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EDD96" w14:textId="77777777" w:rsidR="00FF72D1" w:rsidRDefault="00000000">
      <w:pPr>
        <w:pStyle w:val="CoverBig"/>
        <w:keepLines/>
        <w:spacing w:after="40"/>
        <w:rPr>
          <w:sz w:val="46"/>
          <w:lang w:eastAsia="zh-TW"/>
        </w:rPr>
      </w:pPr>
      <w:r>
        <w:rPr>
          <w:sz w:val="46"/>
          <w:lang w:eastAsia="zh-TW"/>
        </w:rPr>
        <w:t>元智大學</w:t>
      </w:r>
    </w:p>
    <w:p w14:paraId="2DE77459" w14:textId="77777777" w:rsidR="00FF72D1" w:rsidRDefault="00000000">
      <w:pPr>
        <w:pStyle w:val="CoverBig"/>
        <w:keepLines/>
        <w:spacing w:after="360"/>
        <w:rPr>
          <w:sz w:val="28"/>
          <w:lang w:eastAsia="zh-TW"/>
        </w:rPr>
      </w:pPr>
      <w:r>
        <w:rPr>
          <w:sz w:val="28"/>
          <w:lang w:eastAsia="zh-TW"/>
        </w:rPr>
        <w:t>YUAN ZE UNIVERSITY</w:t>
      </w:r>
    </w:p>
    <w:p w14:paraId="23673E4B" w14:textId="77777777" w:rsidR="00FF72D1" w:rsidRDefault="00FF72D1">
      <w:pPr>
        <w:pStyle w:val="Cover"/>
        <w:rPr>
          <w:lang w:eastAsia="zh-TW"/>
        </w:rPr>
      </w:pPr>
    </w:p>
    <w:p w14:paraId="4ACD936B" w14:textId="77777777" w:rsidR="00FF72D1" w:rsidRDefault="00000000">
      <w:pPr>
        <w:pStyle w:val="Cover"/>
        <w:keepLines/>
        <w:spacing w:after="20"/>
        <w:rPr>
          <w:lang w:eastAsia="zh-TW"/>
        </w:rPr>
      </w:pPr>
      <w:r>
        <w:rPr>
          <w:lang w:eastAsia="zh-TW"/>
        </w:rPr>
        <w:t>管理學院財務金融暨會計碩士班</w:t>
      </w:r>
    </w:p>
    <w:p w14:paraId="4B9D5759" w14:textId="77777777" w:rsidR="00FF72D1" w:rsidRDefault="00000000">
      <w:pPr>
        <w:pStyle w:val="Cover"/>
        <w:keepLines/>
        <w:spacing w:after="360"/>
        <w:rPr>
          <w:sz w:val="27"/>
          <w:lang w:eastAsia="zh-TW"/>
        </w:rPr>
      </w:pPr>
      <w:r>
        <w:rPr>
          <w:sz w:val="27"/>
          <w:lang w:eastAsia="zh-TW"/>
        </w:rPr>
        <w:t>財務金融碩士學程</w:t>
      </w:r>
    </w:p>
    <w:p w14:paraId="6E2CC540" w14:textId="77777777" w:rsidR="00FF72D1" w:rsidRDefault="00FF72D1">
      <w:pPr>
        <w:pStyle w:val="Cover"/>
        <w:rPr>
          <w:lang w:eastAsia="zh-TW"/>
        </w:rPr>
      </w:pPr>
    </w:p>
    <w:p w14:paraId="469812DF" w14:textId="77777777" w:rsidR="00FF72D1" w:rsidRDefault="00000000">
      <w:pPr>
        <w:pStyle w:val="Cover"/>
        <w:keepLines/>
        <w:spacing w:after="520"/>
        <w:rPr>
          <w:b/>
          <w:sz w:val="36"/>
          <w:lang w:eastAsia="zh-TW"/>
        </w:rPr>
      </w:pPr>
      <w:r>
        <w:rPr>
          <w:b/>
          <w:sz w:val="36"/>
          <w:lang w:eastAsia="zh-TW"/>
        </w:rPr>
        <w:t>碩士論文</w:t>
      </w:r>
    </w:p>
    <w:p w14:paraId="5318E122" w14:textId="77777777" w:rsidR="00FF72D1" w:rsidRDefault="00FF72D1">
      <w:pPr>
        <w:pStyle w:val="Cover"/>
        <w:rPr>
          <w:lang w:eastAsia="zh-TW"/>
        </w:rPr>
      </w:pPr>
    </w:p>
    <w:p w14:paraId="7C81B34F" w14:textId="77777777" w:rsidR="00FF72D1" w:rsidRDefault="00000000">
      <w:pPr>
        <w:pStyle w:val="CoverBig"/>
        <w:keepLines/>
        <w:spacing w:after="80"/>
        <w:rPr>
          <w:lang w:eastAsia="zh-TW"/>
        </w:rPr>
      </w:pPr>
      <w:r>
        <w:rPr>
          <w:lang w:eastAsia="zh-TW"/>
        </w:rPr>
        <w:t>隱形帳簿：量化東協未計量的平台經濟</w:t>
      </w:r>
    </w:p>
    <w:p w14:paraId="16C8D55D" w14:textId="77777777" w:rsidR="00FF72D1" w:rsidRDefault="00000000">
      <w:pPr>
        <w:pStyle w:val="CoverBig"/>
        <w:keepLines/>
        <w:spacing w:after="600"/>
        <w:rPr>
          <w:sz w:val="32"/>
        </w:rPr>
      </w:pPr>
      <w:r>
        <w:rPr>
          <w:sz w:val="32"/>
          <w:shd w:val="clear" w:color="auto" w:fill="E4DDD2"/>
        </w:rPr>
        <w:t>The Invisible Ledger: Quantifying ASEAN's Unmeasured Platform Economy</w:t>
      </w:r>
      <w:bookmarkStart w:id="0" w:name="RevSrc01"/>
      <w:r>
        <w:fldChar w:fldCharType="begin"/>
      </w:r>
      <w:r>
        <w:instrText>HYPERLINK \l "RevNote01" \o "Go to revision note 1"</w:instrText>
      </w:r>
      <w:r>
        <w:fldChar w:fldCharType="separate"/>
      </w:r>
      <w:r>
        <w:rPr>
          <w:noProof/>
          <w:sz w:val="14"/>
          <w:szCs w:val="14"/>
          <w:vertAlign w:val="superscript"/>
        </w:rPr>
        <w:t>1</w:t>
      </w:r>
      <w:r>
        <w:rPr>
          <w:noProof/>
          <w:sz w:val="14"/>
          <w:szCs w:val="14"/>
          <w:vertAlign w:val="superscript"/>
        </w:rPr>
        <w:fldChar w:fldCharType="end"/>
      </w:r>
      <w:bookmarkEnd w:id="0"/>
    </w:p>
    <w:p w14:paraId="31AE0769" w14:textId="77777777" w:rsidR="00FF72D1" w:rsidRDefault="00FF72D1">
      <w:pPr>
        <w:pStyle w:val="Cover"/>
      </w:pPr>
    </w:p>
    <w:p w14:paraId="7C5F0A94" w14:textId="77777777" w:rsidR="00FF72D1" w:rsidRDefault="00FF72D1">
      <w:pPr>
        <w:pStyle w:val="Cover"/>
      </w:pPr>
    </w:p>
    <w:p w14:paraId="6525BBE3" w14:textId="77777777" w:rsidR="00FF72D1" w:rsidRDefault="00FF72D1">
      <w:pPr>
        <w:pStyle w:val="Cover"/>
      </w:pPr>
    </w:p>
    <w:p w14:paraId="73A5D17F" w14:textId="77777777" w:rsidR="00FF72D1" w:rsidRDefault="00000000">
      <w:pPr>
        <w:pStyle w:val="Cover"/>
        <w:keepLines/>
        <w:spacing w:after="40"/>
        <w:rPr>
          <w:sz w:val="25"/>
        </w:rPr>
      </w:pPr>
      <w:proofErr w:type="spellStart"/>
      <w:r>
        <w:rPr>
          <w:sz w:val="25"/>
        </w:rPr>
        <w:t>研究生</w:t>
      </w:r>
      <w:proofErr w:type="spellEnd"/>
      <w:r>
        <w:rPr>
          <w:sz w:val="25"/>
        </w:rPr>
        <w:t>：</w:t>
      </w:r>
      <w:r>
        <w:rPr>
          <w:sz w:val="25"/>
        </w:rPr>
        <w:t xml:space="preserve"> </w:t>
      </w:r>
      <w:proofErr w:type="spellStart"/>
      <w:r>
        <w:rPr>
          <w:sz w:val="25"/>
        </w:rPr>
        <w:t>王新福</w:t>
      </w:r>
      <w:proofErr w:type="spellEnd"/>
      <w:r>
        <w:rPr>
          <w:sz w:val="25"/>
        </w:rPr>
        <w:t xml:space="preserve"> Christopher </w:t>
      </w:r>
      <w:proofErr w:type="spellStart"/>
      <w:r>
        <w:rPr>
          <w:sz w:val="25"/>
        </w:rPr>
        <w:t>Ongko</w:t>
      </w:r>
      <w:proofErr w:type="spellEnd"/>
    </w:p>
    <w:p w14:paraId="3B62F3C4" w14:textId="77777777" w:rsidR="00FF72D1" w:rsidRDefault="00000000">
      <w:pPr>
        <w:pStyle w:val="Cover"/>
        <w:keepLines/>
        <w:spacing w:after="640"/>
        <w:rPr>
          <w:sz w:val="25"/>
        </w:rPr>
      </w:pPr>
      <w:proofErr w:type="spellStart"/>
      <w:r>
        <w:rPr>
          <w:sz w:val="25"/>
        </w:rPr>
        <w:t>指導教授</w:t>
      </w:r>
      <w:proofErr w:type="spellEnd"/>
      <w:r>
        <w:rPr>
          <w:sz w:val="25"/>
        </w:rPr>
        <w:t>：</w:t>
      </w:r>
      <w:r>
        <w:rPr>
          <w:sz w:val="25"/>
        </w:rPr>
        <w:t xml:space="preserve"> </w:t>
      </w:r>
      <w:proofErr w:type="spellStart"/>
      <w:r>
        <w:rPr>
          <w:sz w:val="25"/>
        </w:rPr>
        <w:t>孔德蓉</w:t>
      </w:r>
      <w:proofErr w:type="spellEnd"/>
      <w:r>
        <w:rPr>
          <w:sz w:val="25"/>
        </w:rPr>
        <w:t xml:space="preserve"> De-Rong Kong</w:t>
      </w:r>
    </w:p>
    <w:p w14:paraId="5E2E7F24" w14:textId="77777777" w:rsidR="00FF72D1" w:rsidRDefault="00FF72D1">
      <w:pPr>
        <w:pStyle w:val="Cover"/>
      </w:pPr>
    </w:p>
    <w:p w14:paraId="38D07938" w14:textId="77777777" w:rsidR="00FF72D1" w:rsidRDefault="00FF72D1">
      <w:pPr>
        <w:pStyle w:val="Cover"/>
      </w:pPr>
    </w:p>
    <w:p w14:paraId="30C73DD3" w14:textId="77777777" w:rsidR="00FF72D1" w:rsidRDefault="00FF72D1">
      <w:pPr>
        <w:pStyle w:val="Cover"/>
      </w:pPr>
    </w:p>
    <w:p w14:paraId="669B9161" w14:textId="77777777" w:rsidR="00FF72D1" w:rsidRDefault="00000000">
      <w:pPr>
        <w:pStyle w:val="Cover"/>
        <w:keepLines/>
        <w:spacing w:after="20"/>
        <w:rPr>
          <w:sz w:val="24"/>
        </w:rPr>
      </w:pPr>
      <w:proofErr w:type="spellStart"/>
      <w:r>
        <w:rPr>
          <w:sz w:val="24"/>
        </w:rPr>
        <w:t>中華民國</w:t>
      </w:r>
      <w:proofErr w:type="spellEnd"/>
      <w:r>
        <w:rPr>
          <w:sz w:val="24"/>
        </w:rPr>
        <w:t xml:space="preserve"> 115 </w:t>
      </w:r>
      <w:r>
        <w:rPr>
          <w:sz w:val="24"/>
        </w:rPr>
        <w:t>年</w:t>
      </w:r>
      <w:r>
        <w:rPr>
          <w:sz w:val="24"/>
        </w:rPr>
        <w:t xml:space="preserve"> 8 </w:t>
      </w:r>
      <w:r>
        <w:rPr>
          <w:sz w:val="24"/>
        </w:rPr>
        <w:t>月</w:t>
      </w:r>
    </w:p>
    <w:p w14:paraId="79252C3F" w14:textId="77777777" w:rsidR="00FF72D1" w:rsidRDefault="00000000">
      <w:pPr>
        <w:pStyle w:val="Cover"/>
        <w:keepLines/>
        <w:spacing w:after="0"/>
        <w:rPr>
          <w:sz w:val="24"/>
        </w:rPr>
      </w:pPr>
      <w:r>
        <w:rPr>
          <w:sz w:val="24"/>
        </w:rPr>
        <w:t>August 2026</w:t>
      </w:r>
    </w:p>
    <w:p w14:paraId="221F7050" w14:textId="77777777" w:rsidR="00FF72D1" w:rsidRDefault="00000000">
      <w:r>
        <w:br w:type="page"/>
      </w:r>
    </w:p>
    <w:p w14:paraId="2B24779E" w14:textId="77777777" w:rsidR="00FF72D1" w:rsidRDefault="00000000">
      <w:pPr>
        <w:pStyle w:val="CoverBig"/>
        <w:keepLines/>
        <w:spacing w:after="20"/>
        <w:rPr>
          <w:sz w:val="40"/>
        </w:rPr>
      </w:pPr>
      <w:proofErr w:type="spellStart"/>
      <w:r>
        <w:rPr>
          <w:sz w:val="40"/>
        </w:rPr>
        <w:lastRenderedPageBreak/>
        <w:t>元智大學</w:t>
      </w:r>
      <w:proofErr w:type="spellEnd"/>
    </w:p>
    <w:p w14:paraId="310DB7F9" w14:textId="77777777" w:rsidR="00FF72D1" w:rsidRDefault="00000000">
      <w:pPr>
        <w:pStyle w:val="CoverBig"/>
        <w:keepLines/>
        <w:spacing w:after="300"/>
        <w:rPr>
          <w:sz w:val="27"/>
        </w:rPr>
      </w:pPr>
      <w:r>
        <w:rPr>
          <w:sz w:val="27"/>
        </w:rPr>
        <w:t>Yuan Ze University</w:t>
      </w:r>
    </w:p>
    <w:p w14:paraId="7657A18C" w14:textId="77777777" w:rsidR="00FF72D1" w:rsidRDefault="00FF72D1">
      <w:pPr>
        <w:pStyle w:val="Cover"/>
      </w:pPr>
    </w:p>
    <w:p w14:paraId="1ADD6CC0" w14:textId="77777777" w:rsidR="00FF72D1" w:rsidRDefault="00000000">
      <w:pPr>
        <w:pStyle w:val="CoverBig"/>
        <w:keepLines/>
        <w:spacing w:after="60"/>
        <w:rPr>
          <w:sz w:val="34"/>
          <w:lang w:eastAsia="zh-TW"/>
        </w:rPr>
      </w:pPr>
      <w:r>
        <w:rPr>
          <w:sz w:val="34"/>
          <w:lang w:eastAsia="zh-TW"/>
        </w:rPr>
        <w:t>隱形帳簿：量化東協未計量的平台經濟</w:t>
      </w:r>
    </w:p>
    <w:p w14:paraId="3BA1C303" w14:textId="77777777" w:rsidR="00FF72D1" w:rsidRDefault="00000000">
      <w:pPr>
        <w:pStyle w:val="CoverBig"/>
        <w:keepLines/>
        <w:spacing w:after="360"/>
        <w:rPr>
          <w:sz w:val="30"/>
        </w:rPr>
      </w:pPr>
      <w:r>
        <w:rPr>
          <w:sz w:val="30"/>
        </w:rPr>
        <w:t>The Invisible Ledger: Quantifying ASEAN's Unmeasured Platform Economy</w:t>
      </w:r>
    </w:p>
    <w:p w14:paraId="47C32BF2" w14:textId="77777777" w:rsidR="00FF72D1" w:rsidRDefault="00FF72D1">
      <w:pPr>
        <w:pStyle w:val="Cover"/>
      </w:pPr>
    </w:p>
    <w:p w14:paraId="2579C54C" w14:textId="77777777" w:rsidR="00FF72D1" w:rsidRDefault="00000000">
      <w:pPr>
        <w:pStyle w:val="Cover"/>
        <w:keepLines/>
        <w:spacing w:after="40"/>
        <w:rPr>
          <w:sz w:val="25"/>
          <w:lang w:eastAsia="zh-TW"/>
        </w:rPr>
      </w:pPr>
      <w:r>
        <w:rPr>
          <w:sz w:val="25"/>
          <w:lang w:eastAsia="zh-TW"/>
        </w:rPr>
        <w:t>管理學院財務金融暨會計碩士班（財務金融碩士學程）</w:t>
      </w:r>
    </w:p>
    <w:p w14:paraId="4B92BB0B" w14:textId="77777777" w:rsidR="00FF72D1" w:rsidRDefault="00000000">
      <w:pPr>
        <w:pStyle w:val="Cover"/>
        <w:keepLines/>
        <w:spacing w:after="360"/>
        <w:rPr>
          <w:sz w:val="24"/>
        </w:rPr>
      </w:pPr>
      <w:r>
        <w:rPr>
          <w:sz w:val="24"/>
        </w:rPr>
        <w:t>Master of Science in Finance, College of Management</w:t>
      </w:r>
    </w:p>
    <w:p w14:paraId="571E64F2" w14:textId="77777777" w:rsidR="00FF72D1" w:rsidRDefault="00FF72D1">
      <w:pPr>
        <w:pStyle w:val="Cover"/>
      </w:pPr>
    </w:p>
    <w:p w14:paraId="44136A7C" w14:textId="77777777" w:rsidR="00FF72D1" w:rsidRDefault="00000000">
      <w:pPr>
        <w:pStyle w:val="Cover"/>
        <w:keepLines/>
        <w:spacing w:after="20"/>
        <w:rPr>
          <w:sz w:val="23"/>
        </w:rPr>
      </w:pPr>
      <w:r>
        <w:rPr>
          <w:sz w:val="23"/>
        </w:rPr>
        <w:t>A Thesis Submitted in Partial Fulfillment of the Requirements</w:t>
      </w:r>
    </w:p>
    <w:p w14:paraId="37E8F755" w14:textId="77777777" w:rsidR="00FF72D1" w:rsidRDefault="00000000">
      <w:pPr>
        <w:pStyle w:val="Cover"/>
        <w:keepLines/>
        <w:spacing w:after="400"/>
        <w:rPr>
          <w:sz w:val="23"/>
        </w:rPr>
      </w:pPr>
      <w:r>
        <w:rPr>
          <w:sz w:val="23"/>
        </w:rPr>
        <w:t>for the Degree of Master of Science in Finance</w:t>
      </w:r>
    </w:p>
    <w:p w14:paraId="7F653B03" w14:textId="77777777" w:rsidR="00FF72D1" w:rsidRDefault="00FF72D1">
      <w:pPr>
        <w:pStyle w:val="Cover"/>
      </w:pPr>
    </w:p>
    <w:p w14:paraId="6995D8B3" w14:textId="77777777" w:rsidR="00FF72D1" w:rsidRDefault="00FF72D1">
      <w:pPr>
        <w:pStyle w:val="Cover"/>
      </w:pPr>
    </w:p>
    <w:p w14:paraId="34A7398C" w14:textId="77777777" w:rsidR="00FF72D1" w:rsidRDefault="00000000">
      <w:pPr>
        <w:pStyle w:val="Cover"/>
        <w:keepLines/>
        <w:spacing w:after="40"/>
        <w:rPr>
          <w:sz w:val="24"/>
        </w:rPr>
      </w:pPr>
      <w:r>
        <w:rPr>
          <w:sz w:val="24"/>
        </w:rPr>
        <w:t xml:space="preserve">Student: Christopher </w:t>
      </w:r>
      <w:proofErr w:type="spellStart"/>
      <w:r>
        <w:rPr>
          <w:sz w:val="24"/>
        </w:rPr>
        <w:t>Ongko</w:t>
      </w:r>
      <w:proofErr w:type="spellEnd"/>
      <w:r>
        <w:rPr>
          <w:sz w:val="24"/>
        </w:rPr>
        <w:t xml:space="preserve"> (</w:t>
      </w:r>
      <w:proofErr w:type="spellStart"/>
      <w:r>
        <w:rPr>
          <w:sz w:val="24"/>
        </w:rPr>
        <w:t>王新福</w:t>
      </w:r>
      <w:proofErr w:type="spellEnd"/>
      <w:r>
        <w:rPr>
          <w:sz w:val="24"/>
        </w:rPr>
        <w:t>)</w:t>
      </w:r>
    </w:p>
    <w:p w14:paraId="0E5786A1" w14:textId="77777777" w:rsidR="00FF72D1" w:rsidRDefault="00000000">
      <w:pPr>
        <w:pStyle w:val="Cover"/>
        <w:keepLines/>
        <w:spacing w:after="440"/>
        <w:rPr>
          <w:sz w:val="24"/>
        </w:rPr>
      </w:pPr>
      <w:r>
        <w:rPr>
          <w:sz w:val="24"/>
        </w:rPr>
        <w:t>Advisor: De-Rong Kong (</w:t>
      </w:r>
      <w:proofErr w:type="spellStart"/>
      <w:r>
        <w:rPr>
          <w:sz w:val="24"/>
        </w:rPr>
        <w:t>孔德蓉</w:t>
      </w:r>
      <w:proofErr w:type="spellEnd"/>
      <w:r>
        <w:rPr>
          <w:sz w:val="24"/>
        </w:rPr>
        <w:t>)</w:t>
      </w:r>
    </w:p>
    <w:p w14:paraId="4ED48F00" w14:textId="77777777" w:rsidR="00FF72D1" w:rsidRDefault="00FF72D1">
      <w:pPr>
        <w:pStyle w:val="Cover"/>
      </w:pPr>
    </w:p>
    <w:p w14:paraId="4B7EDBE6" w14:textId="77777777" w:rsidR="00FF72D1" w:rsidRDefault="00FF72D1">
      <w:pPr>
        <w:pStyle w:val="Cover"/>
      </w:pPr>
    </w:p>
    <w:p w14:paraId="5CC6EBC8" w14:textId="77777777" w:rsidR="00FF72D1" w:rsidRDefault="00000000">
      <w:pPr>
        <w:pStyle w:val="Cover"/>
        <w:keepLines/>
        <w:spacing w:after="20"/>
        <w:rPr>
          <w:sz w:val="23"/>
        </w:rPr>
      </w:pPr>
      <w:r>
        <w:rPr>
          <w:sz w:val="23"/>
        </w:rPr>
        <w:t>Taoyuan, Taiwan</w:t>
      </w:r>
    </w:p>
    <w:p w14:paraId="565040B4" w14:textId="77777777" w:rsidR="00FF72D1" w:rsidRDefault="00000000">
      <w:pPr>
        <w:pStyle w:val="Cover"/>
        <w:keepLines/>
        <w:spacing w:after="0"/>
        <w:rPr>
          <w:sz w:val="23"/>
        </w:rPr>
      </w:pPr>
      <w:r>
        <w:rPr>
          <w:sz w:val="23"/>
        </w:rPr>
        <w:t>August 2026</w:t>
      </w:r>
    </w:p>
    <w:p w14:paraId="5FCF2C8E" w14:textId="77777777" w:rsidR="00FF72D1" w:rsidRDefault="00000000">
      <w:r>
        <w:br w:type="page"/>
      </w:r>
    </w:p>
    <w:p w14:paraId="29ED2465" w14:textId="77777777" w:rsidR="00FF72D1" w:rsidRDefault="00000000">
      <w:pPr>
        <w:pStyle w:val="FrontHead"/>
        <w:keepLines/>
      </w:pPr>
      <w:r>
        <w:lastRenderedPageBreak/>
        <w:t>THESIS APPROVAL</w:t>
      </w:r>
    </w:p>
    <w:p w14:paraId="099A043F" w14:textId="77777777" w:rsidR="00FF72D1" w:rsidRDefault="00000000">
      <w:pPr>
        <w:pStyle w:val="CoverBig"/>
        <w:keepLines/>
        <w:spacing w:after="160"/>
        <w:rPr>
          <w:sz w:val="29"/>
        </w:rPr>
      </w:pPr>
      <w:r>
        <w:rPr>
          <w:sz w:val="29"/>
        </w:rPr>
        <w:t>The Invisible Ledger: Quantifying ASEAN's Unmeasured Platform Economy</w:t>
      </w:r>
    </w:p>
    <w:p w14:paraId="74A19849" w14:textId="77777777" w:rsidR="00FF72D1" w:rsidRDefault="00000000">
      <w:pPr>
        <w:pStyle w:val="Cover"/>
        <w:keepLines/>
        <w:spacing w:after="200"/>
        <w:rPr>
          <w:sz w:val="23"/>
        </w:rPr>
      </w:pPr>
      <w:r>
        <w:rPr>
          <w:sz w:val="23"/>
        </w:rPr>
        <w:t xml:space="preserve">Christopher </w:t>
      </w:r>
      <w:proofErr w:type="spellStart"/>
      <w:r>
        <w:rPr>
          <w:sz w:val="23"/>
        </w:rPr>
        <w:t>Ongko</w:t>
      </w:r>
      <w:proofErr w:type="spellEnd"/>
      <w:r>
        <w:rPr>
          <w:sz w:val="23"/>
        </w:rPr>
        <w:t xml:space="preserve"> (</w:t>
      </w:r>
      <w:proofErr w:type="spellStart"/>
      <w:r>
        <w:rPr>
          <w:sz w:val="23"/>
        </w:rPr>
        <w:t>王新福</w:t>
      </w:r>
      <w:proofErr w:type="spellEnd"/>
      <w:r>
        <w:rPr>
          <w:sz w:val="23"/>
        </w:rPr>
        <w:t>)</w:t>
      </w:r>
    </w:p>
    <w:p w14:paraId="765C1995" w14:textId="77777777" w:rsidR="00FF72D1" w:rsidRDefault="00FF72D1">
      <w:pPr>
        <w:pStyle w:val="Cover"/>
      </w:pPr>
    </w:p>
    <w:p w14:paraId="464E6D14" w14:textId="77777777" w:rsidR="00FF72D1" w:rsidRDefault="00000000">
      <w:pPr>
        <w:pStyle w:val="Cover"/>
        <w:keepLines/>
        <w:spacing w:after="40"/>
        <w:rPr>
          <w:sz w:val="23"/>
        </w:rPr>
      </w:pPr>
      <w:r>
        <w:rPr>
          <w:sz w:val="23"/>
        </w:rPr>
        <w:t>Master of Science in Finance</w:t>
      </w:r>
    </w:p>
    <w:p w14:paraId="49BB6D29" w14:textId="77777777" w:rsidR="00FF72D1" w:rsidRDefault="00000000">
      <w:pPr>
        <w:pStyle w:val="Cover"/>
        <w:keepLines/>
        <w:spacing w:after="240"/>
        <w:rPr>
          <w:sz w:val="23"/>
        </w:rPr>
      </w:pPr>
      <w:r>
        <w:rPr>
          <w:sz w:val="23"/>
        </w:rPr>
        <w:t>College of Management, Yuan Ze University</w:t>
      </w:r>
    </w:p>
    <w:p w14:paraId="36579004" w14:textId="77777777" w:rsidR="00FF72D1" w:rsidRDefault="00FF72D1">
      <w:pPr>
        <w:pStyle w:val="Cover"/>
      </w:pPr>
    </w:p>
    <w:p w14:paraId="583CC64A" w14:textId="77777777" w:rsidR="00FF72D1" w:rsidRDefault="00000000">
      <w:pPr>
        <w:pStyle w:val="Cover"/>
        <w:keepLines/>
        <w:spacing w:after="360"/>
        <w:rPr>
          <w:sz w:val="23"/>
        </w:rPr>
      </w:pPr>
      <w:r>
        <w:rPr>
          <w:sz w:val="23"/>
        </w:rPr>
        <w:t>Approved by the Thesis Examination Committee</w:t>
      </w:r>
    </w:p>
    <w:p w14:paraId="2E8FE0BF" w14:textId="77777777" w:rsidR="00FF72D1" w:rsidRDefault="00FF72D1">
      <w:pPr>
        <w:pStyle w:val="Cover"/>
      </w:pPr>
    </w:p>
    <w:p w14:paraId="60ADCD63" w14:textId="77777777" w:rsidR="00FF72D1" w:rsidRDefault="00000000">
      <w:pPr>
        <w:pStyle w:val="Cover"/>
        <w:spacing w:after="180" w:line="300" w:lineRule="auto"/>
        <w:ind w:left="720" w:right="240"/>
        <w:jc w:val="left"/>
      </w:pPr>
      <w:r>
        <w:rPr>
          <w:b/>
          <w:sz w:val="22"/>
        </w:rPr>
        <w:t xml:space="preserve">Advisor: </w:t>
      </w:r>
      <w:r>
        <w:rPr>
          <w:sz w:val="22"/>
        </w:rPr>
        <w:t>De-Rong Kong (</w:t>
      </w:r>
      <w:proofErr w:type="spellStart"/>
      <w:proofErr w:type="gramStart"/>
      <w:r>
        <w:rPr>
          <w:sz w:val="22"/>
        </w:rPr>
        <w:t>孔德蓉</w:t>
      </w:r>
      <w:proofErr w:type="spellEnd"/>
      <w:r>
        <w:rPr>
          <w:sz w:val="22"/>
        </w:rPr>
        <w:t>)  _</w:t>
      </w:r>
      <w:proofErr w:type="gramEnd"/>
      <w:r>
        <w:rPr>
          <w:sz w:val="22"/>
        </w:rPr>
        <w:t>_________________________</w:t>
      </w:r>
    </w:p>
    <w:p w14:paraId="06AD2C2E" w14:textId="77777777" w:rsidR="00FF72D1" w:rsidRDefault="00000000">
      <w:pPr>
        <w:pStyle w:val="Cover"/>
        <w:spacing w:after="180" w:line="300" w:lineRule="auto"/>
        <w:ind w:left="720" w:right="240"/>
        <w:jc w:val="left"/>
      </w:pPr>
      <w:r>
        <w:rPr>
          <w:b/>
          <w:sz w:val="22"/>
        </w:rPr>
        <w:t xml:space="preserve">Committee Member: </w:t>
      </w:r>
      <w:r>
        <w:rPr>
          <w:sz w:val="22"/>
        </w:rPr>
        <w:t>________________________________</w:t>
      </w:r>
    </w:p>
    <w:p w14:paraId="3C8492B0" w14:textId="77777777" w:rsidR="00FF72D1" w:rsidRDefault="00000000">
      <w:pPr>
        <w:pStyle w:val="Cover"/>
        <w:spacing w:after="180" w:line="300" w:lineRule="auto"/>
        <w:ind w:left="720" w:right="240"/>
        <w:jc w:val="left"/>
      </w:pPr>
      <w:r>
        <w:rPr>
          <w:b/>
          <w:sz w:val="22"/>
        </w:rPr>
        <w:t xml:space="preserve">Committee Member: </w:t>
      </w:r>
      <w:r>
        <w:rPr>
          <w:sz w:val="22"/>
        </w:rPr>
        <w:t>________________________________</w:t>
      </w:r>
    </w:p>
    <w:p w14:paraId="44FC49B2" w14:textId="77777777" w:rsidR="00FF72D1" w:rsidRDefault="00000000">
      <w:pPr>
        <w:pStyle w:val="Cover"/>
        <w:spacing w:after="180" w:line="300" w:lineRule="auto"/>
        <w:ind w:left="720" w:right="240"/>
        <w:jc w:val="left"/>
      </w:pPr>
      <w:r>
        <w:rPr>
          <w:b/>
          <w:sz w:val="22"/>
        </w:rPr>
        <w:t xml:space="preserve">Date: </w:t>
      </w:r>
      <w:r>
        <w:rPr>
          <w:sz w:val="22"/>
        </w:rPr>
        <w:t>________________________________</w:t>
      </w:r>
    </w:p>
    <w:p w14:paraId="1DA410C0" w14:textId="77777777" w:rsidR="00FF72D1" w:rsidRDefault="00FF72D1">
      <w:pPr>
        <w:pStyle w:val="Cover"/>
      </w:pPr>
    </w:p>
    <w:p w14:paraId="3A235C7C" w14:textId="77777777" w:rsidR="00FF72D1" w:rsidRDefault="00000000">
      <w:pPr>
        <w:pStyle w:val="Cover"/>
        <w:keepLines/>
        <w:spacing w:before="240" w:after="0"/>
        <w:rPr>
          <w:i/>
          <w:sz w:val="18"/>
        </w:rPr>
        <w:sectPr w:rsidR="00FF72D1">
          <w:footerReference w:type="default" r:id="rId8"/>
          <w:pgSz w:w="11906" w:h="16838"/>
          <w:pgMar w:top="1701" w:right="1701" w:bottom="1247" w:left="1701" w:header="0" w:footer="567" w:gutter="0"/>
          <w:cols w:space="720"/>
          <w:formProt w:val="0"/>
          <w:docGrid w:linePitch="360"/>
        </w:sectPr>
      </w:pPr>
      <w:r>
        <w:rPr>
          <w:i/>
          <w:sz w:val="18"/>
        </w:rPr>
        <w:t>Working placeholder — replace with the official YZU approval page after the oral defense.</w:t>
      </w:r>
    </w:p>
    <w:p w14:paraId="799FC681" w14:textId="77777777" w:rsidR="00FF72D1" w:rsidRDefault="00000000">
      <w:pPr>
        <w:pStyle w:val="FrontHead"/>
        <w:keepLines/>
        <w:rPr>
          <w:sz w:val="31"/>
          <w:lang w:eastAsia="zh-TW"/>
        </w:rPr>
      </w:pPr>
      <w:r>
        <w:rPr>
          <w:sz w:val="31"/>
          <w:lang w:eastAsia="zh-TW"/>
        </w:rPr>
        <w:lastRenderedPageBreak/>
        <w:t>中文摘要</w:t>
      </w:r>
    </w:p>
    <w:p w14:paraId="018F2B51" w14:textId="77777777" w:rsidR="00FF72D1" w:rsidRDefault="00000000">
      <w:pPr>
        <w:pStyle w:val="CoverBig"/>
        <w:keepLines/>
        <w:spacing w:after="280"/>
        <w:rPr>
          <w:sz w:val="26"/>
          <w:lang w:eastAsia="zh-TW"/>
        </w:rPr>
      </w:pPr>
      <w:r>
        <w:rPr>
          <w:sz w:val="26"/>
          <w:lang w:eastAsia="zh-TW"/>
        </w:rPr>
        <w:t>隱形帳簿：量化東協未計量的平台經濟</w:t>
      </w:r>
    </w:p>
    <w:p w14:paraId="6C7D7DFE" w14:textId="77777777" w:rsidR="00FF72D1" w:rsidRDefault="00FF72D1">
      <w:pPr>
        <w:pStyle w:val="Cover"/>
        <w:rPr>
          <w:lang w:eastAsia="zh-TW"/>
        </w:rPr>
      </w:pPr>
    </w:p>
    <w:p w14:paraId="255762A0" w14:textId="77777777" w:rsidR="00FF72D1" w:rsidRDefault="00000000">
      <w:pPr>
        <w:pStyle w:val="AbstractBody"/>
        <w:spacing w:after="160" w:line="348" w:lineRule="auto"/>
        <w:jc w:val="left"/>
        <w:rPr>
          <w:sz w:val="23"/>
          <w:lang w:eastAsia="zh-TW"/>
        </w:rPr>
      </w:pPr>
      <w:r>
        <w:rPr>
          <w:sz w:val="23"/>
          <w:lang w:eastAsia="zh-TW"/>
        </w:rPr>
        <w:t>本研究估計數位平台處理之交易總值與平台本身認列收入之間的差額；</w:t>
      </w:r>
      <w:r>
        <w:rPr>
          <w:sz w:val="23"/>
          <w:lang w:eastAsia="zh-TW"/>
        </w:rPr>
        <w:t xml:space="preserve"> </w:t>
      </w:r>
      <w:r>
        <w:rPr>
          <w:sz w:val="23"/>
          <w:lang w:eastAsia="zh-TW"/>
        </w:rPr>
        <w:t>該差額雖由平台數位化記錄，</w:t>
      </w:r>
      <w:r>
        <w:rPr>
          <w:sz w:val="23"/>
          <w:lang w:eastAsia="zh-TW"/>
        </w:rPr>
        <w:t xml:space="preserve"> </w:t>
      </w:r>
      <w:r>
        <w:rPr>
          <w:sz w:val="23"/>
          <w:lang w:eastAsia="zh-TW"/>
        </w:rPr>
        <w:t>卻可能未被納入例行的第三方所得申報機制。</w:t>
      </w:r>
      <w:r>
        <w:rPr>
          <w:sz w:val="23"/>
          <w:lang w:eastAsia="zh-TW"/>
        </w:rPr>
        <w:t xml:space="preserve"> </w:t>
      </w:r>
      <w:r>
        <w:rPr>
          <w:sz w:val="23"/>
          <w:lang w:eastAsia="zh-TW"/>
        </w:rPr>
        <w:t>利用</w:t>
      </w:r>
      <w:r>
        <w:rPr>
          <w:sz w:val="23"/>
          <w:lang w:eastAsia="zh-TW"/>
        </w:rPr>
        <w:t xml:space="preserve"> Grab</w:t>
      </w:r>
      <w:r>
        <w:rPr>
          <w:sz w:val="23"/>
          <w:lang w:eastAsia="zh-TW"/>
        </w:rPr>
        <w:t>、</w:t>
      </w:r>
      <w:r>
        <w:rPr>
          <w:sz w:val="23"/>
          <w:lang w:eastAsia="zh-TW"/>
        </w:rPr>
        <w:t xml:space="preserve"> </w:t>
      </w:r>
      <w:proofErr w:type="spellStart"/>
      <w:r>
        <w:rPr>
          <w:sz w:val="23"/>
          <w:lang w:eastAsia="zh-TW"/>
        </w:rPr>
        <w:t>GoTo</w:t>
      </w:r>
      <w:proofErr w:type="spellEnd"/>
      <w:r>
        <w:rPr>
          <w:sz w:val="23"/>
          <w:lang w:eastAsia="zh-TW"/>
        </w:rPr>
        <w:t xml:space="preserve"> </w:t>
      </w:r>
      <w:r>
        <w:rPr>
          <w:sz w:val="23"/>
          <w:lang w:eastAsia="zh-TW"/>
        </w:rPr>
        <w:t>與</w:t>
      </w:r>
      <w:r>
        <w:rPr>
          <w:sz w:val="23"/>
          <w:lang w:eastAsia="zh-TW"/>
        </w:rPr>
        <w:t xml:space="preserve"> Shopee </w:t>
      </w:r>
      <w:r>
        <w:rPr>
          <w:sz w:val="23"/>
          <w:lang w:eastAsia="zh-TW"/>
        </w:rPr>
        <w:t>的</w:t>
      </w:r>
      <w:r>
        <w:rPr>
          <w:sz w:val="23"/>
          <w:lang w:eastAsia="zh-TW"/>
        </w:rPr>
        <w:t xml:space="preserve"> 2023 </w:t>
      </w:r>
      <w:r>
        <w:rPr>
          <w:sz w:val="23"/>
          <w:lang w:eastAsia="zh-TW"/>
        </w:rPr>
        <w:t>年揭露資料，</w:t>
      </w:r>
      <w:r>
        <w:rPr>
          <w:sz w:val="23"/>
          <w:lang w:eastAsia="zh-TW"/>
        </w:rPr>
        <w:t xml:space="preserve"> </w:t>
      </w:r>
      <w:r>
        <w:rPr>
          <w:sz w:val="23"/>
          <w:lang w:eastAsia="zh-TW"/>
        </w:rPr>
        <w:t>本研究估計以印尼為核心的未認列交易總值約為</w:t>
      </w:r>
      <w:r>
        <w:rPr>
          <w:sz w:val="23"/>
          <w:lang w:eastAsia="zh-TW"/>
        </w:rPr>
        <w:t xml:space="preserve"> 668 </w:t>
      </w:r>
      <w:r>
        <w:rPr>
          <w:sz w:val="23"/>
          <w:lang w:eastAsia="zh-TW"/>
        </w:rPr>
        <w:t>億美元，</w:t>
      </w:r>
      <w:r>
        <w:rPr>
          <w:sz w:val="23"/>
          <w:lang w:eastAsia="zh-TW"/>
        </w:rPr>
        <w:t xml:space="preserve"> </w:t>
      </w:r>
      <w:r>
        <w:rPr>
          <w:sz w:val="23"/>
          <w:lang w:eastAsia="zh-TW"/>
        </w:rPr>
        <w:t>生態系比率為</w:t>
      </w:r>
      <w:r>
        <w:rPr>
          <w:sz w:val="23"/>
          <w:lang w:eastAsia="zh-TW"/>
        </w:rPr>
        <w:t xml:space="preserve"> 16.0</w:t>
      </w:r>
      <w:r>
        <w:rPr>
          <w:sz w:val="23"/>
          <w:lang w:eastAsia="zh-TW"/>
        </w:rPr>
        <w:t>倍。</w:t>
      </w:r>
      <w:r>
        <w:rPr>
          <w:sz w:val="23"/>
          <w:lang w:eastAsia="zh-TW"/>
        </w:rPr>
        <w:t xml:space="preserve"> </w:t>
      </w:r>
      <w:proofErr w:type="spellStart"/>
      <w:r>
        <w:rPr>
          <w:sz w:val="23"/>
          <w:lang w:eastAsia="zh-TW"/>
        </w:rPr>
        <w:t>GoTo</w:t>
      </w:r>
      <w:proofErr w:type="spellEnd"/>
      <w:r>
        <w:rPr>
          <w:sz w:val="23"/>
          <w:lang w:eastAsia="zh-TW"/>
        </w:rPr>
        <w:t xml:space="preserve"> </w:t>
      </w:r>
      <w:r>
        <w:rPr>
          <w:sz w:val="23"/>
          <w:lang w:eastAsia="zh-TW"/>
        </w:rPr>
        <w:t>的原始揭露序列顯示，</w:t>
      </w:r>
      <w:r>
        <w:rPr>
          <w:sz w:val="23"/>
          <w:lang w:eastAsia="zh-TW"/>
        </w:rPr>
        <w:t xml:space="preserve"> 2020</w:t>
      </w:r>
      <w:proofErr w:type="gramStart"/>
      <w:r>
        <w:rPr>
          <w:sz w:val="23"/>
          <w:lang w:eastAsia="zh-TW"/>
        </w:rPr>
        <w:t>–</w:t>
      </w:r>
      <w:proofErr w:type="gramEnd"/>
      <w:r>
        <w:rPr>
          <w:sz w:val="23"/>
          <w:lang w:eastAsia="zh-TW"/>
        </w:rPr>
        <w:t xml:space="preserve">2023 </w:t>
      </w:r>
      <w:r>
        <w:rPr>
          <w:sz w:val="23"/>
          <w:lang w:eastAsia="zh-TW"/>
        </w:rPr>
        <w:t>年間有</w:t>
      </w:r>
      <w:r>
        <w:rPr>
          <w:sz w:val="23"/>
          <w:lang w:eastAsia="zh-TW"/>
        </w:rPr>
        <w:t xml:space="preserve"> 97.6%</w:t>
      </w:r>
      <w:proofErr w:type="gramStart"/>
      <w:r>
        <w:rPr>
          <w:sz w:val="23"/>
          <w:lang w:eastAsia="zh-TW"/>
        </w:rPr>
        <w:t>–</w:t>
      </w:r>
      <w:proofErr w:type="gramEnd"/>
      <w:r>
        <w:rPr>
          <w:sz w:val="23"/>
          <w:lang w:eastAsia="zh-TW"/>
        </w:rPr>
        <w:t xml:space="preserve">98.9% </w:t>
      </w:r>
      <w:r>
        <w:rPr>
          <w:sz w:val="23"/>
          <w:lang w:eastAsia="zh-TW"/>
        </w:rPr>
        <w:t>的</w:t>
      </w:r>
      <w:r>
        <w:rPr>
          <w:sz w:val="23"/>
          <w:lang w:eastAsia="zh-TW"/>
        </w:rPr>
        <w:t xml:space="preserve"> GTV </w:t>
      </w:r>
      <w:r>
        <w:rPr>
          <w:sz w:val="23"/>
          <w:lang w:eastAsia="zh-TW"/>
        </w:rPr>
        <w:t>未被認列為淨收入；</w:t>
      </w:r>
      <w:r>
        <w:rPr>
          <w:sz w:val="23"/>
          <w:lang w:eastAsia="zh-TW"/>
        </w:rPr>
        <w:t xml:space="preserve"> Grab </w:t>
      </w:r>
      <w:r>
        <w:rPr>
          <w:sz w:val="23"/>
          <w:lang w:eastAsia="zh-TW"/>
        </w:rPr>
        <w:t>與</w:t>
      </w:r>
      <w:r>
        <w:rPr>
          <w:sz w:val="23"/>
          <w:lang w:eastAsia="zh-TW"/>
        </w:rPr>
        <w:t xml:space="preserve"> Shopee </w:t>
      </w:r>
      <w:r>
        <w:rPr>
          <w:sz w:val="23"/>
          <w:lang w:eastAsia="zh-TW"/>
        </w:rPr>
        <w:t>的同範圍資料亦顯示類似的大幅差距。</w:t>
      </w:r>
      <w:r>
        <w:rPr>
          <w:sz w:val="23"/>
          <w:lang w:eastAsia="zh-TW"/>
        </w:rPr>
        <w:t xml:space="preserve"> </w:t>
      </w:r>
      <w:r>
        <w:rPr>
          <w:sz w:val="23"/>
          <w:lang w:eastAsia="zh-TW"/>
        </w:rPr>
        <w:t>將基準留存率套用至另外四個東協市場，</w:t>
      </w:r>
      <w:r>
        <w:rPr>
          <w:sz w:val="23"/>
          <w:lang w:eastAsia="zh-TW"/>
        </w:rPr>
        <w:t xml:space="preserve"> </w:t>
      </w:r>
      <w:r>
        <w:rPr>
          <w:sz w:val="23"/>
          <w:lang w:eastAsia="zh-TW"/>
        </w:rPr>
        <w:t>可得約</w:t>
      </w:r>
      <w:r>
        <w:rPr>
          <w:sz w:val="23"/>
          <w:lang w:eastAsia="zh-TW"/>
        </w:rPr>
        <w:t xml:space="preserve"> 2,000 </w:t>
      </w:r>
      <w:r>
        <w:rPr>
          <w:sz w:val="23"/>
          <w:lang w:eastAsia="zh-TW"/>
        </w:rPr>
        <w:t>億美元的量級情境估計。</w:t>
      </w:r>
      <w:r>
        <w:rPr>
          <w:sz w:val="23"/>
          <w:lang w:eastAsia="zh-TW"/>
        </w:rPr>
        <w:t xml:space="preserve"> </w:t>
      </w:r>
      <w:r>
        <w:rPr>
          <w:sz w:val="23"/>
          <w:lang w:eastAsia="zh-TW"/>
        </w:rPr>
        <w:t>馬來西亞</w:t>
      </w:r>
      <w:r>
        <w:rPr>
          <w:sz w:val="23"/>
          <w:lang w:eastAsia="zh-TW"/>
        </w:rPr>
        <w:t xml:space="preserve"> 2024 </w:t>
      </w:r>
      <w:r>
        <w:rPr>
          <w:sz w:val="23"/>
          <w:lang w:eastAsia="zh-TW"/>
        </w:rPr>
        <w:t>年低價貨物稅制提供描述性政策基準。</w:t>
      </w:r>
      <w:r>
        <w:rPr>
          <w:sz w:val="23"/>
          <w:lang w:eastAsia="zh-TW"/>
        </w:rPr>
        <w:t xml:space="preserve"> 47 </w:t>
      </w:r>
      <w:proofErr w:type="gramStart"/>
      <w:r>
        <w:rPr>
          <w:sz w:val="23"/>
          <w:lang w:eastAsia="zh-TW"/>
        </w:rPr>
        <w:t>個</w:t>
      </w:r>
      <w:proofErr w:type="gramEnd"/>
      <w:r>
        <w:rPr>
          <w:sz w:val="23"/>
          <w:lang w:eastAsia="zh-TW"/>
        </w:rPr>
        <w:t>盈餘公告事件的檢驗未發現生態系比率與短期異常報酬之間具穩健關聯。</w:t>
      </w:r>
      <w:r>
        <w:rPr>
          <w:sz w:val="23"/>
          <w:lang w:eastAsia="zh-TW"/>
        </w:rPr>
        <w:t xml:space="preserve"> </w:t>
      </w:r>
      <w:r>
        <w:rPr>
          <w:sz w:val="23"/>
          <w:lang w:eastAsia="zh-TW"/>
        </w:rPr>
        <w:t>政策含意是：</w:t>
      </w:r>
      <w:r>
        <w:rPr>
          <w:sz w:val="23"/>
          <w:lang w:eastAsia="zh-TW"/>
        </w:rPr>
        <w:t xml:space="preserve"> </w:t>
      </w:r>
      <w:r>
        <w:rPr>
          <w:sz w:val="23"/>
          <w:lang w:eastAsia="zh-TW"/>
        </w:rPr>
        <w:t>應先建立資訊申報，</w:t>
      </w:r>
      <w:r>
        <w:rPr>
          <w:sz w:val="23"/>
          <w:lang w:eastAsia="zh-TW"/>
        </w:rPr>
        <w:t xml:space="preserve"> </w:t>
      </w:r>
      <w:r>
        <w:rPr>
          <w:sz w:val="23"/>
          <w:lang w:eastAsia="zh-TW"/>
        </w:rPr>
        <w:t>再討論稅負責任。</w:t>
      </w:r>
    </w:p>
    <w:p w14:paraId="246F61FA" w14:textId="77777777" w:rsidR="00FF72D1" w:rsidRDefault="00000000">
      <w:pPr>
        <w:pStyle w:val="Keywords"/>
        <w:spacing w:after="60"/>
        <w:jc w:val="left"/>
        <w:rPr>
          <w:sz w:val="21"/>
          <w:lang w:eastAsia="zh-TW"/>
        </w:rPr>
      </w:pPr>
      <w:r>
        <w:rPr>
          <w:sz w:val="21"/>
          <w:lang w:eastAsia="zh-TW"/>
        </w:rPr>
        <w:t>關鍵詞：</w:t>
      </w:r>
      <w:r>
        <w:rPr>
          <w:sz w:val="21"/>
          <w:lang w:eastAsia="zh-TW"/>
        </w:rPr>
        <w:t xml:space="preserve"> </w:t>
      </w:r>
      <w:r>
        <w:rPr>
          <w:sz w:val="21"/>
          <w:lang w:eastAsia="zh-TW"/>
        </w:rPr>
        <w:t>數位經濟、</w:t>
      </w:r>
      <w:r>
        <w:rPr>
          <w:sz w:val="21"/>
          <w:lang w:eastAsia="zh-TW"/>
        </w:rPr>
        <w:t xml:space="preserve"> </w:t>
      </w:r>
      <w:r>
        <w:rPr>
          <w:sz w:val="21"/>
          <w:lang w:eastAsia="zh-TW"/>
        </w:rPr>
        <w:t>平台經濟、</w:t>
      </w:r>
      <w:r>
        <w:rPr>
          <w:sz w:val="21"/>
          <w:lang w:eastAsia="zh-TW"/>
        </w:rPr>
        <w:t xml:space="preserve"> </w:t>
      </w:r>
      <w:r>
        <w:rPr>
          <w:sz w:val="21"/>
          <w:lang w:eastAsia="zh-TW"/>
        </w:rPr>
        <w:t>財政能力、</w:t>
      </w:r>
      <w:r>
        <w:rPr>
          <w:sz w:val="21"/>
          <w:lang w:eastAsia="zh-TW"/>
        </w:rPr>
        <w:t xml:space="preserve"> </w:t>
      </w:r>
      <w:r>
        <w:rPr>
          <w:sz w:val="21"/>
          <w:lang w:eastAsia="zh-TW"/>
        </w:rPr>
        <w:t>非正式部門、</w:t>
      </w:r>
      <w:r>
        <w:rPr>
          <w:sz w:val="21"/>
          <w:lang w:eastAsia="zh-TW"/>
        </w:rPr>
        <w:t xml:space="preserve"> </w:t>
      </w:r>
      <w:r>
        <w:rPr>
          <w:sz w:val="21"/>
          <w:lang w:eastAsia="zh-TW"/>
        </w:rPr>
        <w:t>第三方申報、</w:t>
      </w:r>
      <w:r>
        <w:rPr>
          <w:sz w:val="21"/>
          <w:lang w:eastAsia="zh-TW"/>
        </w:rPr>
        <w:t xml:space="preserve"> </w:t>
      </w:r>
      <w:r>
        <w:rPr>
          <w:sz w:val="21"/>
          <w:lang w:eastAsia="zh-TW"/>
        </w:rPr>
        <w:t>東協、</w:t>
      </w:r>
      <w:r>
        <w:rPr>
          <w:sz w:val="21"/>
          <w:lang w:eastAsia="zh-TW"/>
        </w:rPr>
        <w:t xml:space="preserve"> </w:t>
      </w:r>
      <w:r>
        <w:rPr>
          <w:sz w:val="21"/>
          <w:lang w:eastAsia="zh-TW"/>
        </w:rPr>
        <w:t>稅務行政</w:t>
      </w:r>
    </w:p>
    <w:p w14:paraId="600E8318" w14:textId="77777777" w:rsidR="00FF72D1" w:rsidRDefault="00000000">
      <w:pPr>
        <w:rPr>
          <w:lang w:eastAsia="zh-TW"/>
        </w:rPr>
      </w:pPr>
      <w:r>
        <w:rPr>
          <w:lang w:eastAsia="zh-TW"/>
        </w:rPr>
        <w:br w:type="page"/>
      </w:r>
    </w:p>
    <w:p w14:paraId="27C8104E" w14:textId="77777777" w:rsidR="00FF72D1" w:rsidRDefault="00000000">
      <w:pPr>
        <w:pStyle w:val="FrontHead"/>
        <w:keepLines/>
        <w:rPr>
          <w:sz w:val="31"/>
        </w:rPr>
      </w:pPr>
      <w:r>
        <w:rPr>
          <w:sz w:val="31"/>
        </w:rPr>
        <w:lastRenderedPageBreak/>
        <w:t>Abstract</w:t>
      </w:r>
    </w:p>
    <w:p w14:paraId="412638FB" w14:textId="77777777" w:rsidR="00FF72D1" w:rsidRDefault="00000000">
      <w:pPr>
        <w:pStyle w:val="CoverBig"/>
        <w:keepLines/>
        <w:spacing w:after="280"/>
        <w:rPr>
          <w:sz w:val="26"/>
        </w:rPr>
      </w:pPr>
      <w:r>
        <w:rPr>
          <w:sz w:val="26"/>
        </w:rPr>
        <w:t>The Invisible Ledger: Quantifying ASEAN's Unmeasured Platform Economy</w:t>
      </w:r>
    </w:p>
    <w:p w14:paraId="7264DB4F" w14:textId="77777777" w:rsidR="00FF72D1" w:rsidRDefault="00FF72D1">
      <w:pPr>
        <w:pStyle w:val="Cover"/>
      </w:pPr>
    </w:p>
    <w:p w14:paraId="223E55A5" w14:textId="77777777" w:rsidR="00FF72D1" w:rsidRDefault="00000000">
      <w:pPr>
        <w:pStyle w:val="AbstractBody"/>
        <w:spacing w:after="160" w:line="348" w:lineRule="auto"/>
        <w:jc w:val="left"/>
        <w:rPr>
          <w:sz w:val="23"/>
        </w:rPr>
      </w:pPr>
      <w:r>
        <w:rPr>
          <w:sz w:val="23"/>
          <w:shd w:val="clear" w:color="auto" w:fill="E4DDD2"/>
        </w:rPr>
        <w:t xml:space="preserve">This paper estimates the gap between transaction value processed by digital platforms and the revenue booked by the platforms themselves—a flow that is digitally recorded but may remain outside routine third-party income reporting. Using 2023 disclosures from Grab, </w:t>
      </w:r>
      <w:proofErr w:type="spellStart"/>
      <w:r>
        <w:rPr>
          <w:sz w:val="23"/>
          <w:shd w:val="clear" w:color="auto" w:fill="E4DDD2"/>
        </w:rPr>
        <w:t>GoTo</w:t>
      </w:r>
      <w:proofErr w:type="spellEnd"/>
      <w:r>
        <w:rPr>
          <w:sz w:val="23"/>
          <w:shd w:val="clear" w:color="auto" w:fill="E4DDD2"/>
        </w:rPr>
        <w:t xml:space="preserve">, and Shopee, I estimate $66.8 billion of </w:t>
      </w:r>
      <w:proofErr w:type="spellStart"/>
      <w:r>
        <w:rPr>
          <w:sz w:val="23"/>
          <w:shd w:val="clear" w:color="auto" w:fill="E4DDD2"/>
        </w:rPr>
        <w:t>unbooked</w:t>
      </w:r>
      <w:proofErr w:type="spellEnd"/>
      <w:r>
        <w:rPr>
          <w:sz w:val="23"/>
          <w:shd w:val="clear" w:color="auto" w:fill="E4DDD2"/>
        </w:rPr>
        <w:t xml:space="preserve"> gross transaction value in an Indonesia-focused base, corresponding to an ecosystem ratio of 16.0×. A primary-source </w:t>
      </w:r>
      <w:proofErr w:type="spellStart"/>
      <w:r>
        <w:rPr>
          <w:sz w:val="23"/>
          <w:shd w:val="clear" w:color="auto" w:fill="E4DDD2"/>
        </w:rPr>
        <w:t>GoTo</w:t>
      </w:r>
      <w:proofErr w:type="spellEnd"/>
      <w:r>
        <w:rPr>
          <w:sz w:val="23"/>
          <w:shd w:val="clear" w:color="auto" w:fill="E4DDD2"/>
        </w:rPr>
        <w:t xml:space="preserve"> series shows that 97.6%–98.9% of GTV was not booked as net revenue over 2020–2023, while scope-matched Grab and Shopee data show similarly large gaps. Applying the base retained share to four additional ASEAN markets gives an order-of-magnitude scenario of about $200 billion. Malaysia's 2024 low-value-goods regime provides a descriptive policy benchmark. A 47-event earnings-announcement panel finds no robust association between the ecosystem ratio and short-window abnormal returns. The policy implication is reporting first, liability second.</w:t>
      </w:r>
      <w:bookmarkStart w:id="1" w:name="RevSrc02"/>
      <w:r>
        <w:fldChar w:fldCharType="begin"/>
      </w:r>
      <w:r>
        <w:instrText>HYPERLINK \l "RevNote02" \o "Go to revision note 2"</w:instrText>
      </w:r>
      <w:r>
        <w:fldChar w:fldCharType="separate"/>
      </w:r>
      <w:r>
        <w:rPr>
          <w:noProof/>
          <w:sz w:val="14"/>
          <w:szCs w:val="14"/>
          <w:vertAlign w:val="superscript"/>
        </w:rPr>
        <w:t>2</w:t>
      </w:r>
      <w:r>
        <w:rPr>
          <w:noProof/>
          <w:sz w:val="14"/>
          <w:szCs w:val="14"/>
          <w:vertAlign w:val="superscript"/>
        </w:rPr>
        <w:fldChar w:fldCharType="end"/>
      </w:r>
      <w:bookmarkEnd w:id="1"/>
    </w:p>
    <w:p w14:paraId="4C685CCE" w14:textId="77777777" w:rsidR="00FF72D1" w:rsidRDefault="00000000">
      <w:pPr>
        <w:pStyle w:val="Keywords"/>
        <w:spacing w:after="60"/>
        <w:jc w:val="left"/>
        <w:rPr>
          <w:sz w:val="21"/>
        </w:rPr>
      </w:pPr>
      <w:r>
        <w:rPr>
          <w:sz w:val="21"/>
        </w:rPr>
        <w:t>Keywords: digital economy; platform economy; fiscal capacity; informal sector; third-party reporting; ASEAN; tax administration.</w:t>
      </w:r>
    </w:p>
    <w:p w14:paraId="5ABD17B6" w14:textId="77777777" w:rsidR="00FF72D1" w:rsidRDefault="00000000">
      <w:pPr>
        <w:pStyle w:val="Keywords"/>
        <w:spacing w:after="60"/>
        <w:jc w:val="left"/>
        <w:rPr>
          <w:sz w:val="21"/>
        </w:rPr>
      </w:pPr>
      <w:r>
        <w:rPr>
          <w:sz w:val="21"/>
        </w:rPr>
        <w:t>JEL codes: H25; H26; O17; O33; F23.</w:t>
      </w:r>
    </w:p>
    <w:p w14:paraId="234388E5" w14:textId="77777777" w:rsidR="00FF72D1" w:rsidRDefault="00000000">
      <w:r>
        <w:br w:type="page"/>
      </w:r>
    </w:p>
    <w:p w14:paraId="70E7829E" w14:textId="77777777" w:rsidR="00FF72D1" w:rsidRDefault="00000000">
      <w:pPr>
        <w:pStyle w:val="FrontHead"/>
        <w:keepLines/>
        <w:rPr>
          <w:sz w:val="31"/>
        </w:rPr>
      </w:pPr>
      <w:r>
        <w:rPr>
          <w:sz w:val="31"/>
        </w:rPr>
        <w:lastRenderedPageBreak/>
        <w:t>Table of Contents</w:t>
      </w:r>
    </w:p>
    <w:p w14:paraId="7C8AE7E6" w14:textId="77777777" w:rsidR="00FF72D1" w:rsidRDefault="00000000">
      <w:pPr>
        <w:pStyle w:val="TocEntry1"/>
        <w:tabs>
          <w:tab w:val="right" w:leader="dot" w:pos="8362"/>
        </w:tabs>
        <w:rPr>
          <w:b/>
        </w:rPr>
      </w:pPr>
      <w:r>
        <w:rPr>
          <w:b/>
        </w:rPr>
        <w:t>1. Introduction</w:t>
      </w:r>
      <w:r>
        <w:rPr>
          <w:b/>
        </w:rPr>
        <w:tab/>
        <w:t>1</w:t>
      </w:r>
    </w:p>
    <w:p w14:paraId="77EF502C" w14:textId="77777777" w:rsidR="00FF72D1" w:rsidRDefault="00000000">
      <w:pPr>
        <w:pStyle w:val="TocEntry2"/>
        <w:tabs>
          <w:tab w:val="right" w:leader="dot" w:pos="8362"/>
        </w:tabs>
        <w:spacing w:after="12"/>
        <w:ind w:left="312"/>
      </w:pPr>
      <w:r>
        <w:t>1.1 Contributions</w:t>
      </w:r>
      <w:r>
        <w:tab/>
        <w:t>2</w:t>
      </w:r>
    </w:p>
    <w:p w14:paraId="32E39E4C" w14:textId="77777777" w:rsidR="00FF72D1" w:rsidRDefault="00000000">
      <w:pPr>
        <w:pStyle w:val="TocEntry2"/>
        <w:tabs>
          <w:tab w:val="right" w:leader="dot" w:pos="8362"/>
        </w:tabs>
        <w:spacing w:after="12"/>
        <w:ind w:left="312"/>
      </w:pPr>
      <w:r>
        <w:t>1.2 What this paper does and does not claim</w:t>
      </w:r>
      <w:r>
        <w:tab/>
        <w:t>2</w:t>
      </w:r>
    </w:p>
    <w:p w14:paraId="613C9C41" w14:textId="77777777" w:rsidR="00FF72D1" w:rsidRDefault="00000000">
      <w:pPr>
        <w:pStyle w:val="TocEntry1"/>
        <w:tabs>
          <w:tab w:val="right" w:leader="dot" w:pos="8362"/>
        </w:tabs>
        <w:rPr>
          <w:b/>
        </w:rPr>
      </w:pPr>
      <w:r>
        <w:rPr>
          <w:b/>
        </w:rPr>
        <w:t>2. Literature review and theoretical framework</w:t>
      </w:r>
      <w:r>
        <w:rPr>
          <w:b/>
        </w:rPr>
        <w:tab/>
        <w:t>2</w:t>
      </w:r>
    </w:p>
    <w:p w14:paraId="6D4350DD" w14:textId="77777777" w:rsidR="00FF72D1" w:rsidRDefault="00000000">
      <w:pPr>
        <w:pStyle w:val="TocEntry2"/>
        <w:tabs>
          <w:tab w:val="right" w:leader="dot" w:pos="8362"/>
        </w:tabs>
        <w:spacing w:after="12"/>
        <w:ind w:left="312"/>
      </w:pPr>
      <w:r>
        <w:t>2.1 Platform economics and the location of value</w:t>
      </w:r>
      <w:r>
        <w:tab/>
        <w:t>2</w:t>
      </w:r>
    </w:p>
    <w:p w14:paraId="4A8213AA" w14:textId="77777777" w:rsidR="00FF72D1" w:rsidRDefault="00000000">
      <w:pPr>
        <w:pStyle w:val="TocEntry2"/>
        <w:tabs>
          <w:tab w:val="right" w:leader="dot" w:pos="8362"/>
        </w:tabs>
        <w:spacing w:after="12"/>
        <w:ind w:left="312"/>
      </w:pPr>
      <w:r>
        <w:t>2.2 Informality, platform work, and measurement</w:t>
      </w:r>
      <w:r>
        <w:tab/>
        <w:t>3</w:t>
      </w:r>
    </w:p>
    <w:p w14:paraId="7B393174" w14:textId="77777777" w:rsidR="00FF72D1" w:rsidRDefault="00000000">
      <w:pPr>
        <w:pStyle w:val="TocEntry2"/>
        <w:tabs>
          <w:tab w:val="right" w:leader="dot" w:pos="8362"/>
        </w:tabs>
        <w:spacing w:after="12"/>
        <w:ind w:left="312"/>
      </w:pPr>
      <w:r>
        <w:t>2.3 Third-party reporting as tax capacity</w:t>
      </w:r>
      <w:r>
        <w:tab/>
        <w:t>3</w:t>
      </w:r>
    </w:p>
    <w:p w14:paraId="5C2B2108" w14:textId="77777777" w:rsidR="00FF72D1" w:rsidRDefault="00000000">
      <w:pPr>
        <w:pStyle w:val="TocEntry2"/>
        <w:tabs>
          <w:tab w:val="right" w:leader="dot" w:pos="8362"/>
        </w:tabs>
        <w:spacing w:after="12"/>
        <w:ind w:left="312"/>
      </w:pPr>
      <w:r>
        <w:t>2.4 Digital taxation and platform-reporting rules</w:t>
      </w:r>
      <w:r>
        <w:tab/>
        <w:t>4</w:t>
      </w:r>
    </w:p>
    <w:p w14:paraId="7D9F0D57" w14:textId="77777777" w:rsidR="00FF72D1" w:rsidRDefault="00000000">
      <w:pPr>
        <w:pStyle w:val="TocEntry1"/>
        <w:tabs>
          <w:tab w:val="right" w:leader="dot" w:pos="8362"/>
        </w:tabs>
        <w:rPr>
          <w:b/>
        </w:rPr>
      </w:pPr>
      <w:r>
        <w:rPr>
          <w:b/>
        </w:rPr>
        <w:t>3. Theoretical framework: the ecosystem ratio</w:t>
      </w:r>
      <w:r>
        <w:rPr>
          <w:b/>
        </w:rPr>
        <w:tab/>
        <w:t>4</w:t>
      </w:r>
    </w:p>
    <w:p w14:paraId="59CFAFDA" w14:textId="77777777" w:rsidR="00FF72D1" w:rsidRDefault="00000000">
      <w:pPr>
        <w:pStyle w:val="TocEntry1"/>
        <w:tabs>
          <w:tab w:val="right" w:leader="dot" w:pos="8362"/>
        </w:tabs>
        <w:rPr>
          <w:b/>
        </w:rPr>
      </w:pPr>
      <w:r>
        <w:rPr>
          <w:b/>
        </w:rPr>
        <w:t>4. Data, methodology, and provenance</w:t>
      </w:r>
      <w:r>
        <w:rPr>
          <w:b/>
        </w:rPr>
        <w:tab/>
        <w:t>5</w:t>
      </w:r>
    </w:p>
    <w:p w14:paraId="0F9A11BE" w14:textId="77777777" w:rsidR="00FF72D1" w:rsidRDefault="00000000">
      <w:pPr>
        <w:pStyle w:val="TocEntry2"/>
        <w:tabs>
          <w:tab w:val="right" w:leader="dot" w:pos="8362"/>
        </w:tabs>
        <w:spacing w:after="12"/>
        <w:ind w:left="312"/>
      </w:pPr>
      <w:r>
        <w:t xml:space="preserve">4.1 Institutional background: Grab, </w:t>
      </w:r>
      <w:proofErr w:type="spellStart"/>
      <w:r>
        <w:t>GoTo</w:t>
      </w:r>
      <w:proofErr w:type="spellEnd"/>
      <w:r>
        <w:t>, and Shopee</w:t>
      </w:r>
      <w:r>
        <w:tab/>
        <w:t>5</w:t>
      </w:r>
    </w:p>
    <w:p w14:paraId="24A76DCF" w14:textId="77777777" w:rsidR="00FF72D1" w:rsidRDefault="00000000">
      <w:pPr>
        <w:pStyle w:val="TocEntry2"/>
        <w:tabs>
          <w:tab w:val="right" w:leader="dot" w:pos="8362"/>
        </w:tabs>
        <w:spacing w:after="12"/>
        <w:ind w:left="312"/>
      </w:pPr>
      <w:r>
        <w:t>4.2 Sample construction</w:t>
      </w:r>
      <w:r>
        <w:tab/>
        <w:t>6</w:t>
      </w:r>
    </w:p>
    <w:p w14:paraId="462C5220" w14:textId="77777777" w:rsidR="00FF72D1" w:rsidRDefault="00000000">
      <w:pPr>
        <w:pStyle w:val="TocEntry2"/>
        <w:tabs>
          <w:tab w:val="right" w:leader="dot" w:pos="8362"/>
        </w:tabs>
        <w:spacing w:after="12"/>
        <w:ind w:left="312"/>
      </w:pPr>
      <w:r>
        <w:t>4.3 Indonesia-focused platform estimates</w:t>
      </w:r>
      <w:r>
        <w:tab/>
        <w:t>6</w:t>
      </w:r>
    </w:p>
    <w:p w14:paraId="2D576ABF" w14:textId="77777777" w:rsidR="00FF72D1" w:rsidRDefault="00000000">
      <w:pPr>
        <w:pStyle w:val="TocEntry2"/>
        <w:tabs>
          <w:tab w:val="right" w:leader="dot" w:pos="8362"/>
        </w:tabs>
        <w:spacing w:after="12"/>
        <w:ind w:left="312"/>
      </w:pPr>
      <w:r>
        <w:t>4.4 Sensitivity of the Indonesia-focused estimate</w:t>
      </w:r>
      <w:r>
        <w:tab/>
        <w:t>9</w:t>
      </w:r>
    </w:p>
    <w:p w14:paraId="0DA6E20E" w14:textId="77777777" w:rsidR="00FF72D1" w:rsidRDefault="00000000">
      <w:pPr>
        <w:pStyle w:val="TocEntry2"/>
        <w:tabs>
          <w:tab w:val="right" w:leader="dot" w:pos="8362"/>
        </w:tabs>
        <w:spacing w:after="12"/>
        <w:ind w:left="312"/>
      </w:pPr>
      <w:r>
        <w:t>4.5 The investor-response sample</w:t>
      </w:r>
      <w:r>
        <w:tab/>
        <w:t>10</w:t>
      </w:r>
    </w:p>
    <w:p w14:paraId="563ADD32" w14:textId="77777777" w:rsidR="00FF72D1" w:rsidRDefault="00000000">
      <w:pPr>
        <w:pStyle w:val="TocEntry2"/>
        <w:tabs>
          <w:tab w:val="right" w:leader="dot" w:pos="8362"/>
        </w:tabs>
        <w:spacing w:after="12"/>
        <w:ind w:left="312"/>
      </w:pPr>
      <w:r>
        <w:t>4.6 Reconciling the Indonesia and company-wide ecosystem ratios</w:t>
      </w:r>
      <w:r>
        <w:tab/>
        <w:t>10</w:t>
      </w:r>
    </w:p>
    <w:p w14:paraId="2B44A427" w14:textId="77777777" w:rsidR="00FF72D1" w:rsidRDefault="00000000">
      <w:pPr>
        <w:pStyle w:val="TocEntry1"/>
        <w:tabs>
          <w:tab w:val="right" w:leader="dot" w:pos="8362"/>
        </w:tabs>
        <w:rPr>
          <w:b/>
        </w:rPr>
      </w:pPr>
      <w:r>
        <w:rPr>
          <w:b/>
        </w:rPr>
        <w:t xml:space="preserve">5. </w:t>
      </w:r>
      <w:proofErr w:type="spellStart"/>
      <w:r>
        <w:rPr>
          <w:b/>
        </w:rPr>
        <w:t>GoTo</w:t>
      </w:r>
      <w:proofErr w:type="spellEnd"/>
      <w:r>
        <w:rPr>
          <w:b/>
        </w:rPr>
        <w:t xml:space="preserve"> results: persistence of a large transaction–revenue gap</w:t>
      </w:r>
      <w:r>
        <w:rPr>
          <w:b/>
        </w:rPr>
        <w:tab/>
        <w:t>11</w:t>
      </w:r>
    </w:p>
    <w:p w14:paraId="035A2F9C" w14:textId="77777777" w:rsidR="00FF72D1" w:rsidRDefault="00000000">
      <w:pPr>
        <w:pStyle w:val="TocEntry1"/>
        <w:tabs>
          <w:tab w:val="right" w:leader="dot" w:pos="8362"/>
        </w:tabs>
        <w:rPr>
          <w:b/>
        </w:rPr>
      </w:pPr>
      <w:r>
        <w:rPr>
          <w:b/>
        </w:rPr>
        <w:t>6. Malaysia’s 2024 base expansion</w:t>
      </w:r>
      <w:r>
        <w:rPr>
          <w:b/>
        </w:rPr>
        <w:tab/>
        <w:t>11</w:t>
      </w:r>
    </w:p>
    <w:p w14:paraId="35E11311" w14:textId="77777777" w:rsidR="00FF72D1" w:rsidRDefault="00000000">
      <w:pPr>
        <w:pStyle w:val="TocEntry1"/>
        <w:tabs>
          <w:tab w:val="right" w:leader="dot" w:pos="8362"/>
        </w:tabs>
        <w:rPr>
          <w:b/>
        </w:rPr>
      </w:pPr>
      <w:r>
        <w:rPr>
          <w:b/>
        </w:rPr>
        <w:t>7. Regional calibration</w:t>
      </w:r>
      <w:r>
        <w:rPr>
          <w:b/>
        </w:rPr>
        <w:tab/>
        <w:t>13</w:t>
      </w:r>
    </w:p>
    <w:p w14:paraId="16A55124" w14:textId="77777777" w:rsidR="00FF72D1" w:rsidRDefault="00000000">
      <w:pPr>
        <w:pStyle w:val="TocEntry2"/>
        <w:tabs>
          <w:tab w:val="right" w:leader="dot" w:pos="8362"/>
        </w:tabs>
        <w:spacing w:after="12"/>
        <w:ind w:left="312"/>
      </w:pPr>
      <w:r>
        <w:t>7.1 Cross-check against published tax collections</w:t>
      </w:r>
      <w:r>
        <w:tab/>
        <w:t>13</w:t>
      </w:r>
    </w:p>
    <w:p w14:paraId="5F267D03" w14:textId="77777777" w:rsidR="00FF72D1" w:rsidRDefault="00000000">
      <w:pPr>
        <w:pStyle w:val="TocEntry1"/>
        <w:tabs>
          <w:tab w:val="right" w:leader="dot" w:pos="8362"/>
        </w:tabs>
        <w:rPr>
          <w:b/>
        </w:rPr>
      </w:pPr>
      <w:r>
        <w:rPr>
          <w:b/>
        </w:rPr>
        <w:t>8. Do investors respond to the size of the Invisible Ledger?</w:t>
      </w:r>
      <w:r>
        <w:rPr>
          <w:b/>
        </w:rPr>
        <w:tab/>
        <w:t>13</w:t>
      </w:r>
    </w:p>
    <w:p w14:paraId="6296B900" w14:textId="77777777" w:rsidR="00FF72D1" w:rsidRDefault="00000000">
      <w:pPr>
        <w:pStyle w:val="TocEntry2"/>
        <w:tabs>
          <w:tab w:val="right" w:leader="dot" w:pos="8362"/>
        </w:tabs>
        <w:spacing w:after="12"/>
        <w:ind w:left="312"/>
      </w:pPr>
      <w:r>
        <w:t>8.1 Design</w:t>
      </w:r>
      <w:r>
        <w:tab/>
        <w:t>13</w:t>
      </w:r>
    </w:p>
    <w:p w14:paraId="4B4417D4" w14:textId="77777777" w:rsidR="00FF72D1" w:rsidRDefault="00000000">
      <w:pPr>
        <w:pStyle w:val="TocEntry2"/>
        <w:tabs>
          <w:tab w:val="right" w:leader="dot" w:pos="8362"/>
        </w:tabs>
        <w:spacing w:after="12"/>
        <w:ind w:left="312"/>
      </w:pPr>
      <w:r>
        <w:t>8.2 Results</w:t>
      </w:r>
      <w:r>
        <w:tab/>
        <w:t>14</w:t>
      </w:r>
    </w:p>
    <w:p w14:paraId="0E531043" w14:textId="77777777" w:rsidR="00FF72D1" w:rsidRDefault="00000000">
      <w:pPr>
        <w:pStyle w:val="TocEntry2"/>
        <w:tabs>
          <w:tab w:val="right" w:leader="dot" w:pos="8362"/>
        </w:tabs>
        <w:spacing w:after="12"/>
        <w:ind w:left="312"/>
      </w:pPr>
      <w:r>
        <w:t>8.3 Interpreting the null</w:t>
      </w:r>
      <w:r>
        <w:tab/>
        <w:t>15</w:t>
      </w:r>
    </w:p>
    <w:p w14:paraId="23A39190" w14:textId="77777777" w:rsidR="00FF72D1" w:rsidRDefault="00000000">
      <w:pPr>
        <w:pStyle w:val="TocEntry2"/>
        <w:tabs>
          <w:tab w:val="right" w:leader="dot" w:pos="8362"/>
        </w:tabs>
        <w:spacing w:after="12"/>
        <w:ind w:left="312"/>
      </w:pPr>
      <w:r>
        <w:t>8.4 Descriptive patterns in the event panel</w:t>
      </w:r>
      <w:r>
        <w:tab/>
        <w:t>15</w:t>
      </w:r>
    </w:p>
    <w:p w14:paraId="55141621" w14:textId="77777777" w:rsidR="00FF72D1" w:rsidRDefault="00000000">
      <w:pPr>
        <w:pStyle w:val="TocEntry2"/>
        <w:tabs>
          <w:tab w:val="right" w:leader="dot" w:pos="8362"/>
        </w:tabs>
        <w:spacing w:after="12"/>
        <w:ind w:left="312"/>
      </w:pPr>
      <w:r>
        <w:t>8.5 Limitations</w:t>
      </w:r>
      <w:r>
        <w:tab/>
        <w:t>15</w:t>
      </w:r>
    </w:p>
    <w:p w14:paraId="7EA1E180" w14:textId="77777777" w:rsidR="00FF72D1" w:rsidRDefault="00000000">
      <w:pPr>
        <w:pStyle w:val="TocEntry1"/>
        <w:tabs>
          <w:tab w:val="right" w:leader="dot" w:pos="8362"/>
        </w:tabs>
      </w:pPr>
      <w:r>
        <w:rPr>
          <w:b/>
        </w:rPr>
        <w:t>9. Scope, interpretation, and limitations</w:t>
      </w:r>
      <w:r>
        <w:rPr>
          <w:b/>
        </w:rPr>
        <w:tab/>
        <w:t>16</w:t>
      </w:r>
    </w:p>
    <w:p w14:paraId="2354F2D3" w14:textId="77777777" w:rsidR="00FF72D1" w:rsidRDefault="00000000">
      <w:pPr>
        <w:pStyle w:val="TocEntry2"/>
        <w:tabs>
          <w:tab w:val="right" w:leader="dot" w:pos="8362"/>
        </w:tabs>
        <w:spacing w:after="12"/>
        <w:ind w:left="312"/>
      </w:pPr>
      <w:r>
        <w:t>9.1 GTV is not value-added or tax due</w:t>
      </w:r>
      <w:r>
        <w:tab/>
        <w:t>16</w:t>
      </w:r>
    </w:p>
    <w:p w14:paraId="0CF43DEE" w14:textId="77777777" w:rsidR="00FF72D1" w:rsidRDefault="00000000">
      <w:pPr>
        <w:pStyle w:val="TocEntry2"/>
        <w:tabs>
          <w:tab w:val="right" w:leader="dot" w:pos="8362"/>
        </w:tabs>
        <w:spacing w:after="12"/>
        <w:ind w:left="312"/>
      </w:pPr>
      <w:r>
        <w:t>9.2 What remains outside the estimate</w:t>
      </w:r>
      <w:r>
        <w:tab/>
        <w:t>16</w:t>
      </w:r>
    </w:p>
    <w:p w14:paraId="10F88C8F" w14:textId="77777777" w:rsidR="00FF72D1" w:rsidRDefault="00000000">
      <w:pPr>
        <w:pStyle w:val="TocEntry2"/>
        <w:tabs>
          <w:tab w:val="right" w:leader="dot" w:pos="8362"/>
        </w:tabs>
        <w:spacing w:after="12"/>
        <w:ind w:left="312"/>
      </w:pPr>
      <w:r>
        <w:t>9.3 Data-provenance risk in the regional total</w:t>
      </w:r>
      <w:r>
        <w:tab/>
        <w:t>16</w:t>
      </w:r>
    </w:p>
    <w:p w14:paraId="2A350D29" w14:textId="77777777" w:rsidR="00FF72D1" w:rsidRDefault="00000000">
      <w:pPr>
        <w:pStyle w:val="TocEntry1"/>
        <w:tabs>
          <w:tab w:val="right" w:leader="dot" w:pos="8362"/>
        </w:tabs>
        <w:rPr>
          <w:b/>
        </w:rPr>
      </w:pPr>
      <w:r>
        <w:rPr>
          <w:b/>
        </w:rPr>
        <w:t>10. Policy implications: reporting first, liability second</w:t>
      </w:r>
      <w:r>
        <w:rPr>
          <w:b/>
        </w:rPr>
        <w:tab/>
        <w:t>16</w:t>
      </w:r>
    </w:p>
    <w:p w14:paraId="5046B51C" w14:textId="77777777" w:rsidR="00FF72D1" w:rsidRDefault="00000000">
      <w:pPr>
        <w:pStyle w:val="TocEntry1"/>
        <w:tabs>
          <w:tab w:val="right" w:leader="dot" w:pos="8362"/>
        </w:tabs>
        <w:rPr>
          <w:b/>
        </w:rPr>
      </w:pPr>
      <w:r>
        <w:rPr>
          <w:b/>
        </w:rPr>
        <w:t>11. Conclusion</w:t>
      </w:r>
      <w:r>
        <w:rPr>
          <w:b/>
        </w:rPr>
        <w:tab/>
        <w:t>17</w:t>
      </w:r>
    </w:p>
    <w:p w14:paraId="439EDD7F" w14:textId="77777777" w:rsidR="00FF72D1" w:rsidRDefault="00000000">
      <w:pPr>
        <w:pStyle w:val="TocEntry1"/>
        <w:tabs>
          <w:tab w:val="right" w:leader="dot" w:pos="8362"/>
        </w:tabs>
        <w:rPr>
          <w:b/>
        </w:rPr>
      </w:pPr>
      <w:r>
        <w:rPr>
          <w:b/>
        </w:rPr>
        <w:t>References</w:t>
      </w:r>
      <w:r>
        <w:rPr>
          <w:b/>
        </w:rPr>
        <w:tab/>
        <w:t>18</w:t>
      </w:r>
    </w:p>
    <w:p w14:paraId="40A4214F" w14:textId="77777777" w:rsidR="00FF72D1" w:rsidRDefault="00000000">
      <w:pPr>
        <w:pStyle w:val="TocEntry1"/>
        <w:tabs>
          <w:tab w:val="right" w:leader="dot" w:pos="8362"/>
        </w:tabs>
        <w:rPr>
          <w:b/>
        </w:rPr>
      </w:pPr>
      <w:r>
        <w:rPr>
          <w:b/>
        </w:rPr>
        <w:t>Appendix A. Data provenance and robustness notes</w:t>
      </w:r>
      <w:r>
        <w:rPr>
          <w:b/>
        </w:rPr>
        <w:tab/>
        <w:t>20</w:t>
      </w:r>
    </w:p>
    <w:p w14:paraId="739EBB2C" w14:textId="77777777" w:rsidR="00FF72D1" w:rsidRDefault="00000000">
      <w:pPr>
        <w:pStyle w:val="TocEntry1"/>
        <w:tabs>
          <w:tab w:val="right" w:leader="dot" w:pos="8362"/>
        </w:tabs>
        <w:rPr>
          <w:b/>
        </w:rPr>
      </w:pPr>
      <w:r>
        <w:rPr>
          <w:b/>
        </w:rPr>
        <w:t>Appendix B. Definition of Variables and Data Sources</w:t>
      </w:r>
      <w:r>
        <w:rPr>
          <w:b/>
        </w:rPr>
        <w:tab/>
        <w:t>23</w:t>
      </w:r>
    </w:p>
    <w:p w14:paraId="2B7F8145" w14:textId="77777777" w:rsidR="00FF72D1" w:rsidRDefault="00000000">
      <w:pPr>
        <w:pStyle w:val="TocEntry1"/>
        <w:tabs>
          <w:tab w:val="right" w:leader="dot" w:pos="8362"/>
        </w:tabs>
        <w:rPr>
          <w:b/>
        </w:rPr>
      </w:pPr>
      <w:r>
        <w:rPr>
          <w:b/>
        </w:rPr>
        <w:t>Appendix C. Event-study audit ledger</w:t>
      </w:r>
      <w:r>
        <w:rPr>
          <w:b/>
        </w:rPr>
        <w:tab/>
        <w:t>25</w:t>
      </w:r>
    </w:p>
    <w:p w14:paraId="558EF853" w14:textId="77777777" w:rsidR="00FF72D1" w:rsidRDefault="00000000">
      <w:r>
        <w:br w:type="page"/>
      </w:r>
    </w:p>
    <w:p w14:paraId="68D97432" w14:textId="77777777" w:rsidR="00FF72D1" w:rsidRDefault="00000000">
      <w:pPr>
        <w:pStyle w:val="FrontHead"/>
        <w:keepLines/>
        <w:rPr>
          <w:sz w:val="31"/>
        </w:rPr>
      </w:pPr>
      <w:commentRangeStart w:id="2"/>
      <w:r>
        <w:rPr>
          <w:sz w:val="31"/>
        </w:rPr>
        <w:lastRenderedPageBreak/>
        <w:t>List of Tables</w:t>
      </w:r>
      <w:commentRangeEnd w:id="2"/>
      <w:r w:rsidR="008E7D34">
        <w:rPr>
          <w:rStyle w:val="CommentReference"/>
          <w:b w:val="0"/>
        </w:rPr>
        <w:commentReference w:id="2"/>
      </w:r>
    </w:p>
    <w:p w14:paraId="794B9F84" w14:textId="77777777" w:rsidR="00FF72D1" w:rsidRDefault="00000000">
      <w:pPr>
        <w:pStyle w:val="TocEntry1"/>
        <w:tabs>
          <w:tab w:val="right" w:leader="dot" w:pos="8362"/>
        </w:tabs>
        <w:spacing w:after="32"/>
        <w:ind w:left="369" w:hanging="369"/>
      </w:pPr>
      <w:r>
        <w:t>Table 1. Claims supported—and not supported—by the paper’s evidence</w:t>
      </w:r>
      <w:r>
        <w:tab/>
        <w:t>2</w:t>
      </w:r>
    </w:p>
    <w:p w14:paraId="653386BC" w14:textId="77777777" w:rsidR="00FF72D1" w:rsidRDefault="00000000">
      <w:pPr>
        <w:pStyle w:val="TocEntry1"/>
        <w:tabs>
          <w:tab w:val="right" w:leader="dot" w:pos="8362"/>
        </w:tabs>
        <w:spacing w:after="32"/>
        <w:ind w:left="369" w:hanging="369"/>
      </w:pPr>
      <w:r>
        <w:t>Table 2. Source, derivation, and geographic scope of each 2023 Indonesia-focused platform input</w:t>
      </w:r>
      <w:r>
        <w:tab/>
        <w:t>6</w:t>
      </w:r>
    </w:p>
    <w:p w14:paraId="04C4B6D6" w14:textId="77777777" w:rsidR="00FF72D1" w:rsidRDefault="00000000">
      <w:pPr>
        <w:pStyle w:val="TocEntry1"/>
        <w:tabs>
          <w:tab w:val="right" w:leader="dot" w:pos="8362"/>
        </w:tabs>
        <w:spacing w:after="32"/>
        <w:ind w:left="369" w:hanging="369"/>
      </w:pPr>
      <w:r>
        <w:t xml:space="preserve">Table 3. Indonesia-focused platform GTV, net revenue, </w:t>
      </w:r>
      <w:proofErr w:type="spellStart"/>
      <w:r>
        <w:t>unbooked</w:t>
      </w:r>
      <w:proofErr w:type="spellEnd"/>
      <w:r>
        <w:t xml:space="preserve"> GTV, and ecosystem ratio, FY2023</w:t>
      </w:r>
      <w:r>
        <w:tab/>
        <w:t>7</w:t>
      </w:r>
    </w:p>
    <w:p w14:paraId="09A6EFBC" w14:textId="77777777" w:rsidR="00FF72D1" w:rsidRDefault="00000000">
      <w:pPr>
        <w:pStyle w:val="TocEntry1"/>
        <w:tabs>
          <w:tab w:val="right" w:leader="dot" w:pos="8362"/>
        </w:tabs>
        <w:spacing w:after="32"/>
        <w:ind w:left="369" w:hanging="369"/>
      </w:pPr>
      <w:r>
        <w:t>Table 3B. Scope-matched historical ecosystem ratios from primary platform filings</w:t>
      </w:r>
      <w:r>
        <w:tab/>
        <w:t>7</w:t>
      </w:r>
    </w:p>
    <w:p w14:paraId="6447B76B" w14:textId="77777777" w:rsidR="00FF72D1" w:rsidRDefault="00000000">
      <w:pPr>
        <w:pStyle w:val="TocEntry1"/>
        <w:tabs>
          <w:tab w:val="right" w:leader="dot" w:pos="8362"/>
        </w:tabs>
        <w:spacing w:after="32"/>
        <w:ind w:left="369" w:hanging="369"/>
      </w:pPr>
      <w:r>
        <w:t>Table 3C. Extended company-wide ecosystem-ratio evidence by year and platform, 2022–2025</w:t>
      </w:r>
      <w:r>
        <w:tab/>
        <w:t>8</w:t>
      </w:r>
    </w:p>
    <w:p w14:paraId="2E545F96" w14:textId="77777777" w:rsidR="00FF72D1" w:rsidRDefault="00000000">
      <w:pPr>
        <w:pStyle w:val="TocEntry1"/>
        <w:tabs>
          <w:tab w:val="right" w:leader="dot" w:pos="8362"/>
        </w:tabs>
        <w:spacing w:after="32"/>
        <w:ind w:left="369" w:hanging="369"/>
      </w:pPr>
      <w:r>
        <w:t xml:space="preserve">Table 4. Sensitivity of the Indonesia-focused </w:t>
      </w:r>
      <w:proofErr w:type="spellStart"/>
      <w:r>
        <w:t>unbooked</w:t>
      </w:r>
      <w:proofErr w:type="spellEnd"/>
      <w:r>
        <w:t xml:space="preserve"> GTV and ecosystem ratio to the assumed blended take rate</w:t>
      </w:r>
      <w:r>
        <w:tab/>
        <w:t>9</w:t>
      </w:r>
    </w:p>
    <w:p w14:paraId="75E3BD8E" w14:textId="77777777" w:rsidR="00FF72D1" w:rsidRDefault="00000000">
      <w:pPr>
        <w:pStyle w:val="TocEntry1"/>
        <w:tabs>
          <w:tab w:val="right" w:leader="dot" w:pos="8362"/>
        </w:tabs>
        <w:spacing w:after="32"/>
        <w:ind w:left="369" w:hanging="369"/>
      </w:pPr>
      <w:r>
        <w:t>Table 5. Investor-response sample coverage and platform-level descriptive statistics, 2022Q1–2026Q1</w:t>
      </w:r>
      <w:r>
        <w:tab/>
        <w:t>10</w:t>
      </w:r>
    </w:p>
    <w:p w14:paraId="3CEBD60A" w14:textId="77777777" w:rsidR="00FF72D1" w:rsidRDefault="00000000">
      <w:pPr>
        <w:pStyle w:val="TocEntry1"/>
        <w:tabs>
          <w:tab w:val="right" w:leader="dot" w:pos="8362"/>
        </w:tabs>
        <w:spacing w:after="32"/>
        <w:ind w:left="369" w:hanging="369"/>
      </w:pPr>
      <w:r>
        <w:t xml:space="preserve">Table 6. </w:t>
      </w:r>
      <w:proofErr w:type="spellStart"/>
      <w:r>
        <w:t>GoTo</w:t>
      </w:r>
      <w:proofErr w:type="spellEnd"/>
      <w:r>
        <w:t xml:space="preserve"> Group GTV, net revenue, </w:t>
      </w:r>
      <w:proofErr w:type="spellStart"/>
      <w:r>
        <w:t>unbooked</w:t>
      </w:r>
      <w:proofErr w:type="spellEnd"/>
      <w:r>
        <w:t xml:space="preserve"> GTV, and </w:t>
      </w:r>
      <w:proofErr w:type="spellStart"/>
      <w:r>
        <w:t>unbooked</w:t>
      </w:r>
      <w:proofErr w:type="spellEnd"/>
      <w:r>
        <w:t xml:space="preserve"> share, 2020–2023 (2020–2021 pro forma)</w:t>
      </w:r>
      <w:r>
        <w:tab/>
        <w:t>11</w:t>
      </w:r>
    </w:p>
    <w:p w14:paraId="3E7F1560" w14:textId="77777777" w:rsidR="00FF72D1" w:rsidRDefault="00000000">
      <w:pPr>
        <w:pStyle w:val="TocEntry1"/>
        <w:tabs>
          <w:tab w:val="right" w:leader="dot" w:pos="8362"/>
        </w:tabs>
        <w:spacing w:after="32"/>
        <w:ind w:left="369" w:hanging="369"/>
      </w:pPr>
      <w:r>
        <w:t>Table 7. Malaysia's 2024 base expansion: descriptive collection benchmarks using historical period-average USD conversion</w:t>
      </w:r>
      <w:r>
        <w:tab/>
        <w:t>12</w:t>
      </w:r>
    </w:p>
    <w:p w14:paraId="2C63D240" w14:textId="77777777" w:rsidR="00FF72D1" w:rsidRDefault="00000000">
      <w:pPr>
        <w:pStyle w:val="TocEntry1"/>
        <w:tabs>
          <w:tab w:val="right" w:leader="dot" w:pos="8362"/>
        </w:tabs>
        <w:spacing w:after="32"/>
        <w:ind w:left="369" w:hanging="369"/>
      </w:pPr>
      <w:r>
        <w:t>Table 8. ASEAN-5 scenario calibration using the Indonesia-focused base estimate's 5.88% blended retained share</w:t>
      </w:r>
      <w:r>
        <w:tab/>
        <w:t>13</w:t>
      </w:r>
    </w:p>
    <w:p w14:paraId="0C85BAF1" w14:textId="77777777" w:rsidR="00FF72D1" w:rsidRDefault="00000000">
      <w:pPr>
        <w:pStyle w:val="TocEntry1"/>
        <w:tabs>
          <w:tab w:val="right" w:leader="dot" w:pos="8362"/>
        </w:tabs>
        <w:spacing w:after="32"/>
        <w:ind w:left="369" w:hanging="369"/>
      </w:pPr>
      <w:r>
        <w:t xml:space="preserve">Table 9. Published 2024 digital-tax collections as a share of calibrated </w:t>
      </w:r>
      <w:proofErr w:type="spellStart"/>
      <w:r>
        <w:t>unbooked</w:t>
      </w:r>
      <w:proofErr w:type="spellEnd"/>
      <w:r>
        <w:t xml:space="preserve"> GTV</w:t>
      </w:r>
      <w:r>
        <w:tab/>
        <w:t>13</w:t>
      </w:r>
    </w:p>
    <w:p w14:paraId="0161734A" w14:textId="77777777" w:rsidR="00FF72D1" w:rsidRDefault="00000000">
      <w:pPr>
        <w:pStyle w:val="TocEntry1"/>
        <w:tabs>
          <w:tab w:val="right" w:leader="dot" w:pos="8362"/>
        </w:tabs>
        <w:spacing w:after="32"/>
        <w:ind w:left="369" w:hanging="369"/>
      </w:pPr>
      <w:r>
        <w:t>Table 10. Pearson correlations between the ecosystem ratio and 3-day cumulative abnormal returns</w:t>
      </w:r>
      <w:r>
        <w:tab/>
        <w:t>14</w:t>
      </w:r>
    </w:p>
    <w:p w14:paraId="12909927" w14:textId="77777777" w:rsidR="00FF72D1" w:rsidRDefault="00000000">
      <w:r>
        <w:br w:type="page"/>
      </w:r>
    </w:p>
    <w:p w14:paraId="50503AA5" w14:textId="77777777" w:rsidR="00FF72D1" w:rsidRDefault="00000000">
      <w:pPr>
        <w:pStyle w:val="FrontHead"/>
        <w:keepLines/>
        <w:rPr>
          <w:sz w:val="31"/>
        </w:rPr>
      </w:pPr>
      <w:r>
        <w:rPr>
          <w:sz w:val="31"/>
        </w:rPr>
        <w:lastRenderedPageBreak/>
        <w:t>List of Figures</w:t>
      </w:r>
    </w:p>
    <w:p w14:paraId="30E6AA3D" w14:textId="77777777" w:rsidR="00FF72D1" w:rsidRDefault="00000000">
      <w:pPr>
        <w:pStyle w:val="TocEntry1"/>
        <w:tabs>
          <w:tab w:val="right" w:leader="dot" w:pos="8362"/>
        </w:tabs>
        <w:spacing w:after="32"/>
        <w:ind w:left="369" w:hanging="369"/>
      </w:pPr>
      <w:r>
        <w:t>Figure 1. Indonesia-focused platform GTV and net revenue by platform, FY2023</w:t>
      </w:r>
      <w:r>
        <w:tab/>
        <w:t>7</w:t>
      </w:r>
    </w:p>
    <w:p w14:paraId="1C1DC3AC" w14:textId="77777777" w:rsidR="00FF72D1" w:rsidRDefault="00000000">
      <w:pPr>
        <w:pStyle w:val="TocEntry1"/>
        <w:tabs>
          <w:tab w:val="right" w:leader="dot" w:pos="8362"/>
        </w:tabs>
        <w:spacing w:after="32"/>
        <w:ind w:left="369" w:hanging="369"/>
      </w:pPr>
      <w:r>
        <w:t>Figure 1B. Scope-matched historical ecosystem ratios for Shopee e-commerce and Grab Mobility + Deliveries</w:t>
      </w:r>
      <w:r>
        <w:tab/>
        <w:t>8</w:t>
      </w:r>
    </w:p>
    <w:p w14:paraId="3CE86B56" w14:textId="77777777" w:rsidR="00FF72D1" w:rsidRDefault="00000000">
      <w:pPr>
        <w:pStyle w:val="TocEntry1"/>
        <w:tabs>
          <w:tab w:val="right" w:leader="dot" w:pos="8362"/>
        </w:tabs>
        <w:spacing w:after="32"/>
        <w:ind w:left="369" w:hanging="369"/>
      </w:pPr>
      <w:r>
        <w:t>Figure 1C. Extended company-wide ecosystem ratios, 2022-2025</w:t>
      </w:r>
      <w:r>
        <w:tab/>
        <w:t>9</w:t>
      </w:r>
    </w:p>
    <w:p w14:paraId="3B6A9184" w14:textId="77777777" w:rsidR="00FF72D1" w:rsidRDefault="00000000">
      <w:pPr>
        <w:pStyle w:val="TocEntry1"/>
        <w:tabs>
          <w:tab w:val="right" w:leader="dot" w:pos="8362"/>
        </w:tabs>
        <w:spacing w:after="32"/>
        <w:ind w:left="369" w:hanging="369"/>
        <w:sectPr w:rsidR="00FF72D1">
          <w:footerReference w:type="default" r:id="rId13"/>
          <w:footerReference w:type="first" r:id="rId14"/>
          <w:pgSz w:w="11906" w:h="16838"/>
          <w:pgMar w:top="1701" w:right="1701" w:bottom="1247" w:left="1701" w:header="0" w:footer="567" w:gutter="0"/>
          <w:pgNumType w:fmt="lowerRoman" w:start="3"/>
          <w:cols w:space="720"/>
          <w:formProt w:val="0"/>
          <w:docGrid w:linePitch="360"/>
        </w:sectPr>
      </w:pPr>
      <w:r>
        <w:t>Figure 2. Correction history for the two headline numbers</w:t>
      </w:r>
      <w:r>
        <w:tab/>
        <w:t>22</w:t>
      </w:r>
    </w:p>
    <w:p w14:paraId="025D558A" w14:textId="77777777" w:rsidR="00FF72D1" w:rsidRDefault="00000000">
      <w:pPr>
        <w:pStyle w:val="H1"/>
      </w:pPr>
      <w:r>
        <w:lastRenderedPageBreak/>
        <w:t>1. Introduction</w:t>
      </w:r>
    </w:p>
    <w:p w14:paraId="51A747C7" w14:textId="1C4260E4" w:rsidR="00FF72D1" w:rsidRDefault="00000000">
      <w:pPr>
        <w:pStyle w:val="BodyFirst"/>
      </w:pPr>
      <w:r>
        <w:t xml:space="preserve">Southeast Asia's digital economy grew from $98 billion in 2020 to $263 billion in 2024 (Google, Temasek and Bain 2024). </w:t>
      </w:r>
      <w:ins w:id="3" w:author="drkong" w:date="2026-09-06T23:49:00Z">
        <w:r w:rsidR="008E7D34">
          <w:rPr>
            <w:rFonts w:hint="eastAsia"/>
            <w:lang w:eastAsia="zh-TW"/>
          </w:rPr>
          <w:t>Digital</w:t>
        </w:r>
      </w:ins>
      <w:ins w:id="4" w:author="drkong" w:date="2026-09-06T21:46:00Z">
        <w:r w:rsidR="00DF565A">
          <w:rPr>
            <w:rFonts w:hint="eastAsia"/>
            <w:lang w:eastAsia="zh-TW"/>
          </w:rPr>
          <w:t xml:space="preserve"> </w:t>
        </w:r>
      </w:ins>
      <w:del w:id="5" w:author="drkong" w:date="2026-09-06T21:46:00Z">
        <w:r w:rsidDel="00DF565A">
          <w:delText>P</w:delText>
        </w:r>
      </w:del>
      <w:ins w:id="6" w:author="drkong" w:date="2026-09-06T21:46:00Z">
        <w:r w:rsidR="00DF565A">
          <w:rPr>
            <w:rFonts w:hint="eastAsia"/>
            <w:lang w:eastAsia="zh-TW"/>
          </w:rPr>
          <w:t>p</w:t>
        </w:r>
      </w:ins>
      <w:r>
        <w:t xml:space="preserve">latform scale, however, is not the same as tax-administrative visibility. </w:t>
      </w:r>
      <w:ins w:id="7" w:author="drkong" w:date="2026-09-06T21:46:00Z">
        <w:r w:rsidR="00DF565A">
          <w:rPr>
            <w:rFonts w:hint="eastAsia"/>
            <w:lang w:eastAsia="zh-TW"/>
          </w:rPr>
          <w:t xml:space="preserve">These </w:t>
        </w:r>
      </w:ins>
      <w:del w:id="8" w:author="drkong" w:date="2026-09-06T21:46:00Z">
        <w:r w:rsidDel="00DF565A">
          <w:delText>P</w:delText>
        </w:r>
      </w:del>
      <w:ins w:id="9" w:author="drkong" w:date="2026-09-06T21:46:00Z">
        <w:r w:rsidR="00DF565A">
          <w:rPr>
            <w:rFonts w:hint="eastAsia"/>
            <w:lang w:eastAsia="zh-TW"/>
          </w:rPr>
          <w:t>p</w:t>
        </w:r>
      </w:ins>
      <w:r>
        <w:t>latforms record transactions, determine participant payouts, and book their own revenue, while the gross receipts earned by merchants, drivers, and other participants may remain outside routine third-party income reporting. I call this administrative information gap the "invisible wedge." The empirical question is whether this digitally recorded but separately reported flow is large enough to matter for tax administration.</w:t>
      </w:r>
    </w:p>
    <w:p w14:paraId="1979836D" w14:textId="5FA6B052" w:rsidR="00FF72D1" w:rsidDel="00F2589C" w:rsidRDefault="00000000">
      <w:pPr>
        <w:pStyle w:val="Body"/>
        <w:rPr>
          <w:del w:id="10" w:author="drkong" w:date="2026-09-06T23:01:00Z"/>
          <w:lang w:eastAsia="zh-TW"/>
        </w:rPr>
      </w:pPr>
      <w:r>
        <w:t xml:space="preserve">This paper estimates </w:t>
      </w:r>
      <w:del w:id="11" w:author="drkong" w:date="2026-09-06T22:54:00Z">
        <w:r w:rsidDel="000E5DA5">
          <w:delText xml:space="preserve">that </w:delText>
        </w:r>
      </w:del>
      <w:ins w:id="12" w:author="drkong" w:date="2026-09-06T22:54:00Z">
        <w:r w:rsidR="000E5DA5">
          <w:t>th</w:t>
        </w:r>
        <w:r w:rsidR="000E5DA5">
          <w:rPr>
            <w:rFonts w:hint="eastAsia"/>
            <w:lang w:eastAsia="zh-TW"/>
          </w:rPr>
          <w:t xml:space="preserve">e </w:t>
        </w:r>
        <w:r w:rsidR="000E5DA5" w:rsidRPr="000E5DA5">
          <w:rPr>
            <w:lang w:eastAsia="zh-TW"/>
          </w:rPr>
          <w:t>invisible</w:t>
        </w:r>
        <w:r w:rsidR="000E5DA5">
          <w:t xml:space="preserve"> </w:t>
        </w:r>
      </w:ins>
      <w:r>
        <w:t xml:space="preserve">wedge </w:t>
      </w:r>
      <w:del w:id="13" w:author="drkong" w:date="2026-09-06T22:57:00Z">
        <w:r w:rsidDel="000E5DA5">
          <w:delText xml:space="preserve">for </w:delText>
        </w:r>
      </w:del>
      <w:ins w:id="14" w:author="drkong" w:date="2026-09-06T22:57:00Z">
        <w:r w:rsidR="000E5DA5">
          <w:rPr>
            <w:rFonts w:hint="eastAsia"/>
            <w:lang w:eastAsia="zh-TW"/>
          </w:rPr>
          <w:t>using</w:t>
        </w:r>
        <w:r w:rsidR="000E5DA5">
          <w:t xml:space="preserve"> </w:t>
        </w:r>
      </w:ins>
      <w:r>
        <w:t xml:space="preserve">an Indonesia-focused sample of Grab, </w:t>
      </w:r>
      <w:proofErr w:type="spellStart"/>
      <w:r>
        <w:t>GoTo</w:t>
      </w:r>
      <w:proofErr w:type="spellEnd"/>
      <w:r>
        <w:t xml:space="preserve">, and Shopee, </w:t>
      </w:r>
      <w:ins w:id="15" w:author="drkong" w:date="2026-09-06T22:58:00Z">
        <w:r w:rsidR="000E5DA5" w:rsidRPr="000E5DA5">
          <w:t>and</w:t>
        </w:r>
        <w:r w:rsidR="000E5DA5">
          <w:rPr>
            <w:rFonts w:hint="eastAsia"/>
            <w:lang w:eastAsia="zh-TW"/>
          </w:rPr>
          <w:t xml:space="preserve"> </w:t>
        </w:r>
      </w:ins>
      <w:r>
        <w:t xml:space="preserve">then </w:t>
      </w:r>
      <w:ins w:id="16" w:author="drkong" w:date="2026-09-06T22:58:00Z">
        <w:r w:rsidR="000E5DA5" w:rsidRPr="000E5DA5">
          <w:t>applies</w:t>
        </w:r>
        <w:r w:rsidR="000E5DA5">
          <w:rPr>
            <w:rFonts w:hint="eastAsia"/>
            <w:lang w:eastAsia="zh-TW"/>
          </w:rPr>
          <w:t xml:space="preserve"> </w:t>
        </w:r>
      </w:ins>
      <w:del w:id="17" w:author="drkong" w:date="2026-09-06T22:58:00Z">
        <w:r w:rsidDel="000E5DA5">
          <w:delText xml:space="preserve">uses </w:delText>
        </w:r>
      </w:del>
      <w:r>
        <w:t>the resulting retained</w:t>
      </w:r>
      <w:ins w:id="18" w:author="drkong" w:date="2026-09-06T22:58:00Z">
        <w:r w:rsidR="000E5DA5" w:rsidRPr="000E5DA5">
          <w:t>-</w:t>
        </w:r>
      </w:ins>
      <w:del w:id="19" w:author="drkong" w:date="2026-09-06T22:58:00Z">
        <w:r w:rsidDel="000E5DA5">
          <w:delText xml:space="preserve"> </w:delText>
        </w:r>
      </w:del>
      <w:r>
        <w:t xml:space="preserve">share </w:t>
      </w:r>
      <w:ins w:id="20" w:author="drkong" w:date="2026-09-06T22:58:00Z">
        <w:r w:rsidR="000E5DA5" w:rsidRPr="000E5DA5">
          <w:t>estimates</w:t>
        </w:r>
        <w:r w:rsidR="000E5DA5">
          <w:rPr>
            <w:rFonts w:hint="eastAsia"/>
            <w:lang w:eastAsia="zh-TW"/>
          </w:rPr>
          <w:t xml:space="preserve"> </w:t>
        </w:r>
      </w:ins>
      <w:r>
        <w:t xml:space="preserve">to calibrate four additional </w:t>
      </w:r>
      <w:del w:id="21" w:author="drkong" w:date="2026-09-06T23:00:00Z">
        <w:r w:rsidDel="000E5DA5">
          <w:delText xml:space="preserve">Association of Southeast Asian Nations (ASEAN) </w:delText>
        </w:r>
      </w:del>
      <w:r>
        <w:t>markets</w:t>
      </w:r>
      <w:ins w:id="22" w:author="drkong" w:date="2026-09-06T23:00:00Z">
        <w:r w:rsidR="000E5DA5" w:rsidRPr="000E5DA5">
          <w:t xml:space="preserve"> within the Association of Southeast Asian Nations (ASEAN)</w:t>
        </w:r>
      </w:ins>
      <w:r>
        <w:t>: Vietnam, the Philippines, Thailand, and Malaysia.</w:t>
      </w:r>
      <w:ins w:id="23" w:author="drkong" w:date="2026-09-06T23:01:00Z">
        <w:r w:rsidR="000E5DA5">
          <w:rPr>
            <w:rFonts w:hint="eastAsia"/>
            <w:lang w:eastAsia="zh-TW"/>
          </w:rPr>
          <w:t xml:space="preserve"> </w:t>
        </w:r>
      </w:ins>
    </w:p>
    <w:p w14:paraId="176AA542" w14:textId="7B2B0318" w:rsidR="00F2589C" w:rsidRDefault="00F2589C">
      <w:pPr>
        <w:pStyle w:val="Body"/>
        <w:rPr>
          <w:ins w:id="24" w:author="drkong" w:date="2026-09-06T23:25:00Z"/>
          <w:lang w:eastAsia="zh-TW"/>
        </w:rPr>
      </w:pPr>
      <w:ins w:id="25" w:author="drkong" w:date="2026-09-06T23:25:00Z">
        <w:r>
          <w:rPr>
            <w:shd w:val="clear" w:color="auto" w:fill="E4DDD2"/>
          </w:rPr>
          <w:t xml:space="preserve">Grab, </w:t>
        </w:r>
        <w:proofErr w:type="spellStart"/>
        <w:r>
          <w:rPr>
            <w:shd w:val="clear" w:color="auto" w:fill="E4DDD2"/>
          </w:rPr>
          <w:t>GoTo</w:t>
        </w:r>
        <w:proofErr w:type="spellEnd"/>
        <w:r>
          <w:rPr>
            <w:shd w:val="clear" w:color="auto" w:fill="E4DDD2"/>
          </w:rPr>
          <w:t xml:space="preserve">, and Shopee </w:t>
        </w:r>
        <w:r w:rsidRPr="00E8517C">
          <w:rPr>
            <w:shd w:val="clear" w:color="auto" w:fill="E4DDD2"/>
          </w:rPr>
          <w:t>provide</w:t>
        </w:r>
        <w:r>
          <w:rPr>
            <w:rFonts w:hint="eastAsia"/>
            <w:shd w:val="clear" w:color="auto" w:fill="E4DDD2"/>
            <w:lang w:eastAsia="zh-TW"/>
          </w:rPr>
          <w:t xml:space="preserve"> </w:t>
        </w:r>
        <w:r>
          <w:rPr>
            <w:shd w:val="clear" w:color="auto" w:fill="E4DDD2"/>
          </w:rPr>
          <w:t>useful empirical settings because they directly intermediate transactions between consumers and merchants or service providers and publish financial disclosures from which transaction value</w:t>
        </w:r>
        <w:r>
          <w:rPr>
            <w:rFonts w:hint="eastAsia"/>
            <w:shd w:val="clear" w:color="auto" w:fill="E4DDD2"/>
            <w:lang w:eastAsia="zh-TW"/>
          </w:rPr>
          <w:t>s</w:t>
        </w:r>
        <w:r>
          <w:rPr>
            <w:shd w:val="clear" w:color="auto" w:fill="E4DDD2"/>
          </w:rPr>
          <w:t xml:space="preserve"> and platform revenue</w:t>
        </w:r>
        <w:r>
          <w:rPr>
            <w:rFonts w:hint="eastAsia"/>
            <w:shd w:val="clear" w:color="auto" w:fill="E4DDD2"/>
            <w:lang w:eastAsia="zh-TW"/>
          </w:rPr>
          <w:t>s</w:t>
        </w:r>
        <w:r>
          <w:rPr>
            <w:shd w:val="clear" w:color="auto" w:fill="E4DDD2"/>
          </w:rPr>
          <w:t xml:space="preserve"> can be observed or transparently derived. Their </w:t>
        </w:r>
        <w:r w:rsidRPr="00E8517C">
          <w:rPr>
            <w:shd w:val="clear" w:color="auto" w:fill="E4DDD2"/>
          </w:rPr>
          <w:t>dual</w:t>
        </w:r>
        <w:r>
          <w:rPr>
            <w:rFonts w:hint="eastAsia"/>
            <w:shd w:val="clear" w:color="auto" w:fill="E4DDD2"/>
            <w:lang w:eastAsia="zh-TW"/>
          </w:rPr>
          <w:t xml:space="preserve"> </w:t>
        </w:r>
        <w:r>
          <w:rPr>
            <w:shd w:val="clear" w:color="auto" w:fill="E4DDD2"/>
          </w:rPr>
          <w:t xml:space="preserve">role as transaction </w:t>
        </w:r>
        <w:r w:rsidRPr="00E8517C">
          <w:rPr>
            <w:shd w:val="clear" w:color="auto" w:fill="E4DDD2"/>
          </w:rPr>
          <w:t>intermediaries</w:t>
        </w:r>
        <w:r>
          <w:rPr>
            <w:rFonts w:hint="eastAsia"/>
            <w:shd w:val="clear" w:color="auto" w:fill="E4DDD2"/>
            <w:lang w:eastAsia="zh-TW"/>
          </w:rPr>
          <w:t xml:space="preserve"> </w:t>
        </w:r>
        <w:r>
          <w:rPr>
            <w:shd w:val="clear" w:color="auto" w:fill="E4DDD2"/>
          </w:rPr>
          <w:t>and record keeper</w:t>
        </w:r>
        <w:r>
          <w:rPr>
            <w:rFonts w:hint="eastAsia"/>
            <w:shd w:val="clear" w:color="auto" w:fill="E4DDD2"/>
            <w:lang w:eastAsia="zh-TW"/>
          </w:rPr>
          <w:t>s</w:t>
        </w:r>
        <w:r>
          <w:rPr>
            <w:shd w:val="clear" w:color="auto" w:fill="E4DDD2"/>
          </w:rPr>
          <w:t xml:space="preserve"> places them at the center of the paper's third-party-reporting </w:t>
        </w:r>
        <w:r w:rsidRPr="00E8517C">
          <w:rPr>
            <w:shd w:val="clear" w:color="auto" w:fill="E4DDD2"/>
          </w:rPr>
          <w:t>framework</w:t>
        </w:r>
        <w:r>
          <w:rPr>
            <w:shd w:val="clear" w:color="auto" w:fill="E4DDD2"/>
          </w:rPr>
          <w:t>.</w:t>
        </w:r>
        <w:commentRangeStart w:id="26"/>
        <w:r>
          <w:fldChar w:fldCharType="begin"/>
        </w:r>
        <w:r>
          <w:instrText>HYPERLINK \l "RevNote03" \o "Go to revision note 3"</w:instrText>
        </w:r>
        <w:r>
          <w:fldChar w:fldCharType="separate"/>
        </w:r>
        <w:r>
          <w:rPr>
            <w:noProof/>
            <w:sz w:val="14"/>
            <w:szCs w:val="14"/>
            <w:vertAlign w:val="superscript"/>
          </w:rPr>
          <w:t>3</w:t>
        </w:r>
        <w:r>
          <w:rPr>
            <w:noProof/>
            <w:sz w:val="14"/>
            <w:szCs w:val="14"/>
            <w:vertAlign w:val="superscript"/>
          </w:rPr>
          <w:fldChar w:fldCharType="end"/>
        </w:r>
      </w:ins>
      <w:commentRangeEnd w:id="26"/>
      <w:ins w:id="27" w:author="drkong" w:date="2026-09-06T23:32:00Z">
        <w:r>
          <w:rPr>
            <w:rStyle w:val="CommentReference"/>
          </w:rPr>
          <w:commentReference w:id="26"/>
        </w:r>
      </w:ins>
    </w:p>
    <w:p w14:paraId="65B3A6D1" w14:textId="64F3DDBD" w:rsidR="00FF72D1" w:rsidRDefault="00000000">
      <w:pPr>
        <w:pStyle w:val="Body"/>
      </w:pPr>
      <w:r>
        <w:rPr>
          <w:shd w:val="clear" w:color="auto" w:fill="D8E1DC"/>
        </w:rPr>
        <w:t xml:space="preserve">The term invisible refers to the administration's information channel, not to criminal concealment. Suppose a platform processes 100 units of transaction value </w:t>
      </w:r>
      <w:ins w:id="28" w:author="drkong" w:date="2026-09-06T23:04:00Z">
        <w:r w:rsidR="000E5DA5" w:rsidRPr="000E5DA5">
          <w:rPr>
            <w:shd w:val="clear" w:color="auto" w:fill="D8E1DC"/>
          </w:rPr>
          <w:t>but recognizes only 10 units as revenue</w:t>
        </w:r>
      </w:ins>
      <w:del w:id="29" w:author="drkong" w:date="2026-09-06T23:04:00Z">
        <w:r w:rsidDel="000E5DA5">
          <w:rPr>
            <w:shd w:val="clear" w:color="auto" w:fill="D8E1DC"/>
          </w:rPr>
          <w:delText>and books 10 as its own revenue</w:delText>
        </w:r>
      </w:del>
      <w:r>
        <w:rPr>
          <w:shd w:val="clear" w:color="auto" w:fill="D8E1DC"/>
        </w:rPr>
        <w:t xml:space="preserve">. The remaining 90 </w:t>
      </w:r>
      <w:ins w:id="30" w:author="drkong" w:date="2026-09-06T23:04:00Z">
        <w:r w:rsidR="000E5DA5" w:rsidRPr="000E5DA5">
          <w:rPr>
            <w:shd w:val="clear" w:color="auto" w:fill="D8E1DC"/>
          </w:rPr>
          <w:t>units</w:t>
        </w:r>
        <w:r w:rsidR="000E5DA5">
          <w:rPr>
            <w:rFonts w:hint="eastAsia"/>
            <w:shd w:val="clear" w:color="auto" w:fill="D8E1DC"/>
            <w:lang w:eastAsia="zh-TW"/>
          </w:rPr>
          <w:t xml:space="preserve"> </w:t>
        </w:r>
      </w:ins>
      <w:del w:id="31" w:author="drkong" w:date="2026-09-06T23:04:00Z">
        <w:r w:rsidDel="000E5DA5">
          <w:rPr>
            <w:shd w:val="clear" w:color="auto" w:fill="D8E1DC"/>
          </w:rPr>
          <w:delText xml:space="preserve">is </w:delText>
        </w:r>
      </w:del>
      <w:ins w:id="32" w:author="drkong" w:date="2026-09-06T23:04:00Z">
        <w:r w:rsidR="000E5DA5">
          <w:rPr>
            <w:rFonts w:hint="eastAsia"/>
            <w:shd w:val="clear" w:color="auto" w:fill="D8E1DC"/>
            <w:lang w:eastAsia="zh-TW"/>
          </w:rPr>
          <w:t>are</w:t>
        </w:r>
        <w:r w:rsidR="000E5DA5">
          <w:rPr>
            <w:shd w:val="clear" w:color="auto" w:fill="D8E1DC"/>
          </w:rPr>
          <w:t xml:space="preserve"> </w:t>
        </w:r>
      </w:ins>
      <w:r>
        <w:rPr>
          <w:shd w:val="clear" w:color="auto" w:fill="D8E1DC"/>
        </w:rPr>
        <w:t xml:space="preserve">still recorded </w:t>
      </w:r>
      <w:ins w:id="33" w:author="drkong" w:date="2026-09-06T23:04:00Z">
        <w:r w:rsidR="0064537F" w:rsidRPr="0064537F">
          <w:rPr>
            <w:shd w:val="clear" w:color="auto" w:fill="D8E1DC"/>
          </w:rPr>
          <w:t>within</w:t>
        </w:r>
        <w:r w:rsidR="0064537F">
          <w:rPr>
            <w:rFonts w:hint="eastAsia"/>
            <w:shd w:val="clear" w:color="auto" w:fill="D8E1DC"/>
            <w:lang w:eastAsia="zh-TW"/>
          </w:rPr>
          <w:t xml:space="preserve"> </w:t>
        </w:r>
      </w:ins>
      <w:del w:id="34" w:author="drkong" w:date="2026-09-06T23:04:00Z">
        <w:r w:rsidDel="0064537F">
          <w:rPr>
            <w:shd w:val="clear" w:color="auto" w:fill="D8E1DC"/>
          </w:rPr>
          <w:delText xml:space="preserve">in </w:delText>
        </w:r>
      </w:del>
      <w:r>
        <w:rPr>
          <w:shd w:val="clear" w:color="auto" w:fill="D8E1DC"/>
        </w:rPr>
        <w:t>the platform's system</w:t>
      </w:r>
      <w:del w:id="35" w:author="drkong" w:date="2026-09-06T23:05:00Z">
        <w:r w:rsidDel="0064537F">
          <w:rPr>
            <w:shd w:val="clear" w:color="auto" w:fill="D8E1DC"/>
          </w:rPr>
          <w:delText xml:space="preserve">, </w:delText>
        </w:r>
      </w:del>
      <w:ins w:id="36" w:author="drkong" w:date="2026-09-06T23:05:00Z">
        <w:r w:rsidR="0064537F">
          <w:rPr>
            <w:rFonts w:hint="eastAsia"/>
            <w:shd w:val="clear" w:color="auto" w:fill="D8E1DC"/>
            <w:lang w:eastAsia="zh-TW"/>
          </w:rPr>
          <w:t xml:space="preserve"> </w:t>
        </w:r>
      </w:ins>
      <w:r>
        <w:rPr>
          <w:shd w:val="clear" w:color="auto" w:fill="D8E1DC"/>
        </w:rPr>
        <w:t xml:space="preserve">but </w:t>
      </w:r>
      <w:ins w:id="37" w:author="drkong" w:date="2026-09-06T23:05:00Z">
        <w:r w:rsidR="0064537F" w:rsidRPr="0064537F">
          <w:rPr>
            <w:shd w:val="clear" w:color="auto" w:fill="D8E1DC"/>
          </w:rPr>
          <w:t>do not constitute</w:t>
        </w:r>
      </w:ins>
      <w:del w:id="38" w:author="drkong" w:date="2026-09-06T23:05:00Z">
        <w:r w:rsidDel="0064537F">
          <w:rPr>
            <w:shd w:val="clear" w:color="auto" w:fill="D8E1DC"/>
          </w:rPr>
          <w:delText>it is not</w:delText>
        </w:r>
      </w:del>
      <w:r>
        <w:rPr>
          <w:shd w:val="clear" w:color="auto" w:fill="D8E1DC"/>
        </w:rPr>
        <w:t xml:space="preserve"> platform revenue</w:t>
      </w:r>
      <w:ins w:id="39" w:author="drkong" w:date="2026-09-06T23:05:00Z">
        <w:r w:rsidR="0064537F">
          <w:rPr>
            <w:rFonts w:hint="eastAsia"/>
            <w:shd w:val="clear" w:color="auto" w:fill="D8E1DC"/>
            <w:lang w:eastAsia="zh-TW"/>
          </w:rPr>
          <w:t>.</w:t>
        </w:r>
        <w:r w:rsidR="0064537F" w:rsidRPr="0064537F">
          <w:t xml:space="preserve"> </w:t>
        </w:r>
        <w:r w:rsidR="0064537F" w:rsidRPr="0064537F">
          <w:rPr>
            <w:shd w:val="clear" w:color="auto" w:fill="D8E1DC"/>
          </w:rPr>
          <w:t>Instead, they may represent</w:t>
        </w:r>
      </w:ins>
      <w:ins w:id="40" w:author="drkong" w:date="2026-09-06T23:06:00Z">
        <w:r w:rsidR="0064537F">
          <w:rPr>
            <w:rFonts w:hint="eastAsia"/>
            <w:shd w:val="clear" w:color="auto" w:fill="D8E1DC"/>
            <w:lang w:eastAsia="zh-TW"/>
          </w:rPr>
          <w:t xml:space="preserve"> </w:t>
        </w:r>
      </w:ins>
      <w:del w:id="41" w:author="drkong" w:date="2026-09-06T23:05:00Z">
        <w:r w:rsidDel="0064537F">
          <w:rPr>
            <w:shd w:val="clear" w:color="auto" w:fill="D8E1DC"/>
          </w:rPr>
          <w:delText xml:space="preserve">; it may include </w:delText>
        </w:r>
      </w:del>
      <w:r>
        <w:rPr>
          <w:shd w:val="clear" w:color="auto" w:fill="D8E1DC"/>
        </w:rPr>
        <w:t xml:space="preserve">merchant receipts, driver payouts, inventory costs, taxes paid elsewhere, and other pass-through </w:t>
      </w:r>
      <w:ins w:id="42" w:author="drkong" w:date="2026-09-06T23:06:00Z">
        <w:r w:rsidR="0064537F" w:rsidRPr="0064537F">
          <w:rPr>
            <w:shd w:val="clear" w:color="auto" w:fill="D8E1DC"/>
          </w:rPr>
          <w:t>payments</w:t>
        </w:r>
      </w:ins>
      <w:del w:id="43" w:author="drkong" w:date="2026-09-06T23:06:00Z">
        <w:r w:rsidDel="0064537F">
          <w:rPr>
            <w:shd w:val="clear" w:color="auto" w:fill="D8E1DC"/>
          </w:rPr>
          <w:delText>amounts</w:delText>
        </w:r>
      </w:del>
      <w:r>
        <w:rPr>
          <w:shd w:val="clear" w:color="auto" w:fill="D8E1DC"/>
        </w:rPr>
        <w:t xml:space="preserve">. The paper measures this accounting gap without assuming that the residual </w:t>
      </w:r>
      <w:ins w:id="44" w:author="drkong" w:date="2026-09-06T23:07:00Z">
        <w:r w:rsidR="0064537F" w:rsidRPr="0064537F">
          <w:rPr>
            <w:shd w:val="clear" w:color="auto" w:fill="D8E1DC"/>
          </w:rPr>
          <w:t>represents</w:t>
        </w:r>
        <w:r w:rsidR="0064537F">
          <w:rPr>
            <w:rFonts w:hint="eastAsia"/>
            <w:shd w:val="clear" w:color="auto" w:fill="D8E1DC"/>
            <w:lang w:eastAsia="zh-TW"/>
          </w:rPr>
          <w:t xml:space="preserve"> </w:t>
        </w:r>
      </w:ins>
      <w:del w:id="45" w:author="drkong" w:date="2026-09-06T23:07:00Z">
        <w:r w:rsidDel="0064537F">
          <w:rPr>
            <w:shd w:val="clear" w:color="auto" w:fill="D8E1DC"/>
          </w:rPr>
          <w:delText xml:space="preserve">is </w:delText>
        </w:r>
      </w:del>
      <w:r>
        <w:rPr>
          <w:shd w:val="clear" w:color="auto" w:fill="D8E1DC"/>
        </w:rPr>
        <w:t>profit, taxable income, or unpaid tax.</w:t>
      </w:r>
      <w:bookmarkStart w:id="46" w:name="RevSrc14"/>
      <w:r>
        <w:fldChar w:fldCharType="begin"/>
      </w:r>
      <w:r>
        <w:instrText>HYPERLINK \l "RevNote14" \o "Go to revision note 14"</w:instrText>
      </w:r>
      <w:r>
        <w:fldChar w:fldCharType="separate"/>
      </w:r>
      <w:r>
        <w:rPr>
          <w:noProof/>
          <w:sz w:val="14"/>
          <w:szCs w:val="14"/>
          <w:vertAlign w:val="superscript"/>
        </w:rPr>
        <w:t>14</w:t>
      </w:r>
      <w:r>
        <w:rPr>
          <w:noProof/>
          <w:sz w:val="14"/>
          <w:szCs w:val="14"/>
          <w:vertAlign w:val="superscript"/>
        </w:rPr>
        <w:fldChar w:fldCharType="end"/>
      </w:r>
      <w:bookmarkEnd w:id="46"/>
    </w:p>
    <w:p w14:paraId="38137EF0" w14:textId="53EBB0EC" w:rsidR="00FF72D1" w:rsidDel="00F2589C" w:rsidRDefault="00000000">
      <w:pPr>
        <w:pStyle w:val="Body"/>
        <w:rPr>
          <w:del w:id="47" w:author="drkong" w:date="2026-09-06T23:25:00Z"/>
        </w:rPr>
      </w:pPr>
      <w:r>
        <w:t xml:space="preserve">I measure the wedge </w:t>
      </w:r>
      <w:ins w:id="48" w:author="drkong" w:date="2026-09-06T23:11:00Z">
        <w:r w:rsidR="0064537F" w:rsidRPr="0064537F">
          <w:t>using</w:t>
        </w:r>
        <w:r w:rsidR="0064537F">
          <w:rPr>
            <w:rFonts w:hint="eastAsia"/>
            <w:lang w:eastAsia="zh-TW"/>
          </w:rPr>
          <w:t xml:space="preserve"> </w:t>
        </w:r>
      </w:ins>
      <w:del w:id="49" w:author="drkong" w:date="2026-09-06T23:11:00Z">
        <w:r w:rsidDel="0064537F">
          <w:delText xml:space="preserve">with </w:delText>
        </w:r>
      </w:del>
      <w:r>
        <w:t>an ecosystem ratio</w:t>
      </w:r>
      <w:ins w:id="50" w:author="drkong" w:date="2026-09-06T23:11:00Z">
        <w:r w:rsidR="0064537F" w:rsidRPr="0064537F">
          <w:t xml:space="preserve"> defined as</w:t>
        </w:r>
        <w:r w:rsidR="0064537F">
          <w:rPr>
            <w:rFonts w:hint="eastAsia"/>
            <w:lang w:eastAsia="zh-TW"/>
          </w:rPr>
          <w:t xml:space="preserve"> </w:t>
        </w:r>
        <w:r w:rsidR="0064537F" w:rsidRPr="0064537F">
          <w:rPr>
            <w:lang w:eastAsia="zh-TW"/>
          </w:rPr>
          <w:t>the</w:t>
        </w:r>
        <w:r w:rsidR="0064537F">
          <w:rPr>
            <w:rFonts w:hint="eastAsia"/>
            <w:lang w:eastAsia="zh-TW"/>
          </w:rPr>
          <w:t xml:space="preserve"> </w:t>
        </w:r>
      </w:ins>
      <w:del w:id="51" w:author="drkong" w:date="2026-09-06T23:11:00Z">
        <w:r w:rsidDel="0064537F">
          <w:delText xml:space="preserve">: </w:delText>
        </w:r>
      </w:del>
      <w:r>
        <w:t xml:space="preserve">gross transaction value (GTV) not </w:t>
      </w:r>
      <w:ins w:id="52" w:author="drkong" w:date="2026-09-06T23:11:00Z">
        <w:r w:rsidR="0064537F" w:rsidRPr="0064537F">
          <w:t>recognized</w:t>
        </w:r>
        <w:r w:rsidR="0064537F">
          <w:rPr>
            <w:rFonts w:hint="eastAsia"/>
            <w:lang w:eastAsia="zh-TW"/>
          </w:rPr>
          <w:t xml:space="preserve"> </w:t>
        </w:r>
      </w:ins>
      <w:del w:id="53" w:author="drkong" w:date="2026-09-06T23:11:00Z">
        <w:r w:rsidDel="0064537F">
          <w:delText xml:space="preserve">booked </w:delText>
        </w:r>
      </w:del>
      <w:r>
        <w:t>as platform revenue</w:t>
      </w:r>
      <w:del w:id="54" w:author="drkong" w:date="2026-09-06T23:11:00Z">
        <w:r w:rsidDel="0064537F">
          <w:delText>,</w:delText>
        </w:r>
      </w:del>
      <w:r>
        <w:t xml:space="preserve"> divided by the revenue </w:t>
      </w:r>
      <w:ins w:id="55" w:author="drkong" w:date="2026-09-06T23:12:00Z">
        <w:r w:rsidR="0064537F" w:rsidRPr="0064537F">
          <w:t>that</w:t>
        </w:r>
        <w:r w:rsidR="0064537F">
          <w:rPr>
            <w:rFonts w:hint="eastAsia"/>
            <w:lang w:eastAsia="zh-TW"/>
          </w:rPr>
          <w:t xml:space="preserve"> </w:t>
        </w:r>
      </w:ins>
      <w:r>
        <w:t xml:space="preserve">the platform does </w:t>
      </w:r>
      <w:ins w:id="56" w:author="drkong" w:date="2026-09-06T23:12:00Z">
        <w:r w:rsidR="0064537F" w:rsidRPr="0064537F">
          <w:t>recognize</w:t>
        </w:r>
      </w:ins>
      <w:del w:id="57" w:author="drkong" w:date="2026-09-06T23:12:00Z">
        <w:r w:rsidDel="0064537F">
          <w:delText>book</w:delText>
        </w:r>
      </w:del>
      <w:r>
        <w:t>.</w:t>
      </w:r>
      <w:ins w:id="58" w:author="drkong" w:date="2026-09-06T23:42:00Z">
        <w:r w:rsidR="00FB038A">
          <w:rPr>
            <w:rStyle w:val="FootnoteReference"/>
          </w:rPr>
          <w:footnoteReference w:id="1"/>
        </w:r>
      </w:ins>
      <w:r>
        <w:t xml:space="preserve"> The </w:t>
      </w:r>
      <w:ins w:id="66" w:author="drkong" w:date="2026-09-06T23:13:00Z">
        <w:r w:rsidR="0064537F" w:rsidRPr="0064537F">
          <w:t>baseline</w:t>
        </w:r>
        <w:r w:rsidR="0064537F" w:rsidRPr="0064537F" w:rsidDel="0064537F">
          <w:t xml:space="preserve"> </w:t>
        </w:r>
      </w:ins>
      <w:del w:id="67" w:author="drkong" w:date="2026-09-06T23:13:00Z">
        <w:r w:rsidDel="0064537F">
          <w:delText xml:space="preserve">core </w:delText>
        </w:r>
      </w:del>
      <w:r>
        <w:t xml:space="preserve">estimate </w:t>
      </w:r>
      <w:ins w:id="68" w:author="drkong" w:date="2026-09-06T23:13:00Z">
        <w:r w:rsidR="0064537F" w:rsidRPr="0064537F">
          <w:t xml:space="preserve">is constructed </w:t>
        </w:r>
        <w:r w:rsidR="0064537F">
          <w:rPr>
            <w:rFonts w:hint="eastAsia"/>
            <w:lang w:eastAsia="zh-TW"/>
          </w:rPr>
          <w:t>based on the</w:t>
        </w:r>
      </w:ins>
      <w:del w:id="69" w:author="drkong" w:date="2026-09-06T23:13:00Z">
        <w:r w:rsidDel="0064537F">
          <w:delText>uses</w:delText>
        </w:r>
      </w:del>
      <w:r>
        <w:t xml:space="preserve"> </w:t>
      </w:r>
      <w:ins w:id="70" w:author="drkong" w:date="2026-09-06T23:13:00Z">
        <w:r w:rsidR="0064537F">
          <w:t xml:space="preserve">disclosures </w:t>
        </w:r>
        <w:r w:rsidR="0064537F">
          <w:rPr>
            <w:rFonts w:hint="eastAsia"/>
            <w:lang w:eastAsia="zh-TW"/>
          </w:rPr>
          <w:t xml:space="preserve">in </w:t>
        </w:r>
      </w:ins>
      <w:r>
        <w:t xml:space="preserve">fiscal-year </w:t>
      </w:r>
      <w:ins w:id="71" w:author="drkong" w:date="2026-09-06T23:13:00Z">
        <w:r w:rsidR="0064537F">
          <w:rPr>
            <w:rFonts w:hint="eastAsia"/>
            <w:lang w:eastAsia="zh-TW"/>
          </w:rPr>
          <w:t xml:space="preserve">of </w:t>
        </w:r>
      </w:ins>
      <w:r>
        <w:t xml:space="preserve">2023 disclosures. </w:t>
      </w:r>
      <w:ins w:id="72" w:author="drkong" w:date="2026-09-06T23:13:00Z">
        <w:r w:rsidR="0064537F" w:rsidRPr="0064537F">
          <w:t xml:space="preserve">Inputs for </w:t>
        </w:r>
      </w:ins>
      <w:r>
        <w:t xml:space="preserve">Grab and Shopee </w:t>
      </w:r>
      <w:ins w:id="73" w:author="drkong" w:date="2026-09-06T23:14:00Z">
        <w:r w:rsidR="0064537F" w:rsidRPr="0064537F">
          <w:t>are either</w:t>
        </w:r>
        <w:r w:rsidR="0064537F" w:rsidRPr="0064537F" w:rsidDel="0064537F">
          <w:t xml:space="preserve"> </w:t>
        </w:r>
      </w:ins>
      <w:del w:id="74" w:author="drkong" w:date="2026-09-06T23:14:00Z">
        <w:r w:rsidDel="0064537F">
          <w:delText>inputs are</w:delText>
        </w:r>
      </w:del>
      <w:r>
        <w:t xml:space="preserve"> Indonesia-specific or transparently derived for Indonesia</w:t>
      </w:r>
      <w:del w:id="75" w:author="drkong" w:date="2026-09-06T23:14:00Z">
        <w:r w:rsidDel="00E8517C">
          <w:delText xml:space="preserve">; </w:delText>
        </w:r>
      </w:del>
      <w:ins w:id="76" w:author="drkong" w:date="2026-09-06T23:14:00Z">
        <w:r w:rsidR="00E8517C">
          <w:rPr>
            <w:rFonts w:hint="eastAsia"/>
            <w:lang w:eastAsia="zh-TW"/>
          </w:rPr>
          <w:t>.</w:t>
        </w:r>
        <w:r w:rsidR="00E8517C">
          <w:t xml:space="preserve"> </w:t>
        </w:r>
        <w:r w:rsidR="00E8517C" w:rsidRPr="00E8517C">
          <w:t xml:space="preserve">By contrast, </w:t>
        </w:r>
      </w:ins>
      <w:proofErr w:type="spellStart"/>
      <w:r>
        <w:t>GoTo</w:t>
      </w:r>
      <w:proofErr w:type="spellEnd"/>
      <w:r>
        <w:t xml:space="preserve"> reports the required inputs directly only at </w:t>
      </w:r>
      <w:ins w:id="77" w:author="drkong" w:date="2026-09-06T23:14:00Z">
        <w:r w:rsidR="00E8517C">
          <w:rPr>
            <w:rFonts w:hint="eastAsia"/>
            <w:lang w:eastAsia="zh-TW"/>
          </w:rPr>
          <w:t xml:space="preserve">the </w:t>
        </w:r>
      </w:ins>
      <w:r>
        <w:t xml:space="preserve">Group level, which </w:t>
      </w:r>
      <w:del w:id="78" w:author="drkong" w:date="2026-09-06T23:15:00Z">
        <w:r w:rsidDel="00E8517C">
          <w:delText xml:space="preserve">also </w:delText>
        </w:r>
      </w:del>
      <w:r>
        <w:t xml:space="preserve">includes </w:t>
      </w:r>
      <w:ins w:id="79" w:author="drkong" w:date="2026-09-06T23:15:00Z">
        <w:r w:rsidR="00E8517C" w:rsidRPr="00E8517C">
          <w:t>operations</w:t>
        </w:r>
        <w:r w:rsidR="00E8517C" w:rsidRPr="00E8517C" w:rsidDel="00E8517C">
          <w:t xml:space="preserve"> </w:t>
        </w:r>
      </w:ins>
      <w:del w:id="80" w:author="drkong" w:date="2026-09-06T23:15:00Z">
        <w:r w:rsidDel="00E8517C">
          <w:delText xml:space="preserve">activity </w:delText>
        </w:r>
      </w:del>
      <w:r>
        <w:t xml:space="preserve">outside Indonesia. </w:t>
      </w:r>
      <w:ins w:id="81" w:author="drkong" w:date="2026-09-06T23:17:00Z">
        <w:r w:rsidR="00E8517C" w:rsidRPr="00E8517C">
          <w:t>Consequently, the estimated wedge of US$66.8 billion should be interpreted as an Indonesia-focused baseline estimate. The corresponding figures for Vietnam, the Philippines, Thailand, and Malaysia are scenario-</w:t>
        </w:r>
        <w:r w:rsidR="00E8517C" w:rsidRPr="00E8517C">
          <w:lastRenderedPageBreak/>
          <w:t>based calibrations derived from this benchmark rather than independently measured estimates.</w:t>
        </w:r>
      </w:ins>
      <w:ins w:id="82" w:author="drkong" w:date="2026-09-06T23:31:00Z">
        <w:r w:rsidR="00F2589C">
          <w:rPr>
            <w:rStyle w:val="FootnoteReference"/>
          </w:rPr>
          <w:footnoteReference w:id="2"/>
        </w:r>
      </w:ins>
      <w:ins w:id="88" w:author="drkong" w:date="2026-09-06T23:17:00Z">
        <w:r w:rsidR="00E8517C" w:rsidRPr="00E8517C" w:rsidDel="00E8517C">
          <w:t xml:space="preserve"> </w:t>
        </w:r>
      </w:ins>
      <w:del w:id="89" w:author="drkong" w:date="2026-09-06T23:17:00Z">
        <w:r w:rsidDel="00E8517C">
          <w:delText>The $66.8 billion result is therefore an Indonesia-focused base estimate, while the four additional country figures are scenario calibrations rather than independent measurements.</w:delText>
        </w:r>
      </w:del>
    </w:p>
    <w:p w14:paraId="5EF97CF3" w14:textId="257B5C2A" w:rsidR="00FF72D1" w:rsidDel="00FB038A" w:rsidRDefault="00000000">
      <w:pPr>
        <w:pStyle w:val="Body"/>
        <w:rPr>
          <w:del w:id="90" w:author="drkong" w:date="2026-09-06T23:42:00Z"/>
        </w:rPr>
      </w:pPr>
      <w:del w:id="91" w:author="drkong" w:date="2026-09-06T23:25:00Z">
        <w:r w:rsidDel="00F2589C">
          <w:rPr>
            <w:shd w:val="clear" w:color="auto" w:fill="E4DDD2"/>
          </w:rPr>
          <w:delText xml:space="preserve">Grab, GoTo, and Shopee </w:delText>
        </w:r>
      </w:del>
      <w:del w:id="92" w:author="drkong" w:date="2026-09-06T23:20:00Z">
        <w:r w:rsidDel="00E8517C">
          <w:rPr>
            <w:shd w:val="clear" w:color="auto" w:fill="E4DDD2"/>
          </w:rPr>
          <w:delText xml:space="preserve">are </w:delText>
        </w:r>
      </w:del>
      <w:del w:id="93" w:author="drkong" w:date="2026-09-06T23:25:00Z">
        <w:r w:rsidDel="00F2589C">
          <w:rPr>
            <w:shd w:val="clear" w:color="auto" w:fill="E4DDD2"/>
          </w:rPr>
          <w:delText xml:space="preserve">useful empirical settings because they directly intermediate transactions between consumers and merchants or service providers and publish financial disclosures from which transaction value and platform revenue can be observed or transparently derived. Their role as </w:delText>
        </w:r>
      </w:del>
      <w:del w:id="94" w:author="drkong" w:date="2026-09-06T23:22:00Z">
        <w:r w:rsidDel="00E8517C">
          <w:rPr>
            <w:shd w:val="clear" w:color="auto" w:fill="E4DDD2"/>
          </w:rPr>
          <w:delText xml:space="preserve">both </w:delText>
        </w:r>
      </w:del>
      <w:del w:id="95" w:author="drkong" w:date="2026-09-06T23:25:00Z">
        <w:r w:rsidDel="00F2589C">
          <w:rPr>
            <w:shd w:val="clear" w:color="auto" w:fill="E4DDD2"/>
          </w:rPr>
          <w:delText xml:space="preserve">transaction </w:delText>
        </w:r>
      </w:del>
      <w:del w:id="96" w:author="drkong" w:date="2026-09-06T23:22:00Z">
        <w:r w:rsidDel="00E8517C">
          <w:rPr>
            <w:shd w:val="clear" w:color="auto" w:fill="E4DDD2"/>
          </w:rPr>
          <w:delText xml:space="preserve">intermediary </w:delText>
        </w:r>
      </w:del>
      <w:del w:id="97" w:author="drkong" w:date="2026-09-06T23:25:00Z">
        <w:r w:rsidDel="00F2589C">
          <w:rPr>
            <w:shd w:val="clear" w:color="auto" w:fill="E4DDD2"/>
          </w:rPr>
          <w:delText xml:space="preserve">and record keeper places them </w:delText>
        </w:r>
      </w:del>
      <w:del w:id="98" w:author="drkong" w:date="2026-09-06T23:23:00Z">
        <w:r w:rsidDel="00E8517C">
          <w:rPr>
            <w:shd w:val="clear" w:color="auto" w:fill="E4DDD2"/>
          </w:rPr>
          <w:delText xml:space="preserve">directly </w:delText>
        </w:r>
      </w:del>
      <w:del w:id="99" w:author="drkong" w:date="2026-09-06T23:25:00Z">
        <w:r w:rsidDel="00F2589C">
          <w:rPr>
            <w:shd w:val="clear" w:color="auto" w:fill="E4DDD2"/>
          </w:rPr>
          <w:delText xml:space="preserve">at the center of the paper's third-party-reporting </w:delText>
        </w:r>
      </w:del>
      <w:del w:id="100" w:author="drkong" w:date="2026-09-06T23:24:00Z">
        <w:r w:rsidDel="00E8517C">
          <w:rPr>
            <w:shd w:val="clear" w:color="auto" w:fill="E4DDD2"/>
          </w:rPr>
          <w:delText>question</w:delText>
        </w:r>
      </w:del>
      <w:del w:id="101" w:author="drkong" w:date="2026-09-06T23:25:00Z">
        <w:r w:rsidDel="00F2589C">
          <w:rPr>
            <w:shd w:val="clear" w:color="auto" w:fill="E4DDD2"/>
          </w:rPr>
          <w:delText>.</w:delText>
        </w:r>
        <w:bookmarkStart w:id="102" w:name="RevSrc03"/>
        <w:r w:rsidDel="00F2589C">
          <w:fldChar w:fldCharType="begin"/>
        </w:r>
        <w:r w:rsidDel="00F2589C">
          <w:delInstrText>HYPERLINK \l "RevNote03" \o "Go to revision note 3"</w:delInstrText>
        </w:r>
        <w:r w:rsidDel="00F2589C">
          <w:fldChar w:fldCharType="separate"/>
        </w:r>
        <w:r w:rsidDel="00F2589C">
          <w:rPr>
            <w:noProof/>
            <w:sz w:val="14"/>
            <w:szCs w:val="14"/>
            <w:vertAlign w:val="superscript"/>
          </w:rPr>
          <w:delText>3</w:delText>
        </w:r>
        <w:r w:rsidDel="00F2589C">
          <w:rPr>
            <w:noProof/>
            <w:sz w:val="14"/>
            <w:szCs w:val="14"/>
            <w:vertAlign w:val="superscript"/>
          </w:rPr>
          <w:fldChar w:fldCharType="end"/>
        </w:r>
      </w:del>
      <w:bookmarkEnd w:id="102"/>
    </w:p>
    <w:p w14:paraId="243B6639" w14:textId="5B864F78" w:rsidR="00FF72D1" w:rsidRDefault="00000000">
      <w:pPr>
        <w:pStyle w:val="Body"/>
      </w:pPr>
      <w:moveFromRangeStart w:id="103" w:author="drkong" w:date="2026-09-06T23:42:00Z" w:name="move239630592"/>
      <w:moveFrom w:id="104" w:author="drkong" w:date="2026-09-06T23:42:00Z">
        <w:r w:rsidDel="00FB038A">
          <w:t>The paper measures gross participant-facing transaction value that is not booked as platform revenue; it does not estimate participant profit, unpaid tax, or value-added.</w:t>
        </w:r>
      </w:moveFrom>
      <w:moveFromRangeEnd w:id="103"/>
    </w:p>
    <w:p w14:paraId="15CD5A6C" w14:textId="4403D18A" w:rsidR="00FF72D1" w:rsidDel="00F2589C" w:rsidRDefault="00000000">
      <w:pPr>
        <w:pStyle w:val="Body"/>
        <w:rPr>
          <w:del w:id="105" w:author="drkong" w:date="2026-09-06T23:32:00Z"/>
        </w:rPr>
      </w:pPr>
      <w:del w:id="106" w:author="drkong" w:date="2026-09-06T23:32:00Z">
        <w:r w:rsidDel="00F2589C">
          <w:delText>Accordingly, the regional figure is an order-of-magnitude scenario anchored on the Indonesia-focused base, not five independently measured country wedges.</w:delText>
        </w:r>
      </w:del>
    </w:p>
    <w:p w14:paraId="0212A02E" w14:textId="77777777" w:rsidR="00FF72D1" w:rsidRDefault="00000000">
      <w:pPr>
        <w:pStyle w:val="H2"/>
      </w:pPr>
      <w:r>
        <w:t>1.1 Contributions</w:t>
      </w:r>
    </w:p>
    <w:p w14:paraId="1F97A801" w14:textId="77777777" w:rsidR="00FF72D1" w:rsidRDefault="00000000">
      <w:pPr>
        <w:pStyle w:val="BodyFirst"/>
      </w:pPr>
      <w:r>
        <w:rPr>
          <w:shd w:val="clear" w:color="auto" w:fill="E4DDD2"/>
        </w:rPr>
        <w:t xml:space="preserve">This study makes four contributions. First, </w:t>
      </w:r>
      <w:commentRangeStart w:id="107"/>
      <w:r>
        <w:rPr>
          <w:shd w:val="clear" w:color="auto" w:fill="E4DDD2"/>
        </w:rPr>
        <w:t>it constructs a 2023 Indonesia-focused platform estimate and uses the combined 5.88% take rate only as a transparent calibration for four additional ASEAN markets.</w:t>
      </w:r>
      <w:commentRangeEnd w:id="107"/>
      <w:r w:rsidR="00A71E98">
        <w:rPr>
          <w:rStyle w:val="CommentReference"/>
        </w:rPr>
        <w:commentReference w:id="107"/>
      </w:r>
      <w:r>
        <w:rPr>
          <w:shd w:val="clear" w:color="auto" w:fill="E4DDD2"/>
        </w:rPr>
        <w:t xml:space="preserve"> Derived and Group-level inputs are explicitly identified by provenance.</w:t>
      </w:r>
      <w:bookmarkStart w:id="108" w:name="RevSrc04"/>
      <w:r>
        <w:fldChar w:fldCharType="begin"/>
      </w:r>
      <w:r>
        <w:instrText>HYPERLINK \l "RevNote04" \o "Go to revision note 4"</w:instrText>
      </w:r>
      <w:r>
        <w:fldChar w:fldCharType="separate"/>
      </w:r>
      <w:r>
        <w:rPr>
          <w:noProof/>
          <w:sz w:val="14"/>
          <w:szCs w:val="14"/>
          <w:vertAlign w:val="superscript"/>
        </w:rPr>
        <w:t>4</w:t>
      </w:r>
      <w:r>
        <w:rPr>
          <w:noProof/>
          <w:sz w:val="14"/>
          <w:szCs w:val="14"/>
          <w:vertAlign w:val="superscript"/>
        </w:rPr>
        <w:fldChar w:fldCharType="end"/>
      </w:r>
      <w:bookmarkEnd w:id="108"/>
    </w:p>
    <w:p w14:paraId="1814F70D" w14:textId="77777777" w:rsidR="00FF72D1" w:rsidRDefault="00000000">
      <w:pPr>
        <w:pStyle w:val="Body"/>
      </w:pPr>
      <w:r>
        <w:t xml:space="preserve">Second, I use Malaysia's January 2024 low-value-goods expansion as a descriptive policy benchmark, reporting both the policy's observed collections and a two-country before-and-after comparison with Vietnam without a causal claim. Third, I rebuild </w:t>
      </w:r>
      <w:proofErr w:type="spellStart"/>
      <w:r>
        <w:t>GoTo's</w:t>
      </w:r>
      <w:proofErr w:type="spellEnd"/>
      <w:r>
        <w:t xml:space="preserve"> 2020-2023 Group series from primary filings. The </w:t>
      </w:r>
      <w:proofErr w:type="spellStart"/>
      <w:r>
        <w:t>unbooked</w:t>
      </w:r>
      <w:proofErr w:type="spellEnd"/>
      <w:r>
        <w:t xml:space="preserve"> share remains between 97.6% and 98.9%, showing a persistent transaction-revenue gap rather than a monotonic increase.</w:t>
      </w:r>
    </w:p>
    <w:p w14:paraId="7756592E" w14:textId="77777777" w:rsidR="00FF72D1" w:rsidRDefault="00000000">
      <w:pPr>
        <w:pStyle w:val="Body"/>
      </w:pPr>
      <w:r>
        <w:t xml:space="preserve">Fourth, I use </w:t>
      </w:r>
      <w:commentRangeStart w:id="109"/>
      <w:r w:rsidRPr="00966AA1">
        <w:rPr>
          <w:highlight w:val="yellow"/>
          <w:rPrChange w:id="110" w:author="drkong" w:date="2026-09-07T00:40:00Z">
            <w:rPr/>
          </w:rPrChange>
        </w:rPr>
        <w:t>scope-matched</w:t>
      </w:r>
      <w:commentRangeEnd w:id="109"/>
      <w:r w:rsidR="00966AA1" w:rsidRPr="00966AA1">
        <w:rPr>
          <w:rStyle w:val="CommentReference"/>
          <w:highlight w:val="yellow"/>
          <w:rPrChange w:id="111" w:author="drkong" w:date="2026-09-07T00:40:00Z">
            <w:rPr>
              <w:rStyle w:val="CommentReference"/>
            </w:rPr>
          </w:rPrChange>
        </w:rPr>
        <w:commentReference w:id="109"/>
      </w:r>
      <w:r>
        <w:t xml:space="preserve"> historical Grab and Shopee disclosures to test whether large transaction-to-revenue gaps persist within platforms, and a 47-event earnings-announcement panel to test short-window investor response. The event study finds no stable association between the ecosystem ratio and market-adjusted cumulative abnormal returns.</w:t>
      </w:r>
    </w:p>
    <w:p w14:paraId="46A82109" w14:textId="77777777" w:rsidR="00FF72D1" w:rsidRDefault="00000000">
      <w:pPr>
        <w:pStyle w:val="H2"/>
      </w:pPr>
      <w:r>
        <w:t>1.2 What this paper does and does not claim</w:t>
      </w:r>
    </w:p>
    <w:p w14:paraId="3B0842B1" w14:textId="77777777" w:rsidR="00FF72D1" w:rsidRDefault="00000000">
      <w:pPr>
        <w:pStyle w:val="BodyFirst"/>
      </w:pPr>
      <w:r>
        <w:t>Table 1 states the paper's inferential boundaries before the estimates are presented. Appendix A records the revision and provenance trail separately so that the main text can focus on the final design and results.</w:t>
      </w:r>
    </w:p>
    <w:p w14:paraId="46F353C5" w14:textId="77777777" w:rsidR="00FF72D1" w:rsidRDefault="00000000">
      <w:pPr>
        <w:pStyle w:val="TableCaption"/>
      </w:pPr>
      <w:r>
        <w:t>Table 1. Claims supported—and not supported—by the paper’s evidence</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4252"/>
        <w:gridCol w:w="4253"/>
      </w:tblGrid>
      <w:tr w:rsidR="00FF72D1" w14:paraId="3AAF7D12" w14:textId="77777777">
        <w:trPr>
          <w:cantSplit/>
          <w:tblHeader/>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7FE193BD" w14:textId="77777777" w:rsidR="00FF72D1" w:rsidRDefault="00000000">
            <w:pPr>
              <w:pStyle w:val="TableHead"/>
              <w:keepLines w:val="0"/>
              <w:spacing w:before="0" w:after="0"/>
              <w:rPr>
                <w:rFonts w:eastAsia="標楷體"/>
                <w:sz w:val="17"/>
              </w:rPr>
            </w:pPr>
            <w:r>
              <w:rPr>
                <w:rFonts w:eastAsia="標楷體"/>
                <w:sz w:val="17"/>
              </w:rPr>
              <w:t>Established here</w:t>
            </w:r>
          </w:p>
        </w:tc>
        <w:tc>
          <w:tcPr>
            <w:tcW w:w="4253" w:type="dxa"/>
            <w:tcBorders>
              <w:top w:val="single" w:sz="4" w:space="0" w:color="B7B7B7"/>
              <w:left w:val="single" w:sz="4" w:space="0" w:color="B7B7B7"/>
              <w:bottom w:val="single" w:sz="4" w:space="0" w:color="B7B7B7"/>
              <w:right w:val="single" w:sz="4" w:space="0" w:color="B7B7B7"/>
            </w:tcBorders>
            <w:vAlign w:val="center"/>
          </w:tcPr>
          <w:p w14:paraId="0BEDBE70" w14:textId="77777777" w:rsidR="00FF72D1" w:rsidRDefault="00000000">
            <w:pPr>
              <w:pStyle w:val="TableHead"/>
              <w:keepLines w:val="0"/>
              <w:spacing w:before="0" w:after="0"/>
              <w:rPr>
                <w:rFonts w:eastAsia="標楷體"/>
                <w:sz w:val="17"/>
              </w:rPr>
            </w:pPr>
            <w:r>
              <w:rPr>
                <w:rFonts w:eastAsia="標楷體"/>
                <w:sz w:val="17"/>
              </w:rPr>
              <w:t>Not established here</w:t>
            </w:r>
          </w:p>
        </w:tc>
      </w:tr>
      <w:tr w:rsidR="00FF72D1" w14:paraId="79A448B4" w14:textId="77777777">
        <w:trPr>
          <w:cantSplit/>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795DDFB8" w14:textId="77777777" w:rsidR="00FF72D1" w:rsidRDefault="00000000">
            <w:pPr>
              <w:pStyle w:val="TableText"/>
              <w:keepLines w:val="0"/>
              <w:spacing w:before="0" w:after="0"/>
              <w:rPr>
                <w:rFonts w:eastAsia="標楷體"/>
                <w:sz w:val="17"/>
              </w:rPr>
            </w:pPr>
            <w:r>
              <w:rPr>
                <w:rFonts w:eastAsia="標楷體"/>
                <w:sz w:val="17"/>
              </w:rPr>
              <w:t xml:space="preserve">An order-of-magnitude regional estimate built from one Indonesia-focused three-platform base and four calibrated </w:t>
            </w:r>
            <w:proofErr w:type="spellStart"/>
            <w:r>
              <w:rPr>
                <w:rFonts w:eastAsia="標楷體"/>
                <w:sz w:val="17"/>
              </w:rPr>
              <w:t>rescalings</w:t>
            </w:r>
            <w:proofErr w:type="spellEnd"/>
            <w:r>
              <w:rPr>
                <w:rFonts w:eastAsia="標楷體"/>
                <w:sz w:val="17"/>
              </w:rPr>
              <w:t>.</w:t>
            </w:r>
          </w:p>
        </w:tc>
        <w:tc>
          <w:tcPr>
            <w:tcW w:w="4253" w:type="dxa"/>
            <w:tcBorders>
              <w:top w:val="single" w:sz="4" w:space="0" w:color="B7B7B7"/>
              <w:left w:val="single" w:sz="4" w:space="0" w:color="B7B7B7"/>
              <w:bottom w:val="single" w:sz="4" w:space="0" w:color="B7B7B7"/>
              <w:right w:val="single" w:sz="4" w:space="0" w:color="B7B7B7"/>
            </w:tcBorders>
            <w:vAlign w:val="center"/>
          </w:tcPr>
          <w:p w14:paraId="215CA14A" w14:textId="77777777" w:rsidR="00FF72D1" w:rsidRDefault="00000000">
            <w:pPr>
              <w:pStyle w:val="TableText"/>
              <w:keepLines w:val="0"/>
              <w:spacing w:before="0" w:after="0"/>
              <w:rPr>
                <w:rFonts w:eastAsia="標楷體"/>
                <w:sz w:val="17"/>
              </w:rPr>
            </w:pPr>
            <w:r>
              <w:rPr>
                <w:rFonts w:eastAsia="標楷體"/>
                <w:sz w:val="17"/>
              </w:rPr>
              <w:t>Five independent country measurements or a complete measure of ASEAN’s informal economy.</w:t>
            </w:r>
          </w:p>
        </w:tc>
      </w:tr>
      <w:tr w:rsidR="00FF72D1" w14:paraId="6A54240B" w14:textId="77777777">
        <w:trPr>
          <w:cantSplit/>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2E8623C4" w14:textId="77777777" w:rsidR="00FF72D1" w:rsidRDefault="00000000">
            <w:pPr>
              <w:pStyle w:val="TableText"/>
              <w:keepLines w:val="0"/>
              <w:spacing w:before="0" w:after="0"/>
              <w:rPr>
                <w:rFonts w:eastAsia="標楷體"/>
                <w:sz w:val="17"/>
              </w:rPr>
            </w:pPr>
            <w:r>
              <w:rPr>
                <w:rFonts w:eastAsia="標楷體"/>
                <w:sz w:val="17"/>
              </w:rPr>
              <w:t>Two descriptive Malaysia benchmarks: about US$104M of directly reported LVG collections (RM476M as reported; converted at 2024 period-average FX) and an approximately US$136M historical-FX before-and-after difference.</w:t>
            </w:r>
          </w:p>
        </w:tc>
        <w:tc>
          <w:tcPr>
            <w:tcW w:w="4253" w:type="dxa"/>
            <w:tcBorders>
              <w:top w:val="single" w:sz="4" w:space="0" w:color="B7B7B7"/>
              <w:left w:val="single" w:sz="4" w:space="0" w:color="B7B7B7"/>
              <w:bottom w:val="single" w:sz="4" w:space="0" w:color="B7B7B7"/>
              <w:right w:val="single" w:sz="4" w:space="0" w:color="B7B7B7"/>
            </w:tcBorders>
            <w:vAlign w:val="center"/>
          </w:tcPr>
          <w:p w14:paraId="6B16F223" w14:textId="77777777" w:rsidR="00FF72D1" w:rsidRDefault="00000000">
            <w:pPr>
              <w:pStyle w:val="TableText"/>
              <w:keepLines w:val="0"/>
              <w:spacing w:before="0" w:after="0"/>
              <w:rPr>
                <w:rFonts w:eastAsia="標楷體"/>
                <w:sz w:val="17"/>
              </w:rPr>
            </w:pPr>
            <w:r>
              <w:rPr>
                <w:rFonts w:eastAsia="標楷體"/>
                <w:sz w:val="17"/>
              </w:rPr>
              <w:t>A causal effect identified by matched tax bases, parallel trends, or a statistically informative panel.</w:t>
            </w:r>
          </w:p>
        </w:tc>
      </w:tr>
      <w:tr w:rsidR="00FF72D1" w14:paraId="6DA716CA" w14:textId="77777777">
        <w:trPr>
          <w:cantSplit/>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38F7B99A" w14:textId="77777777" w:rsidR="00FF72D1" w:rsidRDefault="00000000">
            <w:pPr>
              <w:pStyle w:val="TableText"/>
              <w:keepLines w:val="0"/>
              <w:spacing w:before="0" w:after="0"/>
              <w:rPr>
                <w:rFonts w:eastAsia="標楷體"/>
                <w:sz w:val="17"/>
              </w:rPr>
            </w:pPr>
            <w:r>
              <w:rPr>
                <w:rFonts w:eastAsia="標楷體"/>
                <w:sz w:val="17"/>
              </w:rPr>
              <w:t xml:space="preserve">A primary-source </w:t>
            </w:r>
            <w:proofErr w:type="spellStart"/>
            <w:r>
              <w:rPr>
                <w:rFonts w:eastAsia="標楷體"/>
                <w:sz w:val="17"/>
              </w:rPr>
              <w:t>GoTo</w:t>
            </w:r>
            <w:proofErr w:type="spellEnd"/>
            <w:r>
              <w:rPr>
                <w:rFonts w:eastAsia="標楷體"/>
                <w:sz w:val="17"/>
              </w:rPr>
              <w:t xml:space="preserve"> Group series in which the </w:t>
            </w:r>
            <w:proofErr w:type="spellStart"/>
            <w:r>
              <w:rPr>
                <w:rFonts w:eastAsia="標楷體"/>
                <w:sz w:val="17"/>
              </w:rPr>
              <w:t>unbooked</w:t>
            </w:r>
            <w:proofErr w:type="spellEnd"/>
            <w:r>
              <w:rPr>
                <w:rFonts w:eastAsia="標楷體"/>
                <w:sz w:val="17"/>
              </w:rPr>
              <w:t xml:space="preserve"> share remains between 97.6% and 98.9% over 2020–2023.</w:t>
            </w:r>
          </w:p>
        </w:tc>
        <w:tc>
          <w:tcPr>
            <w:tcW w:w="4253" w:type="dxa"/>
            <w:tcBorders>
              <w:top w:val="single" w:sz="4" w:space="0" w:color="B7B7B7"/>
              <w:left w:val="single" w:sz="4" w:space="0" w:color="B7B7B7"/>
              <w:bottom w:val="single" w:sz="4" w:space="0" w:color="B7B7B7"/>
              <w:right w:val="single" w:sz="4" w:space="0" w:color="B7B7B7"/>
            </w:tcBorders>
            <w:vAlign w:val="center"/>
          </w:tcPr>
          <w:p w14:paraId="1298093D" w14:textId="77777777" w:rsidR="00FF72D1" w:rsidRDefault="00000000">
            <w:pPr>
              <w:pStyle w:val="TableText"/>
              <w:keepLines w:val="0"/>
              <w:spacing w:before="0" w:after="0"/>
              <w:rPr>
                <w:rFonts w:eastAsia="標楷體"/>
                <w:sz w:val="17"/>
              </w:rPr>
            </w:pPr>
            <w:r>
              <w:rPr>
                <w:rFonts w:eastAsia="標楷體"/>
                <w:sz w:val="17"/>
              </w:rPr>
              <w:t xml:space="preserve">That the </w:t>
            </w:r>
            <w:proofErr w:type="spellStart"/>
            <w:r>
              <w:rPr>
                <w:rFonts w:eastAsia="標楷體"/>
                <w:sz w:val="17"/>
              </w:rPr>
              <w:t>GoTo</w:t>
            </w:r>
            <w:proofErr w:type="spellEnd"/>
            <w:r>
              <w:rPr>
                <w:rFonts w:eastAsia="標楷體"/>
                <w:sz w:val="17"/>
              </w:rPr>
              <w:t xml:space="preserve"> Group series is perfectly country-isolated or that its </w:t>
            </w:r>
            <w:proofErr w:type="spellStart"/>
            <w:r>
              <w:rPr>
                <w:rFonts w:eastAsia="標楷體"/>
                <w:sz w:val="17"/>
              </w:rPr>
              <w:t>unbooked</w:t>
            </w:r>
            <w:proofErr w:type="spellEnd"/>
            <w:r>
              <w:rPr>
                <w:rFonts w:eastAsia="標楷體"/>
                <w:sz w:val="17"/>
              </w:rPr>
              <w:t xml:space="preserve"> share rose monotonically.</w:t>
            </w:r>
          </w:p>
        </w:tc>
      </w:tr>
      <w:tr w:rsidR="00FF72D1" w14:paraId="45E8B2F8" w14:textId="77777777">
        <w:trPr>
          <w:cantSplit/>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3E2234F9" w14:textId="77777777" w:rsidR="00FF72D1" w:rsidRDefault="00000000">
            <w:pPr>
              <w:pStyle w:val="TableText"/>
              <w:keepLines w:val="0"/>
              <w:spacing w:before="0" w:after="0"/>
              <w:rPr>
                <w:rFonts w:eastAsia="標楷體"/>
                <w:sz w:val="17"/>
              </w:rPr>
            </w:pPr>
            <w:r>
              <w:rPr>
                <w:rFonts w:eastAsia="標楷體"/>
                <w:sz w:val="17"/>
              </w:rPr>
              <w:t>The wedge measures transaction value not booked as platform revenue.</w:t>
            </w:r>
          </w:p>
        </w:tc>
        <w:tc>
          <w:tcPr>
            <w:tcW w:w="4253" w:type="dxa"/>
            <w:tcBorders>
              <w:top w:val="single" w:sz="4" w:space="0" w:color="B7B7B7"/>
              <w:left w:val="single" w:sz="4" w:space="0" w:color="B7B7B7"/>
              <w:bottom w:val="single" w:sz="4" w:space="0" w:color="B7B7B7"/>
              <w:right w:val="single" w:sz="4" w:space="0" w:color="B7B7B7"/>
            </w:tcBorders>
            <w:vAlign w:val="center"/>
          </w:tcPr>
          <w:p w14:paraId="41571C62" w14:textId="77777777" w:rsidR="00FF72D1" w:rsidRDefault="00000000">
            <w:pPr>
              <w:pStyle w:val="TableText"/>
              <w:keepLines w:val="0"/>
              <w:spacing w:before="0" w:after="0"/>
              <w:rPr>
                <w:rFonts w:eastAsia="標楷體"/>
                <w:sz w:val="17"/>
              </w:rPr>
            </w:pPr>
            <w:r>
              <w:rPr>
                <w:rFonts w:eastAsia="標楷體"/>
                <w:sz w:val="17"/>
              </w:rPr>
              <w:t>That all participant-facing GTV is profit, taxable income, unpaid tax, or GDP value-added.</w:t>
            </w:r>
          </w:p>
        </w:tc>
      </w:tr>
      <w:tr w:rsidR="00FF72D1" w14:paraId="6CC5B81D" w14:textId="77777777">
        <w:trPr>
          <w:cantSplit/>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0B26A5FE" w14:textId="77777777" w:rsidR="00FF72D1" w:rsidRDefault="00000000">
            <w:pPr>
              <w:pStyle w:val="TableText"/>
              <w:keepLines w:val="0"/>
              <w:spacing w:before="0" w:after="0"/>
              <w:rPr>
                <w:rFonts w:eastAsia="標楷體"/>
                <w:sz w:val="17"/>
              </w:rPr>
            </w:pPr>
            <w:r>
              <w:rPr>
                <w:rFonts w:eastAsia="標楷體"/>
                <w:sz w:val="17"/>
              </w:rPr>
              <w:t>The 47-event investor-response panel finds no stable relationship between the ecosystem ratio and short-window market-adjusted CAR across the primary specifications.</w:t>
            </w:r>
          </w:p>
        </w:tc>
        <w:tc>
          <w:tcPr>
            <w:tcW w:w="4253" w:type="dxa"/>
            <w:tcBorders>
              <w:top w:val="single" w:sz="4" w:space="0" w:color="B7B7B7"/>
              <w:left w:val="single" w:sz="4" w:space="0" w:color="B7B7B7"/>
              <w:bottom w:val="single" w:sz="4" w:space="0" w:color="B7B7B7"/>
              <w:right w:val="single" w:sz="4" w:space="0" w:color="B7B7B7"/>
            </w:tcBorders>
            <w:vAlign w:val="center"/>
          </w:tcPr>
          <w:p w14:paraId="64BAC934" w14:textId="77777777" w:rsidR="00FF72D1" w:rsidRDefault="00000000">
            <w:pPr>
              <w:pStyle w:val="TableText"/>
              <w:keepLines w:val="0"/>
              <w:spacing w:before="0" w:after="0"/>
              <w:rPr>
                <w:rFonts w:eastAsia="標楷體"/>
                <w:sz w:val="17"/>
              </w:rPr>
            </w:pPr>
            <w:r>
              <w:rPr>
                <w:rFonts w:eastAsia="標楷體"/>
                <w:sz w:val="17"/>
              </w:rPr>
              <w:t>That the ecosystem ratio is economically irrelevant to investors in all settings, or that no alternative specification could detect a relationship.</w:t>
            </w:r>
          </w:p>
        </w:tc>
      </w:tr>
    </w:tbl>
    <w:p w14:paraId="783523C6" w14:textId="77777777" w:rsidR="00FF72D1" w:rsidRDefault="00000000">
      <w:pPr>
        <w:pStyle w:val="H1"/>
      </w:pPr>
      <w:r>
        <w:lastRenderedPageBreak/>
        <w:t>2. Literature review and theoretical framework</w:t>
      </w:r>
    </w:p>
    <w:p w14:paraId="29AA4ADB" w14:textId="77777777" w:rsidR="00FF72D1" w:rsidRDefault="00000000">
      <w:pPr>
        <w:pStyle w:val="H2"/>
      </w:pPr>
      <w:r>
        <w:t>2.1 Platform economics and the location of value</w:t>
      </w:r>
    </w:p>
    <w:p w14:paraId="05068B01" w14:textId="77777777" w:rsidR="00FF72D1" w:rsidRDefault="00000000">
      <w:pPr>
        <w:pStyle w:val="BodyFirst"/>
      </w:pPr>
      <w:r>
        <w:t xml:space="preserve">The economics of multisided platforms begins with the interaction of distinct user groups whose participation affects the value received by the other side. Rochet and </w:t>
      </w:r>
      <w:proofErr w:type="spellStart"/>
      <w:r>
        <w:t>Tirole</w:t>
      </w:r>
      <w:proofErr w:type="spellEnd"/>
      <w:r>
        <w:t xml:space="preserve"> (2003), </w:t>
      </w:r>
      <w:proofErr w:type="spellStart"/>
      <w:r>
        <w:t>Caillaud</w:t>
      </w:r>
      <w:proofErr w:type="spellEnd"/>
      <w:r>
        <w:t xml:space="preserve"> and </w:t>
      </w:r>
      <w:proofErr w:type="spellStart"/>
      <w:r>
        <w:t>Jullien</w:t>
      </w:r>
      <w:proofErr w:type="spellEnd"/>
      <w:r>
        <w:t xml:space="preserve"> (2003), Parker and Van Alstyne (2005), and Armstrong (2006) show why platform pricing cannot be read as a simple markup over cost: prices and commissions are chosen to balance cross-group network effects, participation, and competition. </w:t>
      </w:r>
      <w:proofErr w:type="spellStart"/>
      <w:r>
        <w:t>Hagiu</w:t>
      </w:r>
      <w:proofErr w:type="spellEnd"/>
      <w:r>
        <w:t xml:space="preserve"> and Wright (2015) further distinguish a multisided platform from a vertically integrated firm by locating decision rights and entrepreneurial effort with affiliated participants rather than inside the platform. Evans and </w:t>
      </w:r>
      <w:proofErr w:type="spellStart"/>
      <w:r>
        <w:t>Schmalensee</w:t>
      </w:r>
      <w:proofErr w:type="spellEnd"/>
      <w:r>
        <w:t xml:space="preserve"> (2016) translate the same point into the business-model literature. These results explain why low retained shares can coexist with large ecosystems and why platform revenue is a poor proxy for the transaction value coordinated through the platform.</w:t>
      </w:r>
    </w:p>
    <w:p w14:paraId="670F57DD" w14:textId="77777777" w:rsidR="00FF72D1" w:rsidRDefault="00000000">
      <w:pPr>
        <w:pStyle w:val="H2"/>
      </w:pPr>
      <w:r>
        <w:t>2.2 Informality, platform work, and measurement</w:t>
      </w:r>
    </w:p>
    <w:p w14:paraId="52AAA375" w14:textId="77777777" w:rsidR="00FF72D1" w:rsidRDefault="00000000">
      <w:pPr>
        <w:pStyle w:val="BodyFirst"/>
      </w:pPr>
      <w:r>
        <w:t xml:space="preserve">Traditional informal-economy estimates rely on household surveys, firm surveys, or indirect macroeconomic indicators. Medina and Schneider (2019) estimate a large global shadow economy; La Porta and Shleifer (2014) </w:t>
      </w:r>
      <w:proofErr w:type="spellStart"/>
      <w:r>
        <w:t>emphasise</w:t>
      </w:r>
      <w:proofErr w:type="spellEnd"/>
      <w:r>
        <w:t xml:space="preserve"> the small scale and low productivity of informal firms; and </w:t>
      </w:r>
      <w:proofErr w:type="spellStart"/>
      <w:r>
        <w:t>Ulyssea</w:t>
      </w:r>
      <w:proofErr w:type="spellEnd"/>
      <w:r>
        <w:t xml:space="preserve"> (2018) shows that registration and off-the-books employment are distinct margins whose welfare effects cannot be inferred from formal status alone. The International </w:t>
      </w:r>
      <w:proofErr w:type="spellStart"/>
      <w:r>
        <w:t>Labour</w:t>
      </w:r>
      <w:proofErr w:type="spellEnd"/>
      <w:r>
        <w:t xml:space="preserve"> Organization (2021, 2023) likewise treats platform work and informality as overlapping but non-identical categories.</w:t>
      </w:r>
    </w:p>
    <w:p w14:paraId="774DA81A" w14:textId="77777777" w:rsidR="00FF72D1" w:rsidRDefault="00000000">
      <w:pPr>
        <w:pStyle w:val="Body"/>
      </w:pPr>
      <w:r>
        <w:t>Platform participants occupy an unusual position in this literature. Their transactions are priced, recorded, and settled through a formal intermediary, but the participant may remain self-employed, unregistered, below filing thresholds, or simply outside an automatic reporting channel. The object measured here is therefore not the shadow economy as conventionally defined. It is a digitally recorded flow whose administrative treatment resembles self-reported income even though an intermediary already possesses the record.</w:t>
      </w:r>
    </w:p>
    <w:p w14:paraId="7936DD29" w14:textId="77777777" w:rsidR="00FF72D1" w:rsidRDefault="00000000">
      <w:pPr>
        <w:pStyle w:val="H2"/>
      </w:pPr>
      <w:r>
        <w:t>2.3 Third-party reporting as tax capacity</w:t>
      </w:r>
    </w:p>
    <w:p w14:paraId="48CF6781" w14:textId="77777777" w:rsidR="00FF72D1" w:rsidRDefault="00000000">
      <w:pPr>
        <w:pStyle w:val="BodyFirst"/>
      </w:pPr>
      <w:r>
        <w:t xml:space="preserve">A central result in public finance is that tax compliance depends strongly on third-party information and remittance structure. </w:t>
      </w:r>
      <w:proofErr w:type="spellStart"/>
      <w:r>
        <w:t>Kleven</w:t>
      </w:r>
      <w:proofErr w:type="spellEnd"/>
      <w:r>
        <w:t xml:space="preserve"> et al. (2011) find an evasion rate of 0.3 percent on income subject to third-party reporting versus 37 percent on self-reported income in Denmark. Pomeranz (2015) shows that the VAT paper trail creates self-enforcement across firms, while </w:t>
      </w:r>
      <w:proofErr w:type="spellStart"/>
      <w:r>
        <w:t>Naritomi</w:t>
      </w:r>
      <w:proofErr w:type="spellEnd"/>
      <w:r>
        <w:t xml:space="preserve"> (2019) demonstrates that consumer-held records can raise reported sales. </w:t>
      </w:r>
      <w:proofErr w:type="spellStart"/>
      <w:r>
        <w:t>Kleven</w:t>
      </w:r>
      <w:proofErr w:type="spellEnd"/>
      <w:r>
        <w:t xml:space="preserve">, </w:t>
      </w:r>
      <w:proofErr w:type="spellStart"/>
      <w:r>
        <w:t>Kreiner</w:t>
      </w:r>
      <w:proofErr w:type="spellEnd"/>
      <w:r>
        <w:t xml:space="preserve"> and </w:t>
      </w:r>
      <w:proofErr w:type="spellStart"/>
      <w:r>
        <w:t>Saez</w:t>
      </w:r>
      <w:proofErr w:type="spellEnd"/>
      <w:r>
        <w:t xml:space="preserve"> (2016) </w:t>
      </w:r>
      <w:proofErr w:type="spellStart"/>
      <w:r>
        <w:t>formalise</w:t>
      </w:r>
      <w:proofErr w:type="spellEnd"/>
      <w:r>
        <w:t xml:space="preserve"> firms as fiscal intermediaries, and </w:t>
      </w:r>
      <w:proofErr w:type="spellStart"/>
      <w:r>
        <w:t>Slemrod</w:t>
      </w:r>
      <w:proofErr w:type="spellEnd"/>
      <w:r>
        <w:t xml:space="preserve"> </w:t>
      </w:r>
      <w:r>
        <w:lastRenderedPageBreak/>
        <w:t>(2019) places information reporting and remittance regimes among the core instruments of modern enforcement.</w:t>
      </w:r>
    </w:p>
    <w:p w14:paraId="57C29235" w14:textId="77777777" w:rsidR="00FF72D1" w:rsidRDefault="00000000">
      <w:pPr>
        <w:pStyle w:val="Body"/>
      </w:pPr>
      <w:r>
        <w:t xml:space="preserve">Jensen (2022) connects this mechanism to development: as employment moves into </w:t>
      </w:r>
      <w:proofErr w:type="spellStart"/>
      <w:r>
        <w:t>organisations</w:t>
      </w:r>
      <w:proofErr w:type="spellEnd"/>
      <w:r>
        <w:t xml:space="preserve"> that keep records and report income, the feasible tax base expands. Platform work creates a new configuration - a large intermediary with detailed records but, in many jurisdictions, no comprehensive obligation to report seller or worker income. Collins et al. (2019) and </w:t>
      </w:r>
      <w:proofErr w:type="spellStart"/>
      <w:r>
        <w:t>Garin</w:t>
      </w:r>
      <w:proofErr w:type="spellEnd"/>
      <w:r>
        <w:t xml:space="preserve"> et al. (2023) show how platform information returns affect the measured prevalence of gig work in the United States. The administrative problem is therefore not a lack of data generation; it is the absence, incompleteness, or fragmentation of the reporting rule.</w:t>
      </w:r>
    </w:p>
    <w:p w14:paraId="5E6FECFE" w14:textId="77777777" w:rsidR="00FF72D1" w:rsidRDefault="00000000">
      <w:pPr>
        <w:pStyle w:val="Body"/>
      </w:pPr>
      <w:r>
        <w:rPr>
          <w:shd w:val="clear" w:color="auto" w:fill="E4DDD2"/>
        </w:rPr>
        <w:t xml:space="preserve">Two finance studies extend this administrative-data channel. Barrios, Hochberg, and Yi (2022) show that gig-platform entry increases new business formation and small-business lending, while Denes, </w:t>
      </w:r>
      <w:proofErr w:type="spellStart"/>
      <w:r>
        <w:rPr>
          <w:shd w:val="clear" w:color="auto" w:fill="E4DDD2"/>
        </w:rPr>
        <w:t>Lagaras</w:t>
      </w:r>
      <w:proofErr w:type="spellEnd"/>
      <w:r>
        <w:rPr>
          <w:shd w:val="clear" w:color="auto" w:fill="E4DDD2"/>
        </w:rPr>
        <w:t xml:space="preserve">, and </w:t>
      </w:r>
      <w:proofErr w:type="spellStart"/>
      <w:r>
        <w:rPr>
          <w:shd w:val="clear" w:color="auto" w:fill="E4DDD2"/>
        </w:rPr>
        <w:t>Tsoutsoura</w:t>
      </w:r>
      <w:proofErr w:type="spellEnd"/>
      <w:r>
        <w:rPr>
          <w:shd w:val="clear" w:color="auto" w:fill="E4DDD2"/>
        </w:rPr>
        <w:t xml:space="preserve"> (2025) use U.S. tax-return microdata to show that gig work can serve as a pathway into entrepreneurship. Together, these studies reinforce the idea that platform-mediated work leaves economically meaningful financial and administrative records.</w:t>
      </w:r>
      <w:bookmarkStart w:id="112" w:name="RevSrc05"/>
      <w:r>
        <w:fldChar w:fldCharType="begin"/>
      </w:r>
      <w:r>
        <w:instrText>HYPERLINK \l "RevNote05" \o "Go to revision note 5"</w:instrText>
      </w:r>
      <w:r>
        <w:fldChar w:fldCharType="separate"/>
      </w:r>
      <w:r>
        <w:rPr>
          <w:noProof/>
          <w:sz w:val="14"/>
          <w:szCs w:val="14"/>
          <w:vertAlign w:val="superscript"/>
        </w:rPr>
        <w:t>5</w:t>
      </w:r>
      <w:r>
        <w:rPr>
          <w:noProof/>
          <w:sz w:val="14"/>
          <w:szCs w:val="14"/>
          <w:vertAlign w:val="superscript"/>
        </w:rPr>
        <w:fldChar w:fldCharType="end"/>
      </w:r>
      <w:bookmarkEnd w:id="112"/>
    </w:p>
    <w:p w14:paraId="06E3C224" w14:textId="77777777" w:rsidR="00FF72D1" w:rsidRDefault="00000000">
      <w:pPr>
        <w:pStyle w:val="H2"/>
      </w:pPr>
      <w:r>
        <w:t>2.4 Digital taxation and platform-reporting rules</w:t>
      </w:r>
    </w:p>
    <w:p w14:paraId="6A9B87D6" w14:textId="77777777" w:rsidR="00FF72D1" w:rsidRDefault="00000000">
      <w:pPr>
        <w:pStyle w:val="BodyFirst"/>
      </w:pPr>
      <w:r>
        <w:t xml:space="preserve">Corporate digital-tax reforms and platform-participant reporting address different bases. The OECD Pillar One blueprint concerns the allocation of taxing rights over large multinational enterprises (OECD 2020b). By contrast, the OECD’s Forum on Tax Administration report and Model Rules require platforms to collect and report information on income </w:t>
      </w:r>
      <w:proofErr w:type="spellStart"/>
      <w:r>
        <w:t>realised</w:t>
      </w:r>
      <w:proofErr w:type="spellEnd"/>
      <w:r>
        <w:t xml:space="preserve"> by sellers and service providers (OECD 2019, 2020a). The European Union’s DAC7 regime similarly imposes due-diligence and reporting duties on platform operators (European Union 2021). These instruments provide the closest policy precedent for the mechanism studied here: using the platform’s existing transaction record to improve participant-level visibility without treating platform revenue as the participant tax base.</w:t>
      </w:r>
    </w:p>
    <w:p w14:paraId="6BB715C0" w14:textId="77777777" w:rsidR="00FF72D1" w:rsidRDefault="00000000">
      <w:pPr>
        <w:pStyle w:val="H1"/>
      </w:pPr>
      <w:r>
        <w:t>3. Theoretical framework: the ecosystem ratio</w:t>
      </w:r>
    </w:p>
    <w:p w14:paraId="04026ED0" w14:textId="775B0D99" w:rsidR="004C1FF8" w:rsidRDefault="00A71E98">
      <w:pPr>
        <w:pStyle w:val="BodyFirst"/>
        <w:rPr>
          <w:ins w:id="113" w:author="drkong" w:date="2026-09-07T00:09:00Z"/>
        </w:rPr>
      </w:pPr>
      <w:commentRangeStart w:id="114"/>
      <w:ins w:id="115" w:author="drkong" w:date="2026-09-07T01:00:00Z">
        <w:r w:rsidRPr="00A71E98">
          <w:rPr>
            <w:highlight w:val="yellow"/>
            <w:lang w:eastAsia="zh-TW"/>
            <w:rPrChange w:id="116" w:author="drkong" w:date="2026-09-07T01:02:00Z">
              <w:rPr>
                <w:lang w:eastAsia="zh-TW"/>
              </w:rPr>
            </w:rPrChange>
          </w:rPr>
          <w:t xml:space="preserve">To capture the </w:t>
        </w:r>
      </w:ins>
      <w:ins w:id="117" w:author="drkong" w:date="2026-09-07T01:01:00Z">
        <w:r w:rsidRPr="00A71E98">
          <w:rPr>
            <w:highlight w:val="yellow"/>
            <w:lang w:eastAsia="zh-TW"/>
            <w:rPrChange w:id="118" w:author="drkong" w:date="2026-09-07T01:02:00Z">
              <w:rPr>
                <w:lang w:eastAsia="zh-TW"/>
              </w:rPr>
            </w:rPrChange>
          </w:rPr>
          <w:t>invisible</w:t>
        </w:r>
        <w:r w:rsidRPr="00A71E98">
          <w:rPr>
            <w:highlight w:val="yellow"/>
            <w:rPrChange w:id="119" w:author="drkong" w:date="2026-09-07T01:02:00Z">
              <w:rPr/>
            </w:rPrChange>
          </w:rPr>
          <w:t xml:space="preserve"> wedge</w:t>
        </w:r>
        <w:r w:rsidRPr="00A71E98" w:rsidDel="004C1FF8">
          <w:rPr>
            <w:highlight w:val="yellow"/>
            <w:rPrChange w:id="120" w:author="drkong" w:date="2026-09-07T01:02:00Z">
              <w:rPr/>
            </w:rPrChange>
          </w:rPr>
          <w:t xml:space="preserve"> </w:t>
        </w:r>
        <w:r w:rsidRPr="00A71E98">
          <w:rPr>
            <w:highlight w:val="yellow"/>
            <w:lang w:eastAsia="zh-TW"/>
            <w:rPrChange w:id="121" w:author="drkong" w:date="2026-09-07T01:02:00Z">
              <w:rPr>
                <w:lang w:eastAsia="zh-TW"/>
              </w:rPr>
            </w:rPrChange>
          </w:rPr>
          <w:t xml:space="preserve">in Indonesia, I propose and construct a </w:t>
        </w:r>
      </w:ins>
      <w:ins w:id="122" w:author="drkong" w:date="2026-09-07T01:02:00Z">
        <w:r w:rsidRPr="00A71E98">
          <w:rPr>
            <w:highlight w:val="yellow"/>
            <w:lang w:eastAsia="zh-TW"/>
            <w:rPrChange w:id="123" w:author="drkong" w:date="2026-09-07T01:02:00Z">
              <w:rPr>
                <w:lang w:eastAsia="zh-TW"/>
              </w:rPr>
            </w:rPrChange>
          </w:rPr>
          <w:t>proxy ….</w:t>
        </w:r>
      </w:ins>
      <w:commentRangeEnd w:id="114"/>
      <w:ins w:id="124" w:author="drkong" w:date="2026-09-07T01:04:00Z">
        <w:r>
          <w:rPr>
            <w:rStyle w:val="CommentReference"/>
          </w:rPr>
          <w:commentReference w:id="114"/>
        </w:r>
      </w:ins>
      <w:del w:id="125" w:author="drkong" w:date="2026-09-07T00:09:00Z">
        <w:r w:rsidRPr="00A71E98" w:rsidDel="004C1FF8">
          <w:rPr>
            <w:highlight w:val="yellow"/>
            <w:rPrChange w:id="126" w:author="drkong" w:date="2026-09-07T01:02:00Z">
              <w:rPr/>
            </w:rPrChange>
          </w:rPr>
          <w:delText>Return to the schematic from the Introduction:</w:delText>
        </w:r>
        <w:r w:rsidDel="004C1FF8">
          <w:delText xml:space="preserve"> </w:delText>
        </w:r>
      </w:del>
    </w:p>
    <w:p w14:paraId="69CA4E00" w14:textId="15BA9653" w:rsidR="00FF72D1" w:rsidRDefault="004C1FF8">
      <w:pPr>
        <w:pStyle w:val="BodyFirst"/>
      </w:pPr>
      <w:ins w:id="127" w:author="drkong" w:date="2026-09-07T00:10:00Z">
        <w:r>
          <w:rPr>
            <w:rFonts w:hint="eastAsia"/>
            <w:lang w:eastAsia="zh-TW"/>
          </w:rPr>
          <w:t>For example, i</w:t>
        </w:r>
      </w:ins>
      <w:del w:id="128" w:author="drkong" w:date="2026-09-07T00:09:00Z">
        <w:r w:rsidDel="004C1FF8">
          <w:delText>i</w:delText>
        </w:r>
      </w:del>
      <w:r>
        <w:t xml:space="preserve">f a platform processes 100 units of transaction value and books 10 </w:t>
      </w:r>
      <w:ins w:id="129" w:author="drkong" w:date="2026-09-07T00:09:00Z">
        <w:r>
          <w:rPr>
            <w:rFonts w:hint="eastAsia"/>
            <w:lang w:eastAsia="zh-TW"/>
          </w:rPr>
          <w:t xml:space="preserve">units </w:t>
        </w:r>
      </w:ins>
      <w:r>
        <w:t>as revenue, 90 units pass through the ecosystem without being recorded as the platform’s own revenue. The ecosystem ratio formalizes that comparison: (100 − 10) / 10 = 9.</w:t>
      </w:r>
    </w:p>
    <w:p w14:paraId="111F3B88" w14:textId="77777777" w:rsidR="00FF72D1" w:rsidRDefault="00000000">
      <w:pPr>
        <w:pStyle w:val="Equation"/>
      </w:pPr>
      <w:r>
        <w:t>Ecosystem ratio = (GTV - platform revenue) / platform revenue (1)</w:t>
      </w:r>
    </w:p>
    <w:p w14:paraId="763B8899" w14:textId="77777777" w:rsidR="00FF72D1" w:rsidRDefault="00000000">
      <w:pPr>
        <w:pStyle w:val="Body"/>
      </w:pPr>
      <w:commentRangeStart w:id="130"/>
      <w:r>
        <w:rPr>
          <w:shd w:val="clear" w:color="auto" w:fill="E4DDD2"/>
        </w:rPr>
        <w:t>Gross transaction value (GTV), or gross merchandise value (GMV)</w:t>
      </w:r>
      <w:commentRangeEnd w:id="130"/>
      <w:r w:rsidR="00987A06">
        <w:rPr>
          <w:rStyle w:val="CommentReference"/>
        </w:rPr>
        <w:commentReference w:id="130"/>
      </w:r>
      <w:r>
        <w:rPr>
          <w:shd w:val="clear" w:color="auto" w:fill="E4DDD2"/>
        </w:rPr>
        <w:t xml:space="preserve"> in some platform disclosures, is the total value of transactions processed through a platform, regardless of who </w:t>
      </w:r>
      <w:r>
        <w:rPr>
          <w:shd w:val="clear" w:color="auto" w:fill="E4DDD2"/>
        </w:rPr>
        <w:lastRenderedPageBreak/>
        <w:t xml:space="preserve">ultimately receives the proceeds. This construction is consistent with the platform-economics literature showing that booked platform revenue need not track the total transaction value coordinated through a multisided platform (Rochet and </w:t>
      </w:r>
      <w:proofErr w:type="spellStart"/>
      <w:r>
        <w:rPr>
          <w:shd w:val="clear" w:color="auto" w:fill="E4DDD2"/>
        </w:rPr>
        <w:t>Tirole</w:t>
      </w:r>
      <w:proofErr w:type="spellEnd"/>
      <w:r>
        <w:rPr>
          <w:shd w:val="clear" w:color="auto" w:fill="E4DDD2"/>
        </w:rPr>
        <w:t xml:space="preserve"> 2003; Evans and </w:t>
      </w:r>
      <w:proofErr w:type="spellStart"/>
      <w:r>
        <w:rPr>
          <w:shd w:val="clear" w:color="auto" w:fill="E4DDD2"/>
        </w:rPr>
        <w:t>Schmalensee</w:t>
      </w:r>
      <w:proofErr w:type="spellEnd"/>
      <w:r>
        <w:rPr>
          <w:shd w:val="clear" w:color="auto" w:fill="E4DDD2"/>
        </w:rPr>
        <w:t xml:space="preserve"> 2016).</w:t>
      </w:r>
      <w:bookmarkStart w:id="131" w:name="RevSrc06"/>
      <w:r>
        <w:fldChar w:fldCharType="begin"/>
      </w:r>
      <w:r>
        <w:instrText>HYPERLINK \l "RevNote06" \o "Go to revision note 6"</w:instrText>
      </w:r>
      <w:r>
        <w:fldChar w:fldCharType="separate"/>
      </w:r>
      <w:r>
        <w:rPr>
          <w:noProof/>
          <w:sz w:val="14"/>
          <w:szCs w:val="14"/>
          <w:vertAlign w:val="superscript"/>
        </w:rPr>
        <w:t>6</w:t>
      </w:r>
      <w:r>
        <w:rPr>
          <w:noProof/>
          <w:sz w:val="14"/>
          <w:szCs w:val="14"/>
          <w:vertAlign w:val="superscript"/>
        </w:rPr>
        <w:fldChar w:fldCharType="end"/>
      </w:r>
      <w:bookmarkEnd w:id="131"/>
    </w:p>
    <w:p w14:paraId="64F45EA0" w14:textId="77777777" w:rsidR="00FF72D1" w:rsidRDefault="00000000">
      <w:pPr>
        <w:pStyle w:val="Body"/>
      </w:pPr>
      <w:r>
        <w:t xml:space="preserve">The ecosystem ratio describes the scale of participant-facing transaction value relative to the platform's auditable revenue base. A higher ratio indicates a larger </w:t>
      </w:r>
      <w:proofErr w:type="spellStart"/>
      <w:r>
        <w:t>unbooked</w:t>
      </w:r>
      <w:proofErr w:type="spellEnd"/>
      <w:r>
        <w:t xml:space="preserve"> transaction flow relative to the platform's own revenue; it does not by itself imply greater participant profit, taxable income, value-added, non-compliance, or tax due.</w:t>
      </w:r>
    </w:p>
    <w:p w14:paraId="0DDF0282" w14:textId="36B42735" w:rsidR="00FF72D1" w:rsidRDefault="00000000">
      <w:pPr>
        <w:pStyle w:val="Body"/>
      </w:pPr>
      <w:r>
        <w:t xml:space="preserve">This distinction is essential. Platform filings and investor disclosures can make the accounting gap measurable, but the tax treatment of the residual </w:t>
      </w:r>
      <w:ins w:id="132" w:author="drkong" w:date="2026-09-07T01:29:00Z">
        <w:r w:rsidR="00BC5859" w:rsidRPr="00BC5859">
          <w:t>varies according to</w:t>
        </w:r>
        <w:r w:rsidR="00BC5859">
          <w:rPr>
            <w:rFonts w:hint="eastAsia"/>
            <w:lang w:eastAsia="zh-TW"/>
          </w:rPr>
          <w:t xml:space="preserve"> </w:t>
        </w:r>
      </w:ins>
      <w:del w:id="133" w:author="drkong" w:date="2026-09-07T01:29:00Z">
        <w:r w:rsidDel="00BC5859">
          <w:delText xml:space="preserve">depends on </w:delText>
        </w:r>
      </w:del>
      <w:r>
        <w:t xml:space="preserve">participant type, deductible </w:t>
      </w:r>
      <w:ins w:id="134" w:author="drkong" w:date="2026-09-07T01:30:00Z">
        <w:r w:rsidR="00BC5859" w:rsidRPr="00BC5859">
          <w:t>expenses</w:t>
        </w:r>
      </w:ins>
      <w:del w:id="135" w:author="drkong" w:date="2026-09-07T01:30:00Z">
        <w:r w:rsidDel="00BC5859">
          <w:delText>costs</w:delText>
        </w:r>
      </w:del>
      <w:r>
        <w:t xml:space="preserve">, </w:t>
      </w:r>
      <w:ins w:id="136" w:author="drkong" w:date="2026-09-07T01:30:00Z">
        <w:r w:rsidR="00BC5859" w:rsidRPr="00BC5859">
          <w:t>tax</w:t>
        </w:r>
        <w:r w:rsidR="00BC5859">
          <w:rPr>
            <w:rFonts w:hint="eastAsia"/>
            <w:lang w:eastAsia="zh-TW"/>
          </w:rPr>
          <w:t xml:space="preserve"> </w:t>
        </w:r>
      </w:ins>
      <w:r>
        <w:t xml:space="preserve">thresholds, registration status, and taxes already remitted through other channels. The empirical contribution </w:t>
      </w:r>
      <w:ins w:id="137" w:author="drkong" w:date="2026-09-07T01:30:00Z">
        <w:r w:rsidR="00BC5859">
          <w:rPr>
            <w:rFonts w:hint="eastAsia"/>
            <w:lang w:eastAsia="zh-TW"/>
          </w:rPr>
          <w:t xml:space="preserve">of my paper </w:t>
        </w:r>
      </w:ins>
      <w:r>
        <w:t xml:space="preserve">is to quantify the </w:t>
      </w:r>
      <w:ins w:id="138" w:author="drkong" w:date="2026-09-07T01:33:00Z">
        <w:r w:rsidR="00BC5859" w:rsidRPr="00BC5859">
          <w:t>scale</w:t>
        </w:r>
        <w:r w:rsidR="00BC5859">
          <w:rPr>
            <w:rFonts w:hint="eastAsia"/>
            <w:lang w:eastAsia="zh-TW"/>
          </w:rPr>
          <w:t xml:space="preserve"> </w:t>
        </w:r>
      </w:ins>
      <w:del w:id="139" w:author="drkong" w:date="2026-09-07T01:31:00Z">
        <w:r w:rsidDel="00BC5859">
          <w:delText xml:space="preserve">size </w:delText>
        </w:r>
      </w:del>
      <w:r>
        <w:t xml:space="preserve">of the recorded </w:t>
      </w:r>
      <w:ins w:id="140" w:author="drkong" w:date="2026-09-07T01:31:00Z">
        <w:r w:rsidR="00BC5859" w:rsidRPr="00BC5859">
          <w:t>transaction</w:t>
        </w:r>
        <w:r w:rsidR="00BC5859">
          <w:rPr>
            <w:rFonts w:hint="eastAsia"/>
            <w:lang w:eastAsia="zh-TW"/>
          </w:rPr>
          <w:t xml:space="preserve"> </w:t>
        </w:r>
      </w:ins>
      <w:r>
        <w:t xml:space="preserve">flow that </w:t>
      </w:r>
      <w:ins w:id="141" w:author="drkong" w:date="2026-09-07T01:31:00Z">
        <w:r w:rsidR="00BC5859" w:rsidRPr="00BC5859">
          <w:t xml:space="preserve">is not directly captured by </w:t>
        </w:r>
      </w:ins>
      <w:ins w:id="142" w:author="drkong" w:date="2026-09-07T01:32:00Z">
        <w:r w:rsidR="00BC5859" w:rsidRPr="00BC5859">
          <w:t xml:space="preserve">the </w:t>
        </w:r>
      </w:ins>
      <w:ins w:id="143" w:author="drkong" w:date="2026-09-07T01:31:00Z">
        <w:r w:rsidR="00BC5859" w:rsidRPr="00BC5859">
          <w:t>existing</w:t>
        </w:r>
        <w:r w:rsidR="00BC5859">
          <w:rPr>
            <w:rFonts w:hint="eastAsia"/>
            <w:lang w:eastAsia="zh-TW"/>
          </w:rPr>
          <w:t xml:space="preserve"> tax system</w:t>
        </w:r>
      </w:ins>
      <w:del w:id="144" w:author="drkong" w:date="2026-09-07T01:31:00Z">
        <w:r w:rsidDel="00BC5859">
          <w:delText>current corporate-level digital taxes do not directly reach</w:delText>
        </w:r>
      </w:del>
      <w:r>
        <w:t>.</w:t>
      </w:r>
    </w:p>
    <w:p w14:paraId="3F6FFBA9" w14:textId="77777777" w:rsidR="00FF72D1" w:rsidRDefault="00000000">
      <w:pPr>
        <w:pStyle w:val="H1"/>
      </w:pPr>
      <w:r>
        <w:t>4. Data, methodology, and provenance</w:t>
      </w:r>
    </w:p>
    <w:p w14:paraId="46165258" w14:textId="77777777" w:rsidR="00FF72D1" w:rsidRDefault="00000000">
      <w:pPr>
        <w:pStyle w:val="H2"/>
      </w:pPr>
      <w:r>
        <w:t xml:space="preserve">4.1 Institutional background: Grab, </w:t>
      </w:r>
      <w:proofErr w:type="spellStart"/>
      <w:r>
        <w:t>GoTo</w:t>
      </w:r>
      <w:proofErr w:type="spellEnd"/>
      <w:r>
        <w:t>, and Shopee</w:t>
      </w:r>
    </w:p>
    <w:p w14:paraId="6161CC8A" w14:textId="77777777" w:rsidR="00FF72D1" w:rsidRDefault="00000000">
      <w:pPr>
        <w:pStyle w:val="BodyFirst"/>
      </w:pPr>
      <w:r>
        <w:t xml:space="preserve">I focus on Grab, </w:t>
      </w:r>
      <w:proofErr w:type="spellStart"/>
      <w:r>
        <w:t>GoTo</w:t>
      </w:r>
      <w:proofErr w:type="spellEnd"/>
      <w:r>
        <w:t>, and Shopee (operated by Sea Limited) because they are large ASEAN-origin consumer platforms that directly intermediate transactions and provide public financial disclosures sufficient to observe or transparently derive transaction value and platform revenue. Public listing makes these platforms unusually observable relative to private competitors, which is essential for the company-level measurement used here.</w:t>
      </w:r>
    </w:p>
    <w:p w14:paraId="7FF0AA69" w14:textId="77777777" w:rsidR="00FF72D1" w:rsidRDefault="00000000">
      <w:pPr>
        <w:pStyle w:val="Body"/>
      </w:pPr>
      <w:r>
        <w:rPr>
          <w:b/>
        </w:rPr>
        <w:t>Grab Holdings Limited.</w:t>
      </w:r>
      <w:r>
        <w:t xml:space="preserve"> Grab began as a ride-hailing app in Malaysia in 2012 and now operates Mobility, Deliveries, and Financial Services across Southeast Asia. It listed on Nasdaq in December 2021 through a special-purpose acquisition company (SPAC) merger. For this paper, Grab's relevant transaction measure is On-Demand GMV, which combines Mobility and Deliveries; Financial Services is reported separately and is excluded from that GMV measure.</w:t>
      </w:r>
    </w:p>
    <w:p w14:paraId="4EC68E02" w14:textId="77777777" w:rsidR="00FF72D1" w:rsidRDefault="00000000">
      <w:pPr>
        <w:pStyle w:val="Body"/>
      </w:pPr>
      <w:r>
        <w:rPr>
          <w:b/>
        </w:rPr>
        <w:t xml:space="preserve">PT </w:t>
      </w:r>
      <w:proofErr w:type="spellStart"/>
      <w:r>
        <w:rPr>
          <w:b/>
        </w:rPr>
        <w:t>GoTo</w:t>
      </w:r>
      <w:proofErr w:type="spellEnd"/>
      <w:r>
        <w:rPr>
          <w:b/>
        </w:rPr>
        <w:t xml:space="preserve"> </w:t>
      </w:r>
      <w:proofErr w:type="spellStart"/>
      <w:r>
        <w:rPr>
          <w:b/>
        </w:rPr>
        <w:t>Gojek</w:t>
      </w:r>
      <w:proofErr w:type="spellEnd"/>
      <w:r>
        <w:rPr>
          <w:b/>
        </w:rPr>
        <w:t xml:space="preserve"> Tokopedia </w:t>
      </w:r>
      <w:proofErr w:type="spellStart"/>
      <w:r>
        <w:rPr>
          <w:b/>
        </w:rPr>
        <w:t>Tbk</w:t>
      </w:r>
      <w:proofErr w:type="spellEnd"/>
      <w:r>
        <w:rPr>
          <w:b/>
        </w:rPr>
        <w:t xml:space="preserve"> (</w:t>
      </w:r>
      <w:proofErr w:type="spellStart"/>
      <w:r>
        <w:rPr>
          <w:b/>
        </w:rPr>
        <w:t>GoTo</w:t>
      </w:r>
      <w:proofErr w:type="spellEnd"/>
      <w:r>
        <w:rPr>
          <w:b/>
        </w:rPr>
        <w:t>).</w:t>
      </w:r>
      <w:r>
        <w:t xml:space="preserve"> </w:t>
      </w:r>
      <w:proofErr w:type="spellStart"/>
      <w:r>
        <w:t>GoTo</w:t>
      </w:r>
      <w:proofErr w:type="spellEnd"/>
      <w:r>
        <w:t xml:space="preserve"> was formed through the 2021 merger of </w:t>
      </w:r>
      <w:proofErr w:type="spellStart"/>
      <w:r>
        <w:t>Gojek</w:t>
      </w:r>
      <w:proofErr w:type="spellEnd"/>
      <w:r>
        <w:t xml:space="preserve"> and Tokopedia and listed on the Indonesia Stock Exchange in April 2022. Indonesia is its core market, but Group disclosures are not a country-level split. From 2024, Tokopedia's e-commerce operations were deconsolidated after the TikTok Shop transaction, creating a structural break in </w:t>
      </w:r>
      <w:proofErr w:type="spellStart"/>
      <w:r>
        <w:t>GoTo's</w:t>
      </w:r>
      <w:proofErr w:type="spellEnd"/>
      <w:r>
        <w:t xml:space="preserve"> reported GTV and revenue series. Pre- and post-2024 figures are therefore not fully like-for-like.</w:t>
      </w:r>
    </w:p>
    <w:p w14:paraId="3242B2FA" w14:textId="77777777" w:rsidR="00FF72D1" w:rsidRDefault="00000000">
      <w:pPr>
        <w:pStyle w:val="Body"/>
      </w:pPr>
      <w:r>
        <w:rPr>
          <w:b/>
        </w:rPr>
        <w:t>Sea Limited / Shopee.</w:t>
      </w:r>
      <w:r>
        <w:t xml:space="preserve"> Sea Limited, headquartered in Singapore, operates Shopee (e-commerce), </w:t>
      </w:r>
      <w:proofErr w:type="spellStart"/>
      <w:r>
        <w:t>Garena</w:t>
      </w:r>
      <w:proofErr w:type="spellEnd"/>
      <w:r>
        <w:t xml:space="preserve"> (digital entertainment), and Monee, formerly </w:t>
      </w:r>
      <w:proofErr w:type="spellStart"/>
      <w:r>
        <w:t>SeaMoney</w:t>
      </w:r>
      <w:proofErr w:type="spellEnd"/>
      <w:r>
        <w:t xml:space="preserve"> (digital financial services). Sea listed on the NYSE in 2017. Because consolidated Sea revenue includes all </w:t>
      </w:r>
      <w:r>
        <w:lastRenderedPageBreak/>
        <w:t>three businesses, the analysis pairs Shopee GMV with Shopee e-commerce revenue whenever the filings permit rather than mixing a segment numerator with a consolidated denominator.</w:t>
      </w:r>
    </w:p>
    <w:p w14:paraId="43D8E8E7" w14:textId="77777777" w:rsidR="00FF72D1" w:rsidRDefault="00000000">
      <w:pPr>
        <w:pStyle w:val="Body"/>
      </w:pPr>
      <w:r>
        <w:rPr>
          <w:b/>
          <w:shd w:val="clear" w:color="auto" w:fill="D8E1DC"/>
        </w:rPr>
        <w:t>Scope note.</w:t>
      </w:r>
      <w:r>
        <w:rPr>
          <w:shd w:val="clear" w:color="auto" w:fill="D8E1DC"/>
        </w:rPr>
        <w:t xml:space="preserve"> These platforms do not provide interchangeable measurements of one common business model. Grab and </w:t>
      </w:r>
      <w:proofErr w:type="spellStart"/>
      <w:r>
        <w:rPr>
          <w:shd w:val="clear" w:color="auto" w:fill="D8E1DC"/>
        </w:rPr>
        <w:t>GoTo</w:t>
      </w:r>
      <w:proofErr w:type="spellEnd"/>
      <w:r>
        <w:rPr>
          <w:shd w:val="clear" w:color="auto" w:fill="D8E1DC"/>
        </w:rPr>
        <w:t xml:space="preserve"> are centered on on-demand services, while Shopee is centered on e-commerce; their geographic coverage and revenue-recognition conventions also differ. For that reason, the 2023 base is described as Indonesia-focused, cross-platform ratio levels are interpreted cautiously, and the four non-Indonesian country figures are treated as calibrations rather than direct measurements.</w:t>
      </w:r>
      <w:bookmarkStart w:id="145" w:name="RevSrc15"/>
      <w:r>
        <w:fldChar w:fldCharType="begin"/>
      </w:r>
      <w:r>
        <w:instrText>HYPERLINK \l "RevNote15" \o "Go to revision note 15"</w:instrText>
      </w:r>
      <w:r>
        <w:fldChar w:fldCharType="separate"/>
      </w:r>
      <w:r>
        <w:rPr>
          <w:noProof/>
          <w:sz w:val="14"/>
          <w:szCs w:val="14"/>
          <w:vertAlign w:val="superscript"/>
        </w:rPr>
        <w:t>15</w:t>
      </w:r>
      <w:r>
        <w:rPr>
          <w:noProof/>
          <w:sz w:val="14"/>
          <w:szCs w:val="14"/>
          <w:vertAlign w:val="superscript"/>
        </w:rPr>
        <w:fldChar w:fldCharType="end"/>
      </w:r>
      <w:bookmarkEnd w:id="145"/>
    </w:p>
    <w:p w14:paraId="736BB5B7" w14:textId="77777777" w:rsidR="00FF72D1" w:rsidRDefault="00000000">
      <w:pPr>
        <w:pStyle w:val="H2"/>
      </w:pPr>
      <w:r>
        <w:t>4.2 Sample construction</w:t>
      </w:r>
    </w:p>
    <w:p w14:paraId="0627187B" w14:textId="77777777" w:rsidR="00FF72D1" w:rsidRDefault="00000000">
      <w:pPr>
        <w:pStyle w:val="BodyFirst"/>
      </w:pPr>
      <w:r>
        <w:t xml:space="preserve">Platform revenue and transaction value are taken from primary company disclosures: Grab and Sea Limited Form 20-F filings and investor releases, and </w:t>
      </w:r>
      <w:proofErr w:type="spellStart"/>
      <w:r>
        <w:t>GoTo</w:t>
      </w:r>
      <w:proofErr w:type="spellEnd"/>
      <w:r>
        <w:t xml:space="preserve"> annual and quarterly reports. </w:t>
      </w:r>
      <w:commentRangeStart w:id="146"/>
      <w:r w:rsidRPr="00C13BED">
        <w:rPr>
          <w:highlight w:val="yellow"/>
          <w:rPrChange w:id="147" w:author="drkong" w:date="2026-09-07T01:42:00Z">
            <w:rPr/>
          </w:rPrChange>
        </w:rPr>
        <w:t>Momentum Works (2024)</w:t>
      </w:r>
      <w:commentRangeEnd w:id="146"/>
      <w:r w:rsidR="00C13BED">
        <w:rPr>
          <w:rStyle w:val="CommentReference"/>
        </w:rPr>
        <w:commentReference w:id="146"/>
      </w:r>
      <w:r>
        <w:t xml:space="preserve"> is used only where an Indonesia-specific market-share input is not separately disclosed. The core cross-platform sample is fiscal year 2023, and Table 2 identifies whether each input is directly reported, derived for Indonesia, or reported only at </w:t>
      </w:r>
      <w:proofErr w:type="spellStart"/>
      <w:r>
        <w:t>GoTo</w:t>
      </w:r>
      <w:proofErr w:type="spellEnd"/>
      <w:r>
        <w:t xml:space="preserve"> Group level.</w:t>
      </w:r>
    </w:p>
    <w:p w14:paraId="24E2E8D9" w14:textId="3920E687" w:rsidR="00FF72D1" w:rsidRDefault="00000000">
      <w:pPr>
        <w:pStyle w:val="Body"/>
      </w:pPr>
      <w:r>
        <w:rPr>
          <w:shd w:val="clear" w:color="auto" w:fill="E4DDD2"/>
        </w:rPr>
        <w:t xml:space="preserve">Take rate </w:t>
      </w:r>
      <w:ins w:id="148" w:author="drkong" w:date="2026-09-07T00:56:00Z">
        <w:r w:rsidR="00772029" w:rsidRPr="00772029">
          <w:rPr>
            <w:shd w:val="clear" w:color="auto" w:fill="E4DDD2"/>
          </w:rPr>
          <w:t>is defined as</w:t>
        </w:r>
      </w:ins>
      <w:del w:id="149" w:author="drkong" w:date="2026-09-07T00:56:00Z">
        <w:r w:rsidDel="00772029">
          <w:rPr>
            <w:shd w:val="clear" w:color="auto" w:fill="E4DDD2"/>
          </w:rPr>
          <w:delText>is</w:delText>
        </w:r>
      </w:del>
      <w:r>
        <w:rPr>
          <w:shd w:val="clear" w:color="auto" w:fill="E4DDD2"/>
        </w:rPr>
        <w:t xml:space="preserve"> platform revenue divided by </w:t>
      </w:r>
      <w:ins w:id="150" w:author="drkong" w:date="2026-09-07T00:56:00Z">
        <w:r w:rsidR="00772029" w:rsidRPr="00772029">
          <w:rPr>
            <w:shd w:val="clear" w:color="auto" w:fill="E4DDD2"/>
          </w:rPr>
          <w:t>gross transaction value (GTV)</w:t>
        </w:r>
      </w:ins>
      <w:del w:id="151" w:author="drkong" w:date="2026-09-07T00:56:00Z">
        <w:r w:rsidDel="00772029">
          <w:rPr>
            <w:shd w:val="clear" w:color="auto" w:fill="E4DDD2"/>
          </w:rPr>
          <w:delText>GTV</w:delText>
        </w:r>
      </w:del>
      <w:r>
        <w:rPr>
          <w:shd w:val="clear" w:color="auto" w:fill="E4DDD2"/>
        </w:rPr>
        <w:t xml:space="preserve">. The base estimate's blended take rate is the same ratio computed across all three platform rows combined—total platform revenue divided by total GTV, 5.88%—and is used only for the four-country scenario calibration in Section 7. Because the </w:t>
      </w:r>
      <w:proofErr w:type="spellStart"/>
      <w:r>
        <w:rPr>
          <w:shd w:val="clear" w:color="auto" w:fill="E4DDD2"/>
        </w:rPr>
        <w:t>GoTo</w:t>
      </w:r>
      <w:proofErr w:type="spellEnd"/>
      <w:r>
        <w:rPr>
          <w:shd w:val="clear" w:color="auto" w:fill="E4DDD2"/>
        </w:rPr>
        <w:t xml:space="preserve"> row is Group-level, I refer to this as the Indonesia-focused blended take rate rather than a perfectly country-isolated Indonesia parameter.</w:t>
      </w:r>
      <w:bookmarkStart w:id="152" w:name="RevSrc07"/>
      <w:r>
        <w:fldChar w:fldCharType="begin"/>
      </w:r>
      <w:r>
        <w:instrText>HYPERLINK \l "RevNote07" \o "Go to revision note 7"</w:instrText>
      </w:r>
      <w:r>
        <w:fldChar w:fldCharType="separate"/>
      </w:r>
      <w:r>
        <w:rPr>
          <w:noProof/>
          <w:sz w:val="14"/>
          <w:szCs w:val="14"/>
          <w:vertAlign w:val="superscript"/>
        </w:rPr>
        <w:t>7</w:t>
      </w:r>
      <w:r>
        <w:rPr>
          <w:noProof/>
          <w:sz w:val="14"/>
          <w:szCs w:val="14"/>
          <w:vertAlign w:val="superscript"/>
        </w:rPr>
        <w:fldChar w:fldCharType="end"/>
      </w:r>
      <w:bookmarkEnd w:id="152"/>
    </w:p>
    <w:p w14:paraId="300B8F38" w14:textId="77777777" w:rsidR="00FF72D1" w:rsidRDefault="00000000">
      <w:pPr>
        <w:pStyle w:val="Body"/>
      </w:pPr>
      <w:r>
        <w:t>A separate historical sample tests persistence within platforms without mixing geographic scopes. It extends scope-matched Grab Mobility + Deliveries data through 2019-2021 and Shopee GMV and segment revenue through 2017-2021; these observations are reported separately from the Indonesia-focused Table 3.</w:t>
      </w:r>
    </w:p>
    <w:p w14:paraId="46822EA3" w14:textId="77777777" w:rsidR="00FF72D1" w:rsidRDefault="00000000">
      <w:pPr>
        <w:pStyle w:val="TableCaption"/>
      </w:pPr>
      <w:r>
        <w:t>Table 2. Source, derivation, and geographic scope of each 2023 Indonesia-focused platform input</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1262"/>
        <w:gridCol w:w="1262"/>
        <w:gridCol w:w="1866"/>
        <w:gridCol w:w="4115"/>
      </w:tblGrid>
      <w:tr w:rsidR="00FF72D1" w14:paraId="7F5F1EB2" w14:textId="77777777">
        <w:trPr>
          <w:cantSplit/>
          <w:tblHeader/>
          <w:jc w:val="center"/>
        </w:trPr>
        <w:tc>
          <w:tcPr>
            <w:tcW w:w="1262" w:type="dxa"/>
            <w:tcBorders>
              <w:top w:val="single" w:sz="8" w:space="0" w:color="444444"/>
              <w:bottom w:val="single" w:sz="8" w:space="0" w:color="444444"/>
            </w:tcBorders>
            <w:vAlign w:val="center"/>
          </w:tcPr>
          <w:p w14:paraId="0B43EE26" w14:textId="77777777" w:rsidR="00FF72D1" w:rsidRDefault="00000000">
            <w:pPr>
              <w:pStyle w:val="TableHead"/>
              <w:keepLines w:val="0"/>
              <w:spacing w:before="0" w:after="0"/>
              <w:rPr>
                <w:rFonts w:eastAsia="標楷體"/>
                <w:sz w:val="17"/>
              </w:rPr>
            </w:pPr>
            <w:r>
              <w:rPr>
                <w:rFonts w:eastAsia="標楷體"/>
                <w:sz w:val="17"/>
              </w:rPr>
              <w:t>Platform</w:t>
            </w:r>
          </w:p>
        </w:tc>
        <w:tc>
          <w:tcPr>
            <w:tcW w:w="1262" w:type="dxa"/>
            <w:tcBorders>
              <w:top w:val="single" w:sz="8" w:space="0" w:color="444444"/>
              <w:bottom w:val="single" w:sz="8" w:space="0" w:color="444444"/>
            </w:tcBorders>
            <w:vAlign w:val="center"/>
          </w:tcPr>
          <w:p w14:paraId="4813CD7E" w14:textId="77777777" w:rsidR="00FF72D1" w:rsidRDefault="00000000">
            <w:pPr>
              <w:pStyle w:val="TableHead"/>
              <w:keepLines w:val="0"/>
              <w:spacing w:before="0" w:after="0"/>
              <w:rPr>
                <w:rFonts w:eastAsia="標楷體"/>
                <w:sz w:val="17"/>
              </w:rPr>
            </w:pPr>
            <w:r>
              <w:rPr>
                <w:rFonts w:eastAsia="標楷體"/>
                <w:sz w:val="17"/>
              </w:rPr>
              <w:t>Metric</w:t>
            </w:r>
          </w:p>
        </w:tc>
        <w:tc>
          <w:tcPr>
            <w:tcW w:w="1866" w:type="dxa"/>
            <w:tcBorders>
              <w:top w:val="single" w:sz="8" w:space="0" w:color="444444"/>
              <w:bottom w:val="single" w:sz="8" w:space="0" w:color="444444"/>
            </w:tcBorders>
            <w:vAlign w:val="center"/>
          </w:tcPr>
          <w:p w14:paraId="3ABF42A0" w14:textId="77777777" w:rsidR="00FF72D1" w:rsidRDefault="00000000">
            <w:pPr>
              <w:pStyle w:val="TableHead"/>
              <w:keepLines w:val="0"/>
              <w:spacing w:before="0" w:after="0"/>
              <w:rPr>
                <w:rFonts w:eastAsia="標楷體"/>
                <w:sz w:val="17"/>
              </w:rPr>
            </w:pPr>
            <w:r>
              <w:rPr>
                <w:rFonts w:eastAsia="標楷體"/>
                <w:sz w:val="17"/>
              </w:rPr>
              <w:t>Source</w:t>
            </w:r>
          </w:p>
        </w:tc>
        <w:tc>
          <w:tcPr>
            <w:tcW w:w="4115" w:type="dxa"/>
            <w:tcBorders>
              <w:top w:val="single" w:sz="8" w:space="0" w:color="444444"/>
              <w:bottom w:val="single" w:sz="8" w:space="0" w:color="444444"/>
            </w:tcBorders>
            <w:vAlign w:val="center"/>
          </w:tcPr>
          <w:p w14:paraId="566BC486" w14:textId="77777777" w:rsidR="00FF72D1" w:rsidRDefault="00000000">
            <w:pPr>
              <w:pStyle w:val="TableHead"/>
              <w:keepLines w:val="0"/>
              <w:spacing w:before="0" w:after="0"/>
              <w:rPr>
                <w:rFonts w:eastAsia="標楷體"/>
                <w:sz w:val="17"/>
              </w:rPr>
            </w:pPr>
            <w:r>
              <w:rPr>
                <w:rFonts w:eastAsia="標楷體"/>
                <w:sz w:val="17"/>
              </w:rPr>
              <w:t>Provenance</w:t>
            </w:r>
          </w:p>
        </w:tc>
      </w:tr>
      <w:tr w:rsidR="00FF72D1" w14:paraId="6664DBDE" w14:textId="77777777">
        <w:trPr>
          <w:cantSplit/>
          <w:jc w:val="center"/>
        </w:trPr>
        <w:tc>
          <w:tcPr>
            <w:tcW w:w="1262" w:type="dxa"/>
            <w:vAlign w:val="center"/>
          </w:tcPr>
          <w:p w14:paraId="7F298095" w14:textId="77777777" w:rsidR="00FF72D1" w:rsidRDefault="00000000">
            <w:pPr>
              <w:pStyle w:val="TableText"/>
              <w:keepLines w:val="0"/>
              <w:spacing w:before="0" w:after="0"/>
              <w:rPr>
                <w:rFonts w:eastAsia="標楷體"/>
                <w:sz w:val="17"/>
              </w:rPr>
            </w:pPr>
            <w:r>
              <w:rPr>
                <w:rFonts w:eastAsia="標楷體"/>
                <w:sz w:val="17"/>
              </w:rPr>
              <w:t>Grab</w:t>
            </w:r>
          </w:p>
        </w:tc>
        <w:tc>
          <w:tcPr>
            <w:tcW w:w="1262" w:type="dxa"/>
            <w:vAlign w:val="center"/>
          </w:tcPr>
          <w:p w14:paraId="7636BFF3" w14:textId="77777777" w:rsidR="00FF72D1" w:rsidRDefault="00000000">
            <w:pPr>
              <w:pStyle w:val="TableText"/>
              <w:keepLines w:val="0"/>
              <w:spacing w:before="0" w:after="0"/>
              <w:rPr>
                <w:rFonts w:eastAsia="標楷體"/>
                <w:sz w:val="17"/>
              </w:rPr>
            </w:pPr>
            <w:r>
              <w:rPr>
                <w:rFonts w:eastAsia="標楷體"/>
                <w:sz w:val="17"/>
              </w:rPr>
              <w:t>Revenue</w:t>
            </w:r>
          </w:p>
        </w:tc>
        <w:tc>
          <w:tcPr>
            <w:tcW w:w="1866" w:type="dxa"/>
            <w:vAlign w:val="center"/>
          </w:tcPr>
          <w:p w14:paraId="2D6EB5CE" w14:textId="77777777" w:rsidR="00FF72D1" w:rsidRDefault="00000000">
            <w:pPr>
              <w:pStyle w:val="TableText"/>
              <w:keepLines w:val="0"/>
              <w:spacing w:before="0" w:after="0"/>
              <w:rPr>
                <w:rFonts w:eastAsia="標楷體"/>
                <w:sz w:val="17"/>
              </w:rPr>
            </w:pPr>
            <w:r>
              <w:rPr>
                <w:rFonts w:eastAsia="標楷體"/>
                <w:sz w:val="17"/>
              </w:rPr>
              <w:t>Grab 2023 Form 20-F</w:t>
            </w:r>
          </w:p>
        </w:tc>
        <w:tc>
          <w:tcPr>
            <w:tcW w:w="4115" w:type="dxa"/>
            <w:vAlign w:val="center"/>
          </w:tcPr>
          <w:p w14:paraId="0B41624D" w14:textId="77777777" w:rsidR="00FF72D1" w:rsidRDefault="00000000">
            <w:pPr>
              <w:pStyle w:val="TableText"/>
              <w:keepLines w:val="0"/>
              <w:spacing w:before="0" w:after="0"/>
              <w:rPr>
                <w:rFonts w:eastAsia="標楷體"/>
                <w:sz w:val="17"/>
              </w:rPr>
            </w:pPr>
            <w:r>
              <w:rPr>
                <w:rFonts w:eastAsia="標楷體"/>
                <w:sz w:val="17"/>
              </w:rPr>
              <w:t>Directly disclosed at country level.</w:t>
            </w:r>
          </w:p>
        </w:tc>
      </w:tr>
      <w:tr w:rsidR="00FF72D1" w14:paraId="09AB49F4" w14:textId="77777777">
        <w:trPr>
          <w:cantSplit/>
          <w:jc w:val="center"/>
        </w:trPr>
        <w:tc>
          <w:tcPr>
            <w:tcW w:w="1262" w:type="dxa"/>
            <w:vAlign w:val="center"/>
          </w:tcPr>
          <w:p w14:paraId="4653C0D2" w14:textId="77777777" w:rsidR="00FF72D1" w:rsidRDefault="00000000">
            <w:pPr>
              <w:pStyle w:val="TableText"/>
              <w:keepLines w:val="0"/>
              <w:spacing w:before="0" w:after="0"/>
              <w:rPr>
                <w:rFonts w:eastAsia="標楷體"/>
                <w:sz w:val="17"/>
              </w:rPr>
            </w:pPr>
            <w:r>
              <w:rPr>
                <w:rFonts w:eastAsia="標楷體"/>
                <w:sz w:val="17"/>
              </w:rPr>
              <w:t>Grab</w:t>
            </w:r>
          </w:p>
        </w:tc>
        <w:tc>
          <w:tcPr>
            <w:tcW w:w="1262" w:type="dxa"/>
            <w:vAlign w:val="center"/>
          </w:tcPr>
          <w:p w14:paraId="161904B8" w14:textId="77777777" w:rsidR="00FF72D1" w:rsidRDefault="00000000">
            <w:pPr>
              <w:pStyle w:val="TableText"/>
              <w:keepLines w:val="0"/>
              <w:spacing w:before="0" w:after="0"/>
              <w:rPr>
                <w:rFonts w:eastAsia="標楷體"/>
                <w:sz w:val="17"/>
              </w:rPr>
            </w:pPr>
            <w:r>
              <w:rPr>
                <w:rFonts w:eastAsia="標楷體"/>
                <w:sz w:val="17"/>
              </w:rPr>
              <w:t>GTV</w:t>
            </w:r>
          </w:p>
        </w:tc>
        <w:tc>
          <w:tcPr>
            <w:tcW w:w="1866" w:type="dxa"/>
            <w:vAlign w:val="center"/>
          </w:tcPr>
          <w:p w14:paraId="58D6C4CF" w14:textId="77777777" w:rsidR="00FF72D1" w:rsidRDefault="00000000">
            <w:pPr>
              <w:pStyle w:val="TableText"/>
              <w:keepLines w:val="0"/>
              <w:spacing w:before="0" w:after="0"/>
              <w:rPr>
                <w:rFonts w:eastAsia="標楷體"/>
                <w:sz w:val="17"/>
              </w:rPr>
            </w:pPr>
            <w:r>
              <w:rPr>
                <w:rFonts w:eastAsia="標楷體"/>
                <w:sz w:val="17"/>
              </w:rPr>
              <w:t>Derived</w:t>
            </w:r>
          </w:p>
        </w:tc>
        <w:tc>
          <w:tcPr>
            <w:tcW w:w="4115" w:type="dxa"/>
            <w:vAlign w:val="center"/>
          </w:tcPr>
          <w:p w14:paraId="42491B5B" w14:textId="77777777" w:rsidR="00FF72D1" w:rsidRDefault="00000000">
            <w:pPr>
              <w:pStyle w:val="TableText"/>
              <w:keepLines w:val="0"/>
              <w:spacing w:before="0" w:after="0"/>
              <w:rPr>
                <w:rFonts w:eastAsia="標楷體"/>
                <w:sz w:val="17"/>
              </w:rPr>
            </w:pPr>
            <w:r>
              <w:rPr>
                <w:rFonts w:eastAsia="標楷體"/>
                <w:sz w:val="17"/>
              </w:rPr>
              <w:t>Indonesia revenue divided by company-wide take rate (11.24%); country GTV is not independently disclosed.</w:t>
            </w:r>
          </w:p>
        </w:tc>
      </w:tr>
      <w:tr w:rsidR="00FF72D1" w14:paraId="3E9F555E" w14:textId="77777777">
        <w:trPr>
          <w:cantSplit/>
          <w:jc w:val="center"/>
        </w:trPr>
        <w:tc>
          <w:tcPr>
            <w:tcW w:w="1262" w:type="dxa"/>
            <w:vAlign w:val="center"/>
          </w:tcPr>
          <w:p w14:paraId="0B40CB98" w14:textId="77777777" w:rsidR="00FF72D1" w:rsidRDefault="00000000">
            <w:pPr>
              <w:pStyle w:val="TableText"/>
              <w:keepLines w:val="0"/>
              <w:spacing w:before="0" w:after="0"/>
              <w:rPr>
                <w:rFonts w:eastAsia="標楷體"/>
                <w:sz w:val="17"/>
              </w:rPr>
            </w:pPr>
            <w:proofErr w:type="spellStart"/>
            <w:r>
              <w:rPr>
                <w:rFonts w:eastAsia="標楷體"/>
                <w:sz w:val="17"/>
              </w:rPr>
              <w:t>GoTo</w:t>
            </w:r>
            <w:proofErr w:type="spellEnd"/>
            <w:r>
              <w:rPr>
                <w:rFonts w:eastAsia="標楷體"/>
                <w:sz w:val="17"/>
              </w:rPr>
              <w:t xml:space="preserve"> Group</w:t>
            </w:r>
          </w:p>
        </w:tc>
        <w:tc>
          <w:tcPr>
            <w:tcW w:w="1262" w:type="dxa"/>
            <w:vAlign w:val="center"/>
          </w:tcPr>
          <w:p w14:paraId="4FCF314D" w14:textId="77777777" w:rsidR="00FF72D1" w:rsidRDefault="00000000">
            <w:pPr>
              <w:pStyle w:val="TableText"/>
              <w:keepLines w:val="0"/>
              <w:spacing w:before="0" w:after="0"/>
              <w:rPr>
                <w:rFonts w:eastAsia="標楷體"/>
                <w:sz w:val="17"/>
              </w:rPr>
            </w:pPr>
            <w:r>
              <w:rPr>
                <w:rFonts w:eastAsia="標楷體"/>
                <w:sz w:val="17"/>
              </w:rPr>
              <w:t>GTV and revenue</w:t>
            </w:r>
          </w:p>
        </w:tc>
        <w:tc>
          <w:tcPr>
            <w:tcW w:w="1866" w:type="dxa"/>
            <w:vAlign w:val="center"/>
          </w:tcPr>
          <w:p w14:paraId="5AA341D2" w14:textId="77777777" w:rsidR="00FF72D1" w:rsidRDefault="00000000">
            <w:pPr>
              <w:pStyle w:val="TableText"/>
              <w:keepLines w:val="0"/>
              <w:spacing w:before="0" w:after="0"/>
              <w:rPr>
                <w:rFonts w:eastAsia="標楷體"/>
                <w:sz w:val="17"/>
              </w:rPr>
            </w:pPr>
            <w:proofErr w:type="spellStart"/>
            <w:r>
              <w:rPr>
                <w:rFonts w:eastAsia="標楷體"/>
                <w:sz w:val="17"/>
              </w:rPr>
              <w:t>GoTo</w:t>
            </w:r>
            <w:proofErr w:type="spellEnd"/>
            <w:r>
              <w:rPr>
                <w:rFonts w:eastAsia="標楷體"/>
                <w:sz w:val="17"/>
              </w:rPr>
              <w:t xml:space="preserve"> FY2023 annual report</w:t>
            </w:r>
          </w:p>
        </w:tc>
        <w:tc>
          <w:tcPr>
            <w:tcW w:w="4115" w:type="dxa"/>
            <w:vAlign w:val="center"/>
          </w:tcPr>
          <w:p w14:paraId="4420EFE1" w14:textId="77777777" w:rsidR="00FF72D1" w:rsidRDefault="00000000">
            <w:pPr>
              <w:pStyle w:val="TableText"/>
              <w:keepLines w:val="0"/>
              <w:spacing w:before="0" w:after="0"/>
              <w:rPr>
                <w:rFonts w:eastAsia="標楷體"/>
                <w:sz w:val="17"/>
              </w:rPr>
            </w:pPr>
            <w:commentRangeStart w:id="153"/>
            <w:r>
              <w:rPr>
                <w:rFonts w:eastAsia="標楷體"/>
                <w:sz w:val="17"/>
              </w:rPr>
              <w:t xml:space="preserve">Both inputs directly reported at Group level; </w:t>
            </w:r>
            <w:r w:rsidRPr="0010262F">
              <w:rPr>
                <w:rFonts w:eastAsia="標楷體"/>
                <w:sz w:val="17"/>
                <w:highlight w:val="yellow"/>
                <w:rPrChange w:id="154" w:author="drkong" w:date="2026-09-07T01:49:00Z">
                  <w:rPr>
                    <w:rFonts w:eastAsia="標楷體"/>
                    <w:sz w:val="17"/>
                  </w:rPr>
                </w:rPrChange>
              </w:rPr>
              <w:t>the Group also operated outside Indonesia, and no country-level GTV split is disclosed.</w:t>
            </w:r>
            <w:commentRangeEnd w:id="153"/>
            <w:r w:rsidR="00C13BED" w:rsidRPr="0010262F">
              <w:rPr>
                <w:rStyle w:val="CommentReference"/>
                <w:rFonts w:eastAsia="標楷體"/>
                <w:highlight w:val="yellow"/>
                <w:rPrChange w:id="155" w:author="drkong" w:date="2026-09-07T01:49:00Z">
                  <w:rPr>
                    <w:rStyle w:val="CommentReference"/>
                    <w:rFonts w:eastAsia="標楷體"/>
                  </w:rPr>
                </w:rPrChange>
              </w:rPr>
              <w:commentReference w:id="153"/>
            </w:r>
          </w:p>
        </w:tc>
      </w:tr>
      <w:tr w:rsidR="00FF72D1" w14:paraId="6E02F01F" w14:textId="77777777">
        <w:trPr>
          <w:cantSplit/>
          <w:jc w:val="center"/>
        </w:trPr>
        <w:tc>
          <w:tcPr>
            <w:tcW w:w="1262" w:type="dxa"/>
            <w:tcBorders>
              <w:bottom w:val="single" w:sz="8" w:space="0" w:color="444444"/>
            </w:tcBorders>
            <w:vAlign w:val="center"/>
          </w:tcPr>
          <w:p w14:paraId="019ACDB2" w14:textId="77777777" w:rsidR="00FF72D1" w:rsidRDefault="00000000">
            <w:pPr>
              <w:pStyle w:val="TableText"/>
              <w:keepLines w:val="0"/>
              <w:spacing w:before="0" w:after="0"/>
              <w:rPr>
                <w:rFonts w:eastAsia="標楷體"/>
                <w:sz w:val="17"/>
              </w:rPr>
            </w:pPr>
            <w:r>
              <w:rPr>
                <w:rFonts w:eastAsia="標楷體"/>
                <w:sz w:val="17"/>
              </w:rPr>
              <w:t>Shopee</w:t>
            </w:r>
          </w:p>
        </w:tc>
        <w:tc>
          <w:tcPr>
            <w:tcW w:w="1262" w:type="dxa"/>
            <w:tcBorders>
              <w:bottom w:val="single" w:sz="8" w:space="0" w:color="444444"/>
            </w:tcBorders>
            <w:vAlign w:val="center"/>
          </w:tcPr>
          <w:p w14:paraId="2AD1D146" w14:textId="77777777" w:rsidR="00FF72D1" w:rsidRDefault="00000000">
            <w:pPr>
              <w:pStyle w:val="TableText"/>
              <w:keepLines w:val="0"/>
              <w:spacing w:before="0" w:after="0"/>
              <w:rPr>
                <w:rFonts w:eastAsia="標楷體"/>
                <w:sz w:val="17"/>
              </w:rPr>
            </w:pPr>
            <w:r>
              <w:rPr>
                <w:rFonts w:eastAsia="標楷體"/>
                <w:sz w:val="17"/>
              </w:rPr>
              <w:t>GTV and revenue</w:t>
            </w:r>
          </w:p>
        </w:tc>
        <w:tc>
          <w:tcPr>
            <w:tcW w:w="1866" w:type="dxa"/>
            <w:tcBorders>
              <w:bottom w:val="single" w:sz="8" w:space="0" w:color="444444"/>
            </w:tcBorders>
            <w:vAlign w:val="center"/>
          </w:tcPr>
          <w:p w14:paraId="4E563954" w14:textId="77777777" w:rsidR="00FF72D1" w:rsidRDefault="00000000">
            <w:pPr>
              <w:pStyle w:val="TableText"/>
              <w:keepLines w:val="0"/>
              <w:spacing w:before="0" w:after="0"/>
              <w:rPr>
                <w:rFonts w:eastAsia="標楷體"/>
                <w:sz w:val="17"/>
              </w:rPr>
            </w:pPr>
            <w:r>
              <w:rPr>
                <w:rFonts w:eastAsia="標楷體"/>
                <w:sz w:val="17"/>
              </w:rPr>
              <w:t xml:space="preserve">Sea 2023 Form 20-F; </w:t>
            </w:r>
            <w:r w:rsidRPr="00C13BED">
              <w:rPr>
                <w:rFonts w:eastAsia="標楷體"/>
                <w:sz w:val="17"/>
                <w:highlight w:val="yellow"/>
                <w:rPrChange w:id="156" w:author="drkong" w:date="2026-09-07T01:46:00Z">
                  <w:rPr>
                    <w:rFonts w:eastAsia="標楷體"/>
                    <w:sz w:val="17"/>
                  </w:rPr>
                </w:rPrChange>
              </w:rPr>
              <w:t>Momentum Works 2024</w:t>
            </w:r>
          </w:p>
        </w:tc>
        <w:tc>
          <w:tcPr>
            <w:tcW w:w="4115" w:type="dxa"/>
            <w:tcBorders>
              <w:bottom w:val="single" w:sz="8" w:space="0" w:color="444444"/>
            </w:tcBorders>
            <w:vAlign w:val="center"/>
          </w:tcPr>
          <w:p w14:paraId="5CE23B1F" w14:textId="77777777" w:rsidR="00FF72D1" w:rsidRDefault="00000000">
            <w:pPr>
              <w:pStyle w:val="TableText"/>
              <w:keepLines w:val="0"/>
              <w:spacing w:before="0" w:after="0"/>
              <w:rPr>
                <w:rFonts w:eastAsia="標楷體"/>
                <w:sz w:val="17"/>
              </w:rPr>
            </w:pPr>
            <w:r>
              <w:rPr>
                <w:rFonts w:eastAsia="標楷體"/>
                <w:sz w:val="17"/>
              </w:rPr>
              <w:t>Regional revenue/GMV disclosed; Indonesia GMV estimated from market share, with revenue derived from disclosed take rate (10.06%).</w:t>
            </w:r>
          </w:p>
        </w:tc>
      </w:tr>
    </w:tbl>
    <w:p w14:paraId="01C2C9A1" w14:textId="77777777" w:rsidR="00FF72D1" w:rsidRDefault="00000000">
      <w:pPr>
        <w:pStyle w:val="TableNote"/>
      </w:pPr>
      <w:r>
        <w:t xml:space="preserve">Only </w:t>
      </w:r>
      <w:proofErr w:type="spellStart"/>
      <w:r>
        <w:t>GoTo</w:t>
      </w:r>
      <w:proofErr w:type="spellEnd"/>
      <w:r>
        <w:t xml:space="preserve"> supplies both inputs independently, but its reported figures are Group-level. Grab and Shopee ratios inherit the take-rate assumptions used to derive one or both Indonesia-specific components.</w:t>
      </w:r>
    </w:p>
    <w:p w14:paraId="28BDDC6A" w14:textId="77777777" w:rsidR="00FF72D1" w:rsidRDefault="00000000">
      <w:pPr>
        <w:pStyle w:val="H2"/>
      </w:pPr>
      <w:r>
        <w:lastRenderedPageBreak/>
        <w:t>4.3 Indonesia-focused platform estimates</w:t>
      </w:r>
    </w:p>
    <w:p w14:paraId="16BD8775" w14:textId="77777777" w:rsidR="00FF72D1" w:rsidRDefault="00000000">
      <w:pPr>
        <w:pStyle w:val="BodyFirst"/>
      </w:pPr>
      <w:r>
        <w:rPr>
          <w:shd w:val="clear" w:color="auto" w:fill="E4DDD2"/>
        </w:rPr>
        <w:t xml:space="preserve">Table 3 establishes the 2023 Indonesia-focused base. </w:t>
      </w:r>
      <w:proofErr w:type="spellStart"/>
      <w:r>
        <w:rPr>
          <w:shd w:val="clear" w:color="auto" w:fill="E4DDD2"/>
        </w:rPr>
        <w:t>GoTo's</w:t>
      </w:r>
      <w:proofErr w:type="spellEnd"/>
      <w:r>
        <w:rPr>
          <w:shd w:val="clear" w:color="auto" w:fill="E4DDD2"/>
        </w:rPr>
        <w:t xml:space="preserve"> ecosystem ratio (40.0×) is much higher than Grab's and Shopee's (roughly 8-9×), largely because </w:t>
      </w:r>
      <w:proofErr w:type="spellStart"/>
      <w:r>
        <w:rPr>
          <w:shd w:val="clear" w:color="auto" w:fill="E4DDD2"/>
        </w:rPr>
        <w:t>GoTo</w:t>
      </w:r>
      <w:proofErr w:type="spellEnd"/>
      <w:r>
        <w:rPr>
          <w:shd w:val="clear" w:color="auto" w:fill="E4DDD2"/>
        </w:rPr>
        <w:t xml:space="preserve"> reports full marketplace GTV while booking only a thin commission as revenue. The cross-platform spread therefore reflects reporting convention as well as economic structure. The combined 5.88% take rate is used only for the regional calibration in Section 7.</w:t>
      </w:r>
      <w:bookmarkStart w:id="157" w:name="RevSrc08"/>
      <w:r>
        <w:fldChar w:fldCharType="begin"/>
      </w:r>
      <w:r>
        <w:instrText>HYPERLINK \l "RevNote08" \o "Go to revision note 8"</w:instrText>
      </w:r>
      <w:r>
        <w:fldChar w:fldCharType="separate"/>
      </w:r>
      <w:r>
        <w:rPr>
          <w:noProof/>
          <w:sz w:val="14"/>
          <w:szCs w:val="14"/>
          <w:vertAlign w:val="superscript"/>
        </w:rPr>
        <w:t>8</w:t>
      </w:r>
      <w:r>
        <w:rPr>
          <w:noProof/>
          <w:sz w:val="14"/>
          <w:szCs w:val="14"/>
          <w:vertAlign w:val="superscript"/>
        </w:rPr>
        <w:fldChar w:fldCharType="end"/>
      </w:r>
      <w:bookmarkEnd w:id="157"/>
    </w:p>
    <w:p w14:paraId="00025FC9" w14:textId="20096060" w:rsidR="00FF72D1" w:rsidRDefault="00000000">
      <w:pPr>
        <w:pStyle w:val="TableCaption"/>
      </w:pPr>
      <w:r>
        <w:t xml:space="preserve">Table 3. </w:t>
      </w:r>
      <w:ins w:id="158" w:author="drkong" w:date="2026-09-07T01:36:00Z">
        <w:r w:rsidR="00BC5859" w:rsidRPr="00BC5859">
          <w:rPr>
            <w:lang w:eastAsia="zh-TW"/>
          </w:rPr>
          <w:t xml:space="preserve">Descriptive statistics by platform: </w:t>
        </w:r>
      </w:ins>
      <w:r>
        <w:t xml:space="preserve">Indonesia-focused </w:t>
      </w:r>
      <w:del w:id="159" w:author="drkong" w:date="2026-09-07T01:36:00Z">
        <w:r w:rsidDel="00BC5859">
          <w:delText>platform</w:delText>
        </w:r>
      </w:del>
      <w:ins w:id="160" w:author="drkong" w:date="2026-09-07T01:36:00Z">
        <w:r w:rsidR="00BC5859">
          <w:rPr>
            <w:rFonts w:hint="eastAsia"/>
            <w:lang w:eastAsia="zh-TW"/>
          </w:rPr>
          <w:t>sample</w:t>
        </w:r>
      </w:ins>
      <w:del w:id="161" w:author="drkong" w:date="2026-09-07T01:35:00Z">
        <w:r w:rsidDel="00BC5859">
          <w:delText xml:space="preserve"> GTV, net revenue, unbooked GTV, and ecosystem ratio</w:delText>
        </w:r>
      </w:del>
      <w:r>
        <w:t>, FY2023</w:t>
      </w:r>
    </w:p>
    <w:p w14:paraId="7621520C" w14:textId="7A8F5FDE" w:rsidR="00FF72D1" w:rsidRDefault="00000000">
      <w:pPr>
        <w:pStyle w:val="TableNote"/>
        <w:keepNext/>
      </w:pPr>
      <w:commentRangeStart w:id="162"/>
      <w:del w:id="163" w:author="drkong" w:date="2026-09-07T00:14:00Z">
        <w:r w:rsidDel="004C1FF8">
          <w:delText xml:space="preserve">Note: </w:delText>
        </w:r>
      </w:del>
      <w:r>
        <w:t xml:space="preserve">Grab and Shopee rows are Indonesia-specific or transparently derived for Indonesia. </w:t>
      </w:r>
      <w:proofErr w:type="spellStart"/>
      <w:r>
        <w:t>GoTo</w:t>
      </w:r>
      <w:proofErr w:type="spellEnd"/>
      <w:r>
        <w:t xml:space="preserve"> uses directly reported Group GTV and net revenue because no country-level GTV split is disclosed; the </w:t>
      </w:r>
      <w:proofErr w:type="spellStart"/>
      <w:r>
        <w:t>GoTo</w:t>
      </w:r>
      <w:proofErr w:type="spellEnd"/>
      <w:r>
        <w:t xml:space="preserve"> Group also operated outside Indonesia in 2023. Table 3 is therefore Indonesia-focused rather than a perfectly country-isolated sum. </w:t>
      </w:r>
      <w:proofErr w:type="spellStart"/>
      <w:r>
        <w:t>GoTo's</w:t>
      </w:r>
      <w:proofErr w:type="spellEnd"/>
      <w:r>
        <w:t xml:space="preserve"> </w:t>
      </w:r>
      <w:proofErr w:type="gramStart"/>
      <w:r>
        <w:t>2023 rupiah</w:t>
      </w:r>
      <w:proofErr w:type="gramEnd"/>
      <w:r>
        <w:t xml:space="preserve"> inputs are converted at the 2023 period-average official IDR/USD rate.</w:t>
      </w:r>
      <w:commentRangeEnd w:id="162"/>
      <w:r w:rsidR="00DD6C90">
        <w:rPr>
          <w:rStyle w:val="CommentReference"/>
        </w:rPr>
        <w:commentReference w:id="162"/>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1920"/>
        <w:gridCol w:w="1646"/>
        <w:gridCol w:w="1646"/>
        <w:gridCol w:w="1646"/>
        <w:gridCol w:w="1647"/>
        <w:tblGridChange w:id="164">
          <w:tblGrid>
            <w:gridCol w:w="1920"/>
            <w:gridCol w:w="1646"/>
            <w:gridCol w:w="1646"/>
            <w:gridCol w:w="1646"/>
            <w:gridCol w:w="1647"/>
          </w:tblGrid>
        </w:tblGridChange>
      </w:tblGrid>
      <w:tr w:rsidR="00FF72D1" w14:paraId="1FF4D562" w14:textId="77777777">
        <w:trPr>
          <w:cantSplit/>
          <w:tblHeader/>
          <w:jc w:val="center"/>
        </w:trPr>
        <w:tc>
          <w:tcPr>
            <w:tcW w:w="1920" w:type="dxa"/>
            <w:tcBorders>
              <w:top w:val="single" w:sz="8" w:space="0" w:color="444444"/>
              <w:bottom w:val="single" w:sz="8" w:space="0" w:color="444444"/>
            </w:tcBorders>
            <w:vAlign w:val="center"/>
          </w:tcPr>
          <w:p w14:paraId="775580C2" w14:textId="77777777" w:rsidR="00FF72D1" w:rsidRDefault="00000000">
            <w:pPr>
              <w:pStyle w:val="TableHead"/>
              <w:keepNext/>
              <w:keepLines w:val="0"/>
              <w:spacing w:before="0" w:after="0"/>
              <w:rPr>
                <w:rFonts w:eastAsia="標楷體"/>
                <w:sz w:val="17"/>
              </w:rPr>
            </w:pPr>
            <w:r>
              <w:rPr>
                <w:rFonts w:eastAsia="標楷體"/>
                <w:sz w:val="17"/>
              </w:rPr>
              <w:t>Platform</w:t>
            </w:r>
          </w:p>
        </w:tc>
        <w:tc>
          <w:tcPr>
            <w:tcW w:w="1646" w:type="dxa"/>
            <w:tcBorders>
              <w:top w:val="single" w:sz="8" w:space="0" w:color="444444"/>
              <w:bottom w:val="single" w:sz="8" w:space="0" w:color="444444"/>
            </w:tcBorders>
            <w:vAlign w:val="center"/>
          </w:tcPr>
          <w:p w14:paraId="2639778F" w14:textId="77777777" w:rsidR="00FF72D1" w:rsidRDefault="00000000">
            <w:pPr>
              <w:pStyle w:val="TableHead"/>
              <w:keepNext/>
              <w:keepLines w:val="0"/>
              <w:spacing w:before="0" w:after="0"/>
              <w:rPr>
                <w:rFonts w:eastAsia="標楷體"/>
                <w:sz w:val="17"/>
              </w:rPr>
            </w:pPr>
            <w:r>
              <w:rPr>
                <w:rFonts w:eastAsia="標楷體"/>
                <w:sz w:val="17"/>
              </w:rPr>
              <w:t>GTV</w:t>
            </w:r>
          </w:p>
        </w:tc>
        <w:tc>
          <w:tcPr>
            <w:tcW w:w="1646" w:type="dxa"/>
            <w:tcBorders>
              <w:top w:val="single" w:sz="8" w:space="0" w:color="444444"/>
              <w:bottom w:val="single" w:sz="8" w:space="0" w:color="444444"/>
            </w:tcBorders>
            <w:vAlign w:val="center"/>
          </w:tcPr>
          <w:p w14:paraId="05AC5DC7" w14:textId="77777777" w:rsidR="00FF72D1" w:rsidRDefault="00000000">
            <w:pPr>
              <w:pStyle w:val="TableHead"/>
              <w:keepNext/>
              <w:keepLines w:val="0"/>
              <w:spacing w:before="0" w:after="0"/>
              <w:rPr>
                <w:rFonts w:eastAsia="標楷體"/>
                <w:sz w:val="17"/>
              </w:rPr>
            </w:pPr>
            <w:r>
              <w:rPr>
                <w:rFonts w:eastAsia="標楷體"/>
                <w:sz w:val="17"/>
              </w:rPr>
              <w:t>Net revenue</w:t>
            </w:r>
          </w:p>
        </w:tc>
        <w:tc>
          <w:tcPr>
            <w:tcW w:w="1646" w:type="dxa"/>
            <w:tcBorders>
              <w:top w:val="single" w:sz="8" w:space="0" w:color="444444"/>
              <w:bottom w:val="single" w:sz="8" w:space="0" w:color="444444"/>
            </w:tcBorders>
            <w:vAlign w:val="center"/>
          </w:tcPr>
          <w:p w14:paraId="409650F1" w14:textId="77777777" w:rsidR="00FF72D1" w:rsidRDefault="00000000">
            <w:pPr>
              <w:pStyle w:val="TableHead"/>
              <w:keepNext/>
              <w:keepLines w:val="0"/>
              <w:spacing w:before="0" w:after="0"/>
              <w:rPr>
                <w:rFonts w:eastAsia="標楷體"/>
                <w:sz w:val="17"/>
              </w:rPr>
            </w:pPr>
            <w:commentRangeStart w:id="165"/>
            <w:proofErr w:type="spellStart"/>
            <w:r>
              <w:rPr>
                <w:rFonts w:eastAsia="標楷體"/>
                <w:sz w:val="17"/>
              </w:rPr>
              <w:t>Unbooked</w:t>
            </w:r>
            <w:proofErr w:type="spellEnd"/>
            <w:r>
              <w:rPr>
                <w:rFonts w:eastAsia="標楷體"/>
                <w:sz w:val="17"/>
              </w:rPr>
              <w:t xml:space="preserve"> GTV</w:t>
            </w:r>
            <w:commentRangeEnd w:id="165"/>
            <w:r w:rsidR="00025F82">
              <w:rPr>
                <w:rStyle w:val="CommentReference"/>
                <w:rFonts w:eastAsia="標楷體"/>
                <w:b w:val="0"/>
              </w:rPr>
              <w:commentReference w:id="165"/>
            </w:r>
          </w:p>
        </w:tc>
        <w:tc>
          <w:tcPr>
            <w:tcW w:w="1647" w:type="dxa"/>
            <w:tcBorders>
              <w:top w:val="single" w:sz="8" w:space="0" w:color="444444"/>
              <w:bottom w:val="single" w:sz="8" w:space="0" w:color="444444"/>
            </w:tcBorders>
            <w:vAlign w:val="center"/>
          </w:tcPr>
          <w:p w14:paraId="61AC097C" w14:textId="77777777" w:rsidR="00FF72D1" w:rsidRDefault="00000000">
            <w:pPr>
              <w:pStyle w:val="TableHead"/>
              <w:keepNext/>
              <w:keepLines w:val="0"/>
              <w:spacing w:before="0" w:after="0"/>
              <w:rPr>
                <w:rFonts w:eastAsia="標楷體"/>
                <w:sz w:val="17"/>
              </w:rPr>
            </w:pPr>
            <w:r>
              <w:rPr>
                <w:rFonts w:eastAsia="標楷體"/>
                <w:sz w:val="17"/>
              </w:rPr>
              <w:t>Ecosystem ratio</w:t>
            </w:r>
          </w:p>
        </w:tc>
      </w:tr>
      <w:tr w:rsidR="00FF72D1" w14:paraId="5F0B8E87" w14:textId="77777777">
        <w:trPr>
          <w:cantSplit/>
          <w:jc w:val="center"/>
        </w:trPr>
        <w:tc>
          <w:tcPr>
            <w:tcW w:w="1920" w:type="dxa"/>
            <w:vAlign w:val="center"/>
          </w:tcPr>
          <w:p w14:paraId="0EAAC355" w14:textId="77777777" w:rsidR="00FF72D1" w:rsidRDefault="00000000">
            <w:pPr>
              <w:pStyle w:val="TableText"/>
              <w:keepNext/>
              <w:keepLines w:val="0"/>
              <w:spacing w:before="0" w:after="0"/>
              <w:jc w:val="center"/>
              <w:rPr>
                <w:rFonts w:eastAsia="標楷體"/>
                <w:sz w:val="17"/>
              </w:rPr>
            </w:pPr>
            <w:r>
              <w:rPr>
                <w:rFonts w:eastAsia="標楷體"/>
                <w:sz w:val="17"/>
              </w:rPr>
              <w:t>Grab</w:t>
            </w:r>
          </w:p>
        </w:tc>
        <w:tc>
          <w:tcPr>
            <w:tcW w:w="1646" w:type="dxa"/>
            <w:vAlign w:val="center"/>
          </w:tcPr>
          <w:p w14:paraId="4814463B" w14:textId="77777777" w:rsidR="00FF72D1" w:rsidRDefault="00000000">
            <w:pPr>
              <w:pStyle w:val="TableText"/>
              <w:keepNext/>
              <w:keepLines w:val="0"/>
              <w:spacing w:before="0" w:after="0"/>
              <w:jc w:val="center"/>
              <w:rPr>
                <w:rFonts w:eastAsia="標楷體"/>
                <w:sz w:val="17"/>
              </w:rPr>
            </w:pPr>
            <w:r>
              <w:rPr>
                <w:rFonts w:eastAsia="標楷體"/>
                <w:sz w:val="17"/>
              </w:rPr>
              <w:t>$5.40B</w:t>
            </w:r>
          </w:p>
        </w:tc>
        <w:tc>
          <w:tcPr>
            <w:tcW w:w="1646" w:type="dxa"/>
            <w:vAlign w:val="center"/>
          </w:tcPr>
          <w:p w14:paraId="4CD721AB" w14:textId="77777777" w:rsidR="00FF72D1" w:rsidRDefault="00000000">
            <w:pPr>
              <w:pStyle w:val="TableText"/>
              <w:keepNext/>
              <w:keepLines w:val="0"/>
              <w:spacing w:before="0" w:after="0"/>
              <w:jc w:val="center"/>
              <w:rPr>
                <w:rFonts w:eastAsia="標楷體"/>
                <w:sz w:val="17"/>
              </w:rPr>
            </w:pPr>
            <w:r>
              <w:rPr>
                <w:rFonts w:eastAsia="標楷體"/>
                <w:sz w:val="17"/>
              </w:rPr>
              <w:t>$0.61B</w:t>
            </w:r>
          </w:p>
        </w:tc>
        <w:tc>
          <w:tcPr>
            <w:tcW w:w="1646" w:type="dxa"/>
            <w:vAlign w:val="center"/>
          </w:tcPr>
          <w:p w14:paraId="74338DF6" w14:textId="77777777" w:rsidR="00FF72D1" w:rsidRDefault="00000000">
            <w:pPr>
              <w:pStyle w:val="TableText"/>
              <w:keepNext/>
              <w:keepLines w:val="0"/>
              <w:spacing w:before="0" w:after="0"/>
              <w:jc w:val="center"/>
              <w:rPr>
                <w:rFonts w:eastAsia="標楷體"/>
                <w:sz w:val="17"/>
              </w:rPr>
            </w:pPr>
            <w:r>
              <w:rPr>
                <w:rFonts w:eastAsia="標楷體"/>
                <w:sz w:val="17"/>
              </w:rPr>
              <w:t>$4.80B</w:t>
            </w:r>
          </w:p>
        </w:tc>
        <w:tc>
          <w:tcPr>
            <w:tcW w:w="1647" w:type="dxa"/>
            <w:vAlign w:val="center"/>
          </w:tcPr>
          <w:p w14:paraId="78DA0555" w14:textId="77777777" w:rsidR="00FF72D1" w:rsidRDefault="00000000">
            <w:pPr>
              <w:pStyle w:val="TableText"/>
              <w:keepNext/>
              <w:keepLines w:val="0"/>
              <w:spacing w:before="0" w:after="0"/>
              <w:jc w:val="center"/>
              <w:rPr>
                <w:rFonts w:eastAsia="標楷體"/>
                <w:sz w:val="17"/>
              </w:rPr>
            </w:pPr>
            <w:r>
              <w:rPr>
                <w:rFonts w:eastAsia="標楷體"/>
                <w:sz w:val="17"/>
              </w:rPr>
              <w:t>7.9×</w:t>
            </w:r>
          </w:p>
        </w:tc>
      </w:tr>
      <w:tr w:rsidR="00FF72D1" w14:paraId="7D772604" w14:textId="77777777" w:rsidTr="00025F82">
        <w:tblPrEx>
          <w:tblW w:w="8505" w:type="dxa"/>
          <w:jc w:val="center"/>
          <w:tblLayout w:type="fixed"/>
          <w:tblCellMar>
            <w:top w:w="60" w:type="dxa"/>
            <w:left w:w="70" w:type="dxa"/>
            <w:bottom w:w="60" w:type="dxa"/>
            <w:right w:w="70" w:type="dxa"/>
          </w:tblCellMar>
          <w:tblPrExChange w:id="166" w:author="drkong" w:date="2026-09-07T02:07:00Z">
            <w:tblPrEx>
              <w:tblW w:w="8505" w:type="dxa"/>
              <w:jc w:val="center"/>
              <w:tblLayout w:type="fixed"/>
              <w:tblCellMar>
                <w:top w:w="60" w:type="dxa"/>
                <w:left w:w="70" w:type="dxa"/>
                <w:bottom w:w="60" w:type="dxa"/>
                <w:right w:w="70" w:type="dxa"/>
              </w:tblCellMar>
            </w:tblPrEx>
          </w:tblPrExChange>
        </w:tblPrEx>
        <w:trPr>
          <w:cantSplit/>
          <w:jc w:val="center"/>
          <w:trPrChange w:id="167" w:author="drkong" w:date="2026-09-07T02:07:00Z">
            <w:trPr>
              <w:cantSplit/>
              <w:jc w:val="center"/>
            </w:trPr>
          </w:trPrChange>
        </w:trPr>
        <w:tc>
          <w:tcPr>
            <w:tcW w:w="1920" w:type="dxa"/>
            <w:shd w:val="clear" w:color="auto" w:fill="DAEEF3" w:themeFill="accent5" w:themeFillTint="33"/>
            <w:vAlign w:val="center"/>
            <w:tcPrChange w:id="168" w:author="drkong" w:date="2026-09-07T02:07:00Z">
              <w:tcPr>
                <w:tcW w:w="1920" w:type="dxa"/>
                <w:vAlign w:val="center"/>
              </w:tcPr>
            </w:tcPrChange>
          </w:tcPr>
          <w:p w14:paraId="5967CC99" w14:textId="77777777" w:rsidR="00FF72D1" w:rsidRDefault="00000000">
            <w:pPr>
              <w:pStyle w:val="TableText"/>
              <w:keepNext/>
              <w:keepLines w:val="0"/>
              <w:spacing w:before="0" w:after="0"/>
              <w:jc w:val="center"/>
              <w:rPr>
                <w:rFonts w:eastAsia="標楷體"/>
                <w:sz w:val="17"/>
              </w:rPr>
            </w:pPr>
            <w:proofErr w:type="spellStart"/>
            <w:r>
              <w:rPr>
                <w:rFonts w:eastAsia="標楷體"/>
                <w:sz w:val="17"/>
              </w:rPr>
              <w:t>GoTo</w:t>
            </w:r>
            <w:proofErr w:type="spellEnd"/>
            <w:r>
              <w:rPr>
                <w:rFonts w:eastAsia="標楷體"/>
                <w:sz w:val="17"/>
              </w:rPr>
              <w:t xml:space="preserve"> Group</w:t>
            </w:r>
          </w:p>
        </w:tc>
        <w:tc>
          <w:tcPr>
            <w:tcW w:w="1646" w:type="dxa"/>
            <w:shd w:val="clear" w:color="auto" w:fill="DAEEF3" w:themeFill="accent5" w:themeFillTint="33"/>
            <w:vAlign w:val="center"/>
            <w:tcPrChange w:id="169" w:author="drkong" w:date="2026-09-07T02:07:00Z">
              <w:tcPr>
                <w:tcW w:w="1646" w:type="dxa"/>
                <w:vAlign w:val="center"/>
              </w:tcPr>
            </w:tcPrChange>
          </w:tcPr>
          <w:p w14:paraId="7E20F793" w14:textId="77777777" w:rsidR="00FF72D1" w:rsidRDefault="00000000">
            <w:pPr>
              <w:pStyle w:val="TableText"/>
              <w:keepNext/>
              <w:keepLines w:val="0"/>
              <w:spacing w:before="0" w:after="0"/>
              <w:jc w:val="center"/>
              <w:rPr>
                <w:rFonts w:eastAsia="標楷體"/>
                <w:sz w:val="17"/>
              </w:rPr>
            </w:pPr>
            <w:commentRangeStart w:id="170"/>
            <w:r>
              <w:rPr>
                <w:rFonts w:eastAsia="標楷體"/>
                <w:sz w:val="17"/>
              </w:rPr>
              <w:t>$39.81B</w:t>
            </w:r>
          </w:p>
        </w:tc>
        <w:tc>
          <w:tcPr>
            <w:tcW w:w="1646" w:type="dxa"/>
            <w:shd w:val="clear" w:color="auto" w:fill="DAEEF3" w:themeFill="accent5" w:themeFillTint="33"/>
            <w:vAlign w:val="center"/>
            <w:tcPrChange w:id="171" w:author="drkong" w:date="2026-09-07T02:07:00Z">
              <w:tcPr>
                <w:tcW w:w="1646" w:type="dxa"/>
                <w:vAlign w:val="center"/>
              </w:tcPr>
            </w:tcPrChange>
          </w:tcPr>
          <w:p w14:paraId="51C6B51E" w14:textId="77777777" w:rsidR="00FF72D1" w:rsidRDefault="00000000">
            <w:pPr>
              <w:pStyle w:val="TableText"/>
              <w:keepNext/>
              <w:keepLines w:val="0"/>
              <w:spacing w:before="0" w:after="0"/>
              <w:jc w:val="center"/>
              <w:rPr>
                <w:rFonts w:eastAsia="標楷體"/>
                <w:sz w:val="17"/>
              </w:rPr>
            </w:pPr>
            <w:r>
              <w:rPr>
                <w:rFonts w:eastAsia="標楷體"/>
                <w:sz w:val="17"/>
              </w:rPr>
              <w:t>$0.97B</w:t>
            </w:r>
          </w:p>
        </w:tc>
        <w:tc>
          <w:tcPr>
            <w:tcW w:w="1646" w:type="dxa"/>
            <w:shd w:val="clear" w:color="auto" w:fill="DAEEF3" w:themeFill="accent5" w:themeFillTint="33"/>
            <w:vAlign w:val="center"/>
            <w:tcPrChange w:id="172" w:author="drkong" w:date="2026-09-07T02:07:00Z">
              <w:tcPr>
                <w:tcW w:w="1646" w:type="dxa"/>
                <w:vAlign w:val="center"/>
              </w:tcPr>
            </w:tcPrChange>
          </w:tcPr>
          <w:p w14:paraId="4F1F1D55" w14:textId="77777777" w:rsidR="00FF72D1" w:rsidRDefault="00000000">
            <w:pPr>
              <w:pStyle w:val="TableText"/>
              <w:keepNext/>
              <w:keepLines w:val="0"/>
              <w:spacing w:before="0" w:after="0"/>
              <w:jc w:val="center"/>
              <w:rPr>
                <w:rFonts w:eastAsia="標楷體"/>
                <w:sz w:val="17"/>
              </w:rPr>
            </w:pPr>
            <w:r>
              <w:rPr>
                <w:rFonts w:eastAsia="標楷體"/>
                <w:sz w:val="17"/>
              </w:rPr>
              <w:t>$38.84B</w:t>
            </w:r>
          </w:p>
        </w:tc>
        <w:tc>
          <w:tcPr>
            <w:tcW w:w="1647" w:type="dxa"/>
            <w:shd w:val="clear" w:color="auto" w:fill="DAEEF3" w:themeFill="accent5" w:themeFillTint="33"/>
            <w:vAlign w:val="center"/>
            <w:tcPrChange w:id="173" w:author="drkong" w:date="2026-09-07T02:07:00Z">
              <w:tcPr>
                <w:tcW w:w="1647" w:type="dxa"/>
                <w:vAlign w:val="center"/>
              </w:tcPr>
            </w:tcPrChange>
          </w:tcPr>
          <w:p w14:paraId="77B5331F" w14:textId="77777777" w:rsidR="00FF72D1" w:rsidRDefault="00000000">
            <w:pPr>
              <w:pStyle w:val="TableText"/>
              <w:keepNext/>
              <w:keepLines w:val="0"/>
              <w:spacing w:before="0" w:after="0"/>
              <w:jc w:val="center"/>
              <w:rPr>
                <w:rFonts w:eastAsia="標楷體"/>
                <w:sz w:val="17"/>
              </w:rPr>
            </w:pPr>
            <w:r>
              <w:rPr>
                <w:rFonts w:eastAsia="標楷體"/>
                <w:sz w:val="17"/>
              </w:rPr>
              <w:t>40.0×</w:t>
            </w:r>
            <w:commentRangeEnd w:id="170"/>
            <w:r w:rsidR="00025F82">
              <w:rPr>
                <w:rStyle w:val="CommentReference"/>
                <w:rFonts w:eastAsia="標楷體"/>
              </w:rPr>
              <w:commentReference w:id="170"/>
            </w:r>
          </w:p>
        </w:tc>
      </w:tr>
      <w:tr w:rsidR="00FF72D1" w14:paraId="247B7CBB" w14:textId="77777777">
        <w:trPr>
          <w:cantSplit/>
          <w:jc w:val="center"/>
        </w:trPr>
        <w:tc>
          <w:tcPr>
            <w:tcW w:w="1920" w:type="dxa"/>
            <w:vAlign w:val="center"/>
          </w:tcPr>
          <w:p w14:paraId="5EFA6E19" w14:textId="77777777" w:rsidR="00FF72D1" w:rsidRDefault="00000000">
            <w:pPr>
              <w:pStyle w:val="TableText"/>
              <w:keepNext/>
              <w:keepLines w:val="0"/>
              <w:spacing w:before="0" w:after="0"/>
              <w:jc w:val="center"/>
              <w:rPr>
                <w:rFonts w:eastAsia="標楷體"/>
                <w:sz w:val="17"/>
              </w:rPr>
            </w:pPr>
            <w:r>
              <w:rPr>
                <w:rFonts w:eastAsia="標楷體"/>
                <w:sz w:val="17"/>
              </w:rPr>
              <w:t>Shopee</w:t>
            </w:r>
          </w:p>
        </w:tc>
        <w:tc>
          <w:tcPr>
            <w:tcW w:w="1646" w:type="dxa"/>
            <w:vAlign w:val="center"/>
          </w:tcPr>
          <w:p w14:paraId="485E9EA8" w14:textId="77777777" w:rsidR="00FF72D1" w:rsidRDefault="00000000">
            <w:pPr>
              <w:pStyle w:val="TableText"/>
              <w:keepNext/>
              <w:keepLines w:val="0"/>
              <w:spacing w:before="0" w:after="0"/>
              <w:jc w:val="center"/>
              <w:rPr>
                <w:rFonts w:eastAsia="標楷體"/>
                <w:sz w:val="17"/>
              </w:rPr>
            </w:pPr>
            <w:r>
              <w:rPr>
                <w:rFonts w:eastAsia="標楷體"/>
                <w:sz w:val="17"/>
              </w:rPr>
              <w:t>$25.80B</w:t>
            </w:r>
          </w:p>
        </w:tc>
        <w:tc>
          <w:tcPr>
            <w:tcW w:w="1646" w:type="dxa"/>
            <w:vAlign w:val="center"/>
          </w:tcPr>
          <w:p w14:paraId="70F96A3F" w14:textId="77777777" w:rsidR="00FF72D1" w:rsidRDefault="00000000">
            <w:pPr>
              <w:pStyle w:val="TableText"/>
              <w:keepNext/>
              <w:keepLines w:val="0"/>
              <w:spacing w:before="0" w:after="0"/>
              <w:jc w:val="center"/>
              <w:rPr>
                <w:rFonts w:eastAsia="標楷體"/>
                <w:sz w:val="17"/>
              </w:rPr>
            </w:pPr>
            <w:r>
              <w:rPr>
                <w:rFonts w:eastAsia="標楷體"/>
                <w:sz w:val="17"/>
              </w:rPr>
              <w:t>$2.60B</w:t>
            </w:r>
          </w:p>
        </w:tc>
        <w:tc>
          <w:tcPr>
            <w:tcW w:w="1646" w:type="dxa"/>
            <w:vAlign w:val="center"/>
          </w:tcPr>
          <w:p w14:paraId="2B6DDD36" w14:textId="77777777" w:rsidR="00FF72D1" w:rsidRDefault="00000000">
            <w:pPr>
              <w:pStyle w:val="TableText"/>
              <w:keepNext/>
              <w:keepLines w:val="0"/>
              <w:spacing w:before="0" w:after="0"/>
              <w:jc w:val="center"/>
              <w:rPr>
                <w:rFonts w:eastAsia="標楷體"/>
                <w:sz w:val="17"/>
              </w:rPr>
            </w:pPr>
            <w:r>
              <w:rPr>
                <w:rFonts w:eastAsia="標楷體"/>
                <w:sz w:val="17"/>
              </w:rPr>
              <w:t>$23.20B</w:t>
            </w:r>
          </w:p>
        </w:tc>
        <w:tc>
          <w:tcPr>
            <w:tcW w:w="1647" w:type="dxa"/>
            <w:vAlign w:val="center"/>
          </w:tcPr>
          <w:p w14:paraId="30CC30DE" w14:textId="77777777" w:rsidR="00FF72D1" w:rsidRDefault="00000000">
            <w:pPr>
              <w:pStyle w:val="TableText"/>
              <w:keepNext/>
              <w:keepLines w:val="0"/>
              <w:spacing w:before="0" w:after="0"/>
              <w:jc w:val="center"/>
              <w:rPr>
                <w:rFonts w:eastAsia="標楷體"/>
                <w:sz w:val="17"/>
              </w:rPr>
            </w:pPr>
            <w:r>
              <w:rPr>
                <w:rFonts w:eastAsia="標楷體"/>
                <w:sz w:val="17"/>
              </w:rPr>
              <w:t>8.9×</w:t>
            </w:r>
          </w:p>
        </w:tc>
      </w:tr>
      <w:tr w:rsidR="00FF72D1" w14:paraId="50649DD8" w14:textId="77777777">
        <w:trPr>
          <w:cantSplit/>
          <w:jc w:val="center"/>
        </w:trPr>
        <w:tc>
          <w:tcPr>
            <w:tcW w:w="1920" w:type="dxa"/>
            <w:tcBorders>
              <w:bottom w:val="single" w:sz="8" w:space="0" w:color="444444"/>
            </w:tcBorders>
            <w:vAlign w:val="center"/>
          </w:tcPr>
          <w:p w14:paraId="306CE1BC" w14:textId="77777777" w:rsidR="00FF72D1" w:rsidRDefault="00000000">
            <w:pPr>
              <w:pStyle w:val="TableText"/>
              <w:keepLines w:val="0"/>
              <w:spacing w:before="0" w:after="0"/>
              <w:jc w:val="center"/>
              <w:rPr>
                <w:rFonts w:eastAsia="標楷體"/>
                <w:sz w:val="17"/>
              </w:rPr>
            </w:pPr>
            <w:r>
              <w:rPr>
                <w:rFonts w:eastAsia="標楷體"/>
                <w:sz w:val="17"/>
              </w:rPr>
              <w:t>Total</w:t>
            </w:r>
          </w:p>
        </w:tc>
        <w:tc>
          <w:tcPr>
            <w:tcW w:w="1646" w:type="dxa"/>
            <w:tcBorders>
              <w:bottom w:val="single" w:sz="8" w:space="0" w:color="444444"/>
            </w:tcBorders>
            <w:vAlign w:val="center"/>
          </w:tcPr>
          <w:p w14:paraId="5C1CADEE" w14:textId="77777777" w:rsidR="00FF72D1" w:rsidRDefault="00000000">
            <w:pPr>
              <w:pStyle w:val="TableText"/>
              <w:keepLines w:val="0"/>
              <w:spacing w:before="0" w:after="0"/>
              <w:jc w:val="center"/>
              <w:rPr>
                <w:rFonts w:eastAsia="標楷體"/>
                <w:sz w:val="17"/>
              </w:rPr>
            </w:pPr>
            <w:r>
              <w:rPr>
                <w:rFonts w:eastAsia="標楷體"/>
                <w:sz w:val="17"/>
              </w:rPr>
              <w:t>$71.00B</w:t>
            </w:r>
          </w:p>
        </w:tc>
        <w:tc>
          <w:tcPr>
            <w:tcW w:w="1646" w:type="dxa"/>
            <w:tcBorders>
              <w:bottom w:val="single" w:sz="8" w:space="0" w:color="444444"/>
            </w:tcBorders>
            <w:vAlign w:val="center"/>
          </w:tcPr>
          <w:p w14:paraId="53496BFC" w14:textId="77777777" w:rsidR="00FF72D1" w:rsidRDefault="00000000">
            <w:pPr>
              <w:pStyle w:val="TableText"/>
              <w:keepLines w:val="0"/>
              <w:spacing w:before="0" w:after="0"/>
              <w:jc w:val="center"/>
              <w:rPr>
                <w:rFonts w:eastAsia="標楷體"/>
                <w:sz w:val="17"/>
              </w:rPr>
            </w:pPr>
            <w:r>
              <w:rPr>
                <w:rFonts w:eastAsia="標楷體"/>
                <w:sz w:val="17"/>
              </w:rPr>
              <w:t>$4.18B</w:t>
            </w:r>
          </w:p>
        </w:tc>
        <w:tc>
          <w:tcPr>
            <w:tcW w:w="1646" w:type="dxa"/>
            <w:tcBorders>
              <w:bottom w:val="single" w:sz="8" w:space="0" w:color="444444"/>
            </w:tcBorders>
            <w:vAlign w:val="center"/>
          </w:tcPr>
          <w:p w14:paraId="42C08B4C" w14:textId="77777777" w:rsidR="00FF72D1" w:rsidRDefault="00000000">
            <w:pPr>
              <w:pStyle w:val="TableText"/>
              <w:keepLines w:val="0"/>
              <w:spacing w:before="0" w:after="0"/>
              <w:jc w:val="center"/>
              <w:rPr>
                <w:rFonts w:eastAsia="標楷體"/>
                <w:sz w:val="17"/>
              </w:rPr>
            </w:pPr>
            <w:r>
              <w:rPr>
                <w:rFonts w:eastAsia="標楷體"/>
                <w:sz w:val="17"/>
              </w:rPr>
              <w:t>$66.83B</w:t>
            </w:r>
          </w:p>
        </w:tc>
        <w:tc>
          <w:tcPr>
            <w:tcW w:w="1647" w:type="dxa"/>
            <w:tcBorders>
              <w:bottom w:val="single" w:sz="8" w:space="0" w:color="444444"/>
            </w:tcBorders>
            <w:vAlign w:val="center"/>
          </w:tcPr>
          <w:p w14:paraId="6FACB9E6" w14:textId="77777777" w:rsidR="00FF72D1" w:rsidRDefault="00000000">
            <w:pPr>
              <w:pStyle w:val="TableText"/>
              <w:keepLines w:val="0"/>
              <w:spacing w:before="0" w:after="0"/>
              <w:jc w:val="center"/>
              <w:rPr>
                <w:rFonts w:eastAsia="標楷體"/>
                <w:sz w:val="17"/>
              </w:rPr>
            </w:pPr>
            <w:r>
              <w:rPr>
                <w:rFonts w:eastAsia="標楷體"/>
                <w:sz w:val="17"/>
              </w:rPr>
              <w:t>16.0×</w:t>
            </w:r>
          </w:p>
        </w:tc>
      </w:tr>
    </w:tbl>
    <w:p w14:paraId="3F0859E2" w14:textId="77777777" w:rsidR="00FF72D1" w:rsidRDefault="00000000">
      <w:pPr>
        <w:pStyle w:val="TableNote"/>
      </w:pPr>
      <w:commentRangeStart w:id="174"/>
      <w:r>
        <w:t>Wedges and ratios are calculated from unrounded source values. Displayed components are rounded and may therefore not reproduce the reported results exactly.</w:t>
      </w:r>
      <w:commentRangeEnd w:id="174"/>
      <w:r w:rsidR="00DD6C90">
        <w:rPr>
          <w:rStyle w:val="CommentReference"/>
        </w:rPr>
        <w:commentReference w:id="174"/>
      </w:r>
    </w:p>
    <w:p w14:paraId="3E6D1AF4" w14:textId="77777777" w:rsidR="00FF72D1" w:rsidRDefault="00000000">
      <w:pPr>
        <w:pStyle w:val="FigureImage"/>
      </w:pPr>
      <w:r>
        <w:rPr>
          <w:noProof/>
        </w:rPr>
        <w:drawing>
          <wp:inline distT="0" distB="0" distL="0" distR="0" wp14:anchorId="629B4E9A" wp14:editId="7B234787">
            <wp:extent cx="4895850" cy="2445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stretch>
                      <a:fillRect/>
                    </a:stretch>
                  </pic:blipFill>
                  <pic:spPr bwMode="auto">
                    <a:xfrm>
                      <a:off x="0" y="0"/>
                      <a:ext cx="4895850" cy="2445385"/>
                    </a:xfrm>
                    <a:prstGeom prst="rect">
                      <a:avLst/>
                    </a:prstGeom>
                    <a:noFill/>
                  </pic:spPr>
                </pic:pic>
              </a:graphicData>
            </a:graphic>
          </wp:inline>
        </w:drawing>
      </w:r>
    </w:p>
    <w:p w14:paraId="7AAFD309" w14:textId="77777777" w:rsidR="00FF72D1" w:rsidRDefault="00000000">
      <w:pPr>
        <w:pStyle w:val="FigureCaption"/>
      </w:pPr>
      <w:r>
        <w:rPr>
          <w:shd w:val="clear" w:color="auto" w:fill="E4DDD2"/>
        </w:rPr>
        <w:t xml:space="preserve">Figure 1. Indonesia-focused platform GTV and net revenue by platform, FY2023. The ecosystem ratio equals (GTV − platform revenue) / platform revenue; cross-platform differences partly reflect reporting conventions. The </w:t>
      </w:r>
      <w:proofErr w:type="spellStart"/>
      <w:r>
        <w:rPr>
          <w:shd w:val="clear" w:color="auto" w:fill="E4DDD2"/>
        </w:rPr>
        <w:t>GoTo</w:t>
      </w:r>
      <w:proofErr w:type="spellEnd"/>
      <w:r>
        <w:rPr>
          <w:shd w:val="clear" w:color="auto" w:fill="E4DDD2"/>
        </w:rPr>
        <w:t xml:space="preserve"> bar uses Group-level figures; see Table 3 note.</w:t>
      </w:r>
      <w:bookmarkStart w:id="175" w:name="RevSrc11"/>
      <w:r>
        <w:fldChar w:fldCharType="begin"/>
      </w:r>
      <w:r>
        <w:instrText>HYPERLINK \l "RevNote11" \o "Go to revision note 11"</w:instrText>
      </w:r>
      <w:r>
        <w:fldChar w:fldCharType="separate"/>
      </w:r>
      <w:r>
        <w:rPr>
          <w:noProof/>
          <w:sz w:val="14"/>
          <w:szCs w:val="14"/>
          <w:vertAlign w:val="superscript"/>
        </w:rPr>
        <w:t>11</w:t>
      </w:r>
      <w:r>
        <w:rPr>
          <w:noProof/>
          <w:sz w:val="14"/>
          <w:szCs w:val="14"/>
          <w:vertAlign w:val="superscript"/>
        </w:rPr>
        <w:fldChar w:fldCharType="end"/>
      </w:r>
      <w:bookmarkEnd w:id="175"/>
    </w:p>
    <w:p w14:paraId="463FFCA7" w14:textId="2CE4D732" w:rsidR="00FF72D1" w:rsidRDefault="00000000">
      <w:pPr>
        <w:pStyle w:val="Body"/>
      </w:pPr>
      <w:r>
        <w:t xml:space="preserve">Table 3 is intentionally limited to one year because public filings do not support a consistent multi-year, country-isolated panel for all three platforms. Grab's earlier geographic disclosures group Indonesia with other Southeast Asian markets, while </w:t>
      </w:r>
      <w:proofErr w:type="spellStart"/>
      <w:r>
        <w:t>GoTo's</w:t>
      </w:r>
      <w:proofErr w:type="spellEnd"/>
      <w:r>
        <w:t xml:space="preserve"> historical headline GTV and net revenue are </w:t>
      </w:r>
      <w:ins w:id="176" w:author="drkong" w:date="2026-09-07T00:17:00Z">
        <w:r w:rsidR="00DD6C90">
          <w:rPr>
            <w:rFonts w:hint="eastAsia"/>
            <w:lang w:eastAsia="zh-TW"/>
          </w:rPr>
          <w:t xml:space="preserve">at the </w:t>
        </w:r>
      </w:ins>
      <w:r>
        <w:t>Group-level. Table 3B therefore reports historical evidence separately on a scope-matched company or segment basis.</w:t>
      </w:r>
    </w:p>
    <w:p w14:paraId="1FCC5A3A" w14:textId="77777777" w:rsidR="00FF72D1" w:rsidRDefault="00000000">
      <w:pPr>
        <w:pStyle w:val="TableCaption"/>
      </w:pPr>
      <w:commentRangeStart w:id="177"/>
      <w:r>
        <w:lastRenderedPageBreak/>
        <w:t>Table 3B</w:t>
      </w:r>
      <w:commentRangeEnd w:id="177"/>
      <w:r w:rsidR="00B7798C">
        <w:rPr>
          <w:rStyle w:val="CommentReference"/>
          <w:b w:val="0"/>
        </w:rPr>
        <w:commentReference w:id="177"/>
      </w:r>
      <w:r>
        <w:t>. Scope-matched historical ecosystem ratios from primary platform filings</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1482"/>
        <w:gridCol w:w="713"/>
        <w:gridCol w:w="1262"/>
        <w:gridCol w:w="1317"/>
        <w:gridCol w:w="1262"/>
        <w:gridCol w:w="2469"/>
      </w:tblGrid>
      <w:tr w:rsidR="00FF72D1" w14:paraId="19E13834" w14:textId="77777777">
        <w:trPr>
          <w:cantSplit/>
          <w:tblHeader/>
          <w:jc w:val="center"/>
        </w:trPr>
        <w:tc>
          <w:tcPr>
            <w:tcW w:w="1482" w:type="dxa"/>
            <w:tcBorders>
              <w:top w:val="single" w:sz="8" w:space="0" w:color="444444"/>
              <w:bottom w:val="single" w:sz="8" w:space="0" w:color="444444"/>
            </w:tcBorders>
            <w:vAlign w:val="center"/>
          </w:tcPr>
          <w:p w14:paraId="7DAE2873" w14:textId="77777777" w:rsidR="00FF72D1" w:rsidRDefault="00000000">
            <w:pPr>
              <w:pStyle w:val="TableHead"/>
              <w:keepLines w:val="0"/>
              <w:spacing w:before="0" w:after="0"/>
              <w:rPr>
                <w:rFonts w:eastAsia="標楷體"/>
                <w:sz w:val="17"/>
              </w:rPr>
            </w:pPr>
            <w:r>
              <w:rPr>
                <w:rFonts w:eastAsia="標楷體"/>
                <w:sz w:val="17"/>
              </w:rPr>
              <w:t>Platform / scope</w:t>
            </w:r>
          </w:p>
        </w:tc>
        <w:tc>
          <w:tcPr>
            <w:tcW w:w="713" w:type="dxa"/>
            <w:tcBorders>
              <w:top w:val="single" w:sz="8" w:space="0" w:color="444444"/>
              <w:bottom w:val="single" w:sz="8" w:space="0" w:color="444444"/>
            </w:tcBorders>
            <w:vAlign w:val="center"/>
          </w:tcPr>
          <w:p w14:paraId="1D52CBA0" w14:textId="77777777" w:rsidR="00FF72D1" w:rsidRDefault="00000000">
            <w:pPr>
              <w:pStyle w:val="TableHead"/>
              <w:keepLines w:val="0"/>
              <w:spacing w:before="0" w:after="0"/>
              <w:rPr>
                <w:rFonts w:eastAsia="標楷體"/>
                <w:sz w:val="17"/>
              </w:rPr>
            </w:pPr>
            <w:r>
              <w:rPr>
                <w:rFonts w:eastAsia="標楷體"/>
                <w:sz w:val="17"/>
              </w:rPr>
              <w:t>Year</w:t>
            </w:r>
          </w:p>
        </w:tc>
        <w:tc>
          <w:tcPr>
            <w:tcW w:w="1262" w:type="dxa"/>
            <w:tcBorders>
              <w:top w:val="single" w:sz="8" w:space="0" w:color="444444"/>
              <w:bottom w:val="single" w:sz="8" w:space="0" w:color="444444"/>
            </w:tcBorders>
            <w:vAlign w:val="center"/>
          </w:tcPr>
          <w:p w14:paraId="0C5A78BE" w14:textId="485EF159" w:rsidR="00FF72D1" w:rsidRDefault="00000000">
            <w:pPr>
              <w:pStyle w:val="TableHead"/>
              <w:keepLines w:val="0"/>
              <w:spacing w:before="0" w:after="0"/>
              <w:rPr>
                <w:rFonts w:eastAsia="標楷體"/>
                <w:sz w:val="17"/>
              </w:rPr>
            </w:pPr>
            <w:commentRangeStart w:id="178"/>
            <w:r w:rsidRPr="00C13BED">
              <w:rPr>
                <w:rFonts w:eastAsia="標楷體"/>
                <w:sz w:val="17"/>
                <w:highlight w:val="yellow"/>
                <w:rPrChange w:id="179" w:author="drkong" w:date="2026-09-07T01:38:00Z">
                  <w:rPr>
                    <w:rFonts w:eastAsia="標楷體"/>
                    <w:sz w:val="17"/>
                  </w:rPr>
                </w:rPrChange>
              </w:rPr>
              <w:t>GMV/GTV</w:t>
            </w:r>
            <w:commentRangeEnd w:id="178"/>
            <w:r w:rsidR="00B7798C" w:rsidRPr="00C13BED">
              <w:rPr>
                <w:rStyle w:val="CommentReference"/>
                <w:rFonts w:eastAsia="標楷體"/>
                <w:b w:val="0"/>
                <w:highlight w:val="yellow"/>
                <w:rPrChange w:id="180" w:author="drkong" w:date="2026-09-07T01:38:00Z">
                  <w:rPr>
                    <w:rStyle w:val="CommentReference"/>
                    <w:rFonts w:eastAsia="標楷體"/>
                    <w:b w:val="0"/>
                  </w:rPr>
                </w:rPrChange>
              </w:rPr>
              <w:commentReference w:id="178"/>
            </w:r>
            <w:r>
              <w:rPr>
                <w:rFonts w:eastAsia="標楷體"/>
                <w:sz w:val="17"/>
              </w:rPr>
              <w:t xml:space="preserve"> (</w:t>
            </w:r>
            <w:ins w:id="181" w:author="drkong" w:date="2026-09-07T00:19:00Z">
              <w:r w:rsidR="00DD6C90" w:rsidRPr="00DD6C90">
                <w:rPr>
                  <w:rFonts w:eastAsia="標楷體"/>
                  <w:sz w:val="17"/>
                </w:rPr>
                <w:t>US$ billions</w:t>
              </w:r>
            </w:ins>
            <w:del w:id="182" w:author="drkong" w:date="2026-09-07T00:19:00Z">
              <w:r w:rsidDel="00DD6C90">
                <w:rPr>
                  <w:rFonts w:eastAsia="標楷體"/>
                  <w:sz w:val="17"/>
                </w:rPr>
                <w:delText>USD B</w:delText>
              </w:r>
            </w:del>
            <w:r>
              <w:rPr>
                <w:rFonts w:eastAsia="標楷體"/>
                <w:sz w:val="17"/>
              </w:rPr>
              <w:t>)</w:t>
            </w:r>
          </w:p>
        </w:tc>
        <w:tc>
          <w:tcPr>
            <w:tcW w:w="1317" w:type="dxa"/>
            <w:tcBorders>
              <w:top w:val="single" w:sz="8" w:space="0" w:color="444444"/>
              <w:bottom w:val="single" w:sz="8" w:space="0" w:color="444444"/>
            </w:tcBorders>
            <w:vAlign w:val="center"/>
          </w:tcPr>
          <w:p w14:paraId="19E6FDC7" w14:textId="77777777" w:rsidR="00DD6C90" w:rsidRDefault="00000000">
            <w:pPr>
              <w:pStyle w:val="TableHead"/>
              <w:keepLines w:val="0"/>
              <w:spacing w:before="0" w:after="0"/>
              <w:rPr>
                <w:ins w:id="183" w:author="drkong" w:date="2026-09-07T00:19:00Z"/>
                <w:rFonts w:eastAsia="標楷體"/>
                <w:sz w:val="17"/>
                <w:lang w:eastAsia="zh-TW"/>
              </w:rPr>
            </w:pPr>
            <w:r>
              <w:rPr>
                <w:rFonts w:eastAsia="標楷體"/>
                <w:sz w:val="17"/>
              </w:rPr>
              <w:t>Matched revenue</w:t>
            </w:r>
            <w:del w:id="184" w:author="drkong" w:date="2026-09-07T00:20:00Z">
              <w:r w:rsidDel="00DD6C90">
                <w:rPr>
                  <w:rFonts w:eastAsia="標楷體"/>
                  <w:sz w:val="17"/>
                </w:rPr>
                <w:delText xml:space="preserve"> </w:delText>
              </w:r>
            </w:del>
          </w:p>
          <w:p w14:paraId="05D6CCAC" w14:textId="37A6F097" w:rsidR="00FF72D1" w:rsidRDefault="00000000">
            <w:pPr>
              <w:pStyle w:val="TableHead"/>
              <w:keepLines w:val="0"/>
              <w:spacing w:before="0" w:after="0"/>
              <w:rPr>
                <w:rFonts w:eastAsia="標楷體"/>
                <w:sz w:val="17"/>
              </w:rPr>
            </w:pPr>
            <w:r>
              <w:rPr>
                <w:rFonts w:eastAsia="標楷體"/>
                <w:sz w:val="17"/>
              </w:rPr>
              <w:t>(</w:t>
            </w:r>
            <w:ins w:id="185" w:author="drkong" w:date="2026-09-07T00:19:00Z">
              <w:r w:rsidR="00DD6C90" w:rsidRPr="00DD6C90">
                <w:rPr>
                  <w:rFonts w:eastAsia="標楷體"/>
                  <w:sz w:val="17"/>
                </w:rPr>
                <w:t>US$ billions</w:t>
              </w:r>
            </w:ins>
            <w:del w:id="186" w:author="drkong" w:date="2026-09-07T00:19:00Z">
              <w:r w:rsidDel="00DD6C90">
                <w:rPr>
                  <w:rFonts w:eastAsia="標楷體"/>
                  <w:sz w:val="17"/>
                </w:rPr>
                <w:delText>USD B</w:delText>
              </w:r>
            </w:del>
            <w:r>
              <w:rPr>
                <w:rFonts w:eastAsia="標楷體"/>
                <w:sz w:val="17"/>
              </w:rPr>
              <w:t>)</w:t>
            </w:r>
          </w:p>
        </w:tc>
        <w:tc>
          <w:tcPr>
            <w:tcW w:w="1262" w:type="dxa"/>
            <w:tcBorders>
              <w:top w:val="single" w:sz="8" w:space="0" w:color="444444"/>
              <w:bottom w:val="single" w:sz="8" w:space="0" w:color="444444"/>
            </w:tcBorders>
            <w:vAlign w:val="center"/>
          </w:tcPr>
          <w:p w14:paraId="1C768614" w14:textId="77777777" w:rsidR="00FF72D1" w:rsidRDefault="00000000">
            <w:pPr>
              <w:pStyle w:val="TableHead"/>
              <w:keepLines w:val="0"/>
              <w:spacing w:before="0" w:after="0"/>
              <w:rPr>
                <w:rFonts w:eastAsia="標楷體"/>
                <w:sz w:val="17"/>
              </w:rPr>
            </w:pPr>
            <w:r>
              <w:rPr>
                <w:rFonts w:eastAsia="標楷體"/>
                <w:sz w:val="17"/>
              </w:rPr>
              <w:t>Ecosystem ratio</w:t>
            </w:r>
          </w:p>
        </w:tc>
        <w:tc>
          <w:tcPr>
            <w:tcW w:w="2469" w:type="dxa"/>
            <w:tcBorders>
              <w:top w:val="single" w:sz="8" w:space="0" w:color="444444"/>
              <w:bottom w:val="single" w:sz="8" w:space="0" w:color="444444"/>
            </w:tcBorders>
            <w:vAlign w:val="center"/>
          </w:tcPr>
          <w:p w14:paraId="0A026B76" w14:textId="77777777" w:rsidR="00FF72D1" w:rsidRDefault="00000000">
            <w:pPr>
              <w:pStyle w:val="TableHead"/>
              <w:keepLines w:val="0"/>
              <w:spacing w:before="0" w:after="0"/>
              <w:rPr>
                <w:rFonts w:eastAsia="標楷體"/>
                <w:sz w:val="17"/>
              </w:rPr>
            </w:pPr>
            <w:r>
              <w:rPr>
                <w:rFonts w:eastAsia="標楷體"/>
                <w:sz w:val="17"/>
              </w:rPr>
              <w:t>Provenance</w:t>
            </w:r>
          </w:p>
        </w:tc>
      </w:tr>
      <w:tr w:rsidR="00FF72D1" w14:paraId="01BD2061" w14:textId="77777777">
        <w:trPr>
          <w:cantSplit/>
          <w:jc w:val="center"/>
        </w:trPr>
        <w:tc>
          <w:tcPr>
            <w:tcW w:w="1482" w:type="dxa"/>
            <w:vAlign w:val="center"/>
          </w:tcPr>
          <w:p w14:paraId="7035EE6A" w14:textId="77777777" w:rsidR="00FF72D1" w:rsidRDefault="00000000">
            <w:pPr>
              <w:pStyle w:val="TableText"/>
              <w:keepLines w:val="0"/>
              <w:spacing w:before="0" w:after="0"/>
              <w:rPr>
                <w:rFonts w:eastAsia="標楷體"/>
                <w:sz w:val="17"/>
              </w:rPr>
            </w:pPr>
            <w:r>
              <w:rPr>
                <w:rFonts w:eastAsia="標楷體"/>
                <w:sz w:val="17"/>
              </w:rPr>
              <w:t>Shopee e-commerce</w:t>
            </w:r>
          </w:p>
        </w:tc>
        <w:tc>
          <w:tcPr>
            <w:tcW w:w="713" w:type="dxa"/>
            <w:vAlign w:val="center"/>
          </w:tcPr>
          <w:p w14:paraId="60085C4E" w14:textId="77777777" w:rsidR="00FF72D1" w:rsidRDefault="00000000">
            <w:pPr>
              <w:pStyle w:val="TableText"/>
              <w:keepLines w:val="0"/>
              <w:spacing w:before="0" w:after="0"/>
              <w:jc w:val="center"/>
              <w:rPr>
                <w:rFonts w:eastAsia="標楷體"/>
                <w:sz w:val="17"/>
              </w:rPr>
            </w:pPr>
            <w:r>
              <w:rPr>
                <w:rFonts w:eastAsia="標楷體"/>
                <w:sz w:val="17"/>
              </w:rPr>
              <w:t>2017</w:t>
            </w:r>
          </w:p>
        </w:tc>
        <w:tc>
          <w:tcPr>
            <w:tcW w:w="1262" w:type="dxa"/>
            <w:vAlign w:val="center"/>
          </w:tcPr>
          <w:p w14:paraId="3BCA09A8" w14:textId="77777777" w:rsidR="00FF72D1" w:rsidRDefault="00000000">
            <w:pPr>
              <w:pStyle w:val="TableText"/>
              <w:keepLines w:val="0"/>
              <w:spacing w:before="0" w:after="0"/>
              <w:jc w:val="center"/>
              <w:rPr>
                <w:rFonts w:eastAsia="標楷體"/>
                <w:sz w:val="17"/>
              </w:rPr>
            </w:pPr>
            <w:r>
              <w:rPr>
                <w:rFonts w:eastAsia="標楷體"/>
                <w:sz w:val="17"/>
              </w:rPr>
              <w:t>4.113</w:t>
            </w:r>
          </w:p>
        </w:tc>
        <w:tc>
          <w:tcPr>
            <w:tcW w:w="1317" w:type="dxa"/>
            <w:vAlign w:val="center"/>
          </w:tcPr>
          <w:p w14:paraId="50E14C65" w14:textId="77777777" w:rsidR="00FF72D1" w:rsidRDefault="00000000">
            <w:pPr>
              <w:pStyle w:val="TableText"/>
              <w:keepLines w:val="0"/>
              <w:spacing w:before="0" w:after="0"/>
              <w:jc w:val="center"/>
              <w:rPr>
                <w:rFonts w:eastAsia="標楷體"/>
                <w:sz w:val="17"/>
              </w:rPr>
            </w:pPr>
            <w:r>
              <w:rPr>
                <w:rFonts w:eastAsia="標楷體"/>
                <w:sz w:val="17"/>
              </w:rPr>
              <w:t>0.009</w:t>
            </w:r>
          </w:p>
        </w:tc>
        <w:tc>
          <w:tcPr>
            <w:tcW w:w="1262" w:type="dxa"/>
            <w:vAlign w:val="center"/>
          </w:tcPr>
          <w:p w14:paraId="6E3C9AC7" w14:textId="77777777" w:rsidR="00FF72D1" w:rsidRDefault="00000000">
            <w:pPr>
              <w:pStyle w:val="TableText"/>
              <w:keepLines w:val="0"/>
              <w:spacing w:before="0" w:after="0"/>
              <w:jc w:val="center"/>
              <w:rPr>
                <w:rFonts w:eastAsia="標楷體"/>
                <w:sz w:val="17"/>
              </w:rPr>
            </w:pPr>
            <w:r w:rsidRPr="0010262F">
              <w:rPr>
                <w:rFonts w:eastAsia="標楷體"/>
                <w:sz w:val="17"/>
                <w:highlight w:val="yellow"/>
                <w:rPrChange w:id="187" w:author="drkong" w:date="2026-09-07T01:52:00Z">
                  <w:rPr>
                    <w:rFonts w:eastAsia="標楷體"/>
                    <w:sz w:val="17"/>
                  </w:rPr>
                </w:rPrChange>
              </w:rPr>
              <w:t>454.3×</w:t>
            </w:r>
          </w:p>
        </w:tc>
        <w:tc>
          <w:tcPr>
            <w:tcW w:w="2469" w:type="dxa"/>
            <w:vAlign w:val="center"/>
          </w:tcPr>
          <w:p w14:paraId="260AA733" w14:textId="77777777" w:rsidR="00FF72D1" w:rsidRDefault="00000000">
            <w:pPr>
              <w:pStyle w:val="TableText"/>
              <w:keepLines w:val="0"/>
              <w:spacing w:before="0" w:after="0"/>
              <w:rPr>
                <w:rFonts w:eastAsia="標楷體"/>
                <w:sz w:val="17"/>
              </w:rPr>
            </w:pPr>
            <w:r>
              <w:rPr>
                <w:rFonts w:eastAsia="標楷體"/>
                <w:sz w:val="17"/>
              </w:rPr>
              <w:t>Shopee GMV + segment revenue</w:t>
            </w:r>
          </w:p>
        </w:tc>
      </w:tr>
      <w:tr w:rsidR="00FF72D1" w14:paraId="5EC1CBA0" w14:textId="77777777">
        <w:trPr>
          <w:cantSplit/>
          <w:jc w:val="center"/>
        </w:trPr>
        <w:tc>
          <w:tcPr>
            <w:tcW w:w="1482" w:type="dxa"/>
            <w:vAlign w:val="center"/>
          </w:tcPr>
          <w:p w14:paraId="4F8FDC57" w14:textId="77777777" w:rsidR="00FF72D1" w:rsidRDefault="00000000">
            <w:pPr>
              <w:pStyle w:val="TableText"/>
              <w:keepLines w:val="0"/>
              <w:spacing w:before="0" w:after="0"/>
              <w:rPr>
                <w:rFonts w:eastAsia="標楷體"/>
                <w:sz w:val="17"/>
              </w:rPr>
            </w:pPr>
            <w:r>
              <w:rPr>
                <w:rFonts w:eastAsia="標楷體"/>
                <w:sz w:val="17"/>
              </w:rPr>
              <w:t>Shopee e-commerce</w:t>
            </w:r>
          </w:p>
        </w:tc>
        <w:tc>
          <w:tcPr>
            <w:tcW w:w="713" w:type="dxa"/>
            <w:vAlign w:val="center"/>
          </w:tcPr>
          <w:p w14:paraId="5D04CACD" w14:textId="77777777" w:rsidR="00FF72D1" w:rsidRDefault="00000000">
            <w:pPr>
              <w:pStyle w:val="TableText"/>
              <w:keepLines w:val="0"/>
              <w:spacing w:before="0" w:after="0"/>
              <w:jc w:val="center"/>
              <w:rPr>
                <w:rFonts w:eastAsia="標楷體"/>
                <w:sz w:val="17"/>
              </w:rPr>
            </w:pPr>
            <w:r>
              <w:rPr>
                <w:rFonts w:eastAsia="標楷體"/>
                <w:sz w:val="17"/>
              </w:rPr>
              <w:t>2018</w:t>
            </w:r>
          </w:p>
        </w:tc>
        <w:tc>
          <w:tcPr>
            <w:tcW w:w="1262" w:type="dxa"/>
            <w:vAlign w:val="center"/>
          </w:tcPr>
          <w:p w14:paraId="1BE4F91C" w14:textId="77777777" w:rsidR="00FF72D1" w:rsidRDefault="00000000">
            <w:pPr>
              <w:pStyle w:val="TableText"/>
              <w:keepLines w:val="0"/>
              <w:spacing w:before="0" w:after="0"/>
              <w:jc w:val="center"/>
              <w:rPr>
                <w:rFonts w:eastAsia="標楷體"/>
                <w:sz w:val="17"/>
              </w:rPr>
            </w:pPr>
            <w:r>
              <w:rPr>
                <w:rFonts w:eastAsia="標楷體"/>
                <w:sz w:val="17"/>
              </w:rPr>
              <w:t>10.279</w:t>
            </w:r>
          </w:p>
        </w:tc>
        <w:tc>
          <w:tcPr>
            <w:tcW w:w="1317" w:type="dxa"/>
            <w:vAlign w:val="center"/>
          </w:tcPr>
          <w:p w14:paraId="3A356A75" w14:textId="77777777" w:rsidR="00FF72D1" w:rsidRDefault="00000000">
            <w:pPr>
              <w:pStyle w:val="TableText"/>
              <w:keepLines w:val="0"/>
              <w:spacing w:before="0" w:after="0"/>
              <w:jc w:val="center"/>
              <w:rPr>
                <w:rFonts w:eastAsia="標楷體"/>
                <w:sz w:val="17"/>
              </w:rPr>
            </w:pPr>
            <w:r>
              <w:rPr>
                <w:rFonts w:eastAsia="標楷體"/>
                <w:sz w:val="17"/>
              </w:rPr>
              <w:t>0.270</w:t>
            </w:r>
          </w:p>
        </w:tc>
        <w:tc>
          <w:tcPr>
            <w:tcW w:w="1262" w:type="dxa"/>
            <w:vAlign w:val="center"/>
          </w:tcPr>
          <w:p w14:paraId="2E41E8B1" w14:textId="77777777" w:rsidR="00FF72D1" w:rsidRDefault="00000000">
            <w:pPr>
              <w:pStyle w:val="TableText"/>
              <w:keepLines w:val="0"/>
              <w:spacing w:before="0" w:after="0"/>
              <w:jc w:val="center"/>
              <w:rPr>
                <w:rFonts w:eastAsia="標楷體"/>
                <w:sz w:val="17"/>
              </w:rPr>
            </w:pPr>
            <w:r>
              <w:rPr>
                <w:rFonts w:eastAsia="標楷體"/>
                <w:sz w:val="17"/>
              </w:rPr>
              <w:t>37.1×</w:t>
            </w:r>
          </w:p>
        </w:tc>
        <w:tc>
          <w:tcPr>
            <w:tcW w:w="2469" w:type="dxa"/>
            <w:vAlign w:val="center"/>
          </w:tcPr>
          <w:p w14:paraId="31888E24" w14:textId="77777777" w:rsidR="00FF72D1" w:rsidRDefault="00000000">
            <w:pPr>
              <w:pStyle w:val="TableText"/>
              <w:keepLines w:val="0"/>
              <w:spacing w:before="0" w:after="0"/>
              <w:rPr>
                <w:rFonts w:eastAsia="標楷體"/>
                <w:sz w:val="17"/>
              </w:rPr>
            </w:pPr>
            <w:r>
              <w:rPr>
                <w:rFonts w:eastAsia="標楷體"/>
                <w:sz w:val="17"/>
              </w:rPr>
              <w:t>Shopee GMV + segment revenue</w:t>
            </w:r>
          </w:p>
        </w:tc>
      </w:tr>
      <w:tr w:rsidR="00FF72D1" w14:paraId="2D736738" w14:textId="77777777">
        <w:trPr>
          <w:cantSplit/>
          <w:jc w:val="center"/>
        </w:trPr>
        <w:tc>
          <w:tcPr>
            <w:tcW w:w="1482" w:type="dxa"/>
            <w:vAlign w:val="center"/>
          </w:tcPr>
          <w:p w14:paraId="4BAD9D14" w14:textId="77777777" w:rsidR="00FF72D1" w:rsidRDefault="00000000">
            <w:pPr>
              <w:pStyle w:val="TableText"/>
              <w:keepLines w:val="0"/>
              <w:spacing w:before="0" w:after="0"/>
              <w:rPr>
                <w:rFonts w:eastAsia="標楷體"/>
                <w:sz w:val="17"/>
              </w:rPr>
            </w:pPr>
            <w:r>
              <w:rPr>
                <w:rFonts w:eastAsia="標楷體"/>
                <w:sz w:val="17"/>
              </w:rPr>
              <w:t>Shopee e-commerce</w:t>
            </w:r>
          </w:p>
        </w:tc>
        <w:tc>
          <w:tcPr>
            <w:tcW w:w="713" w:type="dxa"/>
            <w:vAlign w:val="center"/>
          </w:tcPr>
          <w:p w14:paraId="5E6FEDF1" w14:textId="77777777" w:rsidR="00FF72D1" w:rsidRDefault="00000000">
            <w:pPr>
              <w:pStyle w:val="TableText"/>
              <w:keepLines w:val="0"/>
              <w:spacing w:before="0" w:after="0"/>
              <w:jc w:val="center"/>
              <w:rPr>
                <w:rFonts w:eastAsia="標楷體"/>
                <w:sz w:val="17"/>
              </w:rPr>
            </w:pPr>
            <w:r>
              <w:rPr>
                <w:rFonts w:eastAsia="標楷體"/>
                <w:sz w:val="17"/>
              </w:rPr>
              <w:t>2019</w:t>
            </w:r>
          </w:p>
        </w:tc>
        <w:tc>
          <w:tcPr>
            <w:tcW w:w="1262" w:type="dxa"/>
            <w:vAlign w:val="center"/>
          </w:tcPr>
          <w:p w14:paraId="0708230D" w14:textId="77777777" w:rsidR="00FF72D1" w:rsidRDefault="00000000">
            <w:pPr>
              <w:pStyle w:val="TableText"/>
              <w:keepLines w:val="0"/>
              <w:spacing w:before="0" w:after="0"/>
              <w:jc w:val="center"/>
              <w:rPr>
                <w:rFonts w:eastAsia="標楷體"/>
                <w:sz w:val="17"/>
              </w:rPr>
            </w:pPr>
            <w:r>
              <w:rPr>
                <w:rFonts w:eastAsia="標楷體"/>
                <w:sz w:val="17"/>
              </w:rPr>
              <w:t>17.576</w:t>
            </w:r>
          </w:p>
        </w:tc>
        <w:tc>
          <w:tcPr>
            <w:tcW w:w="1317" w:type="dxa"/>
            <w:vAlign w:val="center"/>
          </w:tcPr>
          <w:p w14:paraId="5E355DCC" w14:textId="77777777" w:rsidR="00FF72D1" w:rsidRDefault="00000000">
            <w:pPr>
              <w:pStyle w:val="TableText"/>
              <w:keepLines w:val="0"/>
              <w:spacing w:before="0" w:after="0"/>
              <w:jc w:val="center"/>
              <w:rPr>
                <w:rFonts w:eastAsia="標楷體"/>
                <w:sz w:val="17"/>
              </w:rPr>
            </w:pPr>
            <w:r>
              <w:rPr>
                <w:rFonts w:eastAsia="標楷體"/>
                <w:sz w:val="17"/>
              </w:rPr>
              <w:t>0.834</w:t>
            </w:r>
          </w:p>
        </w:tc>
        <w:tc>
          <w:tcPr>
            <w:tcW w:w="1262" w:type="dxa"/>
            <w:vAlign w:val="center"/>
          </w:tcPr>
          <w:p w14:paraId="405C3E2A" w14:textId="77777777" w:rsidR="00FF72D1" w:rsidRDefault="00000000">
            <w:pPr>
              <w:pStyle w:val="TableText"/>
              <w:keepLines w:val="0"/>
              <w:spacing w:before="0" w:after="0"/>
              <w:jc w:val="center"/>
              <w:rPr>
                <w:rFonts w:eastAsia="標楷體"/>
                <w:sz w:val="17"/>
              </w:rPr>
            </w:pPr>
            <w:r>
              <w:rPr>
                <w:rFonts w:eastAsia="標楷體"/>
                <w:sz w:val="17"/>
              </w:rPr>
              <w:t>20.1×</w:t>
            </w:r>
          </w:p>
        </w:tc>
        <w:tc>
          <w:tcPr>
            <w:tcW w:w="2469" w:type="dxa"/>
            <w:vAlign w:val="center"/>
          </w:tcPr>
          <w:p w14:paraId="2DC9B00B" w14:textId="77777777" w:rsidR="00FF72D1" w:rsidRDefault="00000000">
            <w:pPr>
              <w:pStyle w:val="TableText"/>
              <w:keepLines w:val="0"/>
              <w:spacing w:before="0" w:after="0"/>
              <w:rPr>
                <w:rFonts w:eastAsia="標楷體"/>
                <w:sz w:val="17"/>
              </w:rPr>
            </w:pPr>
            <w:r>
              <w:rPr>
                <w:rFonts w:eastAsia="標楷體"/>
                <w:sz w:val="17"/>
              </w:rPr>
              <w:t>Shopee GMV + segment revenue</w:t>
            </w:r>
          </w:p>
        </w:tc>
      </w:tr>
      <w:tr w:rsidR="00FF72D1" w14:paraId="2CE0B5CE" w14:textId="77777777">
        <w:trPr>
          <w:cantSplit/>
          <w:jc w:val="center"/>
        </w:trPr>
        <w:tc>
          <w:tcPr>
            <w:tcW w:w="1482" w:type="dxa"/>
            <w:vAlign w:val="center"/>
          </w:tcPr>
          <w:p w14:paraId="3F4BA549" w14:textId="77777777" w:rsidR="00FF72D1" w:rsidRDefault="00000000">
            <w:pPr>
              <w:pStyle w:val="TableText"/>
              <w:keepLines w:val="0"/>
              <w:spacing w:before="0" w:after="0"/>
              <w:rPr>
                <w:rFonts w:eastAsia="標楷體"/>
                <w:sz w:val="17"/>
              </w:rPr>
            </w:pPr>
            <w:r>
              <w:rPr>
                <w:rFonts w:eastAsia="標楷體"/>
                <w:sz w:val="17"/>
              </w:rPr>
              <w:t>Shopee e-commerce</w:t>
            </w:r>
          </w:p>
        </w:tc>
        <w:tc>
          <w:tcPr>
            <w:tcW w:w="713" w:type="dxa"/>
            <w:vAlign w:val="center"/>
          </w:tcPr>
          <w:p w14:paraId="5410C878" w14:textId="77777777" w:rsidR="00FF72D1" w:rsidRDefault="00000000">
            <w:pPr>
              <w:pStyle w:val="TableText"/>
              <w:keepLines w:val="0"/>
              <w:spacing w:before="0" w:after="0"/>
              <w:jc w:val="center"/>
              <w:rPr>
                <w:rFonts w:eastAsia="標楷體"/>
                <w:sz w:val="17"/>
              </w:rPr>
            </w:pPr>
            <w:r>
              <w:rPr>
                <w:rFonts w:eastAsia="標楷體"/>
                <w:sz w:val="17"/>
              </w:rPr>
              <w:t>2020</w:t>
            </w:r>
          </w:p>
        </w:tc>
        <w:tc>
          <w:tcPr>
            <w:tcW w:w="1262" w:type="dxa"/>
            <w:vAlign w:val="center"/>
          </w:tcPr>
          <w:p w14:paraId="22E79377" w14:textId="77777777" w:rsidR="00FF72D1" w:rsidRDefault="00000000">
            <w:pPr>
              <w:pStyle w:val="TableText"/>
              <w:keepLines w:val="0"/>
              <w:spacing w:before="0" w:after="0"/>
              <w:jc w:val="center"/>
              <w:rPr>
                <w:rFonts w:eastAsia="標楷體"/>
                <w:sz w:val="17"/>
              </w:rPr>
            </w:pPr>
            <w:r>
              <w:rPr>
                <w:rFonts w:eastAsia="標楷體"/>
                <w:sz w:val="17"/>
              </w:rPr>
              <w:t>35.400</w:t>
            </w:r>
          </w:p>
        </w:tc>
        <w:tc>
          <w:tcPr>
            <w:tcW w:w="1317" w:type="dxa"/>
            <w:vAlign w:val="center"/>
          </w:tcPr>
          <w:p w14:paraId="2910F6FA" w14:textId="77777777" w:rsidR="00FF72D1" w:rsidRDefault="00000000">
            <w:pPr>
              <w:pStyle w:val="TableText"/>
              <w:keepLines w:val="0"/>
              <w:spacing w:before="0" w:after="0"/>
              <w:jc w:val="center"/>
              <w:rPr>
                <w:rFonts w:eastAsia="標楷體"/>
                <w:sz w:val="17"/>
              </w:rPr>
            </w:pPr>
            <w:r>
              <w:rPr>
                <w:rFonts w:eastAsia="標楷體"/>
                <w:sz w:val="17"/>
              </w:rPr>
              <w:t>2.167</w:t>
            </w:r>
          </w:p>
        </w:tc>
        <w:tc>
          <w:tcPr>
            <w:tcW w:w="1262" w:type="dxa"/>
            <w:vAlign w:val="center"/>
          </w:tcPr>
          <w:p w14:paraId="0ADF97E2" w14:textId="77777777" w:rsidR="00FF72D1" w:rsidRDefault="00000000">
            <w:pPr>
              <w:pStyle w:val="TableText"/>
              <w:keepLines w:val="0"/>
              <w:spacing w:before="0" w:after="0"/>
              <w:jc w:val="center"/>
              <w:rPr>
                <w:rFonts w:eastAsia="標楷體"/>
                <w:sz w:val="17"/>
              </w:rPr>
            </w:pPr>
            <w:r>
              <w:rPr>
                <w:rFonts w:eastAsia="標楷體"/>
                <w:sz w:val="17"/>
              </w:rPr>
              <w:t>15.3×</w:t>
            </w:r>
          </w:p>
        </w:tc>
        <w:tc>
          <w:tcPr>
            <w:tcW w:w="2469" w:type="dxa"/>
            <w:vAlign w:val="center"/>
          </w:tcPr>
          <w:p w14:paraId="3ED28262" w14:textId="77777777" w:rsidR="00FF72D1" w:rsidRDefault="00000000">
            <w:pPr>
              <w:pStyle w:val="TableText"/>
              <w:keepLines w:val="0"/>
              <w:spacing w:before="0" w:after="0"/>
              <w:rPr>
                <w:rFonts w:eastAsia="標楷體"/>
                <w:sz w:val="17"/>
              </w:rPr>
            </w:pPr>
            <w:r>
              <w:rPr>
                <w:rFonts w:eastAsia="標楷體"/>
                <w:sz w:val="17"/>
              </w:rPr>
              <w:t>Shopee GMV + segment revenue</w:t>
            </w:r>
          </w:p>
        </w:tc>
      </w:tr>
      <w:tr w:rsidR="00FF72D1" w14:paraId="590B24AB" w14:textId="77777777">
        <w:trPr>
          <w:cantSplit/>
          <w:jc w:val="center"/>
        </w:trPr>
        <w:tc>
          <w:tcPr>
            <w:tcW w:w="1482" w:type="dxa"/>
            <w:vAlign w:val="center"/>
          </w:tcPr>
          <w:p w14:paraId="43AB6F43" w14:textId="77777777" w:rsidR="00FF72D1" w:rsidRDefault="00000000">
            <w:pPr>
              <w:pStyle w:val="TableText"/>
              <w:keepLines w:val="0"/>
              <w:spacing w:before="0" w:after="0"/>
              <w:rPr>
                <w:rFonts w:eastAsia="標楷體"/>
                <w:sz w:val="17"/>
              </w:rPr>
            </w:pPr>
            <w:r>
              <w:rPr>
                <w:rFonts w:eastAsia="標楷體"/>
                <w:sz w:val="17"/>
              </w:rPr>
              <w:t>Shopee e-commerce</w:t>
            </w:r>
          </w:p>
        </w:tc>
        <w:tc>
          <w:tcPr>
            <w:tcW w:w="713" w:type="dxa"/>
            <w:vAlign w:val="center"/>
          </w:tcPr>
          <w:p w14:paraId="22D8257F" w14:textId="77777777" w:rsidR="00FF72D1" w:rsidRDefault="00000000">
            <w:pPr>
              <w:pStyle w:val="TableText"/>
              <w:keepLines w:val="0"/>
              <w:spacing w:before="0" w:after="0"/>
              <w:jc w:val="center"/>
              <w:rPr>
                <w:rFonts w:eastAsia="標楷體"/>
                <w:sz w:val="17"/>
              </w:rPr>
            </w:pPr>
            <w:r>
              <w:rPr>
                <w:rFonts w:eastAsia="標楷體"/>
                <w:sz w:val="17"/>
              </w:rPr>
              <w:t>2021</w:t>
            </w:r>
          </w:p>
        </w:tc>
        <w:tc>
          <w:tcPr>
            <w:tcW w:w="1262" w:type="dxa"/>
            <w:vAlign w:val="center"/>
          </w:tcPr>
          <w:p w14:paraId="59234FE7" w14:textId="77777777" w:rsidR="00FF72D1" w:rsidRDefault="00000000">
            <w:pPr>
              <w:pStyle w:val="TableText"/>
              <w:keepLines w:val="0"/>
              <w:spacing w:before="0" w:after="0"/>
              <w:jc w:val="center"/>
              <w:rPr>
                <w:rFonts w:eastAsia="標楷體"/>
                <w:sz w:val="17"/>
              </w:rPr>
            </w:pPr>
            <w:r>
              <w:rPr>
                <w:rFonts w:eastAsia="標楷體"/>
                <w:sz w:val="17"/>
              </w:rPr>
              <w:t>62.600</w:t>
            </w:r>
          </w:p>
        </w:tc>
        <w:tc>
          <w:tcPr>
            <w:tcW w:w="1317" w:type="dxa"/>
            <w:vAlign w:val="center"/>
          </w:tcPr>
          <w:p w14:paraId="3ABD37CC" w14:textId="77777777" w:rsidR="00FF72D1" w:rsidRDefault="00000000">
            <w:pPr>
              <w:pStyle w:val="TableText"/>
              <w:keepLines w:val="0"/>
              <w:spacing w:before="0" w:after="0"/>
              <w:jc w:val="center"/>
              <w:rPr>
                <w:rFonts w:eastAsia="標楷體"/>
                <w:sz w:val="17"/>
              </w:rPr>
            </w:pPr>
            <w:r>
              <w:rPr>
                <w:rFonts w:eastAsia="標楷體"/>
                <w:sz w:val="17"/>
              </w:rPr>
              <w:t>5.123</w:t>
            </w:r>
          </w:p>
        </w:tc>
        <w:tc>
          <w:tcPr>
            <w:tcW w:w="1262" w:type="dxa"/>
            <w:vAlign w:val="center"/>
          </w:tcPr>
          <w:p w14:paraId="08124FA6" w14:textId="77777777" w:rsidR="00FF72D1" w:rsidRDefault="00000000">
            <w:pPr>
              <w:pStyle w:val="TableText"/>
              <w:keepLines w:val="0"/>
              <w:spacing w:before="0" w:after="0"/>
              <w:jc w:val="center"/>
              <w:rPr>
                <w:rFonts w:eastAsia="標楷體"/>
                <w:sz w:val="17"/>
              </w:rPr>
            </w:pPr>
            <w:r>
              <w:rPr>
                <w:rFonts w:eastAsia="標楷體"/>
                <w:sz w:val="17"/>
              </w:rPr>
              <w:t>11.2×</w:t>
            </w:r>
          </w:p>
        </w:tc>
        <w:tc>
          <w:tcPr>
            <w:tcW w:w="2469" w:type="dxa"/>
            <w:vAlign w:val="center"/>
          </w:tcPr>
          <w:p w14:paraId="4186522B" w14:textId="77777777" w:rsidR="00FF72D1" w:rsidRDefault="00000000">
            <w:pPr>
              <w:pStyle w:val="TableText"/>
              <w:keepLines w:val="0"/>
              <w:spacing w:before="0" w:after="0"/>
              <w:rPr>
                <w:rFonts w:eastAsia="標楷體"/>
                <w:sz w:val="17"/>
              </w:rPr>
            </w:pPr>
            <w:r>
              <w:rPr>
                <w:rFonts w:eastAsia="標楷體"/>
                <w:sz w:val="17"/>
              </w:rPr>
              <w:t>Shopee GMV + segment revenue</w:t>
            </w:r>
          </w:p>
        </w:tc>
      </w:tr>
      <w:tr w:rsidR="00FF72D1" w14:paraId="39E6907B" w14:textId="77777777">
        <w:trPr>
          <w:cantSplit/>
          <w:jc w:val="center"/>
        </w:trPr>
        <w:tc>
          <w:tcPr>
            <w:tcW w:w="1482" w:type="dxa"/>
            <w:vAlign w:val="center"/>
          </w:tcPr>
          <w:p w14:paraId="1B8AA74A" w14:textId="77777777" w:rsidR="00FF72D1" w:rsidRDefault="00000000">
            <w:pPr>
              <w:pStyle w:val="TableText"/>
              <w:keepLines w:val="0"/>
              <w:spacing w:before="0" w:after="0"/>
              <w:rPr>
                <w:rFonts w:eastAsia="標楷體"/>
                <w:sz w:val="17"/>
              </w:rPr>
            </w:pPr>
            <w:r>
              <w:rPr>
                <w:rFonts w:eastAsia="標楷體"/>
                <w:sz w:val="17"/>
              </w:rPr>
              <w:t>Grab Mobility + Deliveries</w:t>
            </w:r>
          </w:p>
        </w:tc>
        <w:tc>
          <w:tcPr>
            <w:tcW w:w="713" w:type="dxa"/>
            <w:vAlign w:val="center"/>
          </w:tcPr>
          <w:p w14:paraId="31407C54" w14:textId="77777777" w:rsidR="00FF72D1" w:rsidRDefault="00000000">
            <w:pPr>
              <w:pStyle w:val="TableText"/>
              <w:keepLines w:val="0"/>
              <w:spacing w:before="0" w:after="0"/>
              <w:jc w:val="center"/>
              <w:rPr>
                <w:rFonts w:eastAsia="標楷體"/>
                <w:sz w:val="17"/>
              </w:rPr>
            </w:pPr>
            <w:r>
              <w:rPr>
                <w:rFonts w:eastAsia="標楷體"/>
                <w:sz w:val="17"/>
              </w:rPr>
              <w:t>2019</w:t>
            </w:r>
          </w:p>
        </w:tc>
        <w:tc>
          <w:tcPr>
            <w:tcW w:w="1262" w:type="dxa"/>
            <w:vAlign w:val="center"/>
          </w:tcPr>
          <w:p w14:paraId="11EE7012" w14:textId="77777777" w:rsidR="00FF72D1" w:rsidRDefault="00000000">
            <w:pPr>
              <w:pStyle w:val="TableText"/>
              <w:keepLines w:val="0"/>
              <w:spacing w:before="0" w:after="0"/>
              <w:jc w:val="center"/>
              <w:rPr>
                <w:rFonts w:eastAsia="標楷體"/>
                <w:sz w:val="17"/>
              </w:rPr>
            </w:pPr>
            <w:r>
              <w:rPr>
                <w:rFonts w:eastAsia="標楷體"/>
                <w:sz w:val="17"/>
              </w:rPr>
              <w:t>8.662</w:t>
            </w:r>
          </w:p>
        </w:tc>
        <w:tc>
          <w:tcPr>
            <w:tcW w:w="1317" w:type="dxa"/>
            <w:vAlign w:val="center"/>
          </w:tcPr>
          <w:p w14:paraId="034E15F2" w14:textId="77777777" w:rsidR="00FF72D1" w:rsidRDefault="00000000">
            <w:pPr>
              <w:pStyle w:val="TableText"/>
              <w:keepLines w:val="0"/>
              <w:spacing w:before="0" w:after="0"/>
              <w:jc w:val="center"/>
              <w:rPr>
                <w:rFonts w:eastAsia="標楷體"/>
                <w:sz w:val="17"/>
              </w:rPr>
            </w:pPr>
            <w:r>
              <w:rPr>
                <w:rFonts w:eastAsia="標楷體"/>
                <w:sz w:val="17"/>
              </w:rPr>
              <w:t>−0.629</w:t>
            </w:r>
          </w:p>
        </w:tc>
        <w:tc>
          <w:tcPr>
            <w:tcW w:w="1262" w:type="dxa"/>
            <w:vAlign w:val="center"/>
          </w:tcPr>
          <w:p w14:paraId="65AC8941" w14:textId="77777777" w:rsidR="00FF72D1" w:rsidRDefault="00000000">
            <w:pPr>
              <w:pStyle w:val="TableText"/>
              <w:keepLines w:val="0"/>
              <w:spacing w:before="0" w:after="0"/>
              <w:jc w:val="center"/>
              <w:rPr>
                <w:rFonts w:eastAsia="標楷體"/>
                <w:sz w:val="17"/>
              </w:rPr>
            </w:pPr>
            <w:r>
              <w:rPr>
                <w:rFonts w:eastAsia="標楷體"/>
                <w:sz w:val="17"/>
              </w:rPr>
              <w:t>n/m</w:t>
            </w:r>
          </w:p>
        </w:tc>
        <w:tc>
          <w:tcPr>
            <w:tcW w:w="2469" w:type="dxa"/>
            <w:vAlign w:val="center"/>
          </w:tcPr>
          <w:p w14:paraId="271A6021" w14:textId="77777777" w:rsidR="00FF72D1" w:rsidRDefault="00000000">
            <w:pPr>
              <w:pStyle w:val="TableText"/>
              <w:keepLines w:val="0"/>
              <w:spacing w:before="0" w:after="0"/>
              <w:rPr>
                <w:rFonts w:eastAsia="標楷體"/>
                <w:sz w:val="17"/>
              </w:rPr>
            </w:pPr>
            <w:r>
              <w:rPr>
                <w:rFonts w:eastAsia="標楷體"/>
                <w:sz w:val="17"/>
              </w:rPr>
              <w:t>Negative segment revenue after incentive netting</w:t>
            </w:r>
          </w:p>
        </w:tc>
      </w:tr>
      <w:tr w:rsidR="00FF72D1" w14:paraId="218924DE" w14:textId="77777777">
        <w:trPr>
          <w:cantSplit/>
          <w:jc w:val="center"/>
        </w:trPr>
        <w:tc>
          <w:tcPr>
            <w:tcW w:w="1482" w:type="dxa"/>
            <w:vAlign w:val="center"/>
          </w:tcPr>
          <w:p w14:paraId="5D4184E4" w14:textId="77777777" w:rsidR="00FF72D1" w:rsidRDefault="00000000">
            <w:pPr>
              <w:pStyle w:val="TableText"/>
              <w:keepLines w:val="0"/>
              <w:spacing w:before="0" w:after="0"/>
              <w:rPr>
                <w:rFonts w:eastAsia="標楷體"/>
                <w:sz w:val="17"/>
              </w:rPr>
            </w:pPr>
            <w:r>
              <w:rPr>
                <w:rFonts w:eastAsia="標楷體"/>
                <w:sz w:val="17"/>
              </w:rPr>
              <w:t>Grab Mobility + Deliveries</w:t>
            </w:r>
          </w:p>
        </w:tc>
        <w:tc>
          <w:tcPr>
            <w:tcW w:w="713" w:type="dxa"/>
            <w:vAlign w:val="center"/>
          </w:tcPr>
          <w:p w14:paraId="3594003C" w14:textId="77777777" w:rsidR="00FF72D1" w:rsidRDefault="00000000">
            <w:pPr>
              <w:pStyle w:val="TableText"/>
              <w:keepLines w:val="0"/>
              <w:spacing w:before="0" w:after="0"/>
              <w:jc w:val="center"/>
              <w:rPr>
                <w:rFonts w:eastAsia="標楷體"/>
                <w:sz w:val="17"/>
              </w:rPr>
            </w:pPr>
            <w:r>
              <w:rPr>
                <w:rFonts w:eastAsia="標楷體"/>
                <w:sz w:val="17"/>
              </w:rPr>
              <w:t>2020</w:t>
            </w:r>
          </w:p>
        </w:tc>
        <w:tc>
          <w:tcPr>
            <w:tcW w:w="1262" w:type="dxa"/>
            <w:vAlign w:val="center"/>
          </w:tcPr>
          <w:p w14:paraId="09D9DCBC" w14:textId="77777777" w:rsidR="00FF72D1" w:rsidRDefault="00000000">
            <w:pPr>
              <w:pStyle w:val="TableText"/>
              <w:keepLines w:val="0"/>
              <w:spacing w:before="0" w:after="0"/>
              <w:jc w:val="center"/>
              <w:rPr>
                <w:rFonts w:eastAsia="標楷體"/>
                <w:sz w:val="17"/>
              </w:rPr>
            </w:pPr>
            <w:r>
              <w:rPr>
                <w:rFonts w:eastAsia="標楷體"/>
                <w:sz w:val="17"/>
              </w:rPr>
              <w:t>8.700</w:t>
            </w:r>
          </w:p>
        </w:tc>
        <w:tc>
          <w:tcPr>
            <w:tcW w:w="1317" w:type="dxa"/>
            <w:vAlign w:val="center"/>
          </w:tcPr>
          <w:p w14:paraId="05F5D119" w14:textId="77777777" w:rsidR="00FF72D1" w:rsidRDefault="00000000">
            <w:pPr>
              <w:pStyle w:val="TableText"/>
              <w:keepLines w:val="0"/>
              <w:spacing w:before="0" w:after="0"/>
              <w:jc w:val="center"/>
              <w:rPr>
                <w:rFonts w:eastAsia="標楷體"/>
                <w:sz w:val="17"/>
              </w:rPr>
            </w:pPr>
            <w:r>
              <w:rPr>
                <w:rFonts w:eastAsia="標楷體"/>
                <w:sz w:val="17"/>
              </w:rPr>
              <w:t>0.443</w:t>
            </w:r>
          </w:p>
        </w:tc>
        <w:tc>
          <w:tcPr>
            <w:tcW w:w="1262" w:type="dxa"/>
            <w:vAlign w:val="center"/>
          </w:tcPr>
          <w:p w14:paraId="4263536B" w14:textId="77777777" w:rsidR="00FF72D1" w:rsidRDefault="00000000">
            <w:pPr>
              <w:pStyle w:val="TableText"/>
              <w:keepLines w:val="0"/>
              <w:spacing w:before="0" w:after="0"/>
              <w:jc w:val="center"/>
              <w:rPr>
                <w:rFonts w:eastAsia="標楷體"/>
                <w:sz w:val="17"/>
              </w:rPr>
            </w:pPr>
            <w:r>
              <w:rPr>
                <w:rFonts w:eastAsia="標楷體"/>
                <w:sz w:val="17"/>
              </w:rPr>
              <w:t>18.6×</w:t>
            </w:r>
          </w:p>
        </w:tc>
        <w:tc>
          <w:tcPr>
            <w:tcW w:w="2469" w:type="dxa"/>
            <w:vAlign w:val="center"/>
          </w:tcPr>
          <w:p w14:paraId="77841792" w14:textId="77777777" w:rsidR="00FF72D1" w:rsidRDefault="00000000">
            <w:pPr>
              <w:pStyle w:val="TableText"/>
              <w:keepLines w:val="0"/>
              <w:spacing w:before="0" w:after="0"/>
              <w:rPr>
                <w:rFonts w:eastAsia="標楷體"/>
                <w:sz w:val="17"/>
              </w:rPr>
            </w:pPr>
            <w:r>
              <w:rPr>
                <w:rFonts w:eastAsia="標楷體"/>
                <w:sz w:val="17"/>
              </w:rPr>
              <w:t>Scope-matched segment GMV + revenue</w:t>
            </w:r>
          </w:p>
        </w:tc>
      </w:tr>
      <w:tr w:rsidR="00FF72D1" w14:paraId="00C340A4" w14:textId="77777777">
        <w:trPr>
          <w:cantSplit/>
          <w:jc w:val="center"/>
        </w:trPr>
        <w:tc>
          <w:tcPr>
            <w:tcW w:w="1482" w:type="dxa"/>
            <w:tcBorders>
              <w:bottom w:val="single" w:sz="8" w:space="0" w:color="444444"/>
            </w:tcBorders>
            <w:vAlign w:val="center"/>
          </w:tcPr>
          <w:p w14:paraId="2558109F" w14:textId="77777777" w:rsidR="00FF72D1" w:rsidRDefault="00000000">
            <w:pPr>
              <w:pStyle w:val="TableText"/>
              <w:keepLines w:val="0"/>
              <w:spacing w:before="0" w:after="0"/>
              <w:rPr>
                <w:rFonts w:eastAsia="標楷體"/>
                <w:sz w:val="17"/>
              </w:rPr>
            </w:pPr>
            <w:r>
              <w:rPr>
                <w:rFonts w:eastAsia="標楷體"/>
                <w:sz w:val="17"/>
              </w:rPr>
              <w:t>Grab Mobility + Deliveries</w:t>
            </w:r>
          </w:p>
        </w:tc>
        <w:tc>
          <w:tcPr>
            <w:tcW w:w="713" w:type="dxa"/>
            <w:tcBorders>
              <w:bottom w:val="single" w:sz="8" w:space="0" w:color="444444"/>
            </w:tcBorders>
            <w:vAlign w:val="center"/>
          </w:tcPr>
          <w:p w14:paraId="3E82718A" w14:textId="77777777" w:rsidR="00FF72D1" w:rsidRDefault="00000000">
            <w:pPr>
              <w:pStyle w:val="TableText"/>
              <w:keepLines w:val="0"/>
              <w:spacing w:before="0" w:after="0"/>
              <w:jc w:val="center"/>
              <w:rPr>
                <w:rFonts w:eastAsia="標楷體"/>
                <w:sz w:val="17"/>
              </w:rPr>
            </w:pPr>
            <w:r>
              <w:rPr>
                <w:rFonts w:eastAsia="標楷體"/>
                <w:sz w:val="17"/>
              </w:rPr>
              <w:t>2021</w:t>
            </w:r>
          </w:p>
        </w:tc>
        <w:tc>
          <w:tcPr>
            <w:tcW w:w="1262" w:type="dxa"/>
            <w:tcBorders>
              <w:bottom w:val="single" w:sz="8" w:space="0" w:color="444444"/>
            </w:tcBorders>
            <w:vAlign w:val="center"/>
          </w:tcPr>
          <w:p w14:paraId="2D4A8371" w14:textId="77777777" w:rsidR="00FF72D1" w:rsidRDefault="00000000">
            <w:pPr>
              <w:pStyle w:val="TableText"/>
              <w:keepLines w:val="0"/>
              <w:spacing w:before="0" w:after="0"/>
              <w:jc w:val="center"/>
              <w:rPr>
                <w:rFonts w:eastAsia="標楷體"/>
                <w:sz w:val="17"/>
              </w:rPr>
            </w:pPr>
            <w:r>
              <w:rPr>
                <w:rFonts w:eastAsia="標楷體"/>
                <w:sz w:val="17"/>
              </w:rPr>
              <w:t>11.317</w:t>
            </w:r>
          </w:p>
        </w:tc>
        <w:tc>
          <w:tcPr>
            <w:tcW w:w="1317" w:type="dxa"/>
            <w:tcBorders>
              <w:bottom w:val="single" w:sz="8" w:space="0" w:color="444444"/>
            </w:tcBorders>
            <w:vAlign w:val="center"/>
          </w:tcPr>
          <w:p w14:paraId="1EA14465" w14:textId="77777777" w:rsidR="00FF72D1" w:rsidRDefault="00000000">
            <w:pPr>
              <w:pStyle w:val="TableText"/>
              <w:keepLines w:val="0"/>
              <w:spacing w:before="0" w:after="0"/>
              <w:jc w:val="center"/>
              <w:rPr>
                <w:rFonts w:eastAsia="標楷體"/>
                <w:sz w:val="17"/>
              </w:rPr>
            </w:pPr>
            <w:r>
              <w:rPr>
                <w:rFonts w:eastAsia="標楷體"/>
                <w:sz w:val="17"/>
              </w:rPr>
              <w:t>0.604</w:t>
            </w:r>
          </w:p>
        </w:tc>
        <w:tc>
          <w:tcPr>
            <w:tcW w:w="1262" w:type="dxa"/>
            <w:tcBorders>
              <w:bottom w:val="single" w:sz="8" w:space="0" w:color="444444"/>
            </w:tcBorders>
            <w:vAlign w:val="center"/>
          </w:tcPr>
          <w:p w14:paraId="2BC98EF7" w14:textId="77777777" w:rsidR="00FF72D1" w:rsidRDefault="00000000">
            <w:pPr>
              <w:pStyle w:val="TableText"/>
              <w:keepLines w:val="0"/>
              <w:spacing w:before="0" w:after="0"/>
              <w:jc w:val="center"/>
              <w:rPr>
                <w:rFonts w:eastAsia="標楷體"/>
                <w:sz w:val="17"/>
              </w:rPr>
            </w:pPr>
            <w:r>
              <w:rPr>
                <w:rFonts w:eastAsia="標楷體"/>
                <w:sz w:val="17"/>
              </w:rPr>
              <w:t>17.7×</w:t>
            </w:r>
          </w:p>
        </w:tc>
        <w:tc>
          <w:tcPr>
            <w:tcW w:w="2469" w:type="dxa"/>
            <w:tcBorders>
              <w:bottom w:val="single" w:sz="8" w:space="0" w:color="444444"/>
            </w:tcBorders>
            <w:vAlign w:val="center"/>
          </w:tcPr>
          <w:p w14:paraId="6E7E5D03" w14:textId="77777777" w:rsidR="00FF72D1" w:rsidRDefault="00000000">
            <w:pPr>
              <w:pStyle w:val="TableText"/>
              <w:keepLines w:val="0"/>
              <w:spacing w:before="0" w:after="0"/>
              <w:rPr>
                <w:rFonts w:eastAsia="標楷體"/>
                <w:sz w:val="17"/>
              </w:rPr>
            </w:pPr>
            <w:r>
              <w:rPr>
                <w:rFonts w:eastAsia="標楷體"/>
                <w:sz w:val="17"/>
              </w:rPr>
              <w:t>Scope-matched segment GMV + revenue</w:t>
            </w:r>
          </w:p>
        </w:tc>
      </w:tr>
    </w:tbl>
    <w:p w14:paraId="5D93937E" w14:textId="77777777" w:rsidR="00FF72D1" w:rsidRDefault="00000000">
      <w:pPr>
        <w:pStyle w:val="TableNote"/>
      </w:pPr>
      <w:r>
        <w:t>Note: Ratios use (</w:t>
      </w:r>
      <w:r w:rsidRPr="00C13BED">
        <w:rPr>
          <w:highlight w:val="yellow"/>
          <w:rPrChange w:id="188" w:author="drkong" w:date="2026-09-07T01:39:00Z">
            <w:rPr/>
          </w:rPrChange>
        </w:rPr>
        <w:t>GMV/GTV</w:t>
      </w:r>
      <w:r>
        <w:t xml:space="preserve"> − matched revenue) / matched revenue and are calculated from unrounded source values. Shopee figures use e-commerce GMV and Shopee segment revenue from Sea Limited SEC filings; Grab figures use Mobility + Deliveries GMV and revenue from Grab’s FY2021 Form 20-F. The 2019 Grab ratio is not meaningful because segment revenue is negative after incentive netting. </w:t>
      </w:r>
      <w:commentRangeStart w:id="189"/>
      <w:r w:rsidRPr="001E6CBB">
        <w:rPr>
          <w:highlight w:val="yellow"/>
          <w:rPrChange w:id="190" w:author="drkong" w:date="2026-09-07T02:20:00Z">
            <w:rPr/>
          </w:rPrChange>
        </w:rPr>
        <w:t>These observations are not Indonesia-specific and do not replace Table 3.</w:t>
      </w:r>
      <w:commentRangeEnd w:id="189"/>
      <w:r w:rsidR="001E6CBB">
        <w:rPr>
          <w:rStyle w:val="CommentReference"/>
        </w:rPr>
        <w:commentReference w:id="189"/>
      </w:r>
    </w:p>
    <w:p w14:paraId="018E204C" w14:textId="77777777" w:rsidR="00FF72D1" w:rsidRDefault="00000000">
      <w:pPr>
        <w:pStyle w:val="FigureImage"/>
      </w:pPr>
      <w:r>
        <w:rPr>
          <w:noProof/>
        </w:rPr>
        <w:drawing>
          <wp:inline distT="0" distB="0" distL="0" distR="0" wp14:anchorId="137C013A" wp14:editId="1747D93A">
            <wp:extent cx="4319905" cy="2586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6"/>
                    <a:stretch>
                      <a:fillRect/>
                    </a:stretch>
                  </pic:blipFill>
                  <pic:spPr bwMode="auto">
                    <a:xfrm>
                      <a:off x="0" y="0"/>
                      <a:ext cx="4319905" cy="2586355"/>
                    </a:xfrm>
                    <a:prstGeom prst="rect">
                      <a:avLst/>
                    </a:prstGeom>
                    <a:noFill/>
                  </pic:spPr>
                </pic:pic>
              </a:graphicData>
            </a:graphic>
          </wp:inline>
        </w:drawing>
      </w:r>
    </w:p>
    <w:p w14:paraId="4479A22E" w14:textId="77777777" w:rsidR="00FF72D1" w:rsidRDefault="00000000">
      <w:pPr>
        <w:pStyle w:val="FigureCaption"/>
      </w:pPr>
      <w:r>
        <w:t>Figure 1B. Scope-matched historical ecosystem ratios for Shopee e-commerce and Grab Mobility + Deliveries. The y-axis is logarithmic; Grab 2019 is omitted because matched segment revenue is negative. The exhibit is company/segment-level robustness evidence, not an Indonesia time series.</w:t>
      </w:r>
    </w:p>
    <w:p w14:paraId="094F9CC0" w14:textId="77777777" w:rsidR="00FF72D1" w:rsidRDefault="00000000">
      <w:pPr>
        <w:pStyle w:val="Body"/>
      </w:pPr>
      <w:r>
        <w:rPr>
          <w:shd w:val="clear" w:color="auto" w:fill="E4DDD2"/>
        </w:rPr>
        <w:t xml:space="preserve">Table 3C extends the descriptive evidence through 2025 while keeping numerator and denominator matched within each platform. Grab pairs On-Demand GMV with Mobility + Deliveries revenue; Sea pairs Shopee GMV with Shopee e-commerce revenue; and </w:t>
      </w:r>
      <w:proofErr w:type="spellStart"/>
      <w:r>
        <w:rPr>
          <w:shd w:val="clear" w:color="auto" w:fill="E4DDD2"/>
        </w:rPr>
        <w:t>GoTo</w:t>
      </w:r>
      <w:proofErr w:type="spellEnd"/>
      <w:r>
        <w:rPr>
          <w:shd w:val="clear" w:color="auto" w:fill="E4DDD2"/>
        </w:rPr>
        <w:t xml:space="preserve"> pairs Group GTV with Group net revenue. </w:t>
      </w:r>
      <w:proofErr w:type="spellStart"/>
      <w:r>
        <w:rPr>
          <w:shd w:val="clear" w:color="auto" w:fill="E4DDD2"/>
        </w:rPr>
        <w:t>GoTo's</w:t>
      </w:r>
      <w:proofErr w:type="spellEnd"/>
      <w:r>
        <w:rPr>
          <w:shd w:val="clear" w:color="auto" w:fill="E4DDD2"/>
        </w:rPr>
        <w:t xml:space="preserve"> 2024 Tokopedia deconsolidation is shown as a structural-basis break. These annual figures may use later comparable or restated values and are not used as event-time predictors.</w:t>
      </w:r>
      <w:bookmarkStart w:id="191" w:name="RevSrc10"/>
      <w:r>
        <w:fldChar w:fldCharType="begin"/>
      </w:r>
      <w:r>
        <w:instrText>HYPERLINK \l "RevNote10" \o "Go to revision note 10"</w:instrText>
      </w:r>
      <w:r>
        <w:fldChar w:fldCharType="separate"/>
      </w:r>
      <w:r>
        <w:rPr>
          <w:noProof/>
          <w:sz w:val="14"/>
          <w:szCs w:val="14"/>
          <w:vertAlign w:val="superscript"/>
        </w:rPr>
        <w:t>10</w:t>
      </w:r>
      <w:r>
        <w:rPr>
          <w:noProof/>
          <w:sz w:val="14"/>
          <w:szCs w:val="14"/>
          <w:vertAlign w:val="superscript"/>
        </w:rPr>
        <w:fldChar w:fldCharType="end"/>
      </w:r>
      <w:bookmarkEnd w:id="191"/>
    </w:p>
    <w:p w14:paraId="4E3D2F1E" w14:textId="77777777" w:rsidR="00FF72D1" w:rsidRDefault="00000000">
      <w:pPr>
        <w:pStyle w:val="TableCaption"/>
      </w:pPr>
      <w:commentRangeStart w:id="192"/>
      <w:r>
        <w:lastRenderedPageBreak/>
        <w:t>Table 3C.</w:t>
      </w:r>
      <w:commentRangeEnd w:id="192"/>
      <w:r w:rsidR="00036943">
        <w:rPr>
          <w:rStyle w:val="CommentReference"/>
          <w:b w:val="0"/>
        </w:rPr>
        <w:commentReference w:id="192"/>
      </w:r>
      <w:r>
        <w:t xml:space="preserve"> Extended company-wide ecosystem-ratio evidence by year and platform, 2022–2025</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768"/>
        <w:gridCol w:w="1152"/>
        <w:gridCol w:w="1591"/>
        <w:gridCol w:w="1152"/>
        <w:gridCol w:w="3842"/>
        <w:tblGridChange w:id="193">
          <w:tblGrid>
            <w:gridCol w:w="768"/>
            <w:gridCol w:w="1152"/>
            <w:gridCol w:w="1591"/>
            <w:gridCol w:w="1152"/>
            <w:gridCol w:w="3842"/>
          </w:tblGrid>
        </w:tblGridChange>
      </w:tblGrid>
      <w:tr w:rsidR="00FF72D1" w14:paraId="03DFDF4D" w14:textId="77777777">
        <w:trPr>
          <w:cantSplit/>
          <w:tblHeader/>
          <w:jc w:val="center"/>
        </w:trPr>
        <w:tc>
          <w:tcPr>
            <w:tcW w:w="768" w:type="dxa"/>
            <w:tcBorders>
              <w:top w:val="single" w:sz="8" w:space="0" w:color="444444"/>
              <w:bottom w:val="single" w:sz="8" w:space="0" w:color="444444"/>
            </w:tcBorders>
            <w:vAlign w:val="center"/>
          </w:tcPr>
          <w:p w14:paraId="1C4562AC" w14:textId="77777777" w:rsidR="00FF72D1" w:rsidRDefault="00000000">
            <w:pPr>
              <w:pStyle w:val="TableHead"/>
              <w:keepLines w:val="0"/>
              <w:spacing w:before="0" w:after="0"/>
              <w:rPr>
                <w:rFonts w:eastAsia="標楷體"/>
                <w:sz w:val="17"/>
              </w:rPr>
            </w:pPr>
            <w:r>
              <w:rPr>
                <w:rFonts w:eastAsia="標楷體"/>
                <w:sz w:val="17"/>
              </w:rPr>
              <w:t>Year</w:t>
            </w:r>
          </w:p>
        </w:tc>
        <w:tc>
          <w:tcPr>
            <w:tcW w:w="1152" w:type="dxa"/>
            <w:tcBorders>
              <w:top w:val="single" w:sz="8" w:space="0" w:color="444444"/>
              <w:bottom w:val="single" w:sz="8" w:space="0" w:color="444444"/>
            </w:tcBorders>
            <w:vAlign w:val="center"/>
          </w:tcPr>
          <w:p w14:paraId="2CE732FB" w14:textId="77777777" w:rsidR="00FF72D1" w:rsidRDefault="00000000">
            <w:pPr>
              <w:pStyle w:val="TableHead"/>
              <w:keepLines w:val="0"/>
              <w:spacing w:before="0" w:after="0"/>
              <w:rPr>
                <w:rFonts w:eastAsia="標楷體"/>
                <w:sz w:val="17"/>
              </w:rPr>
            </w:pPr>
            <w:r>
              <w:rPr>
                <w:rFonts w:eastAsia="標楷體"/>
                <w:sz w:val="17"/>
              </w:rPr>
              <w:t>Platform</w:t>
            </w:r>
          </w:p>
        </w:tc>
        <w:tc>
          <w:tcPr>
            <w:tcW w:w="1591" w:type="dxa"/>
            <w:tcBorders>
              <w:top w:val="single" w:sz="8" w:space="0" w:color="444444"/>
              <w:bottom w:val="single" w:sz="8" w:space="0" w:color="444444"/>
            </w:tcBorders>
            <w:vAlign w:val="center"/>
          </w:tcPr>
          <w:p w14:paraId="3C9BA080" w14:textId="77777777" w:rsidR="00FF72D1" w:rsidRDefault="00000000">
            <w:pPr>
              <w:pStyle w:val="TableHead"/>
              <w:keepLines w:val="0"/>
              <w:spacing w:before="0" w:after="0"/>
              <w:rPr>
                <w:rFonts w:eastAsia="標楷體"/>
                <w:sz w:val="17"/>
              </w:rPr>
            </w:pPr>
            <w:r>
              <w:rPr>
                <w:rFonts w:eastAsia="標楷體"/>
                <w:sz w:val="17"/>
              </w:rPr>
              <w:t>Basis</w:t>
            </w:r>
          </w:p>
        </w:tc>
        <w:tc>
          <w:tcPr>
            <w:tcW w:w="1152" w:type="dxa"/>
            <w:tcBorders>
              <w:top w:val="single" w:sz="8" w:space="0" w:color="444444"/>
              <w:bottom w:val="single" w:sz="8" w:space="0" w:color="444444"/>
            </w:tcBorders>
            <w:vAlign w:val="center"/>
          </w:tcPr>
          <w:p w14:paraId="396915C2" w14:textId="77777777" w:rsidR="00FF72D1" w:rsidRDefault="00000000">
            <w:pPr>
              <w:pStyle w:val="TableHead"/>
              <w:keepLines w:val="0"/>
              <w:spacing w:before="0" w:after="0"/>
              <w:rPr>
                <w:rFonts w:eastAsia="標楷體"/>
                <w:sz w:val="17"/>
              </w:rPr>
            </w:pPr>
            <w:r>
              <w:rPr>
                <w:rFonts w:eastAsia="標楷體"/>
                <w:sz w:val="17"/>
              </w:rPr>
              <w:t>Ecosystem ratio</w:t>
            </w:r>
          </w:p>
        </w:tc>
        <w:tc>
          <w:tcPr>
            <w:tcW w:w="3842" w:type="dxa"/>
            <w:tcBorders>
              <w:top w:val="single" w:sz="8" w:space="0" w:color="444444"/>
              <w:bottom w:val="single" w:sz="8" w:space="0" w:color="444444"/>
            </w:tcBorders>
            <w:vAlign w:val="center"/>
          </w:tcPr>
          <w:p w14:paraId="0F74835A" w14:textId="77777777" w:rsidR="00FF72D1" w:rsidRDefault="00000000">
            <w:pPr>
              <w:pStyle w:val="TableHead"/>
              <w:keepLines w:val="0"/>
              <w:spacing w:before="0" w:after="0"/>
              <w:rPr>
                <w:rFonts w:eastAsia="標楷體"/>
                <w:sz w:val="17"/>
              </w:rPr>
            </w:pPr>
            <w:r>
              <w:rPr>
                <w:rFonts w:eastAsia="標楷體"/>
                <w:sz w:val="17"/>
              </w:rPr>
              <w:t>Coverage / scope note</w:t>
            </w:r>
          </w:p>
        </w:tc>
      </w:tr>
      <w:tr w:rsidR="00FF72D1" w14:paraId="3876ED47" w14:textId="77777777">
        <w:trPr>
          <w:cantSplit/>
          <w:jc w:val="center"/>
        </w:trPr>
        <w:tc>
          <w:tcPr>
            <w:tcW w:w="768" w:type="dxa"/>
            <w:vAlign w:val="center"/>
          </w:tcPr>
          <w:p w14:paraId="3E864B04" w14:textId="77777777" w:rsidR="00FF72D1" w:rsidRDefault="00000000">
            <w:pPr>
              <w:pStyle w:val="TableText"/>
              <w:keepLines w:val="0"/>
              <w:spacing w:before="0" w:after="0"/>
              <w:jc w:val="center"/>
              <w:rPr>
                <w:rFonts w:eastAsia="標楷體"/>
                <w:sz w:val="17"/>
              </w:rPr>
            </w:pPr>
            <w:r>
              <w:rPr>
                <w:rFonts w:eastAsia="標楷體"/>
                <w:sz w:val="17"/>
              </w:rPr>
              <w:t>2022</w:t>
            </w:r>
          </w:p>
        </w:tc>
        <w:tc>
          <w:tcPr>
            <w:tcW w:w="1152" w:type="dxa"/>
            <w:vAlign w:val="center"/>
          </w:tcPr>
          <w:p w14:paraId="40F89B37" w14:textId="77777777" w:rsidR="00FF72D1" w:rsidRDefault="00000000">
            <w:pPr>
              <w:pStyle w:val="TableText"/>
              <w:keepLines w:val="0"/>
              <w:spacing w:before="0" w:after="0"/>
              <w:rPr>
                <w:rFonts w:eastAsia="標楷體"/>
                <w:sz w:val="17"/>
              </w:rPr>
            </w:pPr>
            <w:r>
              <w:rPr>
                <w:rFonts w:eastAsia="標楷體"/>
                <w:sz w:val="17"/>
              </w:rPr>
              <w:t>Grab</w:t>
            </w:r>
          </w:p>
        </w:tc>
        <w:tc>
          <w:tcPr>
            <w:tcW w:w="1591" w:type="dxa"/>
            <w:vAlign w:val="center"/>
          </w:tcPr>
          <w:p w14:paraId="1C6760C1" w14:textId="77777777" w:rsidR="00FF72D1" w:rsidRDefault="00000000">
            <w:pPr>
              <w:pStyle w:val="TableText"/>
              <w:keepLines w:val="0"/>
              <w:spacing w:before="0" w:after="0"/>
              <w:rPr>
                <w:rFonts w:eastAsia="標楷體"/>
                <w:sz w:val="17"/>
              </w:rPr>
            </w:pPr>
            <w:r>
              <w:rPr>
                <w:rFonts w:eastAsia="標楷體"/>
                <w:sz w:val="17"/>
              </w:rPr>
              <w:t>FY comparable / restated</w:t>
            </w:r>
          </w:p>
        </w:tc>
        <w:tc>
          <w:tcPr>
            <w:tcW w:w="1152" w:type="dxa"/>
            <w:vAlign w:val="center"/>
          </w:tcPr>
          <w:p w14:paraId="44F78270" w14:textId="77777777" w:rsidR="00FF72D1" w:rsidRDefault="00000000">
            <w:pPr>
              <w:pStyle w:val="TableText"/>
              <w:keepLines w:val="0"/>
              <w:spacing w:before="0" w:after="0"/>
              <w:jc w:val="center"/>
              <w:rPr>
                <w:rFonts w:eastAsia="標楷體"/>
                <w:sz w:val="17"/>
              </w:rPr>
            </w:pPr>
            <w:r>
              <w:rPr>
                <w:rFonts w:eastAsia="標楷體"/>
                <w:sz w:val="17"/>
              </w:rPr>
              <w:t>9.3×</w:t>
            </w:r>
          </w:p>
        </w:tc>
        <w:tc>
          <w:tcPr>
            <w:tcW w:w="3842" w:type="dxa"/>
            <w:vAlign w:val="center"/>
          </w:tcPr>
          <w:p w14:paraId="6653D09C" w14:textId="77777777" w:rsidR="00FF72D1" w:rsidRDefault="00000000">
            <w:pPr>
              <w:pStyle w:val="TableText"/>
              <w:keepLines w:val="0"/>
              <w:spacing w:before="0" w:after="0"/>
              <w:rPr>
                <w:rFonts w:eastAsia="標楷體"/>
                <w:sz w:val="17"/>
              </w:rPr>
            </w:pPr>
            <w:r>
              <w:rPr>
                <w:rFonts w:eastAsia="標楷體"/>
                <w:sz w:val="17"/>
              </w:rPr>
              <w:t>On-Demand GMV matched to Mobility + Deliveries revenue</w:t>
            </w:r>
          </w:p>
        </w:tc>
      </w:tr>
      <w:tr w:rsidR="00FF72D1" w14:paraId="63A286B4" w14:textId="77777777">
        <w:trPr>
          <w:cantSplit/>
          <w:jc w:val="center"/>
        </w:trPr>
        <w:tc>
          <w:tcPr>
            <w:tcW w:w="768" w:type="dxa"/>
            <w:vAlign w:val="center"/>
          </w:tcPr>
          <w:p w14:paraId="45799941" w14:textId="77777777" w:rsidR="00FF72D1" w:rsidRDefault="00000000">
            <w:pPr>
              <w:pStyle w:val="TableText"/>
              <w:keepLines w:val="0"/>
              <w:spacing w:before="0" w:after="0"/>
              <w:jc w:val="center"/>
              <w:rPr>
                <w:rFonts w:eastAsia="標楷體"/>
                <w:sz w:val="17"/>
              </w:rPr>
            </w:pPr>
            <w:r>
              <w:rPr>
                <w:rFonts w:eastAsia="標楷體"/>
                <w:sz w:val="17"/>
              </w:rPr>
              <w:t>2022</w:t>
            </w:r>
          </w:p>
        </w:tc>
        <w:tc>
          <w:tcPr>
            <w:tcW w:w="1152" w:type="dxa"/>
            <w:vAlign w:val="center"/>
          </w:tcPr>
          <w:p w14:paraId="64F931FF" w14:textId="77777777" w:rsidR="00FF72D1" w:rsidRDefault="00000000">
            <w:pPr>
              <w:pStyle w:val="TableText"/>
              <w:keepLines w:val="0"/>
              <w:spacing w:before="0" w:after="0"/>
              <w:rPr>
                <w:rFonts w:eastAsia="標楷體"/>
                <w:sz w:val="17"/>
              </w:rPr>
            </w:pPr>
            <w:r>
              <w:rPr>
                <w:rFonts w:eastAsia="標楷體"/>
                <w:sz w:val="17"/>
              </w:rPr>
              <w:t>Sea/Shopee</w:t>
            </w:r>
          </w:p>
        </w:tc>
        <w:tc>
          <w:tcPr>
            <w:tcW w:w="1591" w:type="dxa"/>
            <w:vAlign w:val="center"/>
          </w:tcPr>
          <w:p w14:paraId="46FFE63E" w14:textId="77777777" w:rsidR="00FF72D1" w:rsidRDefault="00000000">
            <w:pPr>
              <w:pStyle w:val="TableText"/>
              <w:keepLines w:val="0"/>
              <w:spacing w:before="0" w:after="0"/>
              <w:rPr>
                <w:rFonts w:eastAsia="標楷體"/>
                <w:sz w:val="17"/>
              </w:rPr>
            </w:pPr>
            <w:r>
              <w:rPr>
                <w:rFonts w:eastAsia="標楷體"/>
                <w:sz w:val="17"/>
              </w:rPr>
              <w:t>FY scope-matched</w:t>
            </w:r>
          </w:p>
        </w:tc>
        <w:tc>
          <w:tcPr>
            <w:tcW w:w="1152" w:type="dxa"/>
            <w:vAlign w:val="center"/>
          </w:tcPr>
          <w:p w14:paraId="6230B3DC" w14:textId="77777777" w:rsidR="00FF72D1" w:rsidRDefault="00000000">
            <w:pPr>
              <w:pStyle w:val="TableText"/>
              <w:keepLines w:val="0"/>
              <w:spacing w:before="0" w:after="0"/>
              <w:jc w:val="center"/>
              <w:rPr>
                <w:rFonts w:eastAsia="標楷體"/>
                <w:sz w:val="17"/>
              </w:rPr>
            </w:pPr>
            <w:r>
              <w:rPr>
                <w:rFonts w:eastAsia="標楷體"/>
                <w:sz w:val="17"/>
              </w:rPr>
              <w:t>9.1×</w:t>
            </w:r>
          </w:p>
        </w:tc>
        <w:tc>
          <w:tcPr>
            <w:tcW w:w="3842" w:type="dxa"/>
            <w:vAlign w:val="center"/>
          </w:tcPr>
          <w:p w14:paraId="0170E8E0" w14:textId="77777777" w:rsidR="00FF72D1" w:rsidRDefault="00000000">
            <w:pPr>
              <w:pStyle w:val="TableText"/>
              <w:keepLines w:val="0"/>
              <w:spacing w:before="0" w:after="0"/>
              <w:rPr>
                <w:rFonts w:eastAsia="標楷體"/>
                <w:sz w:val="17"/>
              </w:rPr>
            </w:pPr>
            <w:r>
              <w:rPr>
                <w:rFonts w:eastAsia="標楷體"/>
                <w:sz w:val="17"/>
              </w:rPr>
              <w:t>Shopee GMV matched to Shopee e-commerce revenue</w:t>
            </w:r>
          </w:p>
        </w:tc>
      </w:tr>
      <w:tr w:rsidR="00FF72D1" w14:paraId="67E11453" w14:textId="77777777">
        <w:trPr>
          <w:cantSplit/>
          <w:jc w:val="center"/>
        </w:trPr>
        <w:tc>
          <w:tcPr>
            <w:tcW w:w="768" w:type="dxa"/>
            <w:vAlign w:val="center"/>
          </w:tcPr>
          <w:p w14:paraId="6D16A378" w14:textId="77777777" w:rsidR="00FF72D1" w:rsidRDefault="00000000">
            <w:pPr>
              <w:pStyle w:val="TableText"/>
              <w:keepLines w:val="0"/>
              <w:spacing w:before="0" w:after="0"/>
              <w:jc w:val="center"/>
              <w:rPr>
                <w:rFonts w:eastAsia="標楷體"/>
                <w:sz w:val="17"/>
              </w:rPr>
            </w:pPr>
            <w:r>
              <w:rPr>
                <w:rFonts w:eastAsia="標楷體"/>
                <w:sz w:val="17"/>
              </w:rPr>
              <w:t>2023</w:t>
            </w:r>
          </w:p>
        </w:tc>
        <w:tc>
          <w:tcPr>
            <w:tcW w:w="1152" w:type="dxa"/>
            <w:vAlign w:val="center"/>
          </w:tcPr>
          <w:p w14:paraId="188A3678" w14:textId="77777777" w:rsidR="00FF72D1" w:rsidRDefault="00000000">
            <w:pPr>
              <w:pStyle w:val="TableText"/>
              <w:keepLines w:val="0"/>
              <w:spacing w:before="0" w:after="0"/>
              <w:rPr>
                <w:rFonts w:eastAsia="標楷體"/>
                <w:sz w:val="17"/>
              </w:rPr>
            </w:pPr>
            <w:r>
              <w:rPr>
                <w:rFonts w:eastAsia="標楷體"/>
                <w:sz w:val="17"/>
              </w:rPr>
              <w:t>Grab</w:t>
            </w:r>
          </w:p>
        </w:tc>
        <w:tc>
          <w:tcPr>
            <w:tcW w:w="1591" w:type="dxa"/>
            <w:vAlign w:val="center"/>
          </w:tcPr>
          <w:p w14:paraId="09586773" w14:textId="77777777" w:rsidR="00FF72D1" w:rsidRDefault="00000000">
            <w:pPr>
              <w:pStyle w:val="TableText"/>
              <w:keepLines w:val="0"/>
              <w:spacing w:before="0" w:after="0"/>
              <w:rPr>
                <w:rFonts w:eastAsia="標楷體"/>
                <w:sz w:val="17"/>
              </w:rPr>
            </w:pPr>
            <w:r>
              <w:rPr>
                <w:rFonts w:eastAsia="標楷體"/>
                <w:sz w:val="17"/>
              </w:rPr>
              <w:t>FY comparable / restated</w:t>
            </w:r>
          </w:p>
        </w:tc>
        <w:tc>
          <w:tcPr>
            <w:tcW w:w="1152" w:type="dxa"/>
            <w:vAlign w:val="center"/>
          </w:tcPr>
          <w:p w14:paraId="1F854FB1" w14:textId="77777777" w:rsidR="00FF72D1" w:rsidRDefault="00000000">
            <w:pPr>
              <w:pStyle w:val="TableText"/>
              <w:keepLines w:val="0"/>
              <w:spacing w:before="0" w:after="0"/>
              <w:jc w:val="center"/>
              <w:rPr>
                <w:rFonts w:eastAsia="標楷體"/>
                <w:sz w:val="17"/>
              </w:rPr>
            </w:pPr>
            <w:r>
              <w:rPr>
                <w:rFonts w:eastAsia="標楷體"/>
                <w:sz w:val="17"/>
              </w:rPr>
              <w:t>6.2×</w:t>
            </w:r>
          </w:p>
        </w:tc>
        <w:tc>
          <w:tcPr>
            <w:tcW w:w="3842" w:type="dxa"/>
            <w:vAlign w:val="center"/>
          </w:tcPr>
          <w:p w14:paraId="584EF385" w14:textId="77777777" w:rsidR="00FF72D1" w:rsidRDefault="00000000">
            <w:pPr>
              <w:pStyle w:val="TableText"/>
              <w:keepLines w:val="0"/>
              <w:spacing w:before="0" w:after="0"/>
              <w:rPr>
                <w:rFonts w:eastAsia="標楷體"/>
                <w:sz w:val="17"/>
              </w:rPr>
            </w:pPr>
            <w:r>
              <w:rPr>
                <w:rFonts w:eastAsia="標楷體"/>
                <w:sz w:val="17"/>
              </w:rPr>
              <w:t>On-Demand GMV matched to Mobility + Deliveries revenue</w:t>
            </w:r>
          </w:p>
        </w:tc>
      </w:tr>
      <w:tr w:rsidR="00FF72D1" w14:paraId="197DCDE3" w14:textId="77777777">
        <w:trPr>
          <w:cantSplit/>
          <w:jc w:val="center"/>
        </w:trPr>
        <w:tc>
          <w:tcPr>
            <w:tcW w:w="768" w:type="dxa"/>
            <w:vAlign w:val="center"/>
          </w:tcPr>
          <w:p w14:paraId="40D59A48" w14:textId="77777777" w:rsidR="00FF72D1" w:rsidRDefault="00000000">
            <w:pPr>
              <w:pStyle w:val="TableText"/>
              <w:keepLines w:val="0"/>
              <w:spacing w:before="0" w:after="0"/>
              <w:jc w:val="center"/>
              <w:rPr>
                <w:rFonts w:eastAsia="標楷體"/>
                <w:sz w:val="17"/>
              </w:rPr>
            </w:pPr>
            <w:r>
              <w:rPr>
                <w:rFonts w:eastAsia="標楷體"/>
                <w:sz w:val="17"/>
              </w:rPr>
              <w:t>2023</w:t>
            </w:r>
          </w:p>
        </w:tc>
        <w:tc>
          <w:tcPr>
            <w:tcW w:w="1152" w:type="dxa"/>
            <w:vAlign w:val="center"/>
          </w:tcPr>
          <w:p w14:paraId="5D8C85BC" w14:textId="77777777" w:rsidR="00FF72D1" w:rsidRDefault="00000000">
            <w:pPr>
              <w:pStyle w:val="TableText"/>
              <w:keepLines w:val="0"/>
              <w:spacing w:before="0" w:after="0"/>
              <w:rPr>
                <w:rFonts w:eastAsia="標楷體"/>
                <w:sz w:val="17"/>
              </w:rPr>
            </w:pPr>
            <w:proofErr w:type="spellStart"/>
            <w:r>
              <w:rPr>
                <w:rFonts w:eastAsia="標楷體"/>
                <w:sz w:val="17"/>
              </w:rPr>
              <w:t>GoTo</w:t>
            </w:r>
            <w:proofErr w:type="spellEnd"/>
          </w:p>
        </w:tc>
        <w:tc>
          <w:tcPr>
            <w:tcW w:w="1591" w:type="dxa"/>
            <w:vAlign w:val="center"/>
          </w:tcPr>
          <w:p w14:paraId="72F3655F" w14:textId="77777777" w:rsidR="00FF72D1" w:rsidRDefault="00000000">
            <w:pPr>
              <w:pStyle w:val="TableText"/>
              <w:keepLines w:val="0"/>
              <w:spacing w:before="0" w:after="0"/>
              <w:rPr>
                <w:rFonts w:eastAsia="標楷體"/>
                <w:sz w:val="17"/>
              </w:rPr>
            </w:pPr>
            <w:r>
              <w:rPr>
                <w:rFonts w:eastAsia="標楷體"/>
                <w:sz w:val="17"/>
              </w:rPr>
              <w:t>FY actual / comparable disclosure</w:t>
            </w:r>
          </w:p>
        </w:tc>
        <w:tc>
          <w:tcPr>
            <w:tcW w:w="1152" w:type="dxa"/>
            <w:vAlign w:val="center"/>
          </w:tcPr>
          <w:p w14:paraId="7E84D2D0" w14:textId="77777777" w:rsidR="00FF72D1" w:rsidRDefault="00000000">
            <w:pPr>
              <w:pStyle w:val="TableText"/>
              <w:keepLines w:val="0"/>
              <w:spacing w:before="0" w:after="0"/>
              <w:jc w:val="center"/>
              <w:rPr>
                <w:rFonts w:eastAsia="標楷體"/>
                <w:sz w:val="17"/>
              </w:rPr>
            </w:pPr>
            <w:r>
              <w:rPr>
                <w:rFonts w:eastAsia="標楷體"/>
                <w:sz w:val="17"/>
              </w:rPr>
              <w:t>40.1×</w:t>
            </w:r>
          </w:p>
        </w:tc>
        <w:tc>
          <w:tcPr>
            <w:tcW w:w="3842" w:type="dxa"/>
            <w:vAlign w:val="center"/>
          </w:tcPr>
          <w:p w14:paraId="48986595" w14:textId="77777777" w:rsidR="00FF72D1" w:rsidRDefault="00000000">
            <w:pPr>
              <w:pStyle w:val="TableText"/>
              <w:keepLines w:val="0"/>
              <w:spacing w:before="0" w:after="0"/>
              <w:rPr>
                <w:rFonts w:eastAsia="標楷體"/>
                <w:sz w:val="17"/>
              </w:rPr>
            </w:pPr>
            <w:r>
              <w:rPr>
                <w:rFonts w:eastAsia="標楷體"/>
                <w:sz w:val="17"/>
              </w:rPr>
              <w:t>company/group reporting scope</w:t>
            </w:r>
          </w:p>
        </w:tc>
      </w:tr>
      <w:tr w:rsidR="00FF72D1" w14:paraId="46A42B3F" w14:textId="77777777" w:rsidTr="00E40C69">
        <w:tblPrEx>
          <w:tblW w:w="8505" w:type="dxa"/>
          <w:jc w:val="center"/>
          <w:tblLayout w:type="fixed"/>
          <w:tblCellMar>
            <w:top w:w="60" w:type="dxa"/>
            <w:left w:w="70" w:type="dxa"/>
            <w:bottom w:w="60" w:type="dxa"/>
            <w:right w:w="70" w:type="dxa"/>
          </w:tblCellMar>
          <w:tblPrExChange w:id="194" w:author="drkong" w:date="2026-09-07T02:36:00Z">
            <w:tblPrEx>
              <w:tblW w:w="8505" w:type="dxa"/>
              <w:jc w:val="center"/>
              <w:tblLayout w:type="fixed"/>
              <w:tblCellMar>
                <w:top w:w="60" w:type="dxa"/>
                <w:left w:w="70" w:type="dxa"/>
                <w:bottom w:w="60" w:type="dxa"/>
                <w:right w:w="70" w:type="dxa"/>
              </w:tblCellMar>
            </w:tblPrEx>
          </w:tblPrExChange>
        </w:tblPrEx>
        <w:trPr>
          <w:cantSplit/>
          <w:jc w:val="center"/>
          <w:trPrChange w:id="195" w:author="drkong" w:date="2026-09-07T02:36:00Z">
            <w:trPr>
              <w:cantSplit/>
              <w:jc w:val="center"/>
            </w:trPr>
          </w:trPrChange>
        </w:trPr>
        <w:tc>
          <w:tcPr>
            <w:tcW w:w="768" w:type="dxa"/>
            <w:shd w:val="clear" w:color="auto" w:fill="DAEEF3" w:themeFill="accent5" w:themeFillTint="33"/>
            <w:vAlign w:val="center"/>
            <w:tcPrChange w:id="196" w:author="drkong" w:date="2026-09-07T02:36:00Z">
              <w:tcPr>
                <w:tcW w:w="768" w:type="dxa"/>
                <w:vAlign w:val="center"/>
              </w:tcPr>
            </w:tcPrChange>
          </w:tcPr>
          <w:p w14:paraId="0A503F41" w14:textId="77777777" w:rsidR="00FF72D1" w:rsidRDefault="00000000">
            <w:pPr>
              <w:pStyle w:val="TableText"/>
              <w:keepLines w:val="0"/>
              <w:spacing w:before="0" w:after="0"/>
              <w:jc w:val="center"/>
              <w:rPr>
                <w:rFonts w:eastAsia="標楷體"/>
                <w:sz w:val="17"/>
              </w:rPr>
            </w:pPr>
            <w:r>
              <w:rPr>
                <w:rFonts w:eastAsia="標楷體"/>
                <w:sz w:val="17"/>
              </w:rPr>
              <w:t>2023</w:t>
            </w:r>
          </w:p>
        </w:tc>
        <w:tc>
          <w:tcPr>
            <w:tcW w:w="1152" w:type="dxa"/>
            <w:shd w:val="clear" w:color="auto" w:fill="DAEEF3" w:themeFill="accent5" w:themeFillTint="33"/>
            <w:vAlign w:val="center"/>
            <w:tcPrChange w:id="197" w:author="drkong" w:date="2026-09-07T02:36:00Z">
              <w:tcPr>
                <w:tcW w:w="1152" w:type="dxa"/>
                <w:vAlign w:val="center"/>
              </w:tcPr>
            </w:tcPrChange>
          </w:tcPr>
          <w:p w14:paraId="43976686" w14:textId="77777777" w:rsidR="00FF72D1" w:rsidRDefault="00000000">
            <w:pPr>
              <w:pStyle w:val="TableText"/>
              <w:keepLines w:val="0"/>
              <w:spacing w:before="0" w:after="0"/>
              <w:rPr>
                <w:rFonts w:eastAsia="標楷體"/>
                <w:sz w:val="17"/>
              </w:rPr>
            </w:pPr>
            <w:r>
              <w:rPr>
                <w:rFonts w:eastAsia="標楷體"/>
                <w:sz w:val="17"/>
              </w:rPr>
              <w:t>Sea/Shopee</w:t>
            </w:r>
          </w:p>
        </w:tc>
        <w:tc>
          <w:tcPr>
            <w:tcW w:w="1591" w:type="dxa"/>
            <w:shd w:val="clear" w:color="auto" w:fill="DAEEF3" w:themeFill="accent5" w:themeFillTint="33"/>
            <w:vAlign w:val="center"/>
            <w:tcPrChange w:id="198" w:author="drkong" w:date="2026-09-07T02:36:00Z">
              <w:tcPr>
                <w:tcW w:w="1591" w:type="dxa"/>
                <w:vAlign w:val="center"/>
              </w:tcPr>
            </w:tcPrChange>
          </w:tcPr>
          <w:p w14:paraId="2244E837" w14:textId="77777777" w:rsidR="00FF72D1" w:rsidRDefault="00000000">
            <w:pPr>
              <w:pStyle w:val="TableText"/>
              <w:keepLines w:val="0"/>
              <w:spacing w:before="0" w:after="0"/>
              <w:rPr>
                <w:rFonts w:eastAsia="標楷體"/>
                <w:sz w:val="17"/>
              </w:rPr>
            </w:pPr>
            <w:r>
              <w:rPr>
                <w:rFonts w:eastAsia="標楷體"/>
                <w:sz w:val="17"/>
              </w:rPr>
              <w:t>FY scope-matched</w:t>
            </w:r>
          </w:p>
        </w:tc>
        <w:tc>
          <w:tcPr>
            <w:tcW w:w="1152" w:type="dxa"/>
            <w:shd w:val="clear" w:color="auto" w:fill="DAEEF3" w:themeFill="accent5" w:themeFillTint="33"/>
            <w:vAlign w:val="center"/>
            <w:tcPrChange w:id="199" w:author="drkong" w:date="2026-09-07T02:36:00Z">
              <w:tcPr>
                <w:tcW w:w="1152" w:type="dxa"/>
                <w:vAlign w:val="center"/>
              </w:tcPr>
            </w:tcPrChange>
          </w:tcPr>
          <w:p w14:paraId="488D4F09" w14:textId="77777777" w:rsidR="00FF72D1" w:rsidRDefault="00000000">
            <w:pPr>
              <w:pStyle w:val="TableText"/>
              <w:keepLines w:val="0"/>
              <w:spacing w:before="0" w:after="0"/>
              <w:jc w:val="center"/>
              <w:rPr>
                <w:rFonts w:eastAsia="標楷體"/>
                <w:sz w:val="17"/>
              </w:rPr>
            </w:pPr>
            <w:commentRangeStart w:id="200"/>
            <w:r w:rsidRPr="00E40C69">
              <w:rPr>
                <w:rFonts w:eastAsia="標楷體"/>
                <w:sz w:val="17"/>
                <w:highlight w:val="yellow"/>
                <w:rPrChange w:id="201" w:author="drkong" w:date="2026-09-07T02:37:00Z">
                  <w:rPr>
                    <w:rFonts w:eastAsia="標楷體"/>
                    <w:sz w:val="17"/>
                  </w:rPr>
                </w:rPrChange>
              </w:rPr>
              <w:t>7.7×</w:t>
            </w:r>
            <w:commentRangeEnd w:id="200"/>
            <w:r w:rsidR="00E40C69">
              <w:rPr>
                <w:rStyle w:val="CommentReference"/>
                <w:rFonts w:eastAsia="標楷體"/>
              </w:rPr>
              <w:commentReference w:id="200"/>
            </w:r>
          </w:p>
        </w:tc>
        <w:tc>
          <w:tcPr>
            <w:tcW w:w="3842" w:type="dxa"/>
            <w:shd w:val="clear" w:color="auto" w:fill="DAEEF3" w:themeFill="accent5" w:themeFillTint="33"/>
            <w:vAlign w:val="center"/>
            <w:tcPrChange w:id="202" w:author="drkong" w:date="2026-09-07T02:36:00Z">
              <w:tcPr>
                <w:tcW w:w="3842" w:type="dxa"/>
                <w:vAlign w:val="center"/>
              </w:tcPr>
            </w:tcPrChange>
          </w:tcPr>
          <w:p w14:paraId="701DE9ED" w14:textId="77777777" w:rsidR="00FF72D1" w:rsidRDefault="00000000">
            <w:pPr>
              <w:pStyle w:val="TableText"/>
              <w:keepLines w:val="0"/>
              <w:spacing w:before="0" w:after="0"/>
              <w:rPr>
                <w:rFonts w:eastAsia="標楷體"/>
                <w:sz w:val="17"/>
              </w:rPr>
            </w:pPr>
            <w:r>
              <w:rPr>
                <w:rFonts w:eastAsia="標楷體"/>
                <w:sz w:val="17"/>
              </w:rPr>
              <w:t>Shopee GMV matched to Shopee e- commerce revenue</w:t>
            </w:r>
          </w:p>
        </w:tc>
      </w:tr>
      <w:tr w:rsidR="00FF72D1" w14:paraId="0CEC67B1" w14:textId="77777777">
        <w:trPr>
          <w:cantSplit/>
          <w:jc w:val="center"/>
        </w:trPr>
        <w:tc>
          <w:tcPr>
            <w:tcW w:w="768" w:type="dxa"/>
            <w:vAlign w:val="center"/>
          </w:tcPr>
          <w:p w14:paraId="231BFD5C" w14:textId="77777777" w:rsidR="00FF72D1" w:rsidRDefault="00000000">
            <w:pPr>
              <w:pStyle w:val="TableText"/>
              <w:keepLines w:val="0"/>
              <w:spacing w:before="0" w:after="0"/>
              <w:jc w:val="center"/>
              <w:rPr>
                <w:rFonts w:eastAsia="標楷體"/>
                <w:sz w:val="17"/>
              </w:rPr>
            </w:pPr>
            <w:r>
              <w:rPr>
                <w:rFonts w:eastAsia="標楷體"/>
                <w:sz w:val="17"/>
              </w:rPr>
              <w:t>2024</w:t>
            </w:r>
          </w:p>
        </w:tc>
        <w:tc>
          <w:tcPr>
            <w:tcW w:w="1152" w:type="dxa"/>
            <w:vAlign w:val="center"/>
          </w:tcPr>
          <w:p w14:paraId="03D3745D" w14:textId="77777777" w:rsidR="00FF72D1" w:rsidRDefault="00000000">
            <w:pPr>
              <w:pStyle w:val="TableText"/>
              <w:keepLines w:val="0"/>
              <w:spacing w:before="0" w:after="0"/>
              <w:rPr>
                <w:rFonts w:eastAsia="標楷體"/>
                <w:sz w:val="17"/>
              </w:rPr>
            </w:pPr>
            <w:r>
              <w:rPr>
                <w:rFonts w:eastAsia="標楷體"/>
                <w:sz w:val="17"/>
              </w:rPr>
              <w:t>Grab</w:t>
            </w:r>
          </w:p>
        </w:tc>
        <w:tc>
          <w:tcPr>
            <w:tcW w:w="1591" w:type="dxa"/>
            <w:vAlign w:val="center"/>
          </w:tcPr>
          <w:p w14:paraId="6223C144" w14:textId="77777777" w:rsidR="00FF72D1" w:rsidRDefault="00000000">
            <w:pPr>
              <w:pStyle w:val="TableText"/>
              <w:keepLines w:val="0"/>
              <w:spacing w:before="0" w:after="0"/>
              <w:rPr>
                <w:rFonts w:eastAsia="標楷體"/>
                <w:sz w:val="17"/>
              </w:rPr>
            </w:pPr>
            <w:r>
              <w:rPr>
                <w:rFonts w:eastAsia="標楷體"/>
                <w:sz w:val="17"/>
              </w:rPr>
              <w:t>FY from matched quarterly inputs</w:t>
            </w:r>
          </w:p>
        </w:tc>
        <w:tc>
          <w:tcPr>
            <w:tcW w:w="1152" w:type="dxa"/>
            <w:vAlign w:val="center"/>
          </w:tcPr>
          <w:p w14:paraId="10BA315C" w14:textId="77777777" w:rsidR="00FF72D1" w:rsidRDefault="00000000">
            <w:pPr>
              <w:pStyle w:val="TableText"/>
              <w:keepLines w:val="0"/>
              <w:spacing w:before="0" w:after="0"/>
              <w:jc w:val="center"/>
              <w:rPr>
                <w:rFonts w:eastAsia="標楷體"/>
                <w:sz w:val="17"/>
              </w:rPr>
            </w:pPr>
            <w:r>
              <w:rPr>
                <w:rFonts w:eastAsia="標楷體"/>
                <w:sz w:val="17"/>
              </w:rPr>
              <w:t>6.2×</w:t>
            </w:r>
          </w:p>
        </w:tc>
        <w:tc>
          <w:tcPr>
            <w:tcW w:w="3842" w:type="dxa"/>
            <w:vAlign w:val="center"/>
          </w:tcPr>
          <w:p w14:paraId="5204603A" w14:textId="77777777" w:rsidR="00FF72D1" w:rsidRDefault="00000000">
            <w:pPr>
              <w:pStyle w:val="TableText"/>
              <w:keepLines w:val="0"/>
              <w:spacing w:before="0" w:after="0"/>
              <w:rPr>
                <w:rFonts w:eastAsia="標楷體"/>
                <w:sz w:val="17"/>
              </w:rPr>
            </w:pPr>
            <w:r>
              <w:rPr>
                <w:rFonts w:eastAsia="標楷體"/>
                <w:sz w:val="17"/>
              </w:rPr>
              <w:t>scope-matched; FY from matched quarterly inputs</w:t>
            </w:r>
          </w:p>
        </w:tc>
      </w:tr>
      <w:tr w:rsidR="00FF72D1" w14:paraId="1057825C" w14:textId="77777777">
        <w:trPr>
          <w:cantSplit/>
          <w:jc w:val="center"/>
        </w:trPr>
        <w:tc>
          <w:tcPr>
            <w:tcW w:w="768" w:type="dxa"/>
            <w:vAlign w:val="center"/>
          </w:tcPr>
          <w:p w14:paraId="6452A3E0" w14:textId="77777777" w:rsidR="00FF72D1" w:rsidRDefault="00000000">
            <w:pPr>
              <w:pStyle w:val="TableText"/>
              <w:keepLines w:val="0"/>
              <w:spacing w:before="0" w:after="0"/>
              <w:jc w:val="center"/>
              <w:rPr>
                <w:rFonts w:eastAsia="標楷體"/>
                <w:sz w:val="17"/>
              </w:rPr>
            </w:pPr>
            <w:r>
              <w:rPr>
                <w:rFonts w:eastAsia="標楷體"/>
                <w:sz w:val="17"/>
              </w:rPr>
              <w:t>2024</w:t>
            </w:r>
          </w:p>
        </w:tc>
        <w:tc>
          <w:tcPr>
            <w:tcW w:w="1152" w:type="dxa"/>
            <w:vAlign w:val="center"/>
          </w:tcPr>
          <w:p w14:paraId="5165B984" w14:textId="77777777" w:rsidR="00FF72D1" w:rsidRDefault="00000000">
            <w:pPr>
              <w:pStyle w:val="TableText"/>
              <w:keepLines w:val="0"/>
              <w:spacing w:before="0" w:after="0"/>
              <w:rPr>
                <w:rFonts w:eastAsia="標楷體"/>
                <w:sz w:val="17"/>
              </w:rPr>
            </w:pPr>
            <w:proofErr w:type="spellStart"/>
            <w:r>
              <w:rPr>
                <w:rFonts w:eastAsia="標楷體"/>
                <w:sz w:val="17"/>
              </w:rPr>
              <w:t>GoTo</w:t>
            </w:r>
            <w:proofErr w:type="spellEnd"/>
          </w:p>
        </w:tc>
        <w:tc>
          <w:tcPr>
            <w:tcW w:w="1591" w:type="dxa"/>
            <w:vAlign w:val="center"/>
          </w:tcPr>
          <w:p w14:paraId="468AE16F" w14:textId="77777777" w:rsidR="00FF72D1" w:rsidRDefault="00000000">
            <w:pPr>
              <w:pStyle w:val="TableText"/>
              <w:keepLines w:val="0"/>
              <w:spacing w:before="0" w:after="0"/>
              <w:rPr>
                <w:rFonts w:eastAsia="標楷體"/>
                <w:sz w:val="17"/>
              </w:rPr>
            </w:pPr>
            <w:r>
              <w:rPr>
                <w:rFonts w:eastAsia="標楷體"/>
                <w:sz w:val="17"/>
              </w:rPr>
              <w:t>FY actual</w:t>
            </w:r>
          </w:p>
        </w:tc>
        <w:tc>
          <w:tcPr>
            <w:tcW w:w="1152" w:type="dxa"/>
            <w:vAlign w:val="center"/>
          </w:tcPr>
          <w:p w14:paraId="58F7290D" w14:textId="77777777" w:rsidR="00FF72D1" w:rsidRDefault="00000000">
            <w:pPr>
              <w:pStyle w:val="TableText"/>
              <w:keepLines w:val="0"/>
              <w:spacing w:before="0" w:after="0"/>
              <w:jc w:val="center"/>
              <w:rPr>
                <w:rFonts w:eastAsia="標楷體"/>
                <w:sz w:val="17"/>
              </w:rPr>
            </w:pPr>
            <w:r>
              <w:rPr>
                <w:rFonts w:eastAsia="標楷體"/>
                <w:sz w:val="17"/>
              </w:rPr>
              <w:t>32.9×</w:t>
            </w:r>
          </w:p>
        </w:tc>
        <w:tc>
          <w:tcPr>
            <w:tcW w:w="3842" w:type="dxa"/>
            <w:vAlign w:val="center"/>
          </w:tcPr>
          <w:p w14:paraId="1CEECDBD" w14:textId="77777777" w:rsidR="00FF72D1" w:rsidRDefault="00000000">
            <w:pPr>
              <w:pStyle w:val="TableText"/>
              <w:keepLines w:val="0"/>
              <w:spacing w:before="0" w:after="0"/>
              <w:rPr>
                <w:rFonts w:eastAsia="標楷體"/>
                <w:sz w:val="17"/>
              </w:rPr>
            </w:pPr>
            <w:r>
              <w:rPr>
                <w:rFonts w:eastAsia="標楷體"/>
                <w:sz w:val="17"/>
              </w:rPr>
              <w:t>Tokopedia break; pro-forma comparable basis = 34.2×</w:t>
            </w:r>
          </w:p>
        </w:tc>
      </w:tr>
      <w:tr w:rsidR="00FF72D1" w14:paraId="795BE90B" w14:textId="77777777">
        <w:trPr>
          <w:cantSplit/>
          <w:jc w:val="center"/>
        </w:trPr>
        <w:tc>
          <w:tcPr>
            <w:tcW w:w="768" w:type="dxa"/>
            <w:vAlign w:val="center"/>
          </w:tcPr>
          <w:p w14:paraId="0830CDD4" w14:textId="77777777" w:rsidR="00FF72D1" w:rsidRDefault="00000000">
            <w:pPr>
              <w:pStyle w:val="TableText"/>
              <w:keepLines w:val="0"/>
              <w:spacing w:before="0" w:after="0"/>
              <w:jc w:val="center"/>
              <w:rPr>
                <w:rFonts w:eastAsia="標楷體"/>
                <w:sz w:val="17"/>
              </w:rPr>
            </w:pPr>
            <w:r>
              <w:rPr>
                <w:rFonts w:eastAsia="標楷體"/>
                <w:sz w:val="17"/>
              </w:rPr>
              <w:t>2024</w:t>
            </w:r>
          </w:p>
        </w:tc>
        <w:tc>
          <w:tcPr>
            <w:tcW w:w="1152" w:type="dxa"/>
            <w:vAlign w:val="center"/>
          </w:tcPr>
          <w:p w14:paraId="5354FFA7" w14:textId="77777777" w:rsidR="00FF72D1" w:rsidRDefault="00000000">
            <w:pPr>
              <w:pStyle w:val="TableText"/>
              <w:keepLines w:val="0"/>
              <w:spacing w:before="0" w:after="0"/>
              <w:rPr>
                <w:rFonts w:eastAsia="標楷體"/>
                <w:sz w:val="17"/>
              </w:rPr>
            </w:pPr>
            <w:r>
              <w:rPr>
                <w:rFonts w:eastAsia="標楷體"/>
                <w:sz w:val="17"/>
              </w:rPr>
              <w:t>Sea/Shopee</w:t>
            </w:r>
          </w:p>
        </w:tc>
        <w:tc>
          <w:tcPr>
            <w:tcW w:w="1591" w:type="dxa"/>
            <w:vAlign w:val="center"/>
          </w:tcPr>
          <w:p w14:paraId="7EE08800" w14:textId="77777777" w:rsidR="00FF72D1" w:rsidRDefault="00000000">
            <w:pPr>
              <w:pStyle w:val="TableText"/>
              <w:keepLines w:val="0"/>
              <w:spacing w:before="0" w:after="0"/>
              <w:rPr>
                <w:rFonts w:eastAsia="標楷體"/>
                <w:sz w:val="17"/>
              </w:rPr>
            </w:pPr>
            <w:r>
              <w:rPr>
                <w:rFonts w:eastAsia="標楷體"/>
                <w:sz w:val="17"/>
              </w:rPr>
              <w:t>FY scope-matched</w:t>
            </w:r>
          </w:p>
        </w:tc>
        <w:tc>
          <w:tcPr>
            <w:tcW w:w="1152" w:type="dxa"/>
            <w:vAlign w:val="center"/>
          </w:tcPr>
          <w:p w14:paraId="06CE5C25" w14:textId="77777777" w:rsidR="00FF72D1" w:rsidRDefault="00000000">
            <w:pPr>
              <w:pStyle w:val="TableText"/>
              <w:keepLines w:val="0"/>
              <w:spacing w:before="0" w:after="0"/>
              <w:jc w:val="center"/>
              <w:rPr>
                <w:rFonts w:eastAsia="標楷體"/>
                <w:sz w:val="17"/>
              </w:rPr>
            </w:pPr>
            <w:r>
              <w:rPr>
                <w:rFonts w:eastAsia="標楷體"/>
                <w:sz w:val="17"/>
              </w:rPr>
              <w:t>7.1×</w:t>
            </w:r>
          </w:p>
        </w:tc>
        <w:tc>
          <w:tcPr>
            <w:tcW w:w="3842" w:type="dxa"/>
            <w:vAlign w:val="center"/>
          </w:tcPr>
          <w:p w14:paraId="35B19989" w14:textId="77777777" w:rsidR="00FF72D1" w:rsidRDefault="00000000">
            <w:pPr>
              <w:pStyle w:val="TableText"/>
              <w:keepLines w:val="0"/>
              <w:spacing w:before="0" w:after="0"/>
              <w:rPr>
                <w:rFonts w:eastAsia="標楷體"/>
                <w:sz w:val="17"/>
              </w:rPr>
            </w:pPr>
            <w:r>
              <w:rPr>
                <w:rFonts w:eastAsia="標楷體"/>
                <w:sz w:val="17"/>
              </w:rPr>
              <w:t>Shopee GMV matched to Shopee e-commerce revenue</w:t>
            </w:r>
          </w:p>
        </w:tc>
      </w:tr>
      <w:tr w:rsidR="00FF72D1" w14:paraId="2E2DD8E5" w14:textId="77777777">
        <w:trPr>
          <w:cantSplit/>
          <w:jc w:val="center"/>
        </w:trPr>
        <w:tc>
          <w:tcPr>
            <w:tcW w:w="768" w:type="dxa"/>
            <w:vAlign w:val="center"/>
          </w:tcPr>
          <w:p w14:paraId="560847C0" w14:textId="77777777" w:rsidR="00FF72D1" w:rsidRDefault="00000000">
            <w:pPr>
              <w:pStyle w:val="TableText"/>
              <w:keepLines w:val="0"/>
              <w:spacing w:before="0" w:after="0"/>
              <w:jc w:val="center"/>
              <w:rPr>
                <w:rFonts w:eastAsia="標楷體"/>
                <w:sz w:val="17"/>
              </w:rPr>
            </w:pPr>
            <w:r>
              <w:rPr>
                <w:rFonts w:eastAsia="標楷體"/>
                <w:sz w:val="17"/>
              </w:rPr>
              <w:t>2025</w:t>
            </w:r>
          </w:p>
        </w:tc>
        <w:tc>
          <w:tcPr>
            <w:tcW w:w="1152" w:type="dxa"/>
            <w:vAlign w:val="center"/>
          </w:tcPr>
          <w:p w14:paraId="16B57B3A" w14:textId="77777777" w:rsidR="00FF72D1" w:rsidRDefault="00000000">
            <w:pPr>
              <w:pStyle w:val="TableText"/>
              <w:keepLines w:val="0"/>
              <w:spacing w:before="0" w:after="0"/>
              <w:rPr>
                <w:rFonts w:eastAsia="標楷體"/>
                <w:sz w:val="17"/>
              </w:rPr>
            </w:pPr>
            <w:r>
              <w:rPr>
                <w:rFonts w:eastAsia="標楷體"/>
                <w:sz w:val="17"/>
              </w:rPr>
              <w:t>Grab</w:t>
            </w:r>
          </w:p>
        </w:tc>
        <w:tc>
          <w:tcPr>
            <w:tcW w:w="1591" w:type="dxa"/>
            <w:vAlign w:val="center"/>
          </w:tcPr>
          <w:p w14:paraId="4B4517D1" w14:textId="77777777" w:rsidR="00FF72D1" w:rsidRDefault="00000000">
            <w:pPr>
              <w:pStyle w:val="TableText"/>
              <w:keepLines w:val="0"/>
              <w:spacing w:before="0" w:after="0"/>
              <w:rPr>
                <w:rFonts w:eastAsia="標楷體"/>
                <w:sz w:val="17"/>
              </w:rPr>
            </w:pPr>
            <w:r>
              <w:rPr>
                <w:rFonts w:eastAsia="標楷體"/>
                <w:sz w:val="17"/>
              </w:rPr>
              <w:t>FY from matched quarterly inputs</w:t>
            </w:r>
          </w:p>
        </w:tc>
        <w:tc>
          <w:tcPr>
            <w:tcW w:w="1152" w:type="dxa"/>
            <w:vAlign w:val="center"/>
          </w:tcPr>
          <w:p w14:paraId="34AF8C29" w14:textId="77777777" w:rsidR="00FF72D1" w:rsidRDefault="00000000">
            <w:pPr>
              <w:pStyle w:val="TableText"/>
              <w:keepLines w:val="0"/>
              <w:spacing w:before="0" w:after="0"/>
              <w:jc w:val="center"/>
              <w:rPr>
                <w:rFonts w:eastAsia="標楷體"/>
                <w:sz w:val="17"/>
              </w:rPr>
            </w:pPr>
            <w:r>
              <w:rPr>
                <w:rFonts w:eastAsia="標楷體"/>
                <w:sz w:val="17"/>
              </w:rPr>
              <w:t>6.3×</w:t>
            </w:r>
          </w:p>
        </w:tc>
        <w:tc>
          <w:tcPr>
            <w:tcW w:w="3842" w:type="dxa"/>
            <w:vAlign w:val="center"/>
          </w:tcPr>
          <w:p w14:paraId="4DA0D590" w14:textId="77777777" w:rsidR="00FF72D1" w:rsidRDefault="00000000">
            <w:pPr>
              <w:pStyle w:val="TableText"/>
              <w:keepLines w:val="0"/>
              <w:spacing w:before="0" w:after="0"/>
              <w:rPr>
                <w:rFonts w:eastAsia="標楷體"/>
                <w:sz w:val="17"/>
              </w:rPr>
            </w:pPr>
            <w:r>
              <w:rPr>
                <w:rFonts w:eastAsia="標楷體"/>
                <w:sz w:val="17"/>
              </w:rPr>
              <w:t>scope-matched; FY from matched quarterly inputs</w:t>
            </w:r>
          </w:p>
        </w:tc>
      </w:tr>
      <w:tr w:rsidR="00FF72D1" w14:paraId="1A688723" w14:textId="77777777">
        <w:trPr>
          <w:cantSplit/>
          <w:jc w:val="center"/>
        </w:trPr>
        <w:tc>
          <w:tcPr>
            <w:tcW w:w="768" w:type="dxa"/>
            <w:vAlign w:val="center"/>
          </w:tcPr>
          <w:p w14:paraId="2FE68C07" w14:textId="77777777" w:rsidR="00FF72D1" w:rsidRDefault="00000000">
            <w:pPr>
              <w:pStyle w:val="TableText"/>
              <w:keepLines w:val="0"/>
              <w:spacing w:before="0" w:after="0"/>
              <w:jc w:val="center"/>
              <w:rPr>
                <w:rFonts w:eastAsia="標楷體"/>
                <w:sz w:val="17"/>
              </w:rPr>
            </w:pPr>
            <w:r>
              <w:rPr>
                <w:rFonts w:eastAsia="標楷體"/>
                <w:sz w:val="17"/>
              </w:rPr>
              <w:t>2025</w:t>
            </w:r>
          </w:p>
        </w:tc>
        <w:tc>
          <w:tcPr>
            <w:tcW w:w="1152" w:type="dxa"/>
            <w:vAlign w:val="center"/>
          </w:tcPr>
          <w:p w14:paraId="3A96C348" w14:textId="77777777" w:rsidR="00FF72D1" w:rsidRDefault="00000000">
            <w:pPr>
              <w:pStyle w:val="TableText"/>
              <w:keepLines w:val="0"/>
              <w:spacing w:before="0" w:after="0"/>
              <w:rPr>
                <w:rFonts w:eastAsia="標楷體"/>
                <w:sz w:val="17"/>
              </w:rPr>
            </w:pPr>
            <w:proofErr w:type="spellStart"/>
            <w:r>
              <w:rPr>
                <w:rFonts w:eastAsia="標楷體"/>
                <w:sz w:val="17"/>
              </w:rPr>
              <w:t>GoTo</w:t>
            </w:r>
            <w:proofErr w:type="spellEnd"/>
          </w:p>
        </w:tc>
        <w:tc>
          <w:tcPr>
            <w:tcW w:w="1591" w:type="dxa"/>
            <w:vAlign w:val="center"/>
          </w:tcPr>
          <w:p w14:paraId="44CE79B9" w14:textId="77777777" w:rsidR="00FF72D1" w:rsidRDefault="00000000">
            <w:pPr>
              <w:pStyle w:val="TableText"/>
              <w:keepLines w:val="0"/>
              <w:spacing w:before="0" w:after="0"/>
              <w:rPr>
                <w:rFonts w:eastAsia="標楷體"/>
                <w:sz w:val="17"/>
              </w:rPr>
            </w:pPr>
            <w:r>
              <w:rPr>
                <w:rFonts w:eastAsia="標楷體"/>
                <w:sz w:val="17"/>
              </w:rPr>
              <w:t>FY actual</w:t>
            </w:r>
          </w:p>
        </w:tc>
        <w:tc>
          <w:tcPr>
            <w:tcW w:w="1152" w:type="dxa"/>
            <w:vAlign w:val="center"/>
          </w:tcPr>
          <w:p w14:paraId="40207C82" w14:textId="77777777" w:rsidR="00FF72D1" w:rsidRDefault="00000000">
            <w:pPr>
              <w:pStyle w:val="TableText"/>
              <w:keepLines w:val="0"/>
              <w:spacing w:before="0" w:after="0"/>
              <w:jc w:val="center"/>
              <w:rPr>
                <w:rFonts w:eastAsia="標楷體"/>
                <w:sz w:val="17"/>
              </w:rPr>
            </w:pPr>
            <w:r>
              <w:rPr>
                <w:rFonts w:eastAsia="標楷體"/>
                <w:sz w:val="17"/>
              </w:rPr>
              <w:t>36.4×</w:t>
            </w:r>
          </w:p>
        </w:tc>
        <w:tc>
          <w:tcPr>
            <w:tcW w:w="3842" w:type="dxa"/>
            <w:vAlign w:val="center"/>
          </w:tcPr>
          <w:p w14:paraId="395559F3" w14:textId="77777777" w:rsidR="00FF72D1" w:rsidRDefault="00000000">
            <w:pPr>
              <w:pStyle w:val="TableText"/>
              <w:keepLines w:val="0"/>
              <w:spacing w:before="0" w:after="0"/>
              <w:rPr>
                <w:rFonts w:eastAsia="標楷體"/>
                <w:sz w:val="17"/>
              </w:rPr>
            </w:pPr>
            <w:r>
              <w:rPr>
                <w:rFonts w:eastAsia="標楷體"/>
                <w:sz w:val="17"/>
              </w:rPr>
              <w:t>post-deconsolidation reporting regime</w:t>
            </w:r>
          </w:p>
        </w:tc>
      </w:tr>
      <w:tr w:rsidR="00FF72D1" w14:paraId="4D94371B" w14:textId="77777777">
        <w:trPr>
          <w:cantSplit/>
          <w:jc w:val="center"/>
        </w:trPr>
        <w:tc>
          <w:tcPr>
            <w:tcW w:w="768" w:type="dxa"/>
            <w:tcBorders>
              <w:bottom w:val="single" w:sz="8" w:space="0" w:color="444444"/>
            </w:tcBorders>
            <w:vAlign w:val="center"/>
          </w:tcPr>
          <w:p w14:paraId="3715049C" w14:textId="77777777" w:rsidR="00FF72D1" w:rsidRDefault="00000000">
            <w:pPr>
              <w:pStyle w:val="TableText"/>
              <w:keepLines w:val="0"/>
              <w:spacing w:before="0" w:after="0"/>
              <w:jc w:val="center"/>
              <w:rPr>
                <w:rFonts w:eastAsia="標楷體"/>
                <w:sz w:val="17"/>
              </w:rPr>
            </w:pPr>
            <w:r>
              <w:rPr>
                <w:rFonts w:eastAsia="標楷體"/>
                <w:sz w:val="17"/>
              </w:rPr>
              <w:t>2025</w:t>
            </w:r>
          </w:p>
        </w:tc>
        <w:tc>
          <w:tcPr>
            <w:tcW w:w="1152" w:type="dxa"/>
            <w:tcBorders>
              <w:bottom w:val="single" w:sz="8" w:space="0" w:color="444444"/>
            </w:tcBorders>
            <w:vAlign w:val="center"/>
          </w:tcPr>
          <w:p w14:paraId="3C5EA5AB" w14:textId="77777777" w:rsidR="00FF72D1" w:rsidRDefault="00000000">
            <w:pPr>
              <w:pStyle w:val="TableText"/>
              <w:keepLines w:val="0"/>
              <w:spacing w:before="0" w:after="0"/>
              <w:rPr>
                <w:rFonts w:eastAsia="標楷體"/>
                <w:sz w:val="17"/>
              </w:rPr>
            </w:pPr>
            <w:r>
              <w:rPr>
                <w:rFonts w:eastAsia="標楷體"/>
                <w:sz w:val="17"/>
              </w:rPr>
              <w:t>Sea/Shopee</w:t>
            </w:r>
          </w:p>
        </w:tc>
        <w:tc>
          <w:tcPr>
            <w:tcW w:w="1591" w:type="dxa"/>
            <w:tcBorders>
              <w:bottom w:val="single" w:sz="8" w:space="0" w:color="444444"/>
            </w:tcBorders>
            <w:vAlign w:val="center"/>
          </w:tcPr>
          <w:p w14:paraId="16067886" w14:textId="77777777" w:rsidR="00FF72D1" w:rsidRDefault="00000000">
            <w:pPr>
              <w:pStyle w:val="TableText"/>
              <w:keepLines w:val="0"/>
              <w:spacing w:before="0" w:after="0"/>
              <w:rPr>
                <w:rFonts w:eastAsia="標楷體"/>
                <w:sz w:val="17"/>
              </w:rPr>
            </w:pPr>
            <w:r>
              <w:rPr>
                <w:rFonts w:eastAsia="標楷體"/>
                <w:sz w:val="17"/>
              </w:rPr>
              <w:t>FY scope-matched</w:t>
            </w:r>
          </w:p>
        </w:tc>
        <w:tc>
          <w:tcPr>
            <w:tcW w:w="1152" w:type="dxa"/>
            <w:tcBorders>
              <w:bottom w:val="single" w:sz="8" w:space="0" w:color="444444"/>
            </w:tcBorders>
            <w:vAlign w:val="center"/>
          </w:tcPr>
          <w:p w14:paraId="114A79A2" w14:textId="77777777" w:rsidR="00FF72D1" w:rsidRDefault="00000000">
            <w:pPr>
              <w:pStyle w:val="TableText"/>
              <w:keepLines w:val="0"/>
              <w:spacing w:before="0" w:after="0"/>
              <w:jc w:val="center"/>
              <w:rPr>
                <w:rFonts w:eastAsia="標楷體"/>
                <w:sz w:val="17"/>
              </w:rPr>
            </w:pPr>
            <w:r>
              <w:rPr>
                <w:rFonts w:eastAsia="標楷體"/>
                <w:sz w:val="17"/>
              </w:rPr>
              <w:t>6.7×</w:t>
            </w:r>
          </w:p>
        </w:tc>
        <w:tc>
          <w:tcPr>
            <w:tcW w:w="3842" w:type="dxa"/>
            <w:tcBorders>
              <w:bottom w:val="single" w:sz="8" w:space="0" w:color="444444"/>
            </w:tcBorders>
            <w:vAlign w:val="center"/>
          </w:tcPr>
          <w:p w14:paraId="7129043B" w14:textId="77777777" w:rsidR="00FF72D1" w:rsidRDefault="00000000">
            <w:pPr>
              <w:pStyle w:val="TableText"/>
              <w:keepLines w:val="0"/>
              <w:spacing w:before="0" w:after="0"/>
              <w:rPr>
                <w:rFonts w:eastAsia="標楷體"/>
                <w:sz w:val="17"/>
              </w:rPr>
            </w:pPr>
            <w:r>
              <w:rPr>
                <w:rFonts w:eastAsia="標楷體"/>
                <w:sz w:val="17"/>
              </w:rPr>
              <w:t>Shopee GMV matched to Shopee e-commerce revenue</w:t>
            </w:r>
          </w:p>
        </w:tc>
      </w:tr>
    </w:tbl>
    <w:p w14:paraId="4A12E166" w14:textId="77777777" w:rsidR="00FF72D1" w:rsidRDefault="00000000">
      <w:pPr>
        <w:pStyle w:val="TableNote"/>
      </w:pPr>
      <w:r>
        <w:rPr>
          <w:shd w:val="clear" w:color="auto" w:fill="D8E1DC"/>
        </w:rPr>
        <w:t xml:space="preserve">Note: Table 3C is a descriptive annual-extension panel separate from the event-study panel. </w:t>
      </w:r>
      <w:commentRangeStart w:id="203"/>
      <w:r>
        <w:rPr>
          <w:shd w:val="clear" w:color="auto" w:fill="D8E1DC"/>
        </w:rPr>
        <w:t xml:space="preserve">Grab and Sea use scope-matched annual figures; </w:t>
      </w:r>
      <w:proofErr w:type="spellStart"/>
      <w:r>
        <w:rPr>
          <w:shd w:val="clear" w:color="auto" w:fill="D8E1DC"/>
        </w:rPr>
        <w:t>GoTo</w:t>
      </w:r>
      <w:proofErr w:type="spellEnd"/>
      <w:r>
        <w:rPr>
          <w:shd w:val="clear" w:color="auto" w:fill="D8E1DC"/>
        </w:rPr>
        <w:t xml:space="preserve"> uses reported full-year Group figures.</w:t>
      </w:r>
      <w:commentRangeEnd w:id="203"/>
      <w:r w:rsidR="006F2BA5">
        <w:rPr>
          <w:rStyle w:val="CommentReference"/>
        </w:rPr>
        <w:commentReference w:id="203"/>
      </w:r>
      <w:r>
        <w:rPr>
          <w:shd w:val="clear" w:color="auto" w:fill="D8E1DC"/>
        </w:rPr>
        <w:t xml:space="preserve"> </w:t>
      </w:r>
      <w:proofErr w:type="spellStart"/>
      <w:r>
        <w:rPr>
          <w:shd w:val="clear" w:color="auto" w:fill="D8E1DC"/>
        </w:rPr>
        <w:t>GoTo</w:t>
      </w:r>
      <w:proofErr w:type="spellEnd"/>
      <w:r>
        <w:rPr>
          <w:shd w:val="clear" w:color="auto" w:fill="D8E1DC"/>
        </w:rPr>
        <w:t xml:space="preserve"> 2024 actual is 32.9× and the separately disclosed pro-forma comparable basis is 34.2×. Annual/restated values are not back-filled into event-time predictors.</w:t>
      </w:r>
      <w:bookmarkStart w:id="204" w:name="RevSrc16"/>
      <w:r>
        <w:fldChar w:fldCharType="begin"/>
      </w:r>
      <w:r>
        <w:instrText>HYPERLINK \l "RevNote16" \o "Go to revision note 16"</w:instrText>
      </w:r>
      <w:r>
        <w:fldChar w:fldCharType="separate"/>
      </w:r>
      <w:r>
        <w:rPr>
          <w:noProof/>
          <w:sz w:val="14"/>
          <w:szCs w:val="14"/>
          <w:vertAlign w:val="superscript"/>
        </w:rPr>
        <w:t>16</w:t>
      </w:r>
      <w:r>
        <w:rPr>
          <w:noProof/>
          <w:sz w:val="14"/>
          <w:szCs w:val="14"/>
          <w:vertAlign w:val="superscript"/>
        </w:rPr>
        <w:fldChar w:fldCharType="end"/>
      </w:r>
      <w:bookmarkEnd w:id="204"/>
    </w:p>
    <w:p w14:paraId="515DD0AF" w14:textId="77777777" w:rsidR="00FF72D1" w:rsidRDefault="00000000">
      <w:pPr>
        <w:pStyle w:val="FigureImage"/>
      </w:pPr>
      <w:r>
        <w:rPr>
          <w:noProof/>
        </w:rPr>
        <w:drawing>
          <wp:inline distT="0" distB="0" distL="0" distR="0" wp14:anchorId="3A6540AA" wp14:editId="596E953E">
            <wp:extent cx="4895850" cy="2538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7"/>
                    <a:stretch>
                      <a:fillRect/>
                    </a:stretch>
                  </pic:blipFill>
                  <pic:spPr bwMode="auto">
                    <a:xfrm>
                      <a:off x="0" y="0"/>
                      <a:ext cx="4895850" cy="2538095"/>
                    </a:xfrm>
                    <a:prstGeom prst="rect">
                      <a:avLst/>
                    </a:prstGeom>
                    <a:noFill/>
                  </pic:spPr>
                </pic:pic>
              </a:graphicData>
            </a:graphic>
          </wp:inline>
        </w:drawing>
      </w:r>
    </w:p>
    <w:p w14:paraId="171BA01F" w14:textId="77777777" w:rsidR="00FF72D1" w:rsidRDefault="00000000">
      <w:pPr>
        <w:pStyle w:val="FigureCaption"/>
      </w:pPr>
      <w:r>
        <w:t xml:space="preserve">Figure 1C. Extended company-wide ecosystem ratios, 2022-2025. Ratios are scope-matched within platform. </w:t>
      </w:r>
      <w:proofErr w:type="spellStart"/>
      <w:r>
        <w:t>GoTo</w:t>
      </w:r>
      <w:proofErr w:type="spellEnd"/>
      <w:r>
        <w:t xml:space="preserve"> 2024 is shown on both reported and separately disclosed pro-forma comparable bases; the annual extension is descriptive and is not back-filled into event-time predictors.</w:t>
      </w:r>
    </w:p>
    <w:p w14:paraId="19DA70DF" w14:textId="77777777" w:rsidR="00FF72D1" w:rsidRDefault="00000000">
      <w:pPr>
        <w:pStyle w:val="H2"/>
      </w:pPr>
      <w:r>
        <w:t>4.4 Sensitivity of the Indonesia-focused estimate</w:t>
      </w:r>
    </w:p>
    <w:p w14:paraId="6C28E9E9" w14:textId="77777777" w:rsidR="00FF72D1" w:rsidRDefault="00000000">
      <w:pPr>
        <w:pStyle w:val="BodyFirst"/>
      </w:pPr>
      <w:r>
        <w:t>Table 4 varies the Indonesia-focused blended take rate from 5% to 10% while holding total GTV fixed. It isolates sensitivity to the retained-share assumption; uncertainty in the platform-specific derivations for Grab and Shopee is not separately propagated.</w:t>
      </w:r>
    </w:p>
    <w:p w14:paraId="78A273BF" w14:textId="77777777" w:rsidR="00FF72D1" w:rsidRDefault="00000000">
      <w:pPr>
        <w:pStyle w:val="TableCaption"/>
      </w:pPr>
      <w:r>
        <w:lastRenderedPageBreak/>
        <w:t xml:space="preserve">Table 4. Sensitivity of the Indonesia-focused </w:t>
      </w:r>
      <w:proofErr w:type="spellStart"/>
      <w:r>
        <w:t>unbooked</w:t>
      </w:r>
      <w:proofErr w:type="spellEnd"/>
      <w:r>
        <w:t xml:space="preserve"> GTV and ecosystem ratio to the assumed blended take rate</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1920"/>
        <w:gridCol w:w="2195"/>
        <w:gridCol w:w="2195"/>
        <w:gridCol w:w="2195"/>
      </w:tblGrid>
      <w:tr w:rsidR="00FF72D1" w14:paraId="417CCB30" w14:textId="77777777">
        <w:trPr>
          <w:cantSplit/>
          <w:tblHeader/>
          <w:jc w:val="center"/>
        </w:trPr>
        <w:tc>
          <w:tcPr>
            <w:tcW w:w="1920" w:type="dxa"/>
            <w:tcBorders>
              <w:top w:val="single" w:sz="8" w:space="0" w:color="444444"/>
              <w:bottom w:val="single" w:sz="8" w:space="0" w:color="444444"/>
            </w:tcBorders>
            <w:vAlign w:val="center"/>
          </w:tcPr>
          <w:p w14:paraId="0B3F5A01" w14:textId="77777777" w:rsidR="00FF72D1" w:rsidRDefault="00000000">
            <w:pPr>
              <w:pStyle w:val="TableHead"/>
              <w:keepNext/>
              <w:keepLines w:val="0"/>
              <w:spacing w:before="0" w:after="0"/>
              <w:rPr>
                <w:rFonts w:eastAsia="標楷體"/>
                <w:sz w:val="17"/>
              </w:rPr>
            </w:pPr>
            <w:r>
              <w:rPr>
                <w:rFonts w:eastAsia="標楷體"/>
                <w:sz w:val="17"/>
              </w:rPr>
              <w:t>Take rate</w:t>
            </w:r>
          </w:p>
        </w:tc>
        <w:tc>
          <w:tcPr>
            <w:tcW w:w="2195" w:type="dxa"/>
            <w:tcBorders>
              <w:top w:val="single" w:sz="8" w:space="0" w:color="444444"/>
              <w:bottom w:val="single" w:sz="8" w:space="0" w:color="444444"/>
            </w:tcBorders>
            <w:vAlign w:val="center"/>
          </w:tcPr>
          <w:p w14:paraId="186C9655" w14:textId="77777777" w:rsidR="00FF72D1" w:rsidRDefault="00000000">
            <w:pPr>
              <w:pStyle w:val="TableHead"/>
              <w:keepNext/>
              <w:keepLines w:val="0"/>
              <w:spacing w:before="0" w:after="0"/>
              <w:rPr>
                <w:rFonts w:eastAsia="標楷體"/>
                <w:sz w:val="17"/>
              </w:rPr>
            </w:pPr>
            <w:r>
              <w:rPr>
                <w:rFonts w:eastAsia="標楷體"/>
                <w:sz w:val="17"/>
              </w:rPr>
              <w:t>Platform revenue</w:t>
            </w:r>
          </w:p>
        </w:tc>
        <w:tc>
          <w:tcPr>
            <w:tcW w:w="2195" w:type="dxa"/>
            <w:tcBorders>
              <w:top w:val="single" w:sz="8" w:space="0" w:color="444444"/>
              <w:bottom w:val="single" w:sz="8" w:space="0" w:color="444444"/>
            </w:tcBorders>
            <w:vAlign w:val="center"/>
          </w:tcPr>
          <w:p w14:paraId="18CFF6AD" w14:textId="77777777" w:rsidR="00FF72D1" w:rsidRDefault="00000000">
            <w:pPr>
              <w:pStyle w:val="TableHead"/>
              <w:keepNext/>
              <w:keepLines w:val="0"/>
              <w:spacing w:before="0" w:after="0"/>
              <w:rPr>
                <w:rFonts w:eastAsia="標楷體"/>
                <w:sz w:val="17"/>
              </w:rPr>
            </w:pPr>
            <w:proofErr w:type="spellStart"/>
            <w:r>
              <w:rPr>
                <w:rFonts w:eastAsia="標楷體"/>
                <w:sz w:val="17"/>
              </w:rPr>
              <w:t>Unbooked</w:t>
            </w:r>
            <w:proofErr w:type="spellEnd"/>
            <w:r>
              <w:rPr>
                <w:rFonts w:eastAsia="標楷體"/>
                <w:sz w:val="17"/>
              </w:rPr>
              <w:t xml:space="preserve"> GTV</w:t>
            </w:r>
          </w:p>
        </w:tc>
        <w:tc>
          <w:tcPr>
            <w:tcW w:w="2195" w:type="dxa"/>
            <w:tcBorders>
              <w:top w:val="single" w:sz="8" w:space="0" w:color="444444"/>
              <w:bottom w:val="single" w:sz="8" w:space="0" w:color="444444"/>
            </w:tcBorders>
            <w:vAlign w:val="center"/>
          </w:tcPr>
          <w:p w14:paraId="7D36FC5F" w14:textId="77777777" w:rsidR="00FF72D1" w:rsidRDefault="00000000">
            <w:pPr>
              <w:pStyle w:val="TableHead"/>
              <w:keepNext/>
              <w:keepLines w:val="0"/>
              <w:spacing w:before="0" w:after="0"/>
              <w:rPr>
                <w:rFonts w:eastAsia="標楷體"/>
                <w:sz w:val="17"/>
              </w:rPr>
            </w:pPr>
            <w:r>
              <w:rPr>
                <w:rFonts w:eastAsia="標楷體"/>
                <w:sz w:val="17"/>
              </w:rPr>
              <w:t>Ecosystem ratio</w:t>
            </w:r>
          </w:p>
        </w:tc>
      </w:tr>
      <w:tr w:rsidR="00FF72D1" w14:paraId="36687DFD" w14:textId="77777777">
        <w:trPr>
          <w:cantSplit/>
          <w:jc w:val="center"/>
        </w:trPr>
        <w:tc>
          <w:tcPr>
            <w:tcW w:w="1920" w:type="dxa"/>
            <w:vAlign w:val="center"/>
          </w:tcPr>
          <w:p w14:paraId="6B8BC1E2" w14:textId="77777777" w:rsidR="00FF72D1" w:rsidRDefault="00000000">
            <w:pPr>
              <w:pStyle w:val="TableText"/>
              <w:keepNext/>
              <w:keepLines w:val="0"/>
              <w:spacing w:before="0" w:after="0"/>
              <w:jc w:val="center"/>
              <w:rPr>
                <w:rFonts w:eastAsia="標楷體"/>
                <w:sz w:val="17"/>
              </w:rPr>
            </w:pPr>
            <w:r>
              <w:rPr>
                <w:rFonts w:eastAsia="標楷體"/>
                <w:sz w:val="17"/>
              </w:rPr>
              <w:t>5.00% (low)</w:t>
            </w:r>
          </w:p>
        </w:tc>
        <w:tc>
          <w:tcPr>
            <w:tcW w:w="2195" w:type="dxa"/>
            <w:vAlign w:val="center"/>
          </w:tcPr>
          <w:p w14:paraId="6B99E5F2" w14:textId="77777777" w:rsidR="00FF72D1" w:rsidRDefault="00000000">
            <w:pPr>
              <w:pStyle w:val="TableText"/>
              <w:keepNext/>
              <w:keepLines w:val="0"/>
              <w:spacing w:before="0" w:after="0"/>
              <w:jc w:val="center"/>
              <w:rPr>
                <w:rFonts w:eastAsia="標楷體"/>
                <w:sz w:val="17"/>
              </w:rPr>
            </w:pPr>
            <w:r>
              <w:rPr>
                <w:rFonts w:eastAsia="標楷體"/>
                <w:sz w:val="17"/>
              </w:rPr>
              <w:t>$3.55B</w:t>
            </w:r>
          </w:p>
        </w:tc>
        <w:tc>
          <w:tcPr>
            <w:tcW w:w="2195" w:type="dxa"/>
            <w:vAlign w:val="center"/>
          </w:tcPr>
          <w:p w14:paraId="0A177605" w14:textId="77777777" w:rsidR="00FF72D1" w:rsidRDefault="00000000">
            <w:pPr>
              <w:pStyle w:val="TableText"/>
              <w:keepNext/>
              <w:keepLines w:val="0"/>
              <w:spacing w:before="0" w:after="0"/>
              <w:jc w:val="center"/>
              <w:rPr>
                <w:rFonts w:eastAsia="標楷體"/>
                <w:sz w:val="17"/>
              </w:rPr>
            </w:pPr>
            <w:r>
              <w:rPr>
                <w:rFonts w:eastAsia="標楷體"/>
                <w:sz w:val="17"/>
              </w:rPr>
              <w:t>$67.45B</w:t>
            </w:r>
          </w:p>
        </w:tc>
        <w:tc>
          <w:tcPr>
            <w:tcW w:w="2195" w:type="dxa"/>
            <w:vAlign w:val="center"/>
          </w:tcPr>
          <w:p w14:paraId="41175018" w14:textId="77777777" w:rsidR="00FF72D1" w:rsidRDefault="00000000">
            <w:pPr>
              <w:pStyle w:val="TableText"/>
              <w:keepNext/>
              <w:keepLines w:val="0"/>
              <w:spacing w:before="0" w:after="0"/>
              <w:jc w:val="center"/>
              <w:rPr>
                <w:rFonts w:eastAsia="標楷體"/>
                <w:sz w:val="17"/>
              </w:rPr>
            </w:pPr>
            <w:r>
              <w:rPr>
                <w:rFonts w:eastAsia="標楷體"/>
                <w:sz w:val="17"/>
              </w:rPr>
              <w:t>19.0×</w:t>
            </w:r>
          </w:p>
        </w:tc>
      </w:tr>
      <w:tr w:rsidR="00FF72D1" w14:paraId="47D1E619" w14:textId="77777777">
        <w:trPr>
          <w:cantSplit/>
          <w:jc w:val="center"/>
        </w:trPr>
        <w:tc>
          <w:tcPr>
            <w:tcW w:w="1920" w:type="dxa"/>
            <w:vAlign w:val="center"/>
          </w:tcPr>
          <w:p w14:paraId="61B62182" w14:textId="77777777" w:rsidR="00FF72D1" w:rsidRDefault="00000000">
            <w:pPr>
              <w:pStyle w:val="TableText"/>
              <w:keepNext/>
              <w:keepLines w:val="0"/>
              <w:spacing w:before="0" w:after="0"/>
              <w:jc w:val="center"/>
              <w:rPr>
                <w:rFonts w:eastAsia="標楷體"/>
                <w:sz w:val="17"/>
              </w:rPr>
            </w:pPr>
            <w:r>
              <w:rPr>
                <w:rFonts w:eastAsia="標楷體"/>
                <w:sz w:val="17"/>
              </w:rPr>
              <w:t>5.88% (base)</w:t>
            </w:r>
          </w:p>
        </w:tc>
        <w:tc>
          <w:tcPr>
            <w:tcW w:w="2195" w:type="dxa"/>
            <w:vAlign w:val="center"/>
          </w:tcPr>
          <w:p w14:paraId="233066D3" w14:textId="77777777" w:rsidR="00FF72D1" w:rsidRDefault="00000000">
            <w:pPr>
              <w:pStyle w:val="TableText"/>
              <w:keepNext/>
              <w:keepLines w:val="0"/>
              <w:spacing w:before="0" w:after="0"/>
              <w:jc w:val="center"/>
              <w:rPr>
                <w:rFonts w:eastAsia="標楷體"/>
                <w:sz w:val="17"/>
              </w:rPr>
            </w:pPr>
            <w:r>
              <w:rPr>
                <w:rFonts w:eastAsia="標楷體"/>
                <w:sz w:val="17"/>
              </w:rPr>
              <w:t>$4.18B</w:t>
            </w:r>
          </w:p>
        </w:tc>
        <w:tc>
          <w:tcPr>
            <w:tcW w:w="2195" w:type="dxa"/>
            <w:vAlign w:val="center"/>
          </w:tcPr>
          <w:p w14:paraId="12E56407" w14:textId="77777777" w:rsidR="00FF72D1" w:rsidRDefault="00000000">
            <w:pPr>
              <w:pStyle w:val="TableText"/>
              <w:keepNext/>
              <w:keepLines w:val="0"/>
              <w:spacing w:before="0" w:after="0"/>
              <w:jc w:val="center"/>
              <w:rPr>
                <w:rFonts w:eastAsia="標楷體"/>
                <w:sz w:val="17"/>
              </w:rPr>
            </w:pPr>
            <w:r>
              <w:rPr>
                <w:rFonts w:eastAsia="標楷體"/>
                <w:sz w:val="17"/>
              </w:rPr>
              <w:t>$66.83B</w:t>
            </w:r>
          </w:p>
        </w:tc>
        <w:tc>
          <w:tcPr>
            <w:tcW w:w="2195" w:type="dxa"/>
            <w:vAlign w:val="center"/>
          </w:tcPr>
          <w:p w14:paraId="053B1CF0" w14:textId="77777777" w:rsidR="00FF72D1" w:rsidRDefault="00000000">
            <w:pPr>
              <w:pStyle w:val="TableText"/>
              <w:keepNext/>
              <w:keepLines w:val="0"/>
              <w:spacing w:before="0" w:after="0"/>
              <w:jc w:val="center"/>
              <w:rPr>
                <w:rFonts w:eastAsia="標楷體"/>
                <w:sz w:val="17"/>
              </w:rPr>
            </w:pPr>
            <w:r>
              <w:rPr>
                <w:rFonts w:eastAsia="標楷體"/>
                <w:sz w:val="17"/>
              </w:rPr>
              <w:t>16.0×</w:t>
            </w:r>
          </w:p>
        </w:tc>
      </w:tr>
      <w:tr w:rsidR="00FF72D1" w14:paraId="481A5F1D" w14:textId="77777777">
        <w:trPr>
          <w:cantSplit/>
          <w:jc w:val="center"/>
        </w:trPr>
        <w:tc>
          <w:tcPr>
            <w:tcW w:w="1920" w:type="dxa"/>
            <w:vAlign w:val="center"/>
          </w:tcPr>
          <w:p w14:paraId="5A752ECA" w14:textId="77777777" w:rsidR="00FF72D1" w:rsidRDefault="00000000">
            <w:pPr>
              <w:pStyle w:val="TableText"/>
              <w:keepNext/>
              <w:keepLines w:val="0"/>
              <w:spacing w:before="0" w:after="0"/>
              <w:jc w:val="center"/>
              <w:rPr>
                <w:rFonts w:eastAsia="標楷體"/>
                <w:sz w:val="17"/>
              </w:rPr>
            </w:pPr>
            <w:r>
              <w:rPr>
                <w:rFonts w:eastAsia="標楷體"/>
                <w:sz w:val="17"/>
              </w:rPr>
              <w:t>7.50% (alternative)</w:t>
            </w:r>
          </w:p>
        </w:tc>
        <w:tc>
          <w:tcPr>
            <w:tcW w:w="2195" w:type="dxa"/>
            <w:vAlign w:val="center"/>
          </w:tcPr>
          <w:p w14:paraId="5C90CFD3" w14:textId="77777777" w:rsidR="00FF72D1" w:rsidRDefault="00000000">
            <w:pPr>
              <w:pStyle w:val="TableText"/>
              <w:keepNext/>
              <w:keepLines w:val="0"/>
              <w:spacing w:before="0" w:after="0"/>
              <w:jc w:val="center"/>
              <w:rPr>
                <w:rFonts w:eastAsia="標楷體"/>
                <w:sz w:val="17"/>
              </w:rPr>
            </w:pPr>
            <w:r>
              <w:rPr>
                <w:rFonts w:eastAsia="標楷體"/>
                <w:sz w:val="17"/>
              </w:rPr>
              <w:t>$5.33B</w:t>
            </w:r>
          </w:p>
        </w:tc>
        <w:tc>
          <w:tcPr>
            <w:tcW w:w="2195" w:type="dxa"/>
            <w:vAlign w:val="center"/>
          </w:tcPr>
          <w:p w14:paraId="3A81C6B1" w14:textId="77777777" w:rsidR="00FF72D1" w:rsidRDefault="00000000">
            <w:pPr>
              <w:pStyle w:val="TableText"/>
              <w:keepNext/>
              <w:keepLines w:val="0"/>
              <w:spacing w:before="0" w:after="0"/>
              <w:jc w:val="center"/>
              <w:rPr>
                <w:rFonts w:eastAsia="標楷體"/>
                <w:sz w:val="17"/>
              </w:rPr>
            </w:pPr>
            <w:r>
              <w:rPr>
                <w:rFonts w:eastAsia="標楷體"/>
                <w:sz w:val="17"/>
              </w:rPr>
              <w:t>$65.68B</w:t>
            </w:r>
          </w:p>
        </w:tc>
        <w:tc>
          <w:tcPr>
            <w:tcW w:w="2195" w:type="dxa"/>
            <w:vAlign w:val="center"/>
          </w:tcPr>
          <w:p w14:paraId="1FB04381" w14:textId="77777777" w:rsidR="00FF72D1" w:rsidRDefault="00000000">
            <w:pPr>
              <w:pStyle w:val="TableText"/>
              <w:keepNext/>
              <w:keepLines w:val="0"/>
              <w:spacing w:before="0" w:after="0"/>
              <w:jc w:val="center"/>
              <w:rPr>
                <w:rFonts w:eastAsia="標楷體"/>
                <w:sz w:val="17"/>
              </w:rPr>
            </w:pPr>
            <w:r>
              <w:rPr>
                <w:rFonts w:eastAsia="標楷體"/>
                <w:sz w:val="17"/>
              </w:rPr>
              <w:t>12.3×</w:t>
            </w:r>
          </w:p>
        </w:tc>
      </w:tr>
      <w:tr w:rsidR="00FF72D1" w14:paraId="06BC33C7" w14:textId="77777777">
        <w:trPr>
          <w:cantSplit/>
          <w:jc w:val="center"/>
        </w:trPr>
        <w:tc>
          <w:tcPr>
            <w:tcW w:w="1920" w:type="dxa"/>
            <w:tcBorders>
              <w:bottom w:val="single" w:sz="8" w:space="0" w:color="444444"/>
            </w:tcBorders>
            <w:vAlign w:val="center"/>
          </w:tcPr>
          <w:p w14:paraId="36BFBEAB" w14:textId="77777777" w:rsidR="00FF72D1" w:rsidRDefault="00000000">
            <w:pPr>
              <w:pStyle w:val="TableText"/>
              <w:keepLines w:val="0"/>
              <w:spacing w:before="0" w:after="0"/>
              <w:jc w:val="center"/>
              <w:rPr>
                <w:rFonts w:eastAsia="標楷體"/>
                <w:sz w:val="17"/>
              </w:rPr>
            </w:pPr>
            <w:r>
              <w:rPr>
                <w:rFonts w:eastAsia="標楷體"/>
                <w:sz w:val="17"/>
              </w:rPr>
              <w:t>10.00% (high)</w:t>
            </w:r>
          </w:p>
        </w:tc>
        <w:tc>
          <w:tcPr>
            <w:tcW w:w="2195" w:type="dxa"/>
            <w:tcBorders>
              <w:bottom w:val="single" w:sz="8" w:space="0" w:color="444444"/>
            </w:tcBorders>
            <w:vAlign w:val="center"/>
          </w:tcPr>
          <w:p w14:paraId="75026582" w14:textId="77777777" w:rsidR="00FF72D1" w:rsidRDefault="00000000">
            <w:pPr>
              <w:pStyle w:val="TableText"/>
              <w:keepLines w:val="0"/>
              <w:spacing w:before="0" w:after="0"/>
              <w:jc w:val="center"/>
              <w:rPr>
                <w:rFonts w:eastAsia="標楷體"/>
                <w:sz w:val="17"/>
              </w:rPr>
            </w:pPr>
            <w:r>
              <w:rPr>
                <w:rFonts w:eastAsia="標楷體"/>
                <w:sz w:val="17"/>
              </w:rPr>
              <w:t>$7.10B</w:t>
            </w:r>
          </w:p>
        </w:tc>
        <w:tc>
          <w:tcPr>
            <w:tcW w:w="2195" w:type="dxa"/>
            <w:tcBorders>
              <w:bottom w:val="single" w:sz="8" w:space="0" w:color="444444"/>
            </w:tcBorders>
            <w:vAlign w:val="center"/>
          </w:tcPr>
          <w:p w14:paraId="77FD1FB0" w14:textId="77777777" w:rsidR="00FF72D1" w:rsidRDefault="00000000">
            <w:pPr>
              <w:pStyle w:val="TableText"/>
              <w:keepLines w:val="0"/>
              <w:spacing w:before="0" w:after="0"/>
              <w:jc w:val="center"/>
              <w:rPr>
                <w:rFonts w:eastAsia="標楷體"/>
                <w:sz w:val="17"/>
              </w:rPr>
            </w:pPr>
            <w:r>
              <w:rPr>
                <w:rFonts w:eastAsia="標楷體"/>
                <w:sz w:val="17"/>
              </w:rPr>
              <w:t>$63.90B</w:t>
            </w:r>
          </w:p>
        </w:tc>
        <w:tc>
          <w:tcPr>
            <w:tcW w:w="2195" w:type="dxa"/>
            <w:tcBorders>
              <w:bottom w:val="single" w:sz="8" w:space="0" w:color="444444"/>
            </w:tcBorders>
            <w:vAlign w:val="center"/>
          </w:tcPr>
          <w:p w14:paraId="44B59FB1" w14:textId="77777777" w:rsidR="00FF72D1" w:rsidRDefault="00000000">
            <w:pPr>
              <w:pStyle w:val="TableText"/>
              <w:keepLines w:val="0"/>
              <w:spacing w:before="0" w:after="0"/>
              <w:jc w:val="center"/>
              <w:rPr>
                <w:rFonts w:eastAsia="標楷體"/>
                <w:sz w:val="17"/>
              </w:rPr>
            </w:pPr>
            <w:r>
              <w:rPr>
                <w:rFonts w:eastAsia="標楷體"/>
                <w:sz w:val="17"/>
              </w:rPr>
              <w:t>9.0×</w:t>
            </w:r>
          </w:p>
        </w:tc>
      </w:tr>
    </w:tbl>
    <w:p w14:paraId="7D1B1109" w14:textId="77777777" w:rsidR="00FF72D1" w:rsidRDefault="00000000">
      <w:pPr>
        <w:pStyle w:val="TableNote"/>
      </w:pPr>
      <w:r>
        <w:t>The dollar wedge is comparatively insensitive to the take rate because the retained share is small; the ratio is largely a transformation of that assumed share.</w:t>
      </w:r>
    </w:p>
    <w:p w14:paraId="12698BDF" w14:textId="77777777" w:rsidR="00FF72D1" w:rsidRDefault="00000000">
      <w:pPr>
        <w:pStyle w:val="H2"/>
      </w:pPr>
      <w:r>
        <w:t>4.5 The investor-response sample</w:t>
      </w:r>
    </w:p>
    <w:p w14:paraId="76279864" w14:textId="77777777" w:rsidR="00FF72D1" w:rsidRDefault="00000000">
      <w:pPr>
        <w:pStyle w:val="BodyFirst"/>
      </w:pPr>
      <w:r>
        <w:rPr>
          <w:shd w:val="clear" w:color="auto" w:fill="E4DDD2"/>
        </w:rPr>
        <w:t xml:space="preserve">Section 8 uses a 47-firm-quarter event panel: 17 Grab quarters, 16 </w:t>
      </w:r>
      <w:proofErr w:type="spellStart"/>
      <w:r>
        <w:rPr>
          <w:shd w:val="clear" w:color="auto" w:fill="E4DDD2"/>
        </w:rPr>
        <w:t>GoTo</w:t>
      </w:r>
      <w:proofErr w:type="spellEnd"/>
      <w:r>
        <w:rPr>
          <w:shd w:val="clear" w:color="auto" w:fill="E4DDD2"/>
        </w:rPr>
        <w:t xml:space="preserve"> quarters, and 14 Sea quarters from 2022Q1 through 2026Q1, subject to disclosure availability. Each observation uses contemporaneously disclosed, scope-matched GMV/GTV and revenue. Quarter-over-quarter change is calculated only when the immediately preceding calendar quarter is available, leaving 43 valid adjacent-quarter changes. Event returns are centered on the first trading session able to react to the release rather than mechanically on the publication date.</w:t>
      </w:r>
      <w:bookmarkStart w:id="205" w:name="RevSrc12"/>
      <w:r>
        <w:fldChar w:fldCharType="begin"/>
      </w:r>
      <w:r>
        <w:instrText>HYPERLINK \l "RevNote12" \o "Go to revision note 12"</w:instrText>
      </w:r>
      <w:r>
        <w:fldChar w:fldCharType="separate"/>
      </w:r>
      <w:r>
        <w:rPr>
          <w:noProof/>
          <w:sz w:val="14"/>
          <w:szCs w:val="14"/>
          <w:vertAlign w:val="superscript"/>
        </w:rPr>
        <w:t>12</w:t>
      </w:r>
      <w:r>
        <w:rPr>
          <w:noProof/>
          <w:sz w:val="14"/>
          <w:szCs w:val="14"/>
          <w:vertAlign w:val="superscript"/>
        </w:rPr>
        <w:fldChar w:fldCharType="end"/>
      </w:r>
      <w:bookmarkEnd w:id="205"/>
    </w:p>
    <w:p w14:paraId="680E1EE0" w14:textId="77777777" w:rsidR="00FF72D1" w:rsidRDefault="00000000">
      <w:pPr>
        <w:pStyle w:val="TableCaption"/>
      </w:pPr>
      <w:r>
        <w:t>Table 5. Investor-response sample coverage and platform-level descriptive statistics, 2022Q1–2026Q1</w:t>
      </w:r>
    </w:p>
    <w:p w14:paraId="00C35C9B" w14:textId="77777777" w:rsidR="00FF72D1" w:rsidRDefault="00000000">
      <w:pPr>
        <w:pStyle w:val="PanelLabel"/>
      </w:pPr>
      <w:r>
        <w:t>Panel A. Number of firm-quarter observations by year and platform</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1701"/>
        <w:gridCol w:w="1701"/>
        <w:gridCol w:w="1701"/>
        <w:gridCol w:w="1701"/>
        <w:gridCol w:w="1701"/>
      </w:tblGrid>
      <w:tr w:rsidR="00FF72D1" w14:paraId="0363AD1F" w14:textId="77777777">
        <w:trPr>
          <w:cantSplit/>
          <w:tblHeader/>
          <w:jc w:val="center"/>
        </w:trPr>
        <w:tc>
          <w:tcPr>
            <w:tcW w:w="1701" w:type="dxa"/>
            <w:tcBorders>
              <w:top w:val="single" w:sz="8" w:space="0" w:color="444444"/>
              <w:bottom w:val="single" w:sz="8" w:space="0" w:color="444444"/>
            </w:tcBorders>
            <w:vAlign w:val="center"/>
          </w:tcPr>
          <w:p w14:paraId="61C468FE" w14:textId="77777777" w:rsidR="00FF72D1" w:rsidRDefault="00000000">
            <w:pPr>
              <w:pStyle w:val="TableHead"/>
              <w:keepNext/>
              <w:keepLines w:val="0"/>
              <w:spacing w:before="0" w:after="0"/>
              <w:rPr>
                <w:rFonts w:eastAsia="標楷體"/>
                <w:sz w:val="17"/>
              </w:rPr>
            </w:pPr>
            <w:r>
              <w:rPr>
                <w:rFonts w:eastAsia="標楷體"/>
                <w:sz w:val="17"/>
              </w:rPr>
              <w:t>Year</w:t>
            </w:r>
          </w:p>
        </w:tc>
        <w:tc>
          <w:tcPr>
            <w:tcW w:w="1701" w:type="dxa"/>
            <w:tcBorders>
              <w:top w:val="single" w:sz="8" w:space="0" w:color="444444"/>
              <w:bottom w:val="single" w:sz="8" w:space="0" w:color="444444"/>
            </w:tcBorders>
            <w:vAlign w:val="center"/>
          </w:tcPr>
          <w:p w14:paraId="46FCCB70" w14:textId="77777777" w:rsidR="00FF72D1" w:rsidRDefault="00000000">
            <w:pPr>
              <w:pStyle w:val="TableHead"/>
              <w:keepNext/>
              <w:keepLines w:val="0"/>
              <w:spacing w:before="0" w:after="0"/>
              <w:rPr>
                <w:rFonts w:eastAsia="標楷體"/>
                <w:sz w:val="17"/>
              </w:rPr>
            </w:pPr>
            <w:r>
              <w:rPr>
                <w:rFonts w:eastAsia="標楷體"/>
                <w:sz w:val="17"/>
              </w:rPr>
              <w:t>GRAB</w:t>
            </w:r>
          </w:p>
        </w:tc>
        <w:tc>
          <w:tcPr>
            <w:tcW w:w="1701" w:type="dxa"/>
            <w:tcBorders>
              <w:top w:val="single" w:sz="8" w:space="0" w:color="444444"/>
              <w:bottom w:val="single" w:sz="8" w:space="0" w:color="444444"/>
            </w:tcBorders>
            <w:vAlign w:val="center"/>
          </w:tcPr>
          <w:p w14:paraId="6B1573F5" w14:textId="77777777" w:rsidR="00FF72D1" w:rsidRDefault="00000000">
            <w:pPr>
              <w:pStyle w:val="TableHead"/>
              <w:keepNext/>
              <w:keepLines w:val="0"/>
              <w:spacing w:before="0" w:after="0"/>
              <w:rPr>
                <w:rFonts w:eastAsia="標楷體"/>
                <w:sz w:val="17"/>
              </w:rPr>
            </w:pPr>
            <w:r>
              <w:rPr>
                <w:rFonts w:eastAsia="標楷體"/>
                <w:sz w:val="17"/>
              </w:rPr>
              <w:t>GOTO</w:t>
            </w:r>
          </w:p>
        </w:tc>
        <w:tc>
          <w:tcPr>
            <w:tcW w:w="1701" w:type="dxa"/>
            <w:tcBorders>
              <w:top w:val="single" w:sz="8" w:space="0" w:color="444444"/>
              <w:bottom w:val="single" w:sz="8" w:space="0" w:color="444444"/>
            </w:tcBorders>
            <w:vAlign w:val="center"/>
          </w:tcPr>
          <w:p w14:paraId="310E69E7" w14:textId="77777777" w:rsidR="00FF72D1" w:rsidRDefault="00000000">
            <w:pPr>
              <w:pStyle w:val="TableHead"/>
              <w:keepNext/>
              <w:keepLines w:val="0"/>
              <w:spacing w:before="0" w:after="0"/>
              <w:rPr>
                <w:rFonts w:eastAsia="標楷體"/>
                <w:sz w:val="17"/>
              </w:rPr>
            </w:pPr>
            <w:r>
              <w:rPr>
                <w:rFonts w:eastAsia="標楷體"/>
                <w:sz w:val="17"/>
              </w:rPr>
              <w:t>SEA</w:t>
            </w:r>
          </w:p>
        </w:tc>
        <w:tc>
          <w:tcPr>
            <w:tcW w:w="1701" w:type="dxa"/>
            <w:tcBorders>
              <w:top w:val="single" w:sz="8" w:space="0" w:color="444444"/>
              <w:bottom w:val="single" w:sz="8" w:space="0" w:color="444444"/>
            </w:tcBorders>
            <w:vAlign w:val="center"/>
          </w:tcPr>
          <w:p w14:paraId="11018BFA" w14:textId="77777777" w:rsidR="00FF72D1" w:rsidRDefault="00000000">
            <w:pPr>
              <w:pStyle w:val="TableHead"/>
              <w:keepNext/>
              <w:keepLines w:val="0"/>
              <w:spacing w:before="0" w:after="0"/>
              <w:rPr>
                <w:rFonts w:eastAsia="標楷體"/>
                <w:sz w:val="17"/>
              </w:rPr>
            </w:pPr>
            <w:r>
              <w:rPr>
                <w:rFonts w:eastAsia="標楷體"/>
                <w:sz w:val="17"/>
              </w:rPr>
              <w:t>Total</w:t>
            </w:r>
          </w:p>
        </w:tc>
      </w:tr>
      <w:tr w:rsidR="00FF72D1" w14:paraId="03BA988C" w14:textId="77777777">
        <w:trPr>
          <w:cantSplit/>
          <w:jc w:val="center"/>
        </w:trPr>
        <w:tc>
          <w:tcPr>
            <w:tcW w:w="1701" w:type="dxa"/>
            <w:vAlign w:val="center"/>
          </w:tcPr>
          <w:p w14:paraId="21F533B0" w14:textId="77777777" w:rsidR="00FF72D1" w:rsidRDefault="00000000">
            <w:pPr>
              <w:pStyle w:val="TableText"/>
              <w:keepNext/>
              <w:keepLines w:val="0"/>
              <w:spacing w:before="0" w:after="0"/>
              <w:jc w:val="center"/>
              <w:rPr>
                <w:rFonts w:eastAsia="標楷體"/>
                <w:sz w:val="17"/>
              </w:rPr>
            </w:pPr>
            <w:r>
              <w:rPr>
                <w:rFonts w:eastAsia="標楷體"/>
                <w:sz w:val="17"/>
              </w:rPr>
              <w:t>2022</w:t>
            </w:r>
          </w:p>
        </w:tc>
        <w:tc>
          <w:tcPr>
            <w:tcW w:w="1701" w:type="dxa"/>
            <w:vAlign w:val="center"/>
          </w:tcPr>
          <w:p w14:paraId="56CCADF8" w14:textId="77777777" w:rsidR="00FF72D1" w:rsidRDefault="00000000">
            <w:pPr>
              <w:pStyle w:val="TableText"/>
              <w:keepNext/>
              <w:keepLines w:val="0"/>
              <w:spacing w:before="0" w:after="0"/>
              <w:jc w:val="center"/>
              <w:rPr>
                <w:rFonts w:eastAsia="標楷體"/>
                <w:sz w:val="17"/>
              </w:rPr>
            </w:pPr>
            <w:r>
              <w:rPr>
                <w:rFonts w:eastAsia="標楷體"/>
                <w:sz w:val="17"/>
              </w:rPr>
              <w:t>4</w:t>
            </w:r>
          </w:p>
        </w:tc>
        <w:tc>
          <w:tcPr>
            <w:tcW w:w="1701" w:type="dxa"/>
            <w:vAlign w:val="center"/>
          </w:tcPr>
          <w:p w14:paraId="053AE46E" w14:textId="77777777" w:rsidR="00FF72D1" w:rsidRDefault="00000000">
            <w:pPr>
              <w:pStyle w:val="TableText"/>
              <w:keepNext/>
              <w:keepLines w:val="0"/>
              <w:spacing w:before="0" w:after="0"/>
              <w:jc w:val="center"/>
              <w:rPr>
                <w:rFonts w:eastAsia="標楷體"/>
                <w:sz w:val="17"/>
              </w:rPr>
            </w:pPr>
            <w:r>
              <w:rPr>
                <w:rFonts w:eastAsia="標楷體"/>
                <w:sz w:val="17"/>
              </w:rPr>
              <w:t>3</w:t>
            </w:r>
          </w:p>
        </w:tc>
        <w:tc>
          <w:tcPr>
            <w:tcW w:w="1701" w:type="dxa"/>
            <w:vAlign w:val="center"/>
          </w:tcPr>
          <w:p w14:paraId="3F5A0190" w14:textId="77777777" w:rsidR="00FF72D1" w:rsidRDefault="00000000">
            <w:pPr>
              <w:pStyle w:val="TableText"/>
              <w:keepNext/>
              <w:keepLines w:val="0"/>
              <w:spacing w:before="0" w:after="0"/>
              <w:jc w:val="center"/>
              <w:rPr>
                <w:rFonts w:eastAsia="標楷體"/>
                <w:sz w:val="17"/>
              </w:rPr>
            </w:pPr>
            <w:r>
              <w:rPr>
                <w:rFonts w:eastAsia="標楷體"/>
                <w:sz w:val="17"/>
              </w:rPr>
              <w:t>4</w:t>
            </w:r>
          </w:p>
        </w:tc>
        <w:tc>
          <w:tcPr>
            <w:tcW w:w="1701" w:type="dxa"/>
            <w:vAlign w:val="center"/>
          </w:tcPr>
          <w:p w14:paraId="7AFAD497" w14:textId="77777777" w:rsidR="00FF72D1" w:rsidRDefault="00000000">
            <w:pPr>
              <w:pStyle w:val="TableText"/>
              <w:keepNext/>
              <w:keepLines w:val="0"/>
              <w:spacing w:before="0" w:after="0"/>
              <w:jc w:val="center"/>
              <w:rPr>
                <w:rFonts w:eastAsia="標楷體"/>
                <w:sz w:val="17"/>
              </w:rPr>
            </w:pPr>
            <w:r>
              <w:rPr>
                <w:rFonts w:eastAsia="標楷體"/>
                <w:sz w:val="17"/>
              </w:rPr>
              <w:t>11</w:t>
            </w:r>
          </w:p>
        </w:tc>
      </w:tr>
      <w:tr w:rsidR="00FF72D1" w14:paraId="196AFCEC" w14:textId="77777777">
        <w:trPr>
          <w:cantSplit/>
          <w:jc w:val="center"/>
        </w:trPr>
        <w:tc>
          <w:tcPr>
            <w:tcW w:w="1701" w:type="dxa"/>
            <w:vAlign w:val="center"/>
          </w:tcPr>
          <w:p w14:paraId="287AF7B8" w14:textId="77777777" w:rsidR="00FF72D1" w:rsidRDefault="00000000">
            <w:pPr>
              <w:pStyle w:val="TableText"/>
              <w:keepNext/>
              <w:keepLines w:val="0"/>
              <w:spacing w:before="0" w:after="0"/>
              <w:jc w:val="center"/>
              <w:rPr>
                <w:rFonts w:eastAsia="標楷體"/>
                <w:sz w:val="17"/>
              </w:rPr>
            </w:pPr>
            <w:r>
              <w:rPr>
                <w:rFonts w:eastAsia="標楷體"/>
                <w:sz w:val="17"/>
              </w:rPr>
              <w:t>2023</w:t>
            </w:r>
          </w:p>
        </w:tc>
        <w:tc>
          <w:tcPr>
            <w:tcW w:w="1701" w:type="dxa"/>
            <w:vAlign w:val="center"/>
          </w:tcPr>
          <w:p w14:paraId="107E24EA" w14:textId="77777777" w:rsidR="00FF72D1" w:rsidRDefault="00000000">
            <w:pPr>
              <w:pStyle w:val="TableText"/>
              <w:keepNext/>
              <w:keepLines w:val="0"/>
              <w:spacing w:before="0" w:after="0"/>
              <w:jc w:val="center"/>
              <w:rPr>
                <w:rFonts w:eastAsia="標楷體"/>
                <w:sz w:val="17"/>
              </w:rPr>
            </w:pPr>
            <w:r>
              <w:rPr>
                <w:rFonts w:eastAsia="標楷體"/>
                <w:sz w:val="17"/>
              </w:rPr>
              <w:t>4</w:t>
            </w:r>
          </w:p>
        </w:tc>
        <w:tc>
          <w:tcPr>
            <w:tcW w:w="1701" w:type="dxa"/>
            <w:vAlign w:val="center"/>
          </w:tcPr>
          <w:p w14:paraId="525ADB08" w14:textId="77777777" w:rsidR="00FF72D1" w:rsidRDefault="00000000">
            <w:pPr>
              <w:pStyle w:val="TableText"/>
              <w:keepNext/>
              <w:keepLines w:val="0"/>
              <w:spacing w:before="0" w:after="0"/>
              <w:jc w:val="center"/>
              <w:rPr>
                <w:rFonts w:eastAsia="標楷體"/>
                <w:sz w:val="17"/>
              </w:rPr>
            </w:pPr>
            <w:r>
              <w:rPr>
                <w:rFonts w:eastAsia="標楷體"/>
                <w:sz w:val="17"/>
              </w:rPr>
              <w:t>4</w:t>
            </w:r>
          </w:p>
        </w:tc>
        <w:tc>
          <w:tcPr>
            <w:tcW w:w="1701" w:type="dxa"/>
            <w:vAlign w:val="center"/>
          </w:tcPr>
          <w:p w14:paraId="02919A53" w14:textId="77777777" w:rsidR="00FF72D1" w:rsidRDefault="00000000">
            <w:pPr>
              <w:pStyle w:val="TableText"/>
              <w:keepNext/>
              <w:keepLines w:val="0"/>
              <w:spacing w:before="0" w:after="0"/>
              <w:jc w:val="center"/>
              <w:rPr>
                <w:rFonts w:eastAsia="標楷體"/>
                <w:sz w:val="17"/>
              </w:rPr>
            </w:pPr>
            <w:r>
              <w:rPr>
                <w:rFonts w:eastAsia="標楷體"/>
                <w:sz w:val="17"/>
              </w:rPr>
              <w:t>1</w:t>
            </w:r>
          </w:p>
        </w:tc>
        <w:tc>
          <w:tcPr>
            <w:tcW w:w="1701" w:type="dxa"/>
            <w:vAlign w:val="center"/>
          </w:tcPr>
          <w:p w14:paraId="26DA2285" w14:textId="77777777" w:rsidR="00FF72D1" w:rsidRDefault="00000000">
            <w:pPr>
              <w:pStyle w:val="TableText"/>
              <w:keepNext/>
              <w:keepLines w:val="0"/>
              <w:spacing w:before="0" w:after="0"/>
              <w:jc w:val="center"/>
              <w:rPr>
                <w:rFonts w:eastAsia="標楷體"/>
                <w:sz w:val="17"/>
              </w:rPr>
            </w:pPr>
            <w:r>
              <w:rPr>
                <w:rFonts w:eastAsia="標楷體"/>
                <w:sz w:val="17"/>
              </w:rPr>
              <w:t>9</w:t>
            </w:r>
          </w:p>
        </w:tc>
      </w:tr>
      <w:tr w:rsidR="00FF72D1" w14:paraId="312B0DAA" w14:textId="77777777">
        <w:trPr>
          <w:cantSplit/>
          <w:jc w:val="center"/>
        </w:trPr>
        <w:tc>
          <w:tcPr>
            <w:tcW w:w="1701" w:type="dxa"/>
            <w:vAlign w:val="center"/>
          </w:tcPr>
          <w:p w14:paraId="3875A17B" w14:textId="77777777" w:rsidR="00FF72D1" w:rsidRDefault="00000000">
            <w:pPr>
              <w:pStyle w:val="TableText"/>
              <w:keepNext/>
              <w:keepLines w:val="0"/>
              <w:spacing w:before="0" w:after="0"/>
              <w:jc w:val="center"/>
              <w:rPr>
                <w:rFonts w:eastAsia="標楷體"/>
                <w:sz w:val="17"/>
              </w:rPr>
            </w:pPr>
            <w:r>
              <w:rPr>
                <w:rFonts w:eastAsia="標楷體"/>
                <w:sz w:val="17"/>
              </w:rPr>
              <w:t>2024</w:t>
            </w:r>
          </w:p>
        </w:tc>
        <w:tc>
          <w:tcPr>
            <w:tcW w:w="1701" w:type="dxa"/>
            <w:vAlign w:val="center"/>
          </w:tcPr>
          <w:p w14:paraId="13C0CAEC" w14:textId="77777777" w:rsidR="00FF72D1" w:rsidRDefault="00000000">
            <w:pPr>
              <w:pStyle w:val="TableText"/>
              <w:keepNext/>
              <w:keepLines w:val="0"/>
              <w:spacing w:before="0" w:after="0"/>
              <w:jc w:val="center"/>
              <w:rPr>
                <w:rFonts w:eastAsia="標楷體"/>
                <w:sz w:val="17"/>
              </w:rPr>
            </w:pPr>
            <w:r>
              <w:rPr>
                <w:rFonts w:eastAsia="標楷體"/>
                <w:sz w:val="17"/>
              </w:rPr>
              <w:t>4</w:t>
            </w:r>
          </w:p>
        </w:tc>
        <w:tc>
          <w:tcPr>
            <w:tcW w:w="1701" w:type="dxa"/>
            <w:vAlign w:val="center"/>
          </w:tcPr>
          <w:p w14:paraId="66356E0A" w14:textId="77777777" w:rsidR="00FF72D1" w:rsidRDefault="00000000">
            <w:pPr>
              <w:pStyle w:val="TableText"/>
              <w:keepNext/>
              <w:keepLines w:val="0"/>
              <w:spacing w:before="0" w:after="0"/>
              <w:jc w:val="center"/>
              <w:rPr>
                <w:rFonts w:eastAsia="標楷體"/>
                <w:sz w:val="17"/>
              </w:rPr>
            </w:pPr>
            <w:r>
              <w:rPr>
                <w:rFonts w:eastAsia="標楷體"/>
                <w:sz w:val="17"/>
              </w:rPr>
              <w:t>4</w:t>
            </w:r>
          </w:p>
        </w:tc>
        <w:tc>
          <w:tcPr>
            <w:tcW w:w="1701" w:type="dxa"/>
            <w:vAlign w:val="center"/>
          </w:tcPr>
          <w:p w14:paraId="2ACB5937" w14:textId="77777777" w:rsidR="00FF72D1" w:rsidRDefault="00000000">
            <w:pPr>
              <w:pStyle w:val="TableText"/>
              <w:keepNext/>
              <w:keepLines w:val="0"/>
              <w:spacing w:before="0" w:after="0"/>
              <w:jc w:val="center"/>
              <w:rPr>
                <w:rFonts w:eastAsia="標楷體"/>
                <w:sz w:val="17"/>
              </w:rPr>
            </w:pPr>
            <w:r>
              <w:rPr>
                <w:rFonts w:eastAsia="標楷體"/>
                <w:sz w:val="17"/>
              </w:rPr>
              <w:t>4</w:t>
            </w:r>
          </w:p>
        </w:tc>
        <w:tc>
          <w:tcPr>
            <w:tcW w:w="1701" w:type="dxa"/>
            <w:vAlign w:val="center"/>
          </w:tcPr>
          <w:p w14:paraId="562A55D1" w14:textId="77777777" w:rsidR="00FF72D1" w:rsidRDefault="00000000">
            <w:pPr>
              <w:pStyle w:val="TableText"/>
              <w:keepNext/>
              <w:keepLines w:val="0"/>
              <w:spacing w:before="0" w:after="0"/>
              <w:jc w:val="center"/>
              <w:rPr>
                <w:rFonts w:eastAsia="標楷體"/>
                <w:sz w:val="17"/>
              </w:rPr>
            </w:pPr>
            <w:r>
              <w:rPr>
                <w:rFonts w:eastAsia="標楷體"/>
                <w:sz w:val="17"/>
              </w:rPr>
              <w:t>12</w:t>
            </w:r>
          </w:p>
        </w:tc>
      </w:tr>
      <w:tr w:rsidR="00FF72D1" w14:paraId="0A33893E" w14:textId="77777777">
        <w:trPr>
          <w:cantSplit/>
          <w:jc w:val="center"/>
        </w:trPr>
        <w:tc>
          <w:tcPr>
            <w:tcW w:w="1701" w:type="dxa"/>
            <w:vAlign w:val="center"/>
          </w:tcPr>
          <w:p w14:paraId="5BB80B52" w14:textId="77777777" w:rsidR="00FF72D1" w:rsidRDefault="00000000">
            <w:pPr>
              <w:pStyle w:val="TableText"/>
              <w:keepNext/>
              <w:keepLines w:val="0"/>
              <w:spacing w:before="0" w:after="0"/>
              <w:jc w:val="center"/>
              <w:rPr>
                <w:rFonts w:eastAsia="標楷體"/>
                <w:sz w:val="17"/>
              </w:rPr>
            </w:pPr>
            <w:r>
              <w:rPr>
                <w:rFonts w:eastAsia="標楷體"/>
                <w:sz w:val="17"/>
              </w:rPr>
              <w:t>2025</w:t>
            </w:r>
          </w:p>
        </w:tc>
        <w:tc>
          <w:tcPr>
            <w:tcW w:w="1701" w:type="dxa"/>
            <w:vAlign w:val="center"/>
          </w:tcPr>
          <w:p w14:paraId="3E973D74" w14:textId="77777777" w:rsidR="00FF72D1" w:rsidRDefault="00000000">
            <w:pPr>
              <w:pStyle w:val="TableText"/>
              <w:keepNext/>
              <w:keepLines w:val="0"/>
              <w:spacing w:before="0" w:after="0"/>
              <w:jc w:val="center"/>
              <w:rPr>
                <w:rFonts w:eastAsia="標楷體"/>
                <w:sz w:val="17"/>
              </w:rPr>
            </w:pPr>
            <w:r>
              <w:rPr>
                <w:rFonts w:eastAsia="標楷體"/>
                <w:sz w:val="17"/>
              </w:rPr>
              <w:t>4</w:t>
            </w:r>
          </w:p>
        </w:tc>
        <w:tc>
          <w:tcPr>
            <w:tcW w:w="1701" w:type="dxa"/>
            <w:vAlign w:val="center"/>
          </w:tcPr>
          <w:p w14:paraId="4B1D5DDC" w14:textId="77777777" w:rsidR="00FF72D1" w:rsidRDefault="00000000">
            <w:pPr>
              <w:pStyle w:val="TableText"/>
              <w:keepNext/>
              <w:keepLines w:val="0"/>
              <w:spacing w:before="0" w:after="0"/>
              <w:jc w:val="center"/>
              <w:rPr>
                <w:rFonts w:eastAsia="標楷體"/>
                <w:sz w:val="17"/>
              </w:rPr>
            </w:pPr>
            <w:r>
              <w:rPr>
                <w:rFonts w:eastAsia="標楷體"/>
                <w:sz w:val="17"/>
              </w:rPr>
              <w:t>4</w:t>
            </w:r>
          </w:p>
        </w:tc>
        <w:tc>
          <w:tcPr>
            <w:tcW w:w="1701" w:type="dxa"/>
            <w:vAlign w:val="center"/>
          </w:tcPr>
          <w:p w14:paraId="40A6AF24" w14:textId="77777777" w:rsidR="00FF72D1" w:rsidRDefault="00000000">
            <w:pPr>
              <w:pStyle w:val="TableText"/>
              <w:keepNext/>
              <w:keepLines w:val="0"/>
              <w:spacing w:before="0" w:after="0"/>
              <w:jc w:val="center"/>
              <w:rPr>
                <w:rFonts w:eastAsia="標楷體"/>
                <w:sz w:val="17"/>
              </w:rPr>
            </w:pPr>
            <w:r>
              <w:rPr>
                <w:rFonts w:eastAsia="標楷體"/>
                <w:sz w:val="17"/>
              </w:rPr>
              <w:t>4</w:t>
            </w:r>
          </w:p>
        </w:tc>
        <w:tc>
          <w:tcPr>
            <w:tcW w:w="1701" w:type="dxa"/>
            <w:vAlign w:val="center"/>
          </w:tcPr>
          <w:p w14:paraId="5599D956" w14:textId="77777777" w:rsidR="00FF72D1" w:rsidRDefault="00000000">
            <w:pPr>
              <w:pStyle w:val="TableText"/>
              <w:keepNext/>
              <w:keepLines w:val="0"/>
              <w:spacing w:before="0" w:after="0"/>
              <w:jc w:val="center"/>
              <w:rPr>
                <w:rFonts w:eastAsia="標楷體"/>
                <w:sz w:val="17"/>
              </w:rPr>
            </w:pPr>
            <w:r>
              <w:rPr>
                <w:rFonts w:eastAsia="標楷體"/>
                <w:sz w:val="17"/>
              </w:rPr>
              <w:t>12</w:t>
            </w:r>
          </w:p>
        </w:tc>
      </w:tr>
      <w:tr w:rsidR="00FF72D1" w14:paraId="68788450" w14:textId="77777777">
        <w:trPr>
          <w:cantSplit/>
          <w:jc w:val="center"/>
        </w:trPr>
        <w:tc>
          <w:tcPr>
            <w:tcW w:w="1701" w:type="dxa"/>
            <w:vAlign w:val="center"/>
          </w:tcPr>
          <w:p w14:paraId="7624D08F" w14:textId="77777777" w:rsidR="00FF72D1" w:rsidRDefault="00000000">
            <w:pPr>
              <w:pStyle w:val="TableText"/>
              <w:keepNext/>
              <w:keepLines w:val="0"/>
              <w:spacing w:before="0" w:after="0"/>
              <w:jc w:val="center"/>
              <w:rPr>
                <w:rFonts w:eastAsia="標楷體"/>
                <w:sz w:val="17"/>
              </w:rPr>
            </w:pPr>
            <w:r>
              <w:rPr>
                <w:rFonts w:eastAsia="標楷體"/>
                <w:sz w:val="17"/>
              </w:rPr>
              <w:t>2026</w:t>
            </w:r>
          </w:p>
        </w:tc>
        <w:tc>
          <w:tcPr>
            <w:tcW w:w="1701" w:type="dxa"/>
            <w:vAlign w:val="center"/>
          </w:tcPr>
          <w:p w14:paraId="7D61F143" w14:textId="77777777" w:rsidR="00FF72D1" w:rsidRDefault="00000000">
            <w:pPr>
              <w:pStyle w:val="TableText"/>
              <w:keepNext/>
              <w:keepLines w:val="0"/>
              <w:spacing w:before="0" w:after="0"/>
              <w:jc w:val="center"/>
              <w:rPr>
                <w:rFonts w:eastAsia="標楷體"/>
                <w:sz w:val="17"/>
              </w:rPr>
            </w:pPr>
            <w:r>
              <w:rPr>
                <w:rFonts w:eastAsia="標楷體"/>
                <w:sz w:val="17"/>
              </w:rPr>
              <w:t>1</w:t>
            </w:r>
          </w:p>
        </w:tc>
        <w:tc>
          <w:tcPr>
            <w:tcW w:w="1701" w:type="dxa"/>
            <w:vAlign w:val="center"/>
          </w:tcPr>
          <w:p w14:paraId="31718629" w14:textId="77777777" w:rsidR="00FF72D1" w:rsidRDefault="00000000">
            <w:pPr>
              <w:pStyle w:val="TableText"/>
              <w:keepNext/>
              <w:keepLines w:val="0"/>
              <w:spacing w:before="0" w:after="0"/>
              <w:jc w:val="center"/>
              <w:rPr>
                <w:rFonts w:eastAsia="標楷體"/>
                <w:sz w:val="17"/>
              </w:rPr>
            </w:pPr>
            <w:r>
              <w:rPr>
                <w:rFonts w:eastAsia="標楷體"/>
                <w:sz w:val="17"/>
              </w:rPr>
              <w:t>1</w:t>
            </w:r>
          </w:p>
        </w:tc>
        <w:tc>
          <w:tcPr>
            <w:tcW w:w="1701" w:type="dxa"/>
            <w:vAlign w:val="center"/>
          </w:tcPr>
          <w:p w14:paraId="6B349F3F" w14:textId="77777777" w:rsidR="00FF72D1" w:rsidRDefault="00000000">
            <w:pPr>
              <w:pStyle w:val="TableText"/>
              <w:keepNext/>
              <w:keepLines w:val="0"/>
              <w:spacing w:before="0" w:after="0"/>
              <w:jc w:val="center"/>
              <w:rPr>
                <w:rFonts w:eastAsia="標楷體"/>
                <w:sz w:val="17"/>
              </w:rPr>
            </w:pPr>
            <w:r>
              <w:rPr>
                <w:rFonts w:eastAsia="標楷體"/>
                <w:sz w:val="17"/>
              </w:rPr>
              <w:t>1</w:t>
            </w:r>
          </w:p>
        </w:tc>
        <w:tc>
          <w:tcPr>
            <w:tcW w:w="1701" w:type="dxa"/>
            <w:vAlign w:val="center"/>
          </w:tcPr>
          <w:p w14:paraId="5CCE113F" w14:textId="77777777" w:rsidR="00FF72D1" w:rsidRDefault="00000000">
            <w:pPr>
              <w:pStyle w:val="TableText"/>
              <w:keepNext/>
              <w:keepLines w:val="0"/>
              <w:spacing w:before="0" w:after="0"/>
              <w:jc w:val="center"/>
              <w:rPr>
                <w:rFonts w:eastAsia="標楷體"/>
                <w:sz w:val="17"/>
              </w:rPr>
            </w:pPr>
            <w:r>
              <w:rPr>
                <w:rFonts w:eastAsia="標楷體"/>
                <w:sz w:val="17"/>
              </w:rPr>
              <w:t>3</w:t>
            </w:r>
          </w:p>
        </w:tc>
      </w:tr>
      <w:tr w:rsidR="00FF72D1" w14:paraId="756A438F" w14:textId="77777777">
        <w:trPr>
          <w:cantSplit/>
          <w:jc w:val="center"/>
        </w:trPr>
        <w:tc>
          <w:tcPr>
            <w:tcW w:w="1701" w:type="dxa"/>
            <w:tcBorders>
              <w:bottom w:val="single" w:sz="8" w:space="0" w:color="444444"/>
            </w:tcBorders>
            <w:vAlign w:val="center"/>
          </w:tcPr>
          <w:p w14:paraId="7278D683" w14:textId="77777777" w:rsidR="00FF72D1" w:rsidRDefault="00000000">
            <w:pPr>
              <w:pStyle w:val="TableText"/>
              <w:keepLines w:val="0"/>
              <w:spacing w:before="0" w:after="0"/>
              <w:jc w:val="center"/>
              <w:rPr>
                <w:rFonts w:eastAsia="標楷體"/>
                <w:sz w:val="17"/>
              </w:rPr>
            </w:pPr>
            <w:r>
              <w:rPr>
                <w:rFonts w:eastAsia="標楷體"/>
                <w:sz w:val="17"/>
              </w:rPr>
              <w:t>Total</w:t>
            </w:r>
          </w:p>
        </w:tc>
        <w:tc>
          <w:tcPr>
            <w:tcW w:w="1701" w:type="dxa"/>
            <w:tcBorders>
              <w:bottom w:val="single" w:sz="8" w:space="0" w:color="444444"/>
            </w:tcBorders>
            <w:vAlign w:val="center"/>
          </w:tcPr>
          <w:p w14:paraId="20CA5D8C" w14:textId="77777777" w:rsidR="00FF72D1" w:rsidRDefault="00000000">
            <w:pPr>
              <w:pStyle w:val="TableText"/>
              <w:keepLines w:val="0"/>
              <w:spacing w:before="0" w:after="0"/>
              <w:jc w:val="center"/>
              <w:rPr>
                <w:rFonts w:eastAsia="標楷體"/>
                <w:sz w:val="17"/>
              </w:rPr>
            </w:pPr>
            <w:r>
              <w:rPr>
                <w:rFonts w:eastAsia="標楷體"/>
                <w:sz w:val="17"/>
              </w:rPr>
              <w:t>17</w:t>
            </w:r>
          </w:p>
        </w:tc>
        <w:tc>
          <w:tcPr>
            <w:tcW w:w="1701" w:type="dxa"/>
            <w:tcBorders>
              <w:bottom w:val="single" w:sz="8" w:space="0" w:color="444444"/>
            </w:tcBorders>
            <w:vAlign w:val="center"/>
          </w:tcPr>
          <w:p w14:paraId="0E738460" w14:textId="77777777" w:rsidR="00FF72D1" w:rsidRDefault="00000000">
            <w:pPr>
              <w:pStyle w:val="TableText"/>
              <w:keepLines w:val="0"/>
              <w:spacing w:before="0" w:after="0"/>
              <w:jc w:val="center"/>
              <w:rPr>
                <w:rFonts w:eastAsia="標楷體"/>
                <w:sz w:val="17"/>
              </w:rPr>
            </w:pPr>
            <w:r>
              <w:rPr>
                <w:rFonts w:eastAsia="標楷體"/>
                <w:sz w:val="17"/>
              </w:rPr>
              <w:t>16</w:t>
            </w:r>
          </w:p>
        </w:tc>
        <w:tc>
          <w:tcPr>
            <w:tcW w:w="1701" w:type="dxa"/>
            <w:tcBorders>
              <w:bottom w:val="single" w:sz="8" w:space="0" w:color="444444"/>
            </w:tcBorders>
            <w:vAlign w:val="center"/>
          </w:tcPr>
          <w:p w14:paraId="00AA196A" w14:textId="77777777" w:rsidR="00FF72D1" w:rsidRDefault="00000000">
            <w:pPr>
              <w:pStyle w:val="TableText"/>
              <w:keepLines w:val="0"/>
              <w:spacing w:before="0" w:after="0"/>
              <w:jc w:val="center"/>
              <w:rPr>
                <w:rFonts w:eastAsia="標楷體"/>
                <w:sz w:val="17"/>
              </w:rPr>
            </w:pPr>
            <w:r>
              <w:rPr>
                <w:rFonts w:eastAsia="標楷體"/>
                <w:sz w:val="17"/>
              </w:rPr>
              <w:t>14</w:t>
            </w:r>
          </w:p>
        </w:tc>
        <w:tc>
          <w:tcPr>
            <w:tcW w:w="1701" w:type="dxa"/>
            <w:tcBorders>
              <w:bottom w:val="single" w:sz="8" w:space="0" w:color="444444"/>
            </w:tcBorders>
            <w:vAlign w:val="center"/>
          </w:tcPr>
          <w:p w14:paraId="189DB660" w14:textId="77777777" w:rsidR="00FF72D1" w:rsidRDefault="00000000">
            <w:pPr>
              <w:pStyle w:val="TableText"/>
              <w:keepLines w:val="0"/>
              <w:spacing w:before="0" w:after="0"/>
              <w:jc w:val="center"/>
              <w:rPr>
                <w:rFonts w:eastAsia="標楷體"/>
                <w:sz w:val="17"/>
              </w:rPr>
            </w:pPr>
            <w:r>
              <w:rPr>
                <w:rFonts w:eastAsia="標楷體"/>
                <w:sz w:val="17"/>
              </w:rPr>
              <w:t>47</w:t>
            </w:r>
          </w:p>
        </w:tc>
      </w:tr>
    </w:tbl>
    <w:p w14:paraId="08AEC39F" w14:textId="77777777" w:rsidR="00FF72D1" w:rsidRDefault="00000000">
      <w:pPr>
        <w:pStyle w:val="PanelLabel"/>
      </w:pPr>
      <w:r>
        <w:t>Panel B. Ecosystem-ratio distribution by platform</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2469"/>
        <w:gridCol w:w="1372"/>
        <w:gridCol w:w="2332"/>
        <w:gridCol w:w="2332"/>
      </w:tblGrid>
      <w:tr w:rsidR="00FF72D1" w14:paraId="65340595" w14:textId="77777777">
        <w:trPr>
          <w:cantSplit/>
          <w:tblHeader/>
          <w:jc w:val="center"/>
        </w:trPr>
        <w:tc>
          <w:tcPr>
            <w:tcW w:w="2469" w:type="dxa"/>
            <w:tcBorders>
              <w:top w:val="single" w:sz="8" w:space="0" w:color="444444"/>
              <w:bottom w:val="single" w:sz="8" w:space="0" w:color="444444"/>
            </w:tcBorders>
            <w:vAlign w:val="center"/>
          </w:tcPr>
          <w:p w14:paraId="33934D9B" w14:textId="77777777" w:rsidR="00FF72D1" w:rsidRDefault="00000000">
            <w:pPr>
              <w:pStyle w:val="TableHead"/>
              <w:keepNext/>
              <w:keepLines w:val="0"/>
              <w:spacing w:before="0" w:after="0"/>
              <w:rPr>
                <w:rFonts w:eastAsia="標楷體"/>
                <w:sz w:val="17"/>
              </w:rPr>
            </w:pPr>
            <w:r>
              <w:rPr>
                <w:rFonts w:eastAsia="標楷體"/>
                <w:sz w:val="17"/>
              </w:rPr>
              <w:t>Platform</w:t>
            </w:r>
          </w:p>
        </w:tc>
        <w:tc>
          <w:tcPr>
            <w:tcW w:w="1372" w:type="dxa"/>
            <w:tcBorders>
              <w:top w:val="single" w:sz="8" w:space="0" w:color="444444"/>
              <w:bottom w:val="single" w:sz="8" w:space="0" w:color="444444"/>
            </w:tcBorders>
            <w:vAlign w:val="center"/>
          </w:tcPr>
          <w:p w14:paraId="3514F88B" w14:textId="77777777" w:rsidR="00FF72D1" w:rsidRDefault="00000000">
            <w:pPr>
              <w:pStyle w:val="TableHead"/>
              <w:keepNext/>
              <w:keepLines w:val="0"/>
              <w:spacing w:before="0" w:after="0"/>
              <w:rPr>
                <w:rFonts w:eastAsia="標楷體"/>
                <w:sz w:val="17"/>
              </w:rPr>
            </w:pPr>
            <w:r>
              <w:rPr>
                <w:rFonts w:eastAsia="標楷體"/>
                <w:sz w:val="17"/>
              </w:rPr>
              <w:t>N</w:t>
            </w:r>
          </w:p>
        </w:tc>
        <w:tc>
          <w:tcPr>
            <w:tcW w:w="2332" w:type="dxa"/>
            <w:tcBorders>
              <w:top w:val="single" w:sz="8" w:space="0" w:color="444444"/>
              <w:bottom w:val="single" w:sz="8" w:space="0" w:color="444444"/>
            </w:tcBorders>
            <w:vAlign w:val="center"/>
          </w:tcPr>
          <w:p w14:paraId="008FC00C" w14:textId="25425241" w:rsidR="00FF72D1" w:rsidRDefault="00000000">
            <w:pPr>
              <w:pStyle w:val="TableHead"/>
              <w:keepNext/>
              <w:keepLines w:val="0"/>
              <w:spacing w:before="0" w:after="0"/>
              <w:rPr>
                <w:rFonts w:eastAsia="標楷體"/>
                <w:sz w:val="17"/>
              </w:rPr>
            </w:pPr>
            <w:del w:id="206" w:author="drkong" w:date="2026-09-07T01:14:00Z">
              <w:r w:rsidDel="0059352A">
                <w:rPr>
                  <w:rFonts w:eastAsia="標楷體"/>
                  <w:sz w:val="17"/>
                </w:rPr>
                <w:delText>Ratio m</w:delText>
              </w:r>
            </w:del>
            <w:ins w:id="207" w:author="drkong" w:date="2026-09-07T01:14:00Z">
              <w:r w:rsidR="0059352A">
                <w:rPr>
                  <w:rFonts w:eastAsia="標楷體" w:hint="eastAsia"/>
                  <w:sz w:val="17"/>
                  <w:lang w:eastAsia="zh-TW"/>
                </w:rPr>
                <w:t>M</w:t>
              </w:r>
            </w:ins>
            <w:r>
              <w:rPr>
                <w:rFonts w:eastAsia="標楷體"/>
                <w:sz w:val="17"/>
              </w:rPr>
              <w:t>ean</w:t>
            </w:r>
          </w:p>
        </w:tc>
        <w:tc>
          <w:tcPr>
            <w:tcW w:w="2332" w:type="dxa"/>
            <w:tcBorders>
              <w:top w:val="single" w:sz="8" w:space="0" w:color="444444"/>
              <w:bottom w:val="single" w:sz="8" w:space="0" w:color="444444"/>
            </w:tcBorders>
            <w:vAlign w:val="center"/>
          </w:tcPr>
          <w:p w14:paraId="25C72DC8" w14:textId="49786411" w:rsidR="00FF72D1" w:rsidRDefault="00000000">
            <w:pPr>
              <w:pStyle w:val="TableHead"/>
              <w:keepNext/>
              <w:keepLines w:val="0"/>
              <w:spacing w:before="0" w:after="0"/>
              <w:rPr>
                <w:rFonts w:eastAsia="標楷體"/>
                <w:sz w:val="17"/>
              </w:rPr>
            </w:pPr>
            <w:del w:id="208" w:author="drkong" w:date="2026-09-07T01:14:00Z">
              <w:r w:rsidDel="0059352A">
                <w:rPr>
                  <w:rFonts w:eastAsia="標楷體"/>
                  <w:sz w:val="17"/>
                </w:rPr>
                <w:delText>Ratio m</w:delText>
              </w:r>
            </w:del>
            <w:ins w:id="209" w:author="drkong" w:date="2026-09-07T01:14:00Z">
              <w:r w:rsidR="0059352A">
                <w:rPr>
                  <w:rFonts w:eastAsia="標楷體" w:hint="eastAsia"/>
                  <w:sz w:val="17"/>
                  <w:lang w:eastAsia="zh-TW"/>
                </w:rPr>
                <w:t>M</w:t>
              </w:r>
            </w:ins>
            <w:r>
              <w:rPr>
                <w:rFonts w:eastAsia="標楷體"/>
                <w:sz w:val="17"/>
              </w:rPr>
              <w:t>edian</w:t>
            </w:r>
          </w:p>
        </w:tc>
      </w:tr>
      <w:tr w:rsidR="00FF72D1" w14:paraId="4B9639F5" w14:textId="77777777">
        <w:trPr>
          <w:cantSplit/>
          <w:jc w:val="center"/>
        </w:trPr>
        <w:tc>
          <w:tcPr>
            <w:tcW w:w="2469" w:type="dxa"/>
            <w:vAlign w:val="center"/>
          </w:tcPr>
          <w:p w14:paraId="17C705C0" w14:textId="77777777" w:rsidR="00FF72D1" w:rsidRDefault="00000000">
            <w:pPr>
              <w:pStyle w:val="TableText"/>
              <w:keepNext/>
              <w:keepLines w:val="0"/>
              <w:spacing w:before="0" w:after="0"/>
              <w:jc w:val="center"/>
              <w:rPr>
                <w:rFonts w:eastAsia="標楷體"/>
                <w:sz w:val="17"/>
              </w:rPr>
            </w:pPr>
            <w:r>
              <w:rPr>
                <w:rFonts w:eastAsia="標楷體"/>
                <w:sz w:val="17"/>
              </w:rPr>
              <w:t>GRAB</w:t>
            </w:r>
          </w:p>
        </w:tc>
        <w:tc>
          <w:tcPr>
            <w:tcW w:w="1372" w:type="dxa"/>
            <w:vAlign w:val="center"/>
          </w:tcPr>
          <w:p w14:paraId="49346606" w14:textId="77777777" w:rsidR="00FF72D1" w:rsidRDefault="00000000">
            <w:pPr>
              <w:pStyle w:val="TableText"/>
              <w:keepNext/>
              <w:keepLines w:val="0"/>
              <w:spacing w:before="0" w:after="0"/>
              <w:jc w:val="center"/>
              <w:rPr>
                <w:rFonts w:eastAsia="標楷體"/>
                <w:sz w:val="17"/>
              </w:rPr>
            </w:pPr>
            <w:r>
              <w:rPr>
                <w:rFonts w:eastAsia="標楷體"/>
                <w:sz w:val="17"/>
              </w:rPr>
              <w:t>17</w:t>
            </w:r>
          </w:p>
        </w:tc>
        <w:tc>
          <w:tcPr>
            <w:tcW w:w="2332" w:type="dxa"/>
            <w:vAlign w:val="center"/>
          </w:tcPr>
          <w:p w14:paraId="7A3AD4C2" w14:textId="77777777" w:rsidR="00FF72D1" w:rsidRDefault="00000000">
            <w:pPr>
              <w:pStyle w:val="TableText"/>
              <w:keepNext/>
              <w:keepLines w:val="0"/>
              <w:spacing w:before="0" w:after="0"/>
              <w:jc w:val="center"/>
              <w:rPr>
                <w:rFonts w:eastAsia="標楷體"/>
                <w:sz w:val="17"/>
              </w:rPr>
            </w:pPr>
            <w:r>
              <w:rPr>
                <w:rFonts w:eastAsia="標楷體"/>
                <w:sz w:val="17"/>
              </w:rPr>
              <w:t>7.36</w:t>
            </w:r>
          </w:p>
        </w:tc>
        <w:tc>
          <w:tcPr>
            <w:tcW w:w="2332" w:type="dxa"/>
            <w:vAlign w:val="center"/>
          </w:tcPr>
          <w:p w14:paraId="3E011BD9" w14:textId="77777777" w:rsidR="00FF72D1" w:rsidRDefault="00000000">
            <w:pPr>
              <w:pStyle w:val="TableText"/>
              <w:keepNext/>
              <w:keepLines w:val="0"/>
              <w:spacing w:before="0" w:after="0"/>
              <w:jc w:val="center"/>
              <w:rPr>
                <w:rFonts w:eastAsia="標楷體"/>
                <w:sz w:val="17"/>
              </w:rPr>
            </w:pPr>
            <w:r>
              <w:rPr>
                <w:rFonts w:eastAsia="標楷體"/>
                <w:sz w:val="17"/>
              </w:rPr>
              <w:t>6.39</w:t>
            </w:r>
          </w:p>
        </w:tc>
      </w:tr>
      <w:tr w:rsidR="00FF72D1" w14:paraId="395969F9" w14:textId="77777777">
        <w:trPr>
          <w:cantSplit/>
          <w:jc w:val="center"/>
        </w:trPr>
        <w:tc>
          <w:tcPr>
            <w:tcW w:w="2469" w:type="dxa"/>
            <w:vAlign w:val="center"/>
          </w:tcPr>
          <w:p w14:paraId="5D3A5BF2" w14:textId="77777777" w:rsidR="00FF72D1" w:rsidRDefault="00000000">
            <w:pPr>
              <w:pStyle w:val="TableText"/>
              <w:keepNext/>
              <w:keepLines w:val="0"/>
              <w:spacing w:before="0" w:after="0"/>
              <w:jc w:val="center"/>
              <w:rPr>
                <w:rFonts w:eastAsia="標楷體"/>
                <w:sz w:val="17"/>
              </w:rPr>
            </w:pPr>
            <w:r>
              <w:rPr>
                <w:rFonts w:eastAsia="標楷體"/>
                <w:sz w:val="17"/>
              </w:rPr>
              <w:t>GOTO</w:t>
            </w:r>
          </w:p>
        </w:tc>
        <w:tc>
          <w:tcPr>
            <w:tcW w:w="1372" w:type="dxa"/>
            <w:vAlign w:val="center"/>
          </w:tcPr>
          <w:p w14:paraId="22E63AFE" w14:textId="77777777" w:rsidR="00FF72D1" w:rsidRDefault="00000000">
            <w:pPr>
              <w:pStyle w:val="TableText"/>
              <w:keepNext/>
              <w:keepLines w:val="0"/>
              <w:spacing w:before="0" w:after="0"/>
              <w:jc w:val="center"/>
              <w:rPr>
                <w:rFonts w:eastAsia="標楷體"/>
                <w:sz w:val="17"/>
              </w:rPr>
            </w:pPr>
            <w:r>
              <w:rPr>
                <w:rFonts w:eastAsia="標楷體"/>
                <w:sz w:val="17"/>
              </w:rPr>
              <w:t>16</w:t>
            </w:r>
          </w:p>
        </w:tc>
        <w:tc>
          <w:tcPr>
            <w:tcW w:w="2332" w:type="dxa"/>
            <w:vAlign w:val="center"/>
          </w:tcPr>
          <w:p w14:paraId="7571E136" w14:textId="77777777" w:rsidR="00FF72D1" w:rsidRDefault="00000000">
            <w:pPr>
              <w:pStyle w:val="TableText"/>
              <w:keepNext/>
              <w:keepLines w:val="0"/>
              <w:spacing w:before="0" w:after="0"/>
              <w:jc w:val="center"/>
              <w:rPr>
                <w:rFonts w:eastAsia="標楷體"/>
                <w:sz w:val="17"/>
              </w:rPr>
            </w:pPr>
            <w:r>
              <w:rPr>
                <w:rFonts w:eastAsia="標楷體"/>
                <w:sz w:val="17"/>
              </w:rPr>
              <w:t>40.36</w:t>
            </w:r>
          </w:p>
        </w:tc>
        <w:tc>
          <w:tcPr>
            <w:tcW w:w="2332" w:type="dxa"/>
            <w:vAlign w:val="center"/>
          </w:tcPr>
          <w:p w14:paraId="2CD9C4A3" w14:textId="77777777" w:rsidR="00FF72D1" w:rsidRDefault="00000000">
            <w:pPr>
              <w:pStyle w:val="TableText"/>
              <w:keepNext/>
              <w:keepLines w:val="0"/>
              <w:spacing w:before="0" w:after="0"/>
              <w:jc w:val="center"/>
              <w:rPr>
                <w:rFonts w:eastAsia="標楷體"/>
                <w:sz w:val="17"/>
              </w:rPr>
            </w:pPr>
            <w:r>
              <w:rPr>
                <w:rFonts w:eastAsia="標楷體"/>
                <w:sz w:val="17"/>
              </w:rPr>
              <w:t>36.99</w:t>
            </w:r>
          </w:p>
        </w:tc>
      </w:tr>
      <w:tr w:rsidR="00FF72D1" w14:paraId="6201924C" w14:textId="77777777">
        <w:trPr>
          <w:cantSplit/>
          <w:jc w:val="center"/>
        </w:trPr>
        <w:tc>
          <w:tcPr>
            <w:tcW w:w="2469" w:type="dxa"/>
            <w:tcBorders>
              <w:bottom w:val="single" w:sz="8" w:space="0" w:color="444444"/>
            </w:tcBorders>
            <w:vAlign w:val="center"/>
          </w:tcPr>
          <w:p w14:paraId="3643373F" w14:textId="77777777" w:rsidR="00FF72D1" w:rsidRDefault="00000000">
            <w:pPr>
              <w:pStyle w:val="TableText"/>
              <w:keepLines w:val="0"/>
              <w:spacing w:before="0" w:after="0"/>
              <w:jc w:val="center"/>
              <w:rPr>
                <w:rFonts w:eastAsia="標楷體"/>
                <w:sz w:val="17"/>
              </w:rPr>
            </w:pPr>
            <w:r>
              <w:rPr>
                <w:rFonts w:eastAsia="標楷體"/>
                <w:sz w:val="17"/>
              </w:rPr>
              <w:t>SEA</w:t>
            </w:r>
          </w:p>
        </w:tc>
        <w:tc>
          <w:tcPr>
            <w:tcW w:w="1372" w:type="dxa"/>
            <w:tcBorders>
              <w:bottom w:val="single" w:sz="8" w:space="0" w:color="444444"/>
            </w:tcBorders>
            <w:vAlign w:val="center"/>
          </w:tcPr>
          <w:p w14:paraId="4BAB31CB" w14:textId="77777777" w:rsidR="00FF72D1" w:rsidRDefault="00000000">
            <w:pPr>
              <w:pStyle w:val="TableText"/>
              <w:keepLines w:val="0"/>
              <w:spacing w:before="0" w:after="0"/>
              <w:jc w:val="center"/>
              <w:rPr>
                <w:rFonts w:eastAsia="標楷體"/>
                <w:sz w:val="17"/>
              </w:rPr>
            </w:pPr>
            <w:r>
              <w:rPr>
                <w:rFonts w:eastAsia="標楷體"/>
                <w:sz w:val="17"/>
              </w:rPr>
              <w:t>14</w:t>
            </w:r>
          </w:p>
        </w:tc>
        <w:tc>
          <w:tcPr>
            <w:tcW w:w="2332" w:type="dxa"/>
            <w:tcBorders>
              <w:bottom w:val="single" w:sz="8" w:space="0" w:color="444444"/>
            </w:tcBorders>
            <w:vAlign w:val="center"/>
          </w:tcPr>
          <w:p w14:paraId="01A224A6" w14:textId="77777777" w:rsidR="00FF72D1" w:rsidRDefault="00000000">
            <w:pPr>
              <w:pStyle w:val="TableText"/>
              <w:keepLines w:val="0"/>
              <w:spacing w:before="0" w:after="0"/>
              <w:jc w:val="center"/>
              <w:rPr>
                <w:rFonts w:eastAsia="標楷體"/>
                <w:sz w:val="17"/>
              </w:rPr>
            </w:pPr>
            <w:r>
              <w:rPr>
                <w:rFonts w:eastAsia="標楷體"/>
                <w:sz w:val="17"/>
              </w:rPr>
              <w:t>7.65</w:t>
            </w:r>
          </w:p>
        </w:tc>
        <w:tc>
          <w:tcPr>
            <w:tcW w:w="2332" w:type="dxa"/>
            <w:tcBorders>
              <w:bottom w:val="single" w:sz="8" w:space="0" w:color="444444"/>
            </w:tcBorders>
            <w:vAlign w:val="center"/>
          </w:tcPr>
          <w:p w14:paraId="446496FF" w14:textId="77777777" w:rsidR="00FF72D1" w:rsidRDefault="00000000">
            <w:pPr>
              <w:pStyle w:val="TableText"/>
              <w:keepLines w:val="0"/>
              <w:spacing w:before="0" w:after="0"/>
              <w:jc w:val="center"/>
              <w:rPr>
                <w:rFonts w:eastAsia="標楷體"/>
                <w:sz w:val="17"/>
              </w:rPr>
            </w:pPr>
            <w:r>
              <w:rPr>
                <w:rFonts w:eastAsia="標楷體"/>
                <w:sz w:val="17"/>
              </w:rPr>
              <w:t>7.25</w:t>
            </w:r>
          </w:p>
        </w:tc>
      </w:tr>
    </w:tbl>
    <w:p w14:paraId="715654DC" w14:textId="77777777" w:rsidR="00FF72D1" w:rsidRDefault="00000000">
      <w:pPr>
        <w:pStyle w:val="TableNote"/>
      </w:pPr>
      <w:r>
        <w:rPr>
          <w:shd w:val="clear" w:color="auto" w:fill="D8E1DC"/>
        </w:rPr>
        <w:t xml:space="preserve">Note: Ecosystem ratios are unit-free but not fully economically comparable across platforms because reporting scope and monetization conventions differ. The event panel pairs Grab On-Demand GMV with Mobility + Deliveries revenue, Shopee GMV with Shopee e-commerce revenue, and </w:t>
      </w:r>
      <w:proofErr w:type="spellStart"/>
      <w:r>
        <w:rPr>
          <w:shd w:val="clear" w:color="auto" w:fill="D8E1DC"/>
        </w:rPr>
        <w:t>GoTo</w:t>
      </w:r>
      <w:proofErr w:type="spellEnd"/>
      <w:r>
        <w:rPr>
          <w:shd w:val="clear" w:color="auto" w:fill="D8E1DC"/>
        </w:rPr>
        <w:t xml:space="preserve"> Group GTV with Group net revenue on the applicable reporting basis. Unsupported Sea 2023Q1–Q2 quarterly-GMV observations are excluded. Monetary values are retained in their source currencies/units for provenance; the ratio itself is unit-free. Section 8 therefore treats pooled levels as descriptive and emphasizes within-platform changes.</w:t>
      </w:r>
      <w:bookmarkStart w:id="210" w:name="RevSrc17"/>
      <w:r>
        <w:fldChar w:fldCharType="begin"/>
      </w:r>
      <w:r>
        <w:instrText>HYPERLINK \l "RevNote17" \o "Go to revision note 17"</w:instrText>
      </w:r>
      <w:r>
        <w:fldChar w:fldCharType="separate"/>
      </w:r>
      <w:r>
        <w:rPr>
          <w:noProof/>
          <w:sz w:val="14"/>
          <w:szCs w:val="14"/>
          <w:vertAlign w:val="superscript"/>
        </w:rPr>
        <w:t>17</w:t>
      </w:r>
      <w:r>
        <w:rPr>
          <w:noProof/>
          <w:sz w:val="14"/>
          <w:szCs w:val="14"/>
          <w:vertAlign w:val="superscript"/>
        </w:rPr>
        <w:fldChar w:fldCharType="end"/>
      </w:r>
      <w:bookmarkEnd w:id="210"/>
    </w:p>
    <w:p w14:paraId="1802614D" w14:textId="77777777" w:rsidR="00FF72D1" w:rsidRDefault="00000000">
      <w:pPr>
        <w:pStyle w:val="H2"/>
      </w:pPr>
      <w:r>
        <w:t>4.6 Reconciling the Indonesia and company-wide ecosystem ratios</w:t>
      </w:r>
    </w:p>
    <w:p w14:paraId="2E5B97AC" w14:textId="77777777" w:rsidR="00FF72D1" w:rsidRDefault="00000000">
      <w:pPr>
        <w:pStyle w:val="BodyFirst"/>
      </w:pPr>
      <w:r>
        <w:t>Table 3 and Table 5 measure different objects. Table 3 estimates Grab's 2023 Indonesia ecosystem ratio at 7.9×, while Table 5 summarizes a company-wide event panel whose 17 Grab observations have a mean ratio of 7.36× and a median of 6.39×. The difference reflects scope and construction, not a change in the ratio formula.</w:t>
      </w:r>
    </w:p>
    <w:p w14:paraId="0AD66D04" w14:textId="77777777" w:rsidR="00FF72D1" w:rsidRDefault="00000000">
      <w:pPr>
        <w:pStyle w:val="Body"/>
      </w:pPr>
      <w:r>
        <w:lastRenderedPageBreak/>
        <w:t>These measures answer different questions and should not be treated as competing estimates of one quantity.</w:t>
      </w:r>
    </w:p>
    <w:p w14:paraId="5F20E986" w14:textId="77777777" w:rsidR="00FF72D1" w:rsidRDefault="00000000">
      <w:pPr>
        <w:pStyle w:val="Body"/>
      </w:pPr>
      <w:r>
        <w:rPr>
          <w:b/>
        </w:rPr>
        <w:t>Scope.</w:t>
      </w:r>
      <w:r>
        <w:t xml:space="preserve"> Table 3 isolates Indonesia; Table 5 uses Grab's multi-country operations. A country-specific ratio can therefore differ from the company-wide series even when both are calculated correctly.</w:t>
      </w:r>
    </w:p>
    <w:p w14:paraId="0CABA6EE" w14:textId="77777777" w:rsidR="00FF72D1" w:rsidRDefault="00000000">
      <w:pPr>
        <w:pStyle w:val="Body"/>
      </w:pPr>
      <w:r>
        <w:rPr>
          <w:b/>
        </w:rPr>
        <w:t>Derivation versus direct observation.</w:t>
      </w:r>
      <w:r>
        <w:t xml:space="preserve"> Grab reports Indonesia revenue but not Indonesia-specific GTV, so the Table 3 GTV input is derived using the company's disclosed take rate. In the event panel, company-wide GMV and revenue are reported together in the same earnings releases, so no country-level GTV derivation is required.</w:t>
      </w:r>
    </w:p>
    <w:p w14:paraId="302FA57E" w14:textId="77777777" w:rsidR="00FF72D1" w:rsidRDefault="00000000">
      <w:pPr>
        <w:pStyle w:val="Body"/>
      </w:pPr>
      <w:r>
        <w:rPr>
          <w:b/>
        </w:rPr>
        <w:t>Investor information set.</w:t>
      </w:r>
      <w:r>
        <w:t xml:space="preserve"> For the pricing test, the company-wide measure is also the relevant observable because it is the figure disclosed to investors each quarter. Table 3 answers a country-scale measurement question; Table 5 supplies the information set used for the market-reaction test.</w:t>
      </w:r>
    </w:p>
    <w:p w14:paraId="2EECB2FC" w14:textId="77777777" w:rsidR="00FF72D1" w:rsidRDefault="00000000">
      <w:pPr>
        <w:pStyle w:val="H1"/>
      </w:pPr>
      <w:r>
        <w:t xml:space="preserve">5. </w:t>
      </w:r>
      <w:proofErr w:type="spellStart"/>
      <w:r>
        <w:t>GoTo</w:t>
      </w:r>
      <w:proofErr w:type="spellEnd"/>
      <w:r>
        <w:t xml:space="preserve"> results: persistence of a large transaction–revenue gap</w:t>
      </w:r>
    </w:p>
    <w:p w14:paraId="499B29B7" w14:textId="77777777" w:rsidR="00FF72D1" w:rsidRDefault="00000000">
      <w:pPr>
        <w:pStyle w:val="BodyFirst"/>
      </w:pPr>
      <w:r>
        <w:t xml:space="preserve">Table 6 reports a within-company </w:t>
      </w:r>
      <w:proofErr w:type="spellStart"/>
      <w:r>
        <w:t>GoTo</w:t>
      </w:r>
      <w:proofErr w:type="spellEnd"/>
      <w:r>
        <w:t xml:space="preserve"> series from primary Group disclosures. The 2020-2021 rows use </w:t>
      </w:r>
      <w:proofErr w:type="spellStart"/>
      <w:r>
        <w:t>GoTo's</w:t>
      </w:r>
      <w:proofErr w:type="spellEnd"/>
      <w:r>
        <w:t xml:space="preserve"> pro forma performance highlights as if Tokopedia had been consolidated from 1 January 2020; 2022-2023 use reported Group figures. Because </w:t>
      </w:r>
      <w:proofErr w:type="spellStart"/>
      <w:r>
        <w:t>GoTo</w:t>
      </w:r>
      <w:proofErr w:type="spellEnd"/>
      <w:r>
        <w:t xml:space="preserve"> also operated outside Indonesia, this series is Group-level rather than country-isolated.</w:t>
      </w:r>
    </w:p>
    <w:p w14:paraId="609C25D9" w14:textId="77777777" w:rsidR="00FF72D1" w:rsidRDefault="00000000">
      <w:pPr>
        <w:pStyle w:val="TableCaption"/>
      </w:pPr>
      <w:r>
        <w:t xml:space="preserve">Table 6. </w:t>
      </w:r>
      <w:proofErr w:type="spellStart"/>
      <w:r>
        <w:t>GoTo</w:t>
      </w:r>
      <w:proofErr w:type="spellEnd"/>
      <w:r>
        <w:t xml:space="preserve"> Group GTV, net revenue, </w:t>
      </w:r>
      <w:proofErr w:type="spellStart"/>
      <w:r>
        <w:t>unbooked</w:t>
      </w:r>
      <w:proofErr w:type="spellEnd"/>
      <w:r>
        <w:t xml:space="preserve"> GTV, and </w:t>
      </w:r>
      <w:proofErr w:type="spellStart"/>
      <w:r>
        <w:t>unbooked</w:t>
      </w:r>
      <w:proofErr w:type="spellEnd"/>
      <w:r>
        <w:t xml:space="preserve"> share, 2020–2023 (2020–2021 pro forma)</w:t>
      </w:r>
    </w:p>
    <w:p w14:paraId="6164E3E6" w14:textId="77777777" w:rsidR="00FF72D1" w:rsidRDefault="00000000">
      <w:pPr>
        <w:pStyle w:val="TableNote"/>
        <w:keepNext/>
      </w:pPr>
      <w:r>
        <w:rPr>
          <w:shd w:val="clear" w:color="auto" w:fill="E4DDD2"/>
        </w:rPr>
        <w:t xml:space="preserve">Note: Source values are Rp330.176T/Rp4.820T (2020), Rp461.602T/Rp5.156T (2021), Rp613.362T/Rp11.349T (2022), and Rp606.547T/Rp14.785T (2023) for GTV/net revenue. USD values apply each year's World Bank WDI/IMF period-average IDR/USD rate (World Bank n.d.) (14,582.2; 14,308.1; 14,849.9; 15,236.9). The </w:t>
      </w:r>
      <w:proofErr w:type="spellStart"/>
      <w:r>
        <w:rPr>
          <w:shd w:val="clear" w:color="auto" w:fill="E4DDD2"/>
        </w:rPr>
        <w:t>unbooked</w:t>
      </w:r>
      <w:proofErr w:type="spellEnd"/>
      <w:r>
        <w:rPr>
          <w:shd w:val="clear" w:color="auto" w:fill="E4DDD2"/>
        </w:rPr>
        <w:t xml:space="preserve"> share is calculated in rupiah before conversion and is therefore currency-invariant.</w:t>
      </w:r>
      <w:bookmarkStart w:id="211" w:name="RevSrc13"/>
      <w:r>
        <w:fldChar w:fldCharType="begin"/>
      </w:r>
      <w:r>
        <w:instrText>HYPERLINK \l "RevNote13" \o "Go to revision note 13"</w:instrText>
      </w:r>
      <w:r>
        <w:fldChar w:fldCharType="separate"/>
      </w:r>
      <w:r>
        <w:rPr>
          <w:noProof/>
          <w:sz w:val="14"/>
          <w:szCs w:val="14"/>
          <w:vertAlign w:val="superscript"/>
        </w:rPr>
        <w:t>13</w:t>
      </w:r>
      <w:r>
        <w:rPr>
          <w:noProof/>
          <w:sz w:val="14"/>
          <w:szCs w:val="14"/>
          <w:vertAlign w:val="superscript"/>
        </w:rPr>
        <w:fldChar w:fldCharType="end"/>
      </w:r>
      <w:bookmarkEnd w:id="211"/>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1701"/>
        <w:gridCol w:w="1701"/>
        <w:gridCol w:w="1701"/>
        <w:gridCol w:w="1701"/>
        <w:gridCol w:w="1701"/>
      </w:tblGrid>
      <w:tr w:rsidR="00FF72D1" w14:paraId="5EF209F2" w14:textId="77777777">
        <w:trPr>
          <w:cantSplit/>
          <w:tblHeader/>
          <w:jc w:val="center"/>
        </w:trPr>
        <w:tc>
          <w:tcPr>
            <w:tcW w:w="1701" w:type="dxa"/>
            <w:tcBorders>
              <w:top w:val="single" w:sz="8" w:space="0" w:color="444444"/>
              <w:bottom w:val="single" w:sz="8" w:space="0" w:color="444444"/>
            </w:tcBorders>
            <w:vAlign w:val="center"/>
          </w:tcPr>
          <w:p w14:paraId="7687E83C" w14:textId="77777777" w:rsidR="00FF72D1" w:rsidRDefault="00000000">
            <w:pPr>
              <w:pStyle w:val="TableHead"/>
              <w:keepNext/>
              <w:keepLines w:val="0"/>
              <w:spacing w:before="0" w:after="0"/>
              <w:rPr>
                <w:rFonts w:eastAsia="標楷體"/>
                <w:sz w:val="17"/>
              </w:rPr>
            </w:pPr>
            <w:r>
              <w:rPr>
                <w:rFonts w:eastAsia="標楷體"/>
                <w:sz w:val="17"/>
              </w:rPr>
              <w:t>Year</w:t>
            </w:r>
          </w:p>
        </w:tc>
        <w:tc>
          <w:tcPr>
            <w:tcW w:w="1701" w:type="dxa"/>
            <w:tcBorders>
              <w:top w:val="single" w:sz="8" w:space="0" w:color="444444"/>
              <w:bottom w:val="single" w:sz="8" w:space="0" w:color="444444"/>
            </w:tcBorders>
            <w:vAlign w:val="center"/>
          </w:tcPr>
          <w:p w14:paraId="56E54566" w14:textId="77777777" w:rsidR="00FF72D1" w:rsidRDefault="00000000">
            <w:pPr>
              <w:pStyle w:val="TableHead"/>
              <w:keepNext/>
              <w:keepLines w:val="0"/>
              <w:spacing w:before="0" w:after="0"/>
              <w:rPr>
                <w:rFonts w:eastAsia="標楷體"/>
                <w:sz w:val="17"/>
              </w:rPr>
            </w:pPr>
            <w:r>
              <w:rPr>
                <w:rFonts w:eastAsia="標楷體"/>
                <w:sz w:val="17"/>
              </w:rPr>
              <w:t>GTV</w:t>
            </w:r>
          </w:p>
        </w:tc>
        <w:tc>
          <w:tcPr>
            <w:tcW w:w="1701" w:type="dxa"/>
            <w:tcBorders>
              <w:top w:val="single" w:sz="8" w:space="0" w:color="444444"/>
              <w:bottom w:val="single" w:sz="8" w:space="0" w:color="444444"/>
            </w:tcBorders>
            <w:vAlign w:val="center"/>
          </w:tcPr>
          <w:p w14:paraId="34A440C8" w14:textId="77777777" w:rsidR="00FF72D1" w:rsidRDefault="00000000">
            <w:pPr>
              <w:pStyle w:val="TableHead"/>
              <w:keepNext/>
              <w:keepLines w:val="0"/>
              <w:spacing w:before="0" w:after="0"/>
              <w:rPr>
                <w:rFonts w:eastAsia="標楷體"/>
                <w:sz w:val="17"/>
              </w:rPr>
            </w:pPr>
            <w:r>
              <w:rPr>
                <w:rFonts w:eastAsia="標楷體"/>
                <w:sz w:val="17"/>
              </w:rPr>
              <w:t>Net revenue</w:t>
            </w:r>
          </w:p>
        </w:tc>
        <w:tc>
          <w:tcPr>
            <w:tcW w:w="1701" w:type="dxa"/>
            <w:tcBorders>
              <w:top w:val="single" w:sz="8" w:space="0" w:color="444444"/>
              <w:bottom w:val="single" w:sz="8" w:space="0" w:color="444444"/>
            </w:tcBorders>
            <w:vAlign w:val="center"/>
          </w:tcPr>
          <w:p w14:paraId="1C56139F" w14:textId="77777777" w:rsidR="00FF72D1" w:rsidRDefault="00000000">
            <w:pPr>
              <w:pStyle w:val="TableHead"/>
              <w:keepNext/>
              <w:keepLines w:val="0"/>
              <w:spacing w:before="0" w:after="0"/>
              <w:rPr>
                <w:rFonts w:eastAsia="標楷體"/>
                <w:sz w:val="17"/>
              </w:rPr>
            </w:pPr>
            <w:proofErr w:type="spellStart"/>
            <w:r>
              <w:rPr>
                <w:rFonts w:eastAsia="標楷體"/>
                <w:sz w:val="17"/>
              </w:rPr>
              <w:t>Unbooked</w:t>
            </w:r>
            <w:proofErr w:type="spellEnd"/>
            <w:r>
              <w:rPr>
                <w:rFonts w:eastAsia="標楷體"/>
                <w:sz w:val="17"/>
              </w:rPr>
              <w:t xml:space="preserve"> GTV</w:t>
            </w:r>
          </w:p>
        </w:tc>
        <w:tc>
          <w:tcPr>
            <w:tcW w:w="1701" w:type="dxa"/>
            <w:tcBorders>
              <w:top w:val="single" w:sz="8" w:space="0" w:color="444444"/>
              <w:bottom w:val="single" w:sz="8" w:space="0" w:color="444444"/>
            </w:tcBorders>
            <w:vAlign w:val="center"/>
          </w:tcPr>
          <w:p w14:paraId="2D3B81DF" w14:textId="77777777" w:rsidR="00FF72D1" w:rsidRDefault="00000000">
            <w:pPr>
              <w:pStyle w:val="TableHead"/>
              <w:keepNext/>
              <w:keepLines w:val="0"/>
              <w:spacing w:before="0" w:after="0"/>
              <w:rPr>
                <w:rFonts w:eastAsia="標楷體"/>
                <w:sz w:val="17"/>
              </w:rPr>
            </w:pPr>
            <w:r>
              <w:rPr>
                <w:rFonts w:eastAsia="標楷體"/>
                <w:sz w:val="17"/>
              </w:rPr>
              <w:t xml:space="preserve">Share </w:t>
            </w:r>
            <w:proofErr w:type="spellStart"/>
            <w:r>
              <w:rPr>
                <w:rFonts w:eastAsia="標楷體"/>
                <w:sz w:val="17"/>
              </w:rPr>
              <w:t>unbooked</w:t>
            </w:r>
            <w:proofErr w:type="spellEnd"/>
          </w:p>
        </w:tc>
      </w:tr>
      <w:tr w:rsidR="00FF72D1" w14:paraId="1C600544" w14:textId="77777777">
        <w:trPr>
          <w:cantSplit/>
          <w:jc w:val="center"/>
        </w:trPr>
        <w:tc>
          <w:tcPr>
            <w:tcW w:w="1701" w:type="dxa"/>
            <w:vAlign w:val="center"/>
          </w:tcPr>
          <w:p w14:paraId="06748320" w14:textId="77777777" w:rsidR="00FF72D1" w:rsidRDefault="00000000">
            <w:pPr>
              <w:pStyle w:val="TableText"/>
              <w:keepNext/>
              <w:keepLines w:val="0"/>
              <w:spacing w:before="0" w:after="0"/>
              <w:jc w:val="center"/>
              <w:rPr>
                <w:rFonts w:eastAsia="標楷體"/>
                <w:sz w:val="17"/>
              </w:rPr>
            </w:pPr>
            <w:r>
              <w:rPr>
                <w:rFonts w:eastAsia="標楷體"/>
                <w:sz w:val="17"/>
              </w:rPr>
              <w:t>2020</w:t>
            </w:r>
          </w:p>
        </w:tc>
        <w:tc>
          <w:tcPr>
            <w:tcW w:w="1701" w:type="dxa"/>
            <w:vAlign w:val="center"/>
          </w:tcPr>
          <w:p w14:paraId="3ED71FEB" w14:textId="77777777" w:rsidR="00FF72D1" w:rsidRDefault="00000000">
            <w:pPr>
              <w:pStyle w:val="TableText"/>
              <w:keepNext/>
              <w:keepLines w:val="0"/>
              <w:spacing w:before="0" w:after="0"/>
              <w:jc w:val="center"/>
              <w:rPr>
                <w:rFonts w:eastAsia="標楷體"/>
                <w:sz w:val="17"/>
              </w:rPr>
            </w:pPr>
            <w:r>
              <w:rPr>
                <w:rFonts w:eastAsia="標楷體"/>
                <w:sz w:val="17"/>
              </w:rPr>
              <w:t>$22.64B</w:t>
            </w:r>
          </w:p>
        </w:tc>
        <w:tc>
          <w:tcPr>
            <w:tcW w:w="1701" w:type="dxa"/>
            <w:vAlign w:val="center"/>
          </w:tcPr>
          <w:p w14:paraId="5DF0442D" w14:textId="77777777" w:rsidR="00FF72D1" w:rsidRDefault="00000000">
            <w:pPr>
              <w:pStyle w:val="TableText"/>
              <w:keepNext/>
              <w:keepLines w:val="0"/>
              <w:spacing w:before="0" w:after="0"/>
              <w:jc w:val="center"/>
              <w:rPr>
                <w:rFonts w:eastAsia="標楷體"/>
                <w:sz w:val="17"/>
              </w:rPr>
            </w:pPr>
            <w:r>
              <w:rPr>
                <w:rFonts w:eastAsia="標楷體"/>
                <w:sz w:val="17"/>
              </w:rPr>
              <w:t>$0.33B</w:t>
            </w:r>
          </w:p>
        </w:tc>
        <w:tc>
          <w:tcPr>
            <w:tcW w:w="1701" w:type="dxa"/>
            <w:vAlign w:val="center"/>
          </w:tcPr>
          <w:p w14:paraId="657448F6" w14:textId="77777777" w:rsidR="00FF72D1" w:rsidRDefault="00000000">
            <w:pPr>
              <w:pStyle w:val="TableText"/>
              <w:keepNext/>
              <w:keepLines w:val="0"/>
              <w:spacing w:before="0" w:after="0"/>
              <w:jc w:val="center"/>
              <w:rPr>
                <w:rFonts w:eastAsia="標楷體"/>
                <w:sz w:val="17"/>
              </w:rPr>
            </w:pPr>
            <w:r>
              <w:rPr>
                <w:rFonts w:eastAsia="標楷體"/>
                <w:sz w:val="17"/>
              </w:rPr>
              <w:t>$22.31B</w:t>
            </w:r>
          </w:p>
        </w:tc>
        <w:tc>
          <w:tcPr>
            <w:tcW w:w="1701" w:type="dxa"/>
            <w:vAlign w:val="center"/>
          </w:tcPr>
          <w:p w14:paraId="392004AC" w14:textId="77777777" w:rsidR="00FF72D1" w:rsidRDefault="00000000">
            <w:pPr>
              <w:pStyle w:val="TableText"/>
              <w:keepNext/>
              <w:keepLines w:val="0"/>
              <w:spacing w:before="0" w:after="0"/>
              <w:jc w:val="center"/>
              <w:rPr>
                <w:rFonts w:eastAsia="標楷體"/>
                <w:sz w:val="17"/>
              </w:rPr>
            </w:pPr>
            <w:r>
              <w:rPr>
                <w:rFonts w:eastAsia="標楷體"/>
                <w:sz w:val="17"/>
              </w:rPr>
              <w:t>98.5%</w:t>
            </w:r>
          </w:p>
        </w:tc>
      </w:tr>
      <w:tr w:rsidR="00FF72D1" w14:paraId="118CA0C6" w14:textId="77777777">
        <w:trPr>
          <w:cantSplit/>
          <w:jc w:val="center"/>
        </w:trPr>
        <w:tc>
          <w:tcPr>
            <w:tcW w:w="1701" w:type="dxa"/>
            <w:vAlign w:val="center"/>
          </w:tcPr>
          <w:p w14:paraId="2AB6BFD2" w14:textId="77777777" w:rsidR="00FF72D1" w:rsidRDefault="00000000">
            <w:pPr>
              <w:pStyle w:val="TableText"/>
              <w:keepNext/>
              <w:keepLines w:val="0"/>
              <w:spacing w:before="0" w:after="0"/>
              <w:jc w:val="center"/>
              <w:rPr>
                <w:rFonts w:eastAsia="標楷體"/>
                <w:sz w:val="17"/>
              </w:rPr>
            </w:pPr>
            <w:r>
              <w:rPr>
                <w:rFonts w:eastAsia="標楷體"/>
                <w:sz w:val="17"/>
              </w:rPr>
              <w:t>2021</w:t>
            </w:r>
          </w:p>
        </w:tc>
        <w:tc>
          <w:tcPr>
            <w:tcW w:w="1701" w:type="dxa"/>
            <w:vAlign w:val="center"/>
          </w:tcPr>
          <w:p w14:paraId="3FE9A505" w14:textId="77777777" w:rsidR="00FF72D1" w:rsidRDefault="00000000">
            <w:pPr>
              <w:pStyle w:val="TableText"/>
              <w:keepNext/>
              <w:keepLines w:val="0"/>
              <w:spacing w:before="0" w:after="0"/>
              <w:jc w:val="center"/>
              <w:rPr>
                <w:rFonts w:eastAsia="標楷體"/>
                <w:sz w:val="17"/>
              </w:rPr>
            </w:pPr>
            <w:r>
              <w:rPr>
                <w:rFonts w:eastAsia="標楷體"/>
                <w:sz w:val="17"/>
              </w:rPr>
              <w:t>$32.26B</w:t>
            </w:r>
          </w:p>
        </w:tc>
        <w:tc>
          <w:tcPr>
            <w:tcW w:w="1701" w:type="dxa"/>
            <w:vAlign w:val="center"/>
          </w:tcPr>
          <w:p w14:paraId="016C8078" w14:textId="77777777" w:rsidR="00FF72D1" w:rsidRDefault="00000000">
            <w:pPr>
              <w:pStyle w:val="TableText"/>
              <w:keepNext/>
              <w:keepLines w:val="0"/>
              <w:spacing w:before="0" w:after="0"/>
              <w:jc w:val="center"/>
              <w:rPr>
                <w:rFonts w:eastAsia="標楷體"/>
                <w:sz w:val="17"/>
              </w:rPr>
            </w:pPr>
            <w:r>
              <w:rPr>
                <w:rFonts w:eastAsia="標楷體"/>
                <w:sz w:val="17"/>
              </w:rPr>
              <w:t>$0.36B</w:t>
            </w:r>
          </w:p>
        </w:tc>
        <w:tc>
          <w:tcPr>
            <w:tcW w:w="1701" w:type="dxa"/>
            <w:vAlign w:val="center"/>
          </w:tcPr>
          <w:p w14:paraId="3A89324B" w14:textId="77777777" w:rsidR="00FF72D1" w:rsidRDefault="00000000">
            <w:pPr>
              <w:pStyle w:val="TableText"/>
              <w:keepNext/>
              <w:keepLines w:val="0"/>
              <w:spacing w:before="0" w:after="0"/>
              <w:jc w:val="center"/>
              <w:rPr>
                <w:rFonts w:eastAsia="標楷體"/>
                <w:sz w:val="17"/>
              </w:rPr>
            </w:pPr>
            <w:r>
              <w:rPr>
                <w:rFonts w:eastAsia="標楷體"/>
                <w:sz w:val="17"/>
              </w:rPr>
              <w:t>$31.90B</w:t>
            </w:r>
          </w:p>
        </w:tc>
        <w:tc>
          <w:tcPr>
            <w:tcW w:w="1701" w:type="dxa"/>
            <w:vAlign w:val="center"/>
          </w:tcPr>
          <w:p w14:paraId="3C5B31A7" w14:textId="77777777" w:rsidR="00FF72D1" w:rsidRDefault="00000000">
            <w:pPr>
              <w:pStyle w:val="TableText"/>
              <w:keepNext/>
              <w:keepLines w:val="0"/>
              <w:spacing w:before="0" w:after="0"/>
              <w:jc w:val="center"/>
              <w:rPr>
                <w:rFonts w:eastAsia="標楷體"/>
                <w:sz w:val="17"/>
              </w:rPr>
            </w:pPr>
            <w:r>
              <w:rPr>
                <w:rFonts w:eastAsia="標楷體"/>
                <w:sz w:val="17"/>
              </w:rPr>
              <w:t>98.9%</w:t>
            </w:r>
          </w:p>
        </w:tc>
      </w:tr>
      <w:tr w:rsidR="00FF72D1" w14:paraId="304EDF8E" w14:textId="77777777">
        <w:trPr>
          <w:cantSplit/>
          <w:jc w:val="center"/>
        </w:trPr>
        <w:tc>
          <w:tcPr>
            <w:tcW w:w="1701" w:type="dxa"/>
            <w:vAlign w:val="center"/>
          </w:tcPr>
          <w:p w14:paraId="5B007BE2" w14:textId="77777777" w:rsidR="00FF72D1" w:rsidRDefault="00000000">
            <w:pPr>
              <w:pStyle w:val="TableText"/>
              <w:keepNext/>
              <w:keepLines w:val="0"/>
              <w:spacing w:before="0" w:after="0"/>
              <w:jc w:val="center"/>
              <w:rPr>
                <w:rFonts w:eastAsia="標楷體"/>
                <w:sz w:val="17"/>
              </w:rPr>
            </w:pPr>
            <w:r>
              <w:rPr>
                <w:rFonts w:eastAsia="標楷體"/>
                <w:sz w:val="17"/>
              </w:rPr>
              <w:t>2022</w:t>
            </w:r>
          </w:p>
        </w:tc>
        <w:tc>
          <w:tcPr>
            <w:tcW w:w="1701" w:type="dxa"/>
            <w:vAlign w:val="center"/>
          </w:tcPr>
          <w:p w14:paraId="3C9D7088" w14:textId="77777777" w:rsidR="00FF72D1" w:rsidRDefault="00000000">
            <w:pPr>
              <w:pStyle w:val="TableText"/>
              <w:keepNext/>
              <w:keepLines w:val="0"/>
              <w:spacing w:before="0" w:after="0"/>
              <w:jc w:val="center"/>
              <w:rPr>
                <w:rFonts w:eastAsia="標楷體"/>
                <w:sz w:val="17"/>
              </w:rPr>
            </w:pPr>
            <w:r>
              <w:rPr>
                <w:rFonts w:eastAsia="標楷體"/>
                <w:sz w:val="17"/>
              </w:rPr>
              <w:t>$41.30B</w:t>
            </w:r>
          </w:p>
        </w:tc>
        <w:tc>
          <w:tcPr>
            <w:tcW w:w="1701" w:type="dxa"/>
            <w:vAlign w:val="center"/>
          </w:tcPr>
          <w:p w14:paraId="7EF2ECAA" w14:textId="77777777" w:rsidR="00FF72D1" w:rsidRDefault="00000000">
            <w:pPr>
              <w:pStyle w:val="TableText"/>
              <w:keepNext/>
              <w:keepLines w:val="0"/>
              <w:spacing w:before="0" w:after="0"/>
              <w:jc w:val="center"/>
              <w:rPr>
                <w:rFonts w:eastAsia="標楷體"/>
                <w:sz w:val="17"/>
              </w:rPr>
            </w:pPr>
            <w:r>
              <w:rPr>
                <w:rFonts w:eastAsia="標楷體"/>
                <w:sz w:val="17"/>
              </w:rPr>
              <w:t>$0.76B</w:t>
            </w:r>
          </w:p>
        </w:tc>
        <w:tc>
          <w:tcPr>
            <w:tcW w:w="1701" w:type="dxa"/>
            <w:vAlign w:val="center"/>
          </w:tcPr>
          <w:p w14:paraId="486E3F1A" w14:textId="77777777" w:rsidR="00FF72D1" w:rsidRDefault="00000000">
            <w:pPr>
              <w:pStyle w:val="TableText"/>
              <w:keepNext/>
              <w:keepLines w:val="0"/>
              <w:spacing w:before="0" w:after="0"/>
              <w:jc w:val="center"/>
              <w:rPr>
                <w:rFonts w:eastAsia="標楷體"/>
                <w:sz w:val="17"/>
              </w:rPr>
            </w:pPr>
            <w:r>
              <w:rPr>
                <w:rFonts w:eastAsia="標楷體"/>
                <w:sz w:val="17"/>
              </w:rPr>
              <w:t>$40.54B</w:t>
            </w:r>
          </w:p>
        </w:tc>
        <w:tc>
          <w:tcPr>
            <w:tcW w:w="1701" w:type="dxa"/>
            <w:vAlign w:val="center"/>
          </w:tcPr>
          <w:p w14:paraId="4877A056" w14:textId="77777777" w:rsidR="00FF72D1" w:rsidRDefault="00000000">
            <w:pPr>
              <w:pStyle w:val="TableText"/>
              <w:keepNext/>
              <w:keepLines w:val="0"/>
              <w:spacing w:before="0" w:after="0"/>
              <w:jc w:val="center"/>
              <w:rPr>
                <w:rFonts w:eastAsia="標楷體"/>
                <w:sz w:val="17"/>
              </w:rPr>
            </w:pPr>
            <w:r>
              <w:rPr>
                <w:rFonts w:eastAsia="標楷體"/>
                <w:sz w:val="17"/>
              </w:rPr>
              <w:t>98.1%</w:t>
            </w:r>
          </w:p>
        </w:tc>
      </w:tr>
      <w:tr w:rsidR="00FF72D1" w14:paraId="6CBD7464" w14:textId="77777777">
        <w:trPr>
          <w:cantSplit/>
          <w:jc w:val="center"/>
        </w:trPr>
        <w:tc>
          <w:tcPr>
            <w:tcW w:w="1701" w:type="dxa"/>
            <w:tcBorders>
              <w:bottom w:val="single" w:sz="8" w:space="0" w:color="444444"/>
            </w:tcBorders>
            <w:vAlign w:val="center"/>
          </w:tcPr>
          <w:p w14:paraId="5CE31C08" w14:textId="77777777" w:rsidR="00FF72D1" w:rsidRDefault="00000000">
            <w:pPr>
              <w:pStyle w:val="TableText"/>
              <w:keepLines w:val="0"/>
              <w:spacing w:before="0" w:after="0"/>
              <w:jc w:val="center"/>
              <w:rPr>
                <w:rFonts w:eastAsia="標楷體"/>
                <w:sz w:val="17"/>
              </w:rPr>
            </w:pPr>
            <w:r>
              <w:rPr>
                <w:rFonts w:eastAsia="標楷體"/>
                <w:sz w:val="17"/>
              </w:rPr>
              <w:t>2023</w:t>
            </w:r>
          </w:p>
        </w:tc>
        <w:tc>
          <w:tcPr>
            <w:tcW w:w="1701" w:type="dxa"/>
            <w:tcBorders>
              <w:bottom w:val="single" w:sz="8" w:space="0" w:color="444444"/>
            </w:tcBorders>
            <w:vAlign w:val="center"/>
          </w:tcPr>
          <w:p w14:paraId="0FB749C2" w14:textId="77777777" w:rsidR="00FF72D1" w:rsidRDefault="00000000">
            <w:pPr>
              <w:pStyle w:val="TableText"/>
              <w:keepLines w:val="0"/>
              <w:spacing w:before="0" w:after="0"/>
              <w:jc w:val="center"/>
              <w:rPr>
                <w:rFonts w:eastAsia="標楷體"/>
                <w:sz w:val="17"/>
              </w:rPr>
            </w:pPr>
            <w:r>
              <w:rPr>
                <w:rFonts w:eastAsia="標楷體"/>
                <w:sz w:val="17"/>
              </w:rPr>
              <w:t>$39.81B</w:t>
            </w:r>
          </w:p>
        </w:tc>
        <w:tc>
          <w:tcPr>
            <w:tcW w:w="1701" w:type="dxa"/>
            <w:tcBorders>
              <w:bottom w:val="single" w:sz="8" w:space="0" w:color="444444"/>
            </w:tcBorders>
            <w:vAlign w:val="center"/>
          </w:tcPr>
          <w:p w14:paraId="05954BB5" w14:textId="77777777" w:rsidR="00FF72D1" w:rsidRDefault="00000000">
            <w:pPr>
              <w:pStyle w:val="TableText"/>
              <w:keepLines w:val="0"/>
              <w:spacing w:before="0" w:after="0"/>
              <w:jc w:val="center"/>
              <w:rPr>
                <w:rFonts w:eastAsia="標楷體"/>
                <w:sz w:val="17"/>
              </w:rPr>
            </w:pPr>
            <w:r>
              <w:rPr>
                <w:rFonts w:eastAsia="標楷體"/>
                <w:sz w:val="17"/>
              </w:rPr>
              <w:t>$0.97B</w:t>
            </w:r>
          </w:p>
        </w:tc>
        <w:tc>
          <w:tcPr>
            <w:tcW w:w="1701" w:type="dxa"/>
            <w:tcBorders>
              <w:bottom w:val="single" w:sz="8" w:space="0" w:color="444444"/>
            </w:tcBorders>
            <w:vAlign w:val="center"/>
          </w:tcPr>
          <w:p w14:paraId="4B860305" w14:textId="77777777" w:rsidR="00FF72D1" w:rsidRDefault="00000000">
            <w:pPr>
              <w:pStyle w:val="TableText"/>
              <w:keepLines w:val="0"/>
              <w:spacing w:before="0" w:after="0"/>
              <w:jc w:val="center"/>
              <w:rPr>
                <w:rFonts w:eastAsia="標楷體"/>
                <w:sz w:val="17"/>
              </w:rPr>
            </w:pPr>
            <w:r>
              <w:rPr>
                <w:rFonts w:eastAsia="標楷體"/>
                <w:sz w:val="17"/>
              </w:rPr>
              <w:t>$38.84B</w:t>
            </w:r>
          </w:p>
        </w:tc>
        <w:tc>
          <w:tcPr>
            <w:tcW w:w="1701" w:type="dxa"/>
            <w:tcBorders>
              <w:bottom w:val="single" w:sz="8" w:space="0" w:color="444444"/>
            </w:tcBorders>
            <w:vAlign w:val="center"/>
          </w:tcPr>
          <w:p w14:paraId="6F2EAD5B" w14:textId="77777777" w:rsidR="00FF72D1" w:rsidRDefault="00000000">
            <w:pPr>
              <w:pStyle w:val="TableText"/>
              <w:keepLines w:val="0"/>
              <w:spacing w:before="0" w:after="0"/>
              <w:jc w:val="center"/>
              <w:rPr>
                <w:rFonts w:eastAsia="標楷體"/>
                <w:sz w:val="17"/>
              </w:rPr>
            </w:pPr>
            <w:r>
              <w:rPr>
                <w:rFonts w:eastAsia="標楷體"/>
                <w:sz w:val="17"/>
              </w:rPr>
              <w:t>97.6%</w:t>
            </w:r>
          </w:p>
        </w:tc>
      </w:tr>
    </w:tbl>
    <w:p w14:paraId="3B2715BE" w14:textId="77777777" w:rsidR="00FF72D1" w:rsidRDefault="00000000">
      <w:pPr>
        <w:pStyle w:val="Body"/>
      </w:pPr>
      <w:proofErr w:type="spellStart"/>
      <w:r>
        <w:t>GoTo's</w:t>
      </w:r>
      <w:proofErr w:type="spellEnd"/>
      <w:r>
        <w:t xml:space="preserve"> </w:t>
      </w:r>
      <w:proofErr w:type="spellStart"/>
      <w:r>
        <w:t>unbooked</w:t>
      </w:r>
      <w:proofErr w:type="spellEnd"/>
      <w:r>
        <w:t xml:space="preserve"> share remains between 97.6% and 98.9% throughout the series. It peaks in 2021 and declines to 97.6% in 2023 as net revenue grows faster than GTV. The result is therefore persistence of a large transaction-revenue gap, not evidence that the gap widened monotonically.</w:t>
      </w:r>
    </w:p>
    <w:p w14:paraId="6579E5C6" w14:textId="77777777" w:rsidR="00FF72D1" w:rsidRDefault="00000000">
      <w:pPr>
        <w:pStyle w:val="H1"/>
      </w:pPr>
      <w:r>
        <w:t>6. Malaysia’s 2024 base expansion</w:t>
      </w:r>
    </w:p>
    <w:p w14:paraId="1070CF46" w14:textId="77777777" w:rsidR="00FF72D1" w:rsidRDefault="00000000">
      <w:pPr>
        <w:pStyle w:val="BodyFirst"/>
      </w:pPr>
      <w:r>
        <w:t>Malaysia expanded its digital tax base in January 2024 through the Low Value Goods (LVG) regime (Royal Malaysian Customs Department 2023; Ministry of Finance, Malaysia 2023). I use two descriptive benchmarks: the LVG regime's own reported collections and a before-</w:t>
      </w:r>
      <w:r>
        <w:lastRenderedPageBreak/>
        <w:t>and-after comparison with Vietnam. They answer different questions and are not combined into a single treatment-effect estimate.</w:t>
      </w:r>
    </w:p>
    <w:p w14:paraId="52CC6AF3" w14:textId="77777777" w:rsidR="00FF72D1" w:rsidRDefault="00000000">
      <w:pPr>
        <w:pStyle w:val="Body"/>
      </w:pPr>
      <w:r>
        <w:t>The direct benchmark is Malaysia's reported LVG collection: RM476 million in 2024, or about US$104 million at the 2024 period-average exchange rate. Pre-existing Sales Tax on Digital Services (</w:t>
      </w:r>
      <w:proofErr w:type="spellStart"/>
      <w:r>
        <w:t>SToDS</w:t>
      </w:r>
      <w:proofErr w:type="spellEnd"/>
      <w:r>
        <w:t>) receipts were RM1.62 billion, or about US$354 million, in the same year. The ringgit amounts remain the source-of-record values.</w:t>
      </w:r>
    </w:p>
    <w:p w14:paraId="072FC0CD" w14:textId="77777777" w:rsidR="00FF72D1" w:rsidRDefault="00000000">
      <w:pPr>
        <w:pStyle w:val="Body"/>
      </w:pPr>
      <w:r>
        <w:t xml:space="preserve">The comparative benchmark uses Malaysia's </w:t>
      </w:r>
      <w:proofErr w:type="spellStart"/>
      <w:r>
        <w:t>SToDS</w:t>
      </w:r>
      <w:proofErr w:type="spellEnd"/>
      <w:r>
        <w:t xml:space="preserve"> plus LVG collections and Vietnam's foreign-supplier e-portal collections. Malaysia rises from RM1.15 billion in 2023 to RM2.096 billion in 2024; Vietnam rises from VND6.896 trillion to VND8.687 trillion (</w:t>
      </w:r>
      <w:proofErr w:type="spellStart"/>
      <w:r>
        <w:t>VietnamPlus</w:t>
      </w:r>
      <w:proofErr w:type="spellEnd"/>
      <w:r>
        <w:t xml:space="preserve"> 2023; General Department of Taxation Vietnam 2024). Table 7 converts each annual observation using the corresponding period-average official exchange rate.</w:t>
      </w:r>
    </w:p>
    <w:p w14:paraId="4E0427C0" w14:textId="77777777" w:rsidR="00FF72D1" w:rsidRDefault="00000000">
      <w:pPr>
        <w:pStyle w:val="Body"/>
      </w:pPr>
      <w:r>
        <w:t>Under that convention, Malaysia rises from about US$252.1 million to US$458.0 million (+US$205.9 million), while Vietnam rises from about US$289.9 million to US$359.5 million (+US$69.6 million). The difference between those changes is about US$136.3 million. Table 7 reports the local-currency source amounts and the exchange-rate convention used for each year.</w:t>
      </w:r>
    </w:p>
    <w:p w14:paraId="1075E232" w14:textId="77777777" w:rsidR="00FF72D1" w:rsidRDefault="00000000">
      <w:pPr>
        <w:pStyle w:val="TableCaption"/>
      </w:pPr>
      <w:r>
        <w:t>Table 7. Malaysia's 2024 base expansion: descriptive collection benchmarks using historical period-average USD conversion</w:t>
      </w:r>
    </w:p>
    <w:p w14:paraId="15734BCB" w14:textId="77777777" w:rsidR="00FF72D1" w:rsidRDefault="00000000">
      <w:pPr>
        <w:pStyle w:val="TableNote"/>
        <w:keepNext/>
      </w:pPr>
      <w:r>
        <w:t xml:space="preserve">Note: Table values are reported in U.S. dollars and are rounded from contemporaneous annual period-average conversions; no current or 2026 exchange rate is used. Source-of-record amounts are RM1.15B (2023 </w:t>
      </w:r>
      <w:proofErr w:type="spellStart"/>
      <w:r>
        <w:t>SToDS</w:t>
      </w:r>
      <w:proofErr w:type="spellEnd"/>
      <w:r>
        <w:t xml:space="preserve">), RM1.62B (2024 </w:t>
      </w:r>
      <w:proofErr w:type="spellStart"/>
      <w:r>
        <w:t>SToDS</w:t>
      </w:r>
      <w:proofErr w:type="spellEnd"/>
      <w:r>
        <w:t>), and RM476M (2024 LVG) for Malaysia, and VND6.896T (2023) and VND8.687T (2024) for Vietnam’s foreign-supplier portal.</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2744"/>
        <w:gridCol w:w="1920"/>
        <w:gridCol w:w="1920"/>
        <w:gridCol w:w="1921"/>
      </w:tblGrid>
      <w:tr w:rsidR="00FF72D1" w14:paraId="065C69F2" w14:textId="77777777">
        <w:trPr>
          <w:cantSplit/>
          <w:tblHeader/>
          <w:jc w:val="center"/>
        </w:trPr>
        <w:tc>
          <w:tcPr>
            <w:tcW w:w="2744" w:type="dxa"/>
            <w:tcBorders>
              <w:top w:val="single" w:sz="8" w:space="0" w:color="444444"/>
              <w:bottom w:val="single" w:sz="8" w:space="0" w:color="444444"/>
            </w:tcBorders>
            <w:vAlign w:val="center"/>
          </w:tcPr>
          <w:p w14:paraId="032F63FF" w14:textId="77777777" w:rsidR="00FF72D1" w:rsidRDefault="00000000">
            <w:pPr>
              <w:pStyle w:val="TableHead"/>
              <w:keepNext/>
              <w:keepLines w:val="0"/>
              <w:spacing w:before="0" w:after="0"/>
              <w:rPr>
                <w:rFonts w:eastAsia="標楷體"/>
                <w:sz w:val="17"/>
              </w:rPr>
            </w:pPr>
            <w:r>
              <w:rPr>
                <w:rFonts w:eastAsia="標楷體"/>
                <w:sz w:val="17"/>
              </w:rPr>
              <w:t>Series</w:t>
            </w:r>
          </w:p>
        </w:tc>
        <w:tc>
          <w:tcPr>
            <w:tcW w:w="1920" w:type="dxa"/>
            <w:tcBorders>
              <w:top w:val="single" w:sz="8" w:space="0" w:color="444444"/>
              <w:bottom w:val="single" w:sz="8" w:space="0" w:color="444444"/>
            </w:tcBorders>
            <w:vAlign w:val="center"/>
          </w:tcPr>
          <w:p w14:paraId="4C1BD86C" w14:textId="77777777" w:rsidR="00FF72D1" w:rsidRDefault="00000000">
            <w:pPr>
              <w:pStyle w:val="TableHead"/>
              <w:keepNext/>
              <w:keepLines w:val="0"/>
              <w:spacing w:before="0" w:after="0"/>
              <w:rPr>
                <w:rFonts w:eastAsia="標楷體"/>
                <w:sz w:val="17"/>
              </w:rPr>
            </w:pPr>
            <w:r>
              <w:rPr>
                <w:rFonts w:eastAsia="標楷體"/>
                <w:sz w:val="17"/>
              </w:rPr>
              <w:t>2023</w:t>
            </w:r>
          </w:p>
        </w:tc>
        <w:tc>
          <w:tcPr>
            <w:tcW w:w="1920" w:type="dxa"/>
            <w:tcBorders>
              <w:top w:val="single" w:sz="8" w:space="0" w:color="444444"/>
              <w:bottom w:val="single" w:sz="8" w:space="0" w:color="444444"/>
            </w:tcBorders>
            <w:vAlign w:val="center"/>
          </w:tcPr>
          <w:p w14:paraId="634A7636" w14:textId="77777777" w:rsidR="00FF72D1" w:rsidRDefault="00000000">
            <w:pPr>
              <w:pStyle w:val="TableHead"/>
              <w:keepNext/>
              <w:keepLines w:val="0"/>
              <w:spacing w:before="0" w:after="0"/>
              <w:rPr>
                <w:rFonts w:eastAsia="標楷體"/>
                <w:sz w:val="17"/>
              </w:rPr>
            </w:pPr>
            <w:r>
              <w:rPr>
                <w:rFonts w:eastAsia="標楷體"/>
                <w:sz w:val="17"/>
              </w:rPr>
              <w:t>2024</w:t>
            </w:r>
          </w:p>
        </w:tc>
        <w:tc>
          <w:tcPr>
            <w:tcW w:w="1921" w:type="dxa"/>
            <w:tcBorders>
              <w:top w:val="single" w:sz="8" w:space="0" w:color="444444"/>
              <w:bottom w:val="single" w:sz="8" w:space="0" w:color="444444"/>
            </w:tcBorders>
            <w:vAlign w:val="center"/>
          </w:tcPr>
          <w:p w14:paraId="3AA5D154" w14:textId="77777777" w:rsidR="00FF72D1" w:rsidRDefault="00000000">
            <w:pPr>
              <w:pStyle w:val="TableHead"/>
              <w:keepNext/>
              <w:keepLines w:val="0"/>
              <w:spacing w:before="0" w:after="0"/>
              <w:rPr>
                <w:rFonts w:eastAsia="標楷體"/>
                <w:sz w:val="17"/>
              </w:rPr>
            </w:pPr>
            <w:r>
              <w:rPr>
                <w:rFonts w:eastAsia="標楷體"/>
                <w:sz w:val="17"/>
              </w:rPr>
              <w:t>Change</w:t>
            </w:r>
          </w:p>
        </w:tc>
      </w:tr>
      <w:tr w:rsidR="00FF72D1" w14:paraId="27631E9C" w14:textId="77777777">
        <w:trPr>
          <w:cantSplit/>
          <w:jc w:val="center"/>
        </w:trPr>
        <w:tc>
          <w:tcPr>
            <w:tcW w:w="2744" w:type="dxa"/>
            <w:vAlign w:val="center"/>
          </w:tcPr>
          <w:p w14:paraId="22592801" w14:textId="77777777" w:rsidR="00FF72D1" w:rsidRDefault="00000000">
            <w:pPr>
              <w:pStyle w:val="TableText"/>
              <w:keepNext/>
              <w:keepLines w:val="0"/>
              <w:spacing w:before="0" w:after="0"/>
              <w:rPr>
                <w:rFonts w:eastAsia="標楷體"/>
                <w:sz w:val="17"/>
              </w:rPr>
            </w:pPr>
            <w:r>
              <w:rPr>
                <w:rFonts w:eastAsia="標楷體"/>
                <w:sz w:val="17"/>
              </w:rPr>
              <w:t>Malaysia (</w:t>
            </w:r>
            <w:proofErr w:type="spellStart"/>
            <w:r>
              <w:rPr>
                <w:rFonts w:eastAsia="標楷體"/>
                <w:sz w:val="17"/>
              </w:rPr>
              <w:t>SToDS</w:t>
            </w:r>
            <w:proofErr w:type="spellEnd"/>
            <w:r>
              <w:rPr>
                <w:rFonts w:eastAsia="標楷體"/>
                <w:sz w:val="17"/>
              </w:rPr>
              <w:t xml:space="preserve"> + LVG)</w:t>
            </w:r>
          </w:p>
        </w:tc>
        <w:tc>
          <w:tcPr>
            <w:tcW w:w="1920" w:type="dxa"/>
            <w:vAlign w:val="center"/>
          </w:tcPr>
          <w:p w14:paraId="516085F4" w14:textId="77777777" w:rsidR="00FF72D1" w:rsidRDefault="00000000">
            <w:pPr>
              <w:pStyle w:val="TableText"/>
              <w:keepNext/>
              <w:keepLines w:val="0"/>
              <w:spacing w:before="0" w:after="0"/>
              <w:jc w:val="center"/>
              <w:rPr>
                <w:rFonts w:eastAsia="標楷體"/>
                <w:sz w:val="17"/>
              </w:rPr>
            </w:pPr>
            <w:r>
              <w:rPr>
                <w:rFonts w:eastAsia="標楷體"/>
                <w:sz w:val="17"/>
              </w:rPr>
              <w:t>$252M</w:t>
            </w:r>
          </w:p>
        </w:tc>
        <w:tc>
          <w:tcPr>
            <w:tcW w:w="1920" w:type="dxa"/>
            <w:vAlign w:val="center"/>
          </w:tcPr>
          <w:p w14:paraId="7EFFC870" w14:textId="77777777" w:rsidR="00FF72D1" w:rsidRDefault="00000000">
            <w:pPr>
              <w:pStyle w:val="TableText"/>
              <w:keepNext/>
              <w:keepLines w:val="0"/>
              <w:spacing w:before="0" w:after="0"/>
              <w:jc w:val="center"/>
              <w:rPr>
                <w:rFonts w:eastAsia="標楷體"/>
                <w:sz w:val="17"/>
              </w:rPr>
            </w:pPr>
            <w:r>
              <w:rPr>
                <w:rFonts w:eastAsia="標楷體"/>
                <w:sz w:val="17"/>
              </w:rPr>
              <w:t>$458M</w:t>
            </w:r>
          </w:p>
        </w:tc>
        <w:tc>
          <w:tcPr>
            <w:tcW w:w="1921" w:type="dxa"/>
            <w:vAlign w:val="center"/>
          </w:tcPr>
          <w:p w14:paraId="35B978FC" w14:textId="77777777" w:rsidR="00FF72D1" w:rsidRDefault="00000000">
            <w:pPr>
              <w:pStyle w:val="TableText"/>
              <w:keepNext/>
              <w:keepLines w:val="0"/>
              <w:spacing w:before="0" w:after="0"/>
              <w:jc w:val="center"/>
              <w:rPr>
                <w:rFonts w:eastAsia="標楷體"/>
                <w:sz w:val="17"/>
              </w:rPr>
            </w:pPr>
            <w:r>
              <w:rPr>
                <w:rFonts w:eastAsia="標楷體"/>
                <w:sz w:val="17"/>
              </w:rPr>
              <w:t>+$206M</w:t>
            </w:r>
          </w:p>
        </w:tc>
      </w:tr>
      <w:tr w:rsidR="00FF72D1" w14:paraId="2243A21A" w14:textId="77777777">
        <w:trPr>
          <w:cantSplit/>
          <w:jc w:val="center"/>
        </w:trPr>
        <w:tc>
          <w:tcPr>
            <w:tcW w:w="2744" w:type="dxa"/>
            <w:vAlign w:val="center"/>
          </w:tcPr>
          <w:p w14:paraId="209A0FF4" w14:textId="77777777" w:rsidR="00FF72D1" w:rsidRDefault="00000000">
            <w:pPr>
              <w:pStyle w:val="TableText"/>
              <w:keepNext/>
              <w:keepLines w:val="0"/>
              <w:spacing w:before="0" w:after="0"/>
              <w:rPr>
                <w:rFonts w:eastAsia="標楷體"/>
                <w:sz w:val="17"/>
              </w:rPr>
            </w:pPr>
            <w:r>
              <w:rPr>
                <w:rFonts w:eastAsia="標楷體"/>
                <w:sz w:val="17"/>
              </w:rPr>
              <w:t>Vietnam (foreign-supplier e-portal)</w:t>
            </w:r>
          </w:p>
        </w:tc>
        <w:tc>
          <w:tcPr>
            <w:tcW w:w="1920" w:type="dxa"/>
            <w:vAlign w:val="center"/>
          </w:tcPr>
          <w:p w14:paraId="5162CFD8" w14:textId="77777777" w:rsidR="00FF72D1" w:rsidRDefault="00000000">
            <w:pPr>
              <w:pStyle w:val="TableText"/>
              <w:keepNext/>
              <w:keepLines w:val="0"/>
              <w:spacing w:before="0" w:after="0"/>
              <w:jc w:val="center"/>
              <w:rPr>
                <w:rFonts w:eastAsia="標楷體"/>
                <w:sz w:val="17"/>
              </w:rPr>
            </w:pPr>
            <w:r>
              <w:rPr>
                <w:rFonts w:eastAsia="標楷體"/>
                <w:sz w:val="17"/>
              </w:rPr>
              <w:t>$290M</w:t>
            </w:r>
          </w:p>
        </w:tc>
        <w:tc>
          <w:tcPr>
            <w:tcW w:w="1920" w:type="dxa"/>
            <w:vAlign w:val="center"/>
          </w:tcPr>
          <w:p w14:paraId="56CC60E4" w14:textId="77777777" w:rsidR="00FF72D1" w:rsidRDefault="00000000">
            <w:pPr>
              <w:pStyle w:val="TableText"/>
              <w:keepNext/>
              <w:keepLines w:val="0"/>
              <w:spacing w:before="0" w:after="0"/>
              <w:jc w:val="center"/>
              <w:rPr>
                <w:rFonts w:eastAsia="標楷體"/>
                <w:sz w:val="17"/>
              </w:rPr>
            </w:pPr>
            <w:r>
              <w:rPr>
                <w:rFonts w:eastAsia="標楷體"/>
                <w:sz w:val="17"/>
              </w:rPr>
              <w:t>$359M</w:t>
            </w:r>
          </w:p>
        </w:tc>
        <w:tc>
          <w:tcPr>
            <w:tcW w:w="1921" w:type="dxa"/>
            <w:vAlign w:val="center"/>
          </w:tcPr>
          <w:p w14:paraId="79ADF958" w14:textId="77777777" w:rsidR="00FF72D1" w:rsidRDefault="00000000">
            <w:pPr>
              <w:pStyle w:val="TableText"/>
              <w:keepNext/>
              <w:keepLines w:val="0"/>
              <w:spacing w:before="0" w:after="0"/>
              <w:jc w:val="center"/>
              <w:rPr>
                <w:rFonts w:eastAsia="標楷體"/>
                <w:sz w:val="17"/>
              </w:rPr>
            </w:pPr>
            <w:r>
              <w:rPr>
                <w:rFonts w:eastAsia="標楷體"/>
                <w:sz w:val="17"/>
              </w:rPr>
              <w:t>+$70M</w:t>
            </w:r>
          </w:p>
        </w:tc>
      </w:tr>
      <w:tr w:rsidR="00FF72D1" w14:paraId="28112651" w14:textId="77777777">
        <w:trPr>
          <w:cantSplit/>
          <w:jc w:val="center"/>
        </w:trPr>
        <w:tc>
          <w:tcPr>
            <w:tcW w:w="2744" w:type="dxa"/>
            <w:vAlign w:val="center"/>
          </w:tcPr>
          <w:p w14:paraId="17AE801C" w14:textId="77777777" w:rsidR="00FF72D1" w:rsidRDefault="00000000">
            <w:pPr>
              <w:pStyle w:val="TableText"/>
              <w:keepNext/>
              <w:keepLines w:val="0"/>
              <w:spacing w:before="0" w:after="0"/>
              <w:rPr>
                <w:rFonts w:eastAsia="標楷體"/>
                <w:sz w:val="17"/>
              </w:rPr>
            </w:pPr>
            <w:r>
              <w:rPr>
                <w:rFonts w:eastAsia="標楷體"/>
                <w:sz w:val="17"/>
              </w:rPr>
              <w:t>Difference between changes</w:t>
            </w:r>
          </w:p>
        </w:tc>
        <w:tc>
          <w:tcPr>
            <w:tcW w:w="1920" w:type="dxa"/>
            <w:vAlign w:val="center"/>
          </w:tcPr>
          <w:p w14:paraId="1C7582A6" w14:textId="77777777" w:rsidR="00FF72D1" w:rsidRDefault="00000000">
            <w:pPr>
              <w:pStyle w:val="TableText"/>
              <w:keepNext/>
              <w:keepLines w:val="0"/>
              <w:spacing w:before="0" w:after="0"/>
              <w:jc w:val="center"/>
              <w:rPr>
                <w:rFonts w:eastAsia="標楷體"/>
                <w:sz w:val="17"/>
              </w:rPr>
            </w:pPr>
            <w:r>
              <w:rPr>
                <w:rFonts w:eastAsia="標楷體"/>
                <w:sz w:val="17"/>
              </w:rPr>
              <w:t>—</w:t>
            </w:r>
          </w:p>
        </w:tc>
        <w:tc>
          <w:tcPr>
            <w:tcW w:w="1920" w:type="dxa"/>
            <w:vAlign w:val="center"/>
          </w:tcPr>
          <w:p w14:paraId="6321D0ED" w14:textId="77777777" w:rsidR="00FF72D1" w:rsidRDefault="00000000">
            <w:pPr>
              <w:pStyle w:val="TableText"/>
              <w:keepNext/>
              <w:keepLines w:val="0"/>
              <w:spacing w:before="0" w:after="0"/>
              <w:jc w:val="center"/>
              <w:rPr>
                <w:rFonts w:eastAsia="標楷體"/>
                <w:sz w:val="17"/>
              </w:rPr>
            </w:pPr>
            <w:r>
              <w:rPr>
                <w:rFonts w:eastAsia="標楷體"/>
                <w:sz w:val="17"/>
              </w:rPr>
              <w:t>—</w:t>
            </w:r>
          </w:p>
        </w:tc>
        <w:tc>
          <w:tcPr>
            <w:tcW w:w="1921" w:type="dxa"/>
            <w:vAlign w:val="center"/>
          </w:tcPr>
          <w:p w14:paraId="2358FDE6" w14:textId="77777777" w:rsidR="00FF72D1" w:rsidRDefault="00000000">
            <w:pPr>
              <w:pStyle w:val="TableText"/>
              <w:keepNext/>
              <w:keepLines w:val="0"/>
              <w:spacing w:before="0" w:after="0"/>
              <w:jc w:val="center"/>
              <w:rPr>
                <w:rFonts w:eastAsia="標楷體"/>
                <w:sz w:val="17"/>
              </w:rPr>
            </w:pPr>
            <w:r>
              <w:rPr>
                <w:rFonts w:eastAsia="標楷體"/>
                <w:sz w:val="17"/>
              </w:rPr>
              <w:t>$136M</w:t>
            </w:r>
          </w:p>
        </w:tc>
      </w:tr>
      <w:tr w:rsidR="00FF72D1" w14:paraId="26C925A9" w14:textId="77777777">
        <w:trPr>
          <w:cantSplit/>
          <w:jc w:val="center"/>
        </w:trPr>
        <w:tc>
          <w:tcPr>
            <w:tcW w:w="2744" w:type="dxa"/>
            <w:tcBorders>
              <w:bottom w:val="single" w:sz="8" w:space="0" w:color="444444"/>
            </w:tcBorders>
            <w:vAlign w:val="center"/>
          </w:tcPr>
          <w:p w14:paraId="34F7A906" w14:textId="77777777" w:rsidR="00FF72D1" w:rsidRDefault="00000000">
            <w:pPr>
              <w:pStyle w:val="TableText"/>
              <w:keepLines w:val="0"/>
              <w:spacing w:before="0" w:after="0"/>
              <w:rPr>
                <w:rFonts w:eastAsia="標楷體"/>
                <w:sz w:val="17"/>
              </w:rPr>
            </w:pPr>
            <w:r>
              <w:rPr>
                <w:rFonts w:eastAsia="標楷體"/>
                <w:sz w:val="17"/>
              </w:rPr>
              <w:t>Malaysia LVG (USD; RM476M source)</w:t>
            </w:r>
          </w:p>
        </w:tc>
        <w:tc>
          <w:tcPr>
            <w:tcW w:w="1920" w:type="dxa"/>
            <w:tcBorders>
              <w:bottom w:val="single" w:sz="8" w:space="0" w:color="444444"/>
            </w:tcBorders>
            <w:vAlign w:val="center"/>
          </w:tcPr>
          <w:p w14:paraId="1C1C1C7B" w14:textId="77777777" w:rsidR="00FF72D1" w:rsidRDefault="00000000">
            <w:pPr>
              <w:pStyle w:val="TableText"/>
              <w:keepLines w:val="0"/>
              <w:spacing w:before="0" w:after="0"/>
              <w:jc w:val="center"/>
              <w:rPr>
                <w:rFonts w:eastAsia="標楷體"/>
                <w:sz w:val="17"/>
              </w:rPr>
            </w:pPr>
            <w:r>
              <w:rPr>
                <w:rFonts w:eastAsia="標楷體"/>
                <w:sz w:val="17"/>
              </w:rPr>
              <w:t>—</w:t>
            </w:r>
          </w:p>
        </w:tc>
        <w:tc>
          <w:tcPr>
            <w:tcW w:w="1920" w:type="dxa"/>
            <w:tcBorders>
              <w:bottom w:val="single" w:sz="8" w:space="0" w:color="444444"/>
            </w:tcBorders>
            <w:vAlign w:val="center"/>
          </w:tcPr>
          <w:p w14:paraId="7D7D513A" w14:textId="77777777" w:rsidR="00FF72D1" w:rsidRDefault="00000000">
            <w:pPr>
              <w:pStyle w:val="TableText"/>
              <w:keepLines w:val="0"/>
              <w:spacing w:before="0" w:after="0"/>
              <w:jc w:val="center"/>
              <w:rPr>
                <w:rFonts w:eastAsia="標楷體"/>
                <w:sz w:val="17"/>
              </w:rPr>
            </w:pPr>
            <w:r>
              <w:rPr>
                <w:rFonts w:eastAsia="標楷體"/>
                <w:sz w:val="17"/>
              </w:rPr>
              <w:t>$104M</w:t>
            </w:r>
          </w:p>
        </w:tc>
        <w:tc>
          <w:tcPr>
            <w:tcW w:w="1921" w:type="dxa"/>
            <w:tcBorders>
              <w:bottom w:val="single" w:sz="8" w:space="0" w:color="444444"/>
            </w:tcBorders>
            <w:vAlign w:val="center"/>
          </w:tcPr>
          <w:p w14:paraId="4BA22743" w14:textId="77777777" w:rsidR="00FF72D1" w:rsidRDefault="00000000">
            <w:pPr>
              <w:pStyle w:val="TableText"/>
              <w:keepLines w:val="0"/>
              <w:spacing w:before="0" w:after="0"/>
              <w:jc w:val="center"/>
              <w:rPr>
                <w:rFonts w:eastAsia="標楷體"/>
                <w:sz w:val="17"/>
              </w:rPr>
            </w:pPr>
            <w:r>
              <w:rPr>
                <w:rFonts w:eastAsia="標楷體"/>
                <w:sz w:val="17"/>
              </w:rPr>
              <w:t>—</w:t>
            </w:r>
          </w:p>
        </w:tc>
      </w:tr>
    </w:tbl>
    <w:p w14:paraId="0DB68297" w14:textId="77777777" w:rsidR="00FF72D1" w:rsidRDefault="00000000">
      <w:pPr>
        <w:pStyle w:val="TableNote"/>
      </w:pPr>
      <w:r>
        <w:rPr>
          <w:shd w:val="clear" w:color="auto" w:fill="D8E1DC"/>
        </w:rPr>
        <w:t>The US$104 million LVG collection and the US$136 million before-and-after difference are different descriptive quantities, not alternative estimates of one common treatment effect.</w:t>
      </w:r>
      <w:bookmarkStart w:id="212" w:name="RevSrc18"/>
      <w:r>
        <w:fldChar w:fldCharType="begin"/>
      </w:r>
      <w:r>
        <w:instrText>HYPERLINK \l "RevNote18" \o "Go to revision note 18"</w:instrText>
      </w:r>
      <w:r>
        <w:fldChar w:fldCharType="separate"/>
      </w:r>
      <w:r>
        <w:rPr>
          <w:noProof/>
          <w:sz w:val="14"/>
          <w:szCs w:val="14"/>
          <w:vertAlign w:val="superscript"/>
        </w:rPr>
        <w:t>18</w:t>
      </w:r>
      <w:r>
        <w:rPr>
          <w:noProof/>
          <w:sz w:val="14"/>
          <w:szCs w:val="14"/>
          <w:vertAlign w:val="superscript"/>
        </w:rPr>
        <w:fldChar w:fldCharType="end"/>
      </w:r>
      <w:bookmarkEnd w:id="212"/>
    </w:p>
    <w:p w14:paraId="2DBC8531" w14:textId="77777777" w:rsidR="00FF72D1" w:rsidRDefault="00000000">
      <w:pPr>
        <w:pStyle w:val="Body"/>
      </w:pPr>
      <w:r>
        <w:t xml:space="preserve">The comparative difference is larger because Malaysia's 2024 total includes both the new LVG stream and growth in the pre-existing </w:t>
      </w:r>
      <w:proofErr w:type="spellStart"/>
      <w:r>
        <w:t>SToDS</w:t>
      </w:r>
      <w:proofErr w:type="spellEnd"/>
      <w:r>
        <w:t xml:space="preserve"> stream. With only two countries and two years, the data cannot identify how much of that relative increase was caused by the LVG expansion itself.</w:t>
      </w:r>
    </w:p>
    <w:p w14:paraId="344E7454" w14:textId="77777777" w:rsidR="00FF72D1" w:rsidRDefault="00000000">
      <w:pPr>
        <w:pStyle w:val="Body"/>
      </w:pPr>
      <w:r>
        <w:rPr>
          <w:b/>
        </w:rPr>
        <w:t>On inference.</w:t>
      </w:r>
      <w:r>
        <w:t xml:space="preserve"> The genuine comparison contains only four annual country-year observations, so it cannot support a meaningful significance test. Table 7 is therefore used only as descriptive evidence; the detailed revision history is retained in Appendix A.</w:t>
      </w:r>
    </w:p>
    <w:p w14:paraId="40D197F4" w14:textId="77777777" w:rsidR="00FF72D1" w:rsidRDefault="00000000">
      <w:pPr>
        <w:pStyle w:val="Body"/>
      </w:pPr>
      <w:r>
        <w:rPr>
          <w:b/>
        </w:rPr>
        <w:t>Limitations.</w:t>
      </w:r>
      <w:r>
        <w:t xml:space="preserve"> The comparison has two countries, two years, and no pre-trend test. More importantly, the tax bases differ: Malaysia's LVG regime taxes imported physical goods below RM500, while Vietnam's portal collects VAT and corporate income tax from </w:t>
      </w:r>
      <w:r>
        <w:lastRenderedPageBreak/>
        <w:t>nonresident digital suppliers. Vietnam is therefore a continuity benchmark, not a matched causal control. A broader comparator set, placebo timing, or a goods-import control series would strengthen future identification.</w:t>
      </w:r>
    </w:p>
    <w:p w14:paraId="43BF3286" w14:textId="77777777" w:rsidR="00FF72D1" w:rsidRDefault="00000000">
      <w:pPr>
        <w:pStyle w:val="H1"/>
      </w:pPr>
      <w:r>
        <w:t>7. Regional calibration</w:t>
      </w:r>
    </w:p>
    <w:p w14:paraId="19021214" w14:textId="77777777" w:rsidR="00FF72D1" w:rsidRDefault="00000000">
      <w:pPr>
        <w:pStyle w:val="BodyFirst"/>
      </w:pPr>
      <w:r>
        <w:t>Table 8 applies the Indonesia-focused base estimate's 5.88% retained share to 2024 digital-economy GMV in Vietnam, the Philippines, Thailand, and Malaysia. These four rows are scenario calibrations, not independent country-level measurements.</w:t>
      </w:r>
    </w:p>
    <w:p w14:paraId="7F7C431B" w14:textId="77777777" w:rsidR="00FF72D1" w:rsidRDefault="00000000">
      <w:pPr>
        <w:pStyle w:val="TableCaption"/>
      </w:pPr>
      <w:r>
        <w:t>Table 8. ASEAN-5 scenario calibration using the Indonesia-focused base estimate's 5.88% blended retained share</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1701"/>
        <w:gridCol w:w="1701"/>
        <w:gridCol w:w="1701"/>
        <w:gridCol w:w="1701"/>
        <w:gridCol w:w="1701"/>
      </w:tblGrid>
      <w:tr w:rsidR="00FF72D1" w14:paraId="6B8CDB2B" w14:textId="77777777">
        <w:trPr>
          <w:cantSplit/>
          <w:tblHeader/>
          <w:jc w:val="center"/>
        </w:trPr>
        <w:tc>
          <w:tcPr>
            <w:tcW w:w="1701" w:type="dxa"/>
            <w:tcBorders>
              <w:top w:val="single" w:sz="8" w:space="0" w:color="444444"/>
              <w:bottom w:val="single" w:sz="8" w:space="0" w:color="444444"/>
            </w:tcBorders>
            <w:vAlign w:val="center"/>
          </w:tcPr>
          <w:p w14:paraId="5D276BB3" w14:textId="77777777" w:rsidR="00FF72D1" w:rsidRDefault="00000000">
            <w:pPr>
              <w:pStyle w:val="TableHead"/>
              <w:keepNext/>
              <w:keepLines w:val="0"/>
              <w:spacing w:before="0" w:after="0"/>
              <w:rPr>
                <w:rFonts w:eastAsia="標楷體"/>
                <w:sz w:val="17"/>
              </w:rPr>
            </w:pPr>
            <w:r>
              <w:rPr>
                <w:rFonts w:eastAsia="標楷體"/>
                <w:sz w:val="17"/>
              </w:rPr>
              <w:t>Country</w:t>
            </w:r>
          </w:p>
        </w:tc>
        <w:tc>
          <w:tcPr>
            <w:tcW w:w="1701" w:type="dxa"/>
            <w:tcBorders>
              <w:top w:val="single" w:sz="8" w:space="0" w:color="444444"/>
              <w:bottom w:val="single" w:sz="8" w:space="0" w:color="444444"/>
            </w:tcBorders>
            <w:vAlign w:val="center"/>
          </w:tcPr>
          <w:p w14:paraId="4C5BACD6" w14:textId="77777777" w:rsidR="00FF72D1" w:rsidRDefault="00000000">
            <w:pPr>
              <w:pStyle w:val="TableHead"/>
              <w:keepNext/>
              <w:keepLines w:val="0"/>
              <w:spacing w:before="0" w:after="0"/>
              <w:rPr>
                <w:rFonts w:eastAsia="標楷體"/>
                <w:sz w:val="17"/>
              </w:rPr>
            </w:pPr>
            <w:r>
              <w:rPr>
                <w:rFonts w:eastAsia="標楷體"/>
                <w:sz w:val="17"/>
              </w:rPr>
              <w:t>Digital GMV</w:t>
            </w:r>
          </w:p>
        </w:tc>
        <w:tc>
          <w:tcPr>
            <w:tcW w:w="1701" w:type="dxa"/>
            <w:tcBorders>
              <w:top w:val="single" w:sz="8" w:space="0" w:color="444444"/>
              <w:bottom w:val="single" w:sz="8" w:space="0" w:color="444444"/>
            </w:tcBorders>
            <w:vAlign w:val="center"/>
          </w:tcPr>
          <w:p w14:paraId="74025C6A" w14:textId="77777777" w:rsidR="00FF72D1" w:rsidRDefault="00000000">
            <w:pPr>
              <w:pStyle w:val="TableHead"/>
              <w:keepNext/>
              <w:keepLines w:val="0"/>
              <w:spacing w:before="0" w:after="0"/>
              <w:rPr>
                <w:rFonts w:eastAsia="標楷體"/>
                <w:sz w:val="17"/>
              </w:rPr>
            </w:pPr>
            <w:r>
              <w:rPr>
                <w:rFonts w:eastAsia="標楷體"/>
                <w:sz w:val="17"/>
              </w:rPr>
              <w:t>Platform revenue</w:t>
            </w:r>
          </w:p>
        </w:tc>
        <w:tc>
          <w:tcPr>
            <w:tcW w:w="1701" w:type="dxa"/>
            <w:tcBorders>
              <w:top w:val="single" w:sz="8" w:space="0" w:color="444444"/>
              <w:bottom w:val="single" w:sz="8" w:space="0" w:color="444444"/>
            </w:tcBorders>
            <w:vAlign w:val="center"/>
          </w:tcPr>
          <w:p w14:paraId="19A04413" w14:textId="77777777" w:rsidR="00FF72D1" w:rsidRDefault="00000000">
            <w:pPr>
              <w:pStyle w:val="TableHead"/>
              <w:keepNext/>
              <w:keepLines w:val="0"/>
              <w:spacing w:before="0" w:after="0"/>
              <w:rPr>
                <w:rFonts w:eastAsia="標楷體"/>
                <w:sz w:val="17"/>
              </w:rPr>
            </w:pPr>
            <w:proofErr w:type="spellStart"/>
            <w:r>
              <w:rPr>
                <w:rFonts w:eastAsia="標楷體"/>
                <w:sz w:val="17"/>
              </w:rPr>
              <w:t>Unbooked</w:t>
            </w:r>
            <w:proofErr w:type="spellEnd"/>
            <w:r>
              <w:rPr>
                <w:rFonts w:eastAsia="標楷體"/>
                <w:sz w:val="17"/>
              </w:rPr>
              <w:t xml:space="preserve"> GTV</w:t>
            </w:r>
          </w:p>
        </w:tc>
        <w:tc>
          <w:tcPr>
            <w:tcW w:w="1701" w:type="dxa"/>
            <w:tcBorders>
              <w:top w:val="single" w:sz="8" w:space="0" w:color="444444"/>
              <w:bottom w:val="single" w:sz="8" w:space="0" w:color="444444"/>
            </w:tcBorders>
            <w:vAlign w:val="center"/>
          </w:tcPr>
          <w:p w14:paraId="3460403B" w14:textId="77777777" w:rsidR="00FF72D1" w:rsidRDefault="00000000">
            <w:pPr>
              <w:pStyle w:val="TableHead"/>
              <w:keepNext/>
              <w:keepLines w:val="0"/>
              <w:spacing w:before="0" w:after="0"/>
              <w:rPr>
                <w:rFonts w:eastAsia="標楷體"/>
                <w:sz w:val="17"/>
              </w:rPr>
            </w:pPr>
            <w:r>
              <w:rPr>
                <w:rFonts w:eastAsia="標楷體"/>
                <w:sz w:val="17"/>
              </w:rPr>
              <w:t>Ratio</w:t>
            </w:r>
          </w:p>
        </w:tc>
      </w:tr>
      <w:tr w:rsidR="00FF72D1" w14:paraId="03B4E1E4" w14:textId="77777777">
        <w:trPr>
          <w:cantSplit/>
          <w:jc w:val="center"/>
        </w:trPr>
        <w:tc>
          <w:tcPr>
            <w:tcW w:w="1701" w:type="dxa"/>
            <w:vAlign w:val="center"/>
          </w:tcPr>
          <w:p w14:paraId="15C0E241" w14:textId="77777777" w:rsidR="00FF72D1" w:rsidRDefault="00000000">
            <w:pPr>
              <w:pStyle w:val="TableText"/>
              <w:keepNext/>
              <w:keepLines w:val="0"/>
              <w:spacing w:before="0" w:after="0"/>
              <w:jc w:val="center"/>
              <w:rPr>
                <w:rFonts w:eastAsia="標楷體"/>
                <w:sz w:val="17"/>
              </w:rPr>
            </w:pPr>
            <w:r>
              <w:rPr>
                <w:rFonts w:eastAsia="標楷體"/>
                <w:sz w:val="17"/>
              </w:rPr>
              <w:t>Indonesia</w:t>
            </w:r>
          </w:p>
        </w:tc>
        <w:tc>
          <w:tcPr>
            <w:tcW w:w="1701" w:type="dxa"/>
            <w:vAlign w:val="center"/>
          </w:tcPr>
          <w:p w14:paraId="23B4A52B" w14:textId="77777777" w:rsidR="00FF72D1" w:rsidRDefault="00000000">
            <w:pPr>
              <w:pStyle w:val="TableText"/>
              <w:keepNext/>
              <w:keepLines w:val="0"/>
              <w:spacing w:before="0" w:after="0"/>
              <w:jc w:val="center"/>
              <w:rPr>
                <w:rFonts w:eastAsia="標楷體"/>
                <w:sz w:val="17"/>
              </w:rPr>
            </w:pPr>
            <w:r>
              <w:rPr>
                <w:rFonts w:eastAsia="標楷體"/>
                <w:sz w:val="17"/>
              </w:rPr>
              <w:t>$71.0B</w:t>
            </w:r>
          </w:p>
        </w:tc>
        <w:tc>
          <w:tcPr>
            <w:tcW w:w="1701" w:type="dxa"/>
            <w:vAlign w:val="center"/>
          </w:tcPr>
          <w:p w14:paraId="64311605" w14:textId="77777777" w:rsidR="00FF72D1" w:rsidRDefault="00000000">
            <w:pPr>
              <w:pStyle w:val="TableText"/>
              <w:keepNext/>
              <w:keepLines w:val="0"/>
              <w:spacing w:before="0" w:after="0"/>
              <w:jc w:val="center"/>
              <w:rPr>
                <w:rFonts w:eastAsia="標楷體"/>
                <w:sz w:val="17"/>
              </w:rPr>
            </w:pPr>
            <w:r>
              <w:rPr>
                <w:rFonts w:eastAsia="標楷體"/>
                <w:sz w:val="17"/>
              </w:rPr>
              <w:t>$4.18B</w:t>
            </w:r>
          </w:p>
        </w:tc>
        <w:tc>
          <w:tcPr>
            <w:tcW w:w="1701" w:type="dxa"/>
            <w:vAlign w:val="center"/>
          </w:tcPr>
          <w:p w14:paraId="4A26AEE2" w14:textId="77777777" w:rsidR="00FF72D1" w:rsidRDefault="00000000">
            <w:pPr>
              <w:pStyle w:val="TableText"/>
              <w:keepNext/>
              <w:keepLines w:val="0"/>
              <w:spacing w:before="0" w:after="0"/>
              <w:jc w:val="center"/>
              <w:rPr>
                <w:rFonts w:eastAsia="標楷體"/>
                <w:sz w:val="17"/>
              </w:rPr>
            </w:pPr>
            <w:r>
              <w:rPr>
                <w:rFonts w:eastAsia="標楷體"/>
                <w:sz w:val="17"/>
              </w:rPr>
              <w:t>$66.8B</w:t>
            </w:r>
          </w:p>
        </w:tc>
        <w:tc>
          <w:tcPr>
            <w:tcW w:w="1701" w:type="dxa"/>
            <w:vAlign w:val="center"/>
          </w:tcPr>
          <w:p w14:paraId="490FF19D" w14:textId="77777777" w:rsidR="00FF72D1" w:rsidRDefault="00000000">
            <w:pPr>
              <w:pStyle w:val="TableText"/>
              <w:keepNext/>
              <w:keepLines w:val="0"/>
              <w:spacing w:before="0" w:after="0"/>
              <w:jc w:val="center"/>
              <w:rPr>
                <w:rFonts w:eastAsia="標楷體"/>
                <w:sz w:val="17"/>
              </w:rPr>
            </w:pPr>
            <w:r>
              <w:rPr>
                <w:rFonts w:eastAsia="標楷體"/>
                <w:sz w:val="17"/>
              </w:rPr>
              <w:t>16.0×</w:t>
            </w:r>
          </w:p>
        </w:tc>
      </w:tr>
      <w:tr w:rsidR="00FF72D1" w14:paraId="322C2A8F" w14:textId="77777777">
        <w:trPr>
          <w:cantSplit/>
          <w:jc w:val="center"/>
        </w:trPr>
        <w:tc>
          <w:tcPr>
            <w:tcW w:w="1701" w:type="dxa"/>
            <w:vAlign w:val="center"/>
          </w:tcPr>
          <w:p w14:paraId="4D4A90BD" w14:textId="77777777" w:rsidR="00FF72D1" w:rsidRDefault="00000000">
            <w:pPr>
              <w:pStyle w:val="TableText"/>
              <w:keepNext/>
              <w:keepLines w:val="0"/>
              <w:spacing w:before="0" w:after="0"/>
              <w:jc w:val="center"/>
              <w:rPr>
                <w:rFonts w:eastAsia="標楷體"/>
                <w:sz w:val="17"/>
              </w:rPr>
            </w:pPr>
            <w:r>
              <w:rPr>
                <w:rFonts w:eastAsia="標楷體"/>
                <w:sz w:val="17"/>
              </w:rPr>
              <w:t>Vietnam</w:t>
            </w:r>
          </w:p>
        </w:tc>
        <w:tc>
          <w:tcPr>
            <w:tcW w:w="1701" w:type="dxa"/>
            <w:vAlign w:val="center"/>
          </w:tcPr>
          <w:p w14:paraId="409F833E" w14:textId="77777777" w:rsidR="00FF72D1" w:rsidRDefault="00000000">
            <w:pPr>
              <w:pStyle w:val="TableText"/>
              <w:keepNext/>
              <w:keepLines w:val="0"/>
              <w:spacing w:before="0" w:after="0"/>
              <w:jc w:val="center"/>
              <w:rPr>
                <w:rFonts w:eastAsia="標楷體"/>
                <w:sz w:val="17"/>
              </w:rPr>
            </w:pPr>
            <w:r>
              <w:rPr>
                <w:rFonts w:eastAsia="標楷體"/>
                <w:sz w:val="17"/>
              </w:rPr>
              <w:t>$36.0B</w:t>
            </w:r>
          </w:p>
        </w:tc>
        <w:tc>
          <w:tcPr>
            <w:tcW w:w="1701" w:type="dxa"/>
            <w:vAlign w:val="center"/>
          </w:tcPr>
          <w:p w14:paraId="427AC088" w14:textId="77777777" w:rsidR="00FF72D1" w:rsidRDefault="00000000">
            <w:pPr>
              <w:pStyle w:val="TableText"/>
              <w:keepNext/>
              <w:keepLines w:val="0"/>
              <w:spacing w:before="0" w:after="0"/>
              <w:jc w:val="center"/>
              <w:rPr>
                <w:rFonts w:eastAsia="標楷體"/>
                <w:sz w:val="17"/>
              </w:rPr>
            </w:pPr>
            <w:r>
              <w:rPr>
                <w:rFonts w:eastAsia="標楷體"/>
                <w:sz w:val="17"/>
              </w:rPr>
              <w:t>$2.12B</w:t>
            </w:r>
          </w:p>
        </w:tc>
        <w:tc>
          <w:tcPr>
            <w:tcW w:w="1701" w:type="dxa"/>
            <w:vAlign w:val="center"/>
          </w:tcPr>
          <w:p w14:paraId="7A390788" w14:textId="77777777" w:rsidR="00FF72D1" w:rsidRDefault="00000000">
            <w:pPr>
              <w:pStyle w:val="TableText"/>
              <w:keepNext/>
              <w:keepLines w:val="0"/>
              <w:spacing w:before="0" w:after="0"/>
              <w:jc w:val="center"/>
              <w:rPr>
                <w:rFonts w:eastAsia="標楷體"/>
                <w:sz w:val="17"/>
              </w:rPr>
            </w:pPr>
            <w:r>
              <w:rPr>
                <w:rFonts w:eastAsia="標楷體"/>
                <w:sz w:val="17"/>
              </w:rPr>
              <w:t>$33.9B</w:t>
            </w:r>
          </w:p>
        </w:tc>
        <w:tc>
          <w:tcPr>
            <w:tcW w:w="1701" w:type="dxa"/>
            <w:vAlign w:val="center"/>
          </w:tcPr>
          <w:p w14:paraId="78E2DC59" w14:textId="77777777" w:rsidR="00FF72D1" w:rsidRDefault="00000000">
            <w:pPr>
              <w:pStyle w:val="TableText"/>
              <w:keepNext/>
              <w:keepLines w:val="0"/>
              <w:spacing w:before="0" w:after="0"/>
              <w:jc w:val="center"/>
              <w:rPr>
                <w:rFonts w:eastAsia="標楷體"/>
                <w:sz w:val="17"/>
              </w:rPr>
            </w:pPr>
            <w:r>
              <w:rPr>
                <w:rFonts w:eastAsia="標楷體"/>
                <w:sz w:val="17"/>
              </w:rPr>
              <w:t>16.0×</w:t>
            </w:r>
          </w:p>
        </w:tc>
      </w:tr>
      <w:tr w:rsidR="00FF72D1" w14:paraId="33D7E91B" w14:textId="77777777">
        <w:trPr>
          <w:cantSplit/>
          <w:jc w:val="center"/>
        </w:trPr>
        <w:tc>
          <w:tcPr>
            <w:tcW w:w="1701" w:type="dxa"/>
            <w:vAlign w:val="center"/>
          </w:tcPr>
          <w:p w14:paraId="63697CE6" w14:textId="77777777" w:rsidR="00FF72D1" w:rsidRDefault="00000000">
            <w:pPr>
              <w:pStyle w:val="TableText"/>
              <w:keepNext/>
              <w:keepLines w:val="0"/>
              <w:spacing w:before="0" w:after="0"/>
              <w:jc w:val="center"/>
              <w:rPr>
                <w:rFonts w:eastAsia="標楷體"/>
                <w:sz w:val="17"/>
              </w:rPr>
            </w:pPr>
            <w:r>
              <w:rPr>
                <w:rFonts w:eastAsia="標楷體"/>
                <w:sz w:val="17"/>
              </w:rPr>
              <w:t>Philippines</w:t>
            </w:r>
          </w:p>
        </w:tc>
        <w:tc>
          <w:tcPr>
            <w:tcW w:w="1701" w:type="dxa"/>
            <w:vAlign w:val="center"/>
          </w:tcPr>
          <w:p w14:paraId="60E9724C" w14:textId="77777777" w:rsidR="00FF72D1" w:rsidRDefault="00000000">
            <w:pPr>
              <w:pStyle w:val="TableText"/>
              <w:keepNext/>
              <w:keepLines w:val="0"/>
              <w:spacing w:before="0" w:after="0"/>
              <w:jc w:val="center"/>
              <w:rPr>
                <w:rFonts w:eastAsia="標楷體"/>
                <w:sz w:val="17"/>
              </w:rPr>
            </w:pPr>
            <w:r>
              <w:rPr>
                <w:rFonts w:eastAsia="標楷體"/>
                <w:sz w:val="17"/>
              </w:rPr>
              <w:t>$31.0B</w:t>
            </w:r>
          </w:p>
        </w:tc>
        <w:tc>
          <w:tcPr>
            <w:tcW w:w="1701" w:type="dxa"/>
            <w:vAlign w:val="center"/>
          </w:tcPr>
          <w:p w14:paraId="76D2B947" w14:textId="77777777" w:rsidR="00FF72D1" w:rsidRDefault="00000000">
            <w:pPr>
              <w:pStyle w:val="TableText"/>
              <w:keepNext/>
              <w:keepLines w:val="0"/>
              <w:spacing w:before="0" w:after="0"/>
              <w:jc w:val="center"/>
              <w:rPr>
                <w:rFonts w:eastAsia="標楷體"/>
                <w:sz w:val="17"/>
              </w:rPr>
            </w:pPr>
            <w:r>
              <w:rPr>
                <w:rFonts w:eastAsia="標楷體"/>
                <w:sz w:val="17"/>
              </w:rPr>
              <w:t>$1.82B</w:t>
            </w:r>
          </w:p>
        </w:tc>
        <w:tc>
          <w:tcPr>
            <w:tcW w:w="1701" w:type="dxa"/>
            <w:vAlign w:val="center"/>
          </w:tcPr>
          <w:p w14:paraId="0D1AD9AC" w14:textId="77777777" w:rsidR="00FF72D1" w:rsidRDefault="00000000">
            <w:pPr>
              <w:pStyle w:val="TableText"/>
              <w:keepNext/>
              <w:keepLines w:val="0"/>
              <w:spacing w:before="0" w:after="0"/>
              <w:jc w:val="center"/>
              <w:rPr>
                <w:rFonts w:eastAsia="標楷體"/>
                <w:sz w:val="17"/>
              </w:rPr>
            </w:pPr>
            <w:r>
              <w:rPr>
                <w:rFonts w:eastAsia="標楷體"/>
                <w:sz w:val="17"/>
              </w:rPr>
              <w:t>$29.2B</w:t>
            </w:r>
          </w:p>
        </w:tc>
        <w:tc>
          <w:tcPr>
            <w:tcW w:w="1701" w:type="dxa"/>
            <w:vAlign w:val="center"/>
          </w:tcPr>
          <w:p w14:paraId="5A1D5F25" w14:textId="77777777" w:rsidR="00FF72D1" w:rsidRDefault="00000000">
            <w:pPr>
              <w:pStyle w:val="TableText"/>
              <w:keepNext/>
              <w:keepLines w:val="0"/>
              <w:spacing w:before="0" w:after="0"/>
              <w:jc w:val="center"/>
              <w:rPr>
                <w:rFonts w:eastAsia="標楷體"/>
                <w:sz w:val="17"/>
              </w:rPr>
            </w:pPr>
            <w:r>
              <w:rPr>
                <w:rFonts w:eastAsia="標楷體"/>
                <w:sz w:val="17"/>
              </w:rPr>
              <w:t>16.0×</w:t>
            </w:r>
          </w:p>
        </w:tc>
      </w:tr>
      <w:tr w:rsidR="00FF72D1" w14:paraId="7FF538B7" w14:textId="77777777">
        <w:trPr>
          <w:cantSplit/>
          <w:jc w:val="center"/>
        </w:trPr>
        <w:tc>
          <w:tcPr>
            <w:tcW w:w="1701" w:type="dxa"/>
            <w:vAlign w:val="center"/>
          </w:tcPr>
          <w:p w14:paraId="7D168267" w14:textId="77777777" w:rsidR="00FF72D1" w:rsidRDefault="00000000">
            <w:pPr>
              <w:pStyle w:val="TableText"/>
              <w:keepNext/>
              <w:keepLines w:val="0"/>
              <w:spacing w:before="0" w:after="0"/>
              <w:jc w:val="center"/>
              <w:rPr>
                <w:rFonts w:eastAsia="標楷體"/>
                <w:sz w:val="17"/>
              </w:rPr>
            </w:pPr>
            <w:r>
              <w:rPr>
                <w:rFonts w:eastAsia="標楷體"/>
                <w:sz w:val="17"/>
              </w:rPr>
              <w:t>Thailand</w:t>
            </w:r>
          </w:p>
        </w:tc>
        <w:tc>
          <w:tcPr>
            <w:tcW w:w="1701" w:type="dxa"/>
            <w:vAlign w:val="center"/>
          </w:tcPr>
          <w:p w14:paraId="6395A233" w14:textId="77777777" w:rsidR="00FF72D1" w:rsidRDefault="00000000">
            <w:pPr>
              <w:pStyle w:val="TableText"/>
              <w:keepNext/>
              <w:keepLines w:val="0"/>
              <w:spacing w:before="0" w:after="0"/>
              <w:jc w:val="center"/>
              <w:rPr>
                <w:rFonts w:eastAsia="標楷體"/>
                <w:sz w:val="17"/>
              </w:rPr>
            </w:pPr>
            <w:r>
              <w:rPr>
                <w:rFonts w:eastAsia="標楷體"/>
                <w:sz w:val="17"/>
              </w:rPr>
              <w:t>$46.0B</w:t>
            </w:r>
          </w:p>
        </w:tc>
        <w:tc>
          <w:tcPr>
            <w:tcW w:w="1701" w:type="dxa"/>
            <w:vAlign w:val="center"/>
          </w:tcPr>
          <w:p w14:paraId="7E7C773C" w14:textId="77777777" w:rsidR="00FF72D1" w:rsidRDefault="00000000">
            <w:pPr>
              <w:pStyle w:val="TableText"/>
              <w:keepNext/>
              <w:keepLines w:val="0"/>
              <w:spacing w:before="0" w:after="0"/>
              <w:jc w:val="center"/>
              <w:rPr>
                <w:rFonts w:eastAsia="標楷體"/>
                <w:sz w:val="17"/>
              </w:rPr>
            </w:pPr>
            <w:r>
              <w:rPr>
                <w:rFonts w:eastAsia="標楷體"/>
                <w:sz w:val="17"/>
              </w:rPr>
              <w:t>$2.70B</w:t>
            </w:r>
          </w:p>
        </w:tc>
        <w:tc>
          <w:tcPr>
            <w:tcW w:w="1701" w:type="dxa"/>
            <w:vAlign w:val="center"/>
          </w:tcPr>
          <w:p w14:paraId="07F72A8B" w14:textId="77777777" w:rsidR="00FF72D1" w:rsidRDefault="00000000">
            <w:pPr>
              <w:pStyle w:val="TableText"/>
              <w:keepNext/>
              <w:keepLines w:val="0"/>
              <w:spacing w:before="0" w:after="0"/>
              <w:jc w:val="center"/>
              <w:rPr>
                <w:rFonts w:eastAsia="標楷體"/>
                <w:sz w:val="17"/>
              </w:rPr>
            </w:pPr>
            <w:r>
              <w:rPr>
                <w:rFonts w:eastAsia="標楷體"/>
                <w:sz w:val="17"/>
              </w:rPr>
              <w:t>$43.3B</w:t>
            </w:r>
          </w:p>
        </w:tc>
        <w:tc>
          <w:tcPr>
            <w:tcW w:w="1701" w:type="dxa"/>
            <w:vAlign w:val="center"/>
          </w:tcPr>
          <w:p w14:paraId="3027BFC8" w14:textId="77777777" w:rsidR="00FF72D1" w:rsidRDefault="00000000">
            <w:pPr>
              <w:pStyle w:val="TableText"/>
              <w:keepNext/>
              <w:keepLines w:val="0"/>
              <w:spacing w:before="0" w:after="0"/>
              <w:jc w:val="center"/>
              <w:rPr>
                <w:rFonts w:eastAsia="標楷體"/>
                <w:sz w:val="17"/>
              </w:rPr>
            </w:pPr>
            <w:r>
              <w:rPr>
                <w:rFonts w:eastAsia="標楷體"/>
                <w:sz w:val="17"/>
              </w:rPr>
              <w:t>16.0×</w:t>
            </w:r>
          </w:p>
        </w:tc>
      </w:tr>
      <w:tr w:rsidR="00FF72D1" w14:paraId="1BA0EB5E" w14:textId="77777777">
        <w:trPr>
          <w:cantSplit/>
          <w:jc w:val="center"/>
        </w:trPr>
        <w:tc>
          <w:tcPr>
            <w:tcW w:w="1701" w:type="dxa"/>
            <w:vAlign w:val="center"/>
          </w:tcPr>
          <w:p w14:paraId="7D8DB53E" w14:textId="77777777" w:rsidR="00FF72D1" w:rsidRDefault="00000000">
            <w:pPr>
              <w:pStyle w:val="TableText"/>
              <w:keepNext/>
              <w:keepLines w:val="0"/>
              <w:spacing w:before="0" w:after="0"/>
              <w:jc w:val="center"/>
              <w:rPr>
                <w:rFonts w:eastAsia="標楷體"/>
                <w:sz w:val="17"/>
              </w:rPr>
            </w:pPr>
            <w:r>
              <w:rPr>
                <w:rFonts w:eastAsia="標楷體"/>
                <w:sz w:val="17"/>
              </w:rPr>
              <w:t>Malaysia</w:t>
            </w:r>
          </w:p>
        </w:tc>
        <w:tc>
          <w:tcPr>
            <w:tcW w:w="1701" w:type="dxa"/>
            <w:vAlign w:val="center"/>
          </w:tcPr>
          <w:p w14:paraId="406F19F6" w14:textId="77777777" w:rsidR="00FF72D1" w:rsidRDefault="00000000">
            <w:pPr>
              <w:pStyle w:val="TableText"/>
              <w:keepNext/>
              <w:keepLines w:val="0"/>
              <w:spacing w:before="0" w:after="0"/>
              <w:jc w:val="center"/>
              <w:rPr>
                <w:rFonts w:eastAsia="標楷體"/>
                <w:sz w:val="17"/>
              </w:rPr>
            </w:pPr>
            <w:r>
              <w:rPr>
                <w:rFonts w:eastAsia="標楷體"/>
                <w:sz w:val="17"/>
              </w:rPr>
              <w:t>$31.0B</w:t>
            </w:r>
          </w:p>
        </w:tc>
        <w:tc>
          <w:tcPr>
            <w:tcW w:w="1701" w:type="dxa"/>
            <w:vAlign w:val="center"/>
          </w:tcPr>
          <w:p w14:paraId="0143D7C0" w14:textId="77777777" w:rsidR="00FF72D1" w:rsidRDefault="00000000">
            <w:pPr>
              <w:pStyle w:val="TableText"/>
              <w:keepNext/>
              <w:keepLines w:val="0"/>
              <w:spacing w:before="0" w:after="0"/>
              <w:jc w:val="center"/>
              <w:rPr>
                <w:rFonts w:eastAsia="標楷體"/>
                <w:sz w:val="17"/>
              </w:rPr>
            </w:pPr>
            <w:r>
              <w:rPr>
                <w:rFonts w:eastAsia="標楷體"/>
                <w:sz w:val="17"/>
              </w:rPr>
              <w:t>$1.82B</w:t>
            </w:r>
          </w:p>
        </w:tc>
        <w:tc>
          <w:tcPr>
            <w:tcW w:w="1701" w:type="dxa"/>
            <w:vAlign w:val="center"/>
          </w:tcPr>
          <w:p w14:paraId="22B88B03" w14:textId="77777777" w:rsidR="00FF72D1" w:rsidRDefault="00000000">
            <w:pPr>
              <w:pStyle w:val="TableText"/>
              <w:keepNext/>
              <w:keepLines w:val="0"/>
              <w:spacing w:before="0" w:after="0"/>
              <w:jc w:val="center"/>
              <w:rPr>
                <w:rFonts w:eastAsia="標楷體"/>
                <w:sz w:val="17"/>
              </w:rPr>
            </w:pPr>
            <w:r>
              <w:rPr>
                <w:rFonts w:eastAsia="標楷體"/>
                <w:sz w:val="17"/>
              </w:rPr>
              <w:t>$29.2B</w:t>
            </w:r>
          </w:p>
        </w:tc>
        <w:tc>
          <w:tcPr>
            <w:tcW w:w="1701" w:type="dxa"/>
            <w:vAlign w:val="center"/>
          </w:tcPr>
          <w:p w14:paraId="1CB9B6A7" w14:textId="77777777" w:rsidR="00FF72D1" w:rsidRDefault="00000000">
            <w:pPr>
              <w:pStyle w:val="TableText"/>
              <w:keepNext/>
              <w:keepLines w:val="0"/>
              <w:spacing w:before="0" w:after="0"/>
              <w:jc w:val="center"/>
              <w:rPr>
                <w:rFonts w:eastAsia="標楷體"/>
                <w:sz w:val="17"/>
              </w:rPr>
            </w:pPr>
            <w:r>
              <w:rPr>
                <w:rFonts w:eastAsia="標楷體"/>
                <w:sz w:val="17"/>
              </w:rPr>
              <w:t>16.0×</w:t>
            </w:r>
          </w:p>
        </w:tc>
      </w:tr>
      <w:tr w:rsidR="00FF72D1" w14:paraId="5ECCF06C" w14:textId="77777777">
        <w:trPr>
          <w:cantSplit/>
          <w:jc w:val="center"/>
        </w:trPr>
        <w:tc>
          <w:tcPr>
            <w:tcW w:w="1701" w:type="dxa"/>
            <w:tcBorders>
              <w:bottom w:val="single" w:sz="8" w:space="0" w:color="444444"/>
            </w:tcBorders>
            <w:vAlign w:val="center"/>
          </w:tcPr>
          <w:p w14:paraId="077223F2" w14:textId="77777777" w:rsidR="00FF72D1" w:rsidRDefault="00000000">
            <w:pPr>
              <w:pStyle w:val="TableText"/>
              <w:keepLines w:val="0"/>
              <w:spacing w:before="0" w:after="0"/>
              <w:jc w:val="center"/>
              <w:rPr>
                <w:rFonts w:eastAsia="標楷體"/>
                <w:sz w:val="17"/>
              </w:rPr>
            </w:pPr>
            <w:r>
              <w:rPr>
                <w:rFonts w:eastAsia="標楷體"/>
                <w:sz w:val="17"/>
              </w:rPr>
              <w:t>ASEAN-5</w:t>
            </w:r>
          </w:p>
        </w:tc>
        <w:tc>
          <w:tcPr>
            <w:tcW w:w="1701" w:type="dxa"/>
            <w:tcBorders>
              <w:bottom w:val="single" w:sz="8" w:space="0" w:color="444444"/>
            </w:tcBorders>
            <w:vAlign w:val="center"/>
          </w:tcPr>
          <w:p w14:paraId="40D9ABE1" w14:textId="77777777" w:rsidR="00FF72D1" w:rsidRDefault="00000000">
            <w:pPr>
              <w:pStyle w:val="TableText"/>
              <w:keepLines w:val="0"/>
              <w:spacing w:before="0" w:after="0"/>
              <w:jc w:val="center"/>
              <w:rPr>
                <w:rFonts w:eastAsia="標楷體"/>
                <w:sz w:val="17"/>
              </w:rPr>
            </w:pPr>
            <w:r>
              <w:rPr>
                <w:rFonts w:eastAsia="標楷體"/>
                <w:sz w:val="17"/>
              </w:rPr>
              <w:t>$215B</w:t>
            </w:r>
          </w:p>
        </w:tc>
        <w:tc>
          <w:tcPr>
            <w:tcW w:w="1701" w:type="dxa"/>
            <w:tcBorders>
              <w:bottom w:val="single" w:sz="8" w:space="0" w:color="444444"/>
            </w:tcBorders>
            <w:vAlign w:val="center"/>
          </w:tcPr>
          <w:p w14:paraId="79A3B854" w14:textId="77777777" w:rsidR="00FF72D1" w:rsidRDefault="00000000">
            <w:pPr>
              <w:pStyle w:val="TableText"/>
              <w:keepLines w:val="0"/>
              <w:spacing w:before="0" w:after="0"/>
              <w:jc w:val="center"/>
              <w:rPr>
                <w:rFonts w:eastAsia="標楷體"/>
                <w:sz w:val="17"/>
              </w:rPr>
            </w:pPr>
            <w:r>
              <w:rPr>
                <w:rFonts w:eastAsia="標楷體"/>
                <w:sz w:val="17"/>
              </w:rPr>
              <w:t>$12.64B</w:t>
            </w:r>
          </w:p>
        </w:tc>
        <w:tc>
          <w:tcPr>
            <w:tcW w:w="1701" w:type="dxa"/>
            <w:tcBorders>
              <w:bottom w:val="single" w:sz="8" w:space="0" w:color="444444"/>
            </w:tcBorders>
            <w:vAlign w:val="center"/>
          </w:tcPr>
          <w:p w14:paraId="18E37218" w14:textId="77777777" w:rsidR="00FF72D1" w:rsidRDefault="00000000">
            <w:pPr>
              <w:pStyle w:val="TableText"/>
              <w:keepLines w:val="0"/>
              <w:spacing w:before="0" w:after="0"/>
              <w:jc w:val="center"/>
              <w:rPr>
                <w:rFonts w:eastAsia="標楷體"/>
                <w:sz w:val="17"/>
              </w:rPr>
            </w:pPr>
            <w:r>
              <w:rPr>
                <w:rFonts w:eastAsia="標楷體"/>
                <w:sz w:val="17"/>
              </w:rPr>
              <w:t>$202B</w:t>
            </w:r>
          </w:p>
        </w:tc>
        <w:tc>
          <w:tcPr>
            <w:tcW w:w="1701" w:type="dxa"/>
            <w:tcBorders>
              <w:bottom w:val="single" w:sz="8" w:space="0" w:color="444444"/>
            </w:tcBorders>
            <w:vAlign w:val="center"/>
          </w:tcPr>
          <w:p w14:paraId="689CB4B2" w14:textId="77777777" w:rsidR="00FF72D1" w:rsidRDefault="00000000">
            <w:pPr>
              <w:pStyle w:val="TableText"/>
              <w:keepLines w:val="0"/>
              <w:spacing w:before="0" w:after="0"/>
              <w:jc w:val="center"/>
              <w:rPr>
                <w:rFonts w:eastAsia="標楷體"/>
                <w:sz w:val="17"/>
              </w:rPr>
            </w:pPr>
            <w:r>
              <w:rPr>
                <w:rFonts w:eastAsia="標楷體"/>
                <w:sz w:val="17"/>
              </w:rPr>
              <w:t>16.0×</w:t>
            </w:r>
          </w:p>
        </w:tc>
      </w:tr>
    </w:tbl>
    <w:p w14:paraId="77303E51" w14:textId="77777777" w:rsidR="00FF72D1" w:rsidRDefault="00000000">
      <w:pPr>
        <w:pStyle w:val="TableNote"/>
      </w:pPr>
      <w:r>
        <w:rPr>
          <w:shd w:val="clear" w:color="auto" w:fill="D8E1DC"/>
        </w:rPr>
        <w:t>The four non-Indonesian rows use the same 5.88% retained share, so their identical 16.0× ratios are arithmetic rather than an empirical cross-country regularity.</w:t>
      </w:r>
      <w:bookmarkStart w:id="213" w:name="RevSrc19"/>
      <w:r>
        <w:fldChar w:fldCharType="begin"/>
      </w:r>
      <w:r>
        <w:instrText>HYPERLINK \l "RevNote19" \o "Go to revision note 19"</w:instrText>
      </w:r>
      <w:r>
        <w:fldChar w:fldCharType="separate"/>
      </w:r>
      <w:r>
        <w:rPr>
          <w:noProof/>
          <w:sz w:val="14"/>
          <w:szCs w:val="14"/>
          <w:vertAlign w:val="superscript"/>
        </w:rPr>
        <w:t>19</w:t>
      </w:r>
      <w:r>
        <w:rPr>
          <w:noProof/>
          <w:sz w:val="14"/>
          <w:szCs w:val="14"/>
          <w:vertAlign w:val="superscript"/>
        </w:rPr>
        <w:fldChar w:fldCharType="end"/>
      </w:r>
      <w:bookmarkEnd w:id="213"/>
    </w:p>
    <w:p w14:paraId="10D39686" w14:textId="77777777" w:rsidR="00FF72D1" w:rsidRDefault="00000000">
      <w:pPr>
        <w:pStyle w:val="Body"/>
      </w:pPr>
      <w:r>
        <w:t>The evidentiary hierarchy is therefore straightforward. Indonesia contributes the 2023 three-platform base: $71.0 billion of GTV, $4.18 billion of platform revenue, and a $66.8 billion wedge. The four additional countries use 2024 economy-wide digital GMV because comparable three-platform data are unavailable. The resulting ASEAN-5 total of about $202 billion is a mixed-scope, mixed-year scenario anchored on the Indonesia estimate, not a second independently measured result.</w:t>
      </w:r>
    </w:p>
    <w:p w14:paraId="20425824" w14:textId="77777777" w:rsidR="00FF72D1" w:rsidRDefault="00000000">
      <w:pPr>
        <w:pStyle w:val="H2"/>
      </w:pPr>
      <w:r>
        <w:t>7.1 Cross-check against published tax collections</w:t>
      </w:r>
    </w:p>
    <w:p w14:paraId="2C3C1F2B" w14:textId="77777777" w:rsidR="00FF72D1" w:rsidRDefault="00000000">
      <w:pPr>
        <w:pStyle w:val="BodyFirst"/>
      </w:pPr>
      <w:r>
        <w:t>Table 9 places the calibrated wedge magnitudes in fiscal context by comparing them with published 2024 digital-tax collections for Indonesia, Malaysia, and Vietnam, using each country's 2024 period-average official exchange rate.</w:t>
      </w:r>
    </w:p>
    <w:p w14:paraId="1984700B" w14:textId="77777777" w:rsidR="00FF72D1" w:rsidRDefault="00000000">
      <w:pPr>
        <w:pStyle w:val="TableCaption"/>
      </w:pPr>
      <w:r>
        <w:t xml:space="preserve">Table 9. Published 2024 digital-tax collections as a share of calibrated </w:t>
      </w:r>
      <w:proofErr w:type="spellStart"/>
      <w:r>
        <w:t>unbooked</w:t>
      </w:r>
      <w:proofErr w:type="spellEnd"/>
      <w:r>
        <w:t xml:space="preserve"> GTV</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2195"/>
        <w:gridCol w:w="2085"/>
        <w:gridCol w:w="2085"/>
        <w:gridCol w:w="2140"/>
      </w:tblGrid>
      <w:tr w:rsidR="00FF72D1" w14:paraId="4DBE23F9" w14:textId="77777777">
        <w:trPr>
          <w:cantSplit/>
          <w:tblHeader/>
          <w:jc w:val="center"/>
        </w:trPr>
        <w:tc>
          <w:tcPr>
            <w:tcW w:w="2195" w:type="dxa"/>
            <w:tcBorders>
              <w:top w:val="single" w:sz="8" w:space="0" w:color="444444"/>
              <w:bottom w:val="single" w:sz="8" w:space="0" w:color="444444"/>
            </w:tcBorders>
            <w:vAlign w:val="center"/>
          </w:tcPr>
          <w:p w14:paraId="08CB0B0D" w14:textId="77777777" w:rsidR="00FF72D1" w:rsidRDefault="00000000">
            <w:pPr>
              <w:pStyle w:val="TableHead"/>
              <w:keepNext/>
              <w:keepLines w:val="0"/>
              <w:spacing w:before="0" w:after="0"/>
              <w:rPr>
                <w:rFonts w:eastAsia="標楷體"/>
                <w:sz w:val="17"/>
              </w:rPr>
            </w:pPr>
            <w:r>
              <w:rPr>
                <w:rFonts w:eastAsia="標楷體"/>
                <w:sz w:val="17"/>
              </w:rPr>
              <w:t>Country</w:t>
            </w:r>
          </w:p>
        </w:tc>
        <w:tc>
          <w:tcPr>
            <w:tcW w:w="2085" w:type="dxa"/>
            <w:tcBorders>
              <w:top w:val="single" w:sz="8" w:space="0" w:color="444444"/>
              <w:bottom w:val="single" w:sz="8" w:space="0" w:color="444444"/>
            </w:tcBorders>
            <w:vAlign w:val="center"/>
          </w:tcPr>
          <w:p w14:paraId="707395E9" w14:textId="77777777" w:rsidR="00FF72D1" w:rsidRDefault="00000000">
            <w:pPr>
              <w:pStyle w:val="TableHead"/>
              <w:keepNext/>
              <w:keepLines w:val="0"/>
              <w:spacing w:before="0" w:after="0"/>
              <w:rPr>
                <w:rFonts w:eastAsia="標楷體"/>
                <w:sz w:val="17"/>
              </w:rPr>
            </w:pPr>
            <w:proofErr w:type="spellStart"/>
            <w:r>
              <w:rPr>
                <w:rFonts w:eastAsia="標楷體"/>
                <w:sz w:val="17"/>
              </w:rPr>
              <w:t>Unbooked</w:t>
            </w:r>
            <w:proofErr w:type="spellEnd"/>
            <w:r>
              <w:rPr>
                <w:rFonts w:eastAsia="標楷體"/>
                <w:sz w:val="17"/>
              </w:rPr>
              <w:t xml:space="preserve"> GTV</w:t>
            </w:r>
          </w:p>
        </w:tc>
        <w:tc>
          <w:tcPr>
            <w:tcW w:w="2085" w:type="dxa"/>
            <w:tcBorders>
              <w:top w:val="single" w:sz="8" w:space="0" w:color="444444"/>
              <w:bottom w:val="single" w:sz="8" w:space="0" w:color="444444"/>
            </w:tcBorders>
            <w:vAlign w:val="center"/>
          </w:tcPr>
          <w:p w14:paraId="1D4B0196" w14:textId="77777777" w:rsidR="00FF72D1" w:rsidRDefault="00000000">
            <w:pPr>
              <w:pStyle w:val="TableHead"/>
              <w:keepNext/>
              <w:keepLines w:val="0"/>
              <w:spacing w:before="0" w:after="0"/>
              <w:rPr>
                <w:rFonts w:eastAsia="標楷體"/>
                <w:sz w:val="17"/>
              </w:rPr>
            </w:pPr>
            <w:r>
              <w:rPr>
                <w:rFonts w:eastAsia="標楷體"/>
                <w:sz w:val="17"/>
              </w:rPr>
              <w:t>Tax revenue</w:t>
            </w:r>
          </w:p>
        </w:tc>
        <w:tc>
          <w:tcPr>
            <w:tcW w:w="2140" w:type="dxa"/>
            <w:tcBorders>
              <w:top w:val="single" w:sz="8" w:space="0" w:color="444444"/>
              <w:bottom w:val="single" w:sz="8" w:space="0" w:color="444444"/>
            </w:tcBorders>
            <w:vAlign w:val="center"/>
          </w:tcPr>
          <w:p w14:paraId="6188875F" w14:textId="77777777" w:rsidR="00FF72D1" w:rsidRDefault="00000000">
            <w:pPr>
              <w:pStyle w:val="TableHead"/>
              <w:keepNext/>
              <w:keepLines w:val="0"/>
              <w:spacing w:before="0" w:after="0"/>
              <w:rPr>
                <w:rFonts w:eastAsia="標楷體"/>
                <w:sz w:val="17"/>
              </w:rPr>
            </w:pPr>
            <w:r>
              <w:rPr>
                <w:rFonts w:eastAsia="標楷體"/>
                <w:sz w:val="17"/>
              </w:rPr>
              <w:t>Collections / calibrated wedge</w:t>
            </w:r>
          </w:p>
        </w:tc>
      </w:tr>
      <w:tr w:rsidR="00FF72D1" w14:paraId="6208F2EB" w14:textId="77777777">
        <w:trPr>
          <w:cantSplit/>
          <w:jc w:val="center"/>
        </w:trPr>
        <w:tc>
          <w:tcPr>
            <w:tcW w:w="2195" w:type="dxa"/>
            <w:vAlign w:val="center"/>
          </w:tcPr>
          <w:p w14:paraId="1276E6D8" w14:textId="77777777" w:rsidR="00FF72D1" w:rsidRDefault="00000000">
            <w:pPr>
              <w:pStyle w:val="TableText"/>
              <w:keepNext/>
              <w:keepLines w:val="0"/>
              <w:spacing w:before="0" w:after="0"/>
              <w:jc w:val="center"/>
              <w:rPr>
                <w:rFonts w:eastAsia="標楷體"/>
                <w:sz w:val="17"/>
              </w:rPr>
            </w:pPr>
            <w:r>
              <w:rPr>
                <w:rFonts w:eastAsia="標楷體"/>
                <w:sz w:val="17"/>
              </w:rPr>
              <w:t>Indonesia</w:t>
            </w:r>
          </w:p>
        </w:tc>
        <w:tc>
          <w:tcPr>
            <w:tcW w:w="2085" w:type="dxa"/>
            <w:vAlign w:val="center"/>
          </w:tcPr>
          <w:p w14:paraId="7682A8B5" w14:textId="77777777" w:rsidR="00FF72D1" w:rsidRDefault="00000000">
            <w:pPr>
              <w:pStyle w:val="TableText"/>
              <w:keepNext/>
              <w:keepLines w:val="0"/>
              <w:spacing w:before="0" w:after="0"/>
              <w:jc w:val="center"/>
              <w:rPr>
                <w:rFonts w:eastAsia="標楷體"/>
                <w:sz w:val="17"/>
              </w:rPr>
            </w:pPr>
            <w:r>
              <w:rPr>
                <w:rFonts w:eastAsia="標楷體"/>
                <w:sz w:val="17"/>
              </w:rPr>
              <w:t>$66.8B</w:t>
            </w:r>
          </w:p>
        </w:tc>
        <w:tc>
          <w:tcPr>
            <w:tcW w:w="2085" w:type="dxa"/>
            <w:vAlign w:val="center"/>
          </w:tcPr>
          <w:p w14:paraId="0D8F2975" w14:textId="77777777" w:rsidR="00FF72D1" w:rsidRDefault="00000000">
            <w:pPr>
              <w:pStyle w:val="TableText"/>
              <w:keepNext/>
              <w:keepLines w:val="0"/>
              <w:spacing w:before="0" w:after="0"/>
              <w:jc w:val="center"/>
              <w:rPr>
                <w:rFonts w:eastAsia="標楷體"/>
                <w:sz w:val="17"/>
              </w:rPr>
            </w:pPr>
            <w:r>
              <w:rPr>
                <w:rFonts w:eastAsia="標楷體"/>
                <w:sz w:val="17"/>
              </w:rPr>
              <w:t>$0.749B</w:t>
            </w:r>
          </w:p>
        </w:tc>
        <w:tc>
          <w:tcPr>
            <w:tcW w:w="2140" w:type="dxa"/>
            <w:vAlign w:val="center"/>
          </w:tcPr>
          <w:p w14:paraId="4836312A" w14:textId="77777777" w:rsidR="00FF72D1" w:rsidRDefault="00000000">
            <w:pPr>
              <w:pStyle w:val="TableText"/>
              <w:keepNext/>
              <w:keepLines w:val="0"/>
              <w:spacing w:before="0" w:after="0"/>
              <w:jc w:val="center"/>
              <w:rPr>
                <w:rFonts w:eastAsia="標楷體"/>
                <w:sz w:val="17"/>
              </w:rPr>
            </w:pPr>
            <w:r>
              <w:rPr>
                <w:rFonts w:eastAsia="標楷體"/>
                <w:sz w:val="17"/>
              </w:rPr>
              <w:t>1.12%</w:t>
            </w:r>
          </w:p>
        </w:tc>
      </w:tr>
      <w:tr w:rsidR="00FF72D1" w14:paraId="33D1521F" w14:textId="77777777">
        <w:trPr>
          <w:cantSplit/>
          <w:jc w:val="center"/>
        </w:trPr>
        <w:tc>
          <w:tcPr>
            <w:tcW w:w="2195" w:type="dxa"/>
            <w:vAlign w:val="center"/>
          </w:tcPr>
          <w:p w14:paraId="0C5C1956" w14:textId="77777777" w:rsidR="00FF72D1" w:rsidRDefault="00000000">
            <w:pPr>
              <w:pStyle w:val="TableText"/>
              <w:keepNext/>
              <w:keepLines w:val="0"/>
              <w:spacing w:before="0" w:after="0"/>
              <w:jc w:val="center"/>
              <w:rPr>
                <w:rFonts w:eastAsia="標楷體"/>
                <w:sz w:val="17"/>
              </w:rPr>
            </w:pPr>
            <w:r>
              <w:rPr>
                <w:rFonts w:eastAsia="標楷體"/>
                <w:sz w:val="17"/>
              </w:rPr>
              <w:t>Malaysia</w:t>
            </w:r>
          </w:p>
        </w:tc>
        <w:tc>
          <w:tcPr>
            <w:tcW w:w="2085" w:type="dxa"/>
            <w:vAlign w:val="center"/>
          </w:tcPr>
          <w:p w14:paraId="4444A44D" w14:textId="77777777" w:rsidR="00FF72D1" w:rsidRDefault="00000000">
            <w:pPr>
              <w:pStyle w:val="TableText"/>
              <w:keepNext/>
              <w:keepLines w:val="0"/>
              <w:spacing w:before="0" w:after="0"/>
              <w:jc w:val="center"/>
              <w:rPr>
                <w:rFonts w:eastAsia="標楷體"/>
                <w:sz w:val="17"/>
              </w:rPr>
            </w:pPr>
            <w:r>
              <w:rPr>
                <w:rFonts w:eastAsia="標楷體"/>
                <w:sz w:val="17"/>
              </w:rPr>
              <w:t>$29.2B</w:t>
            </w:r>
          </w:p>
        </w:tc>
        <w:tc>
          <w:tcPr>
            <w:tcW w:w="2085" w:type="dxa"/>
            <w:vAlign w:val="center"/>
          </w:tcPr>
          <w:p w14:paraId="185FF052" w14:textId="77777777" w:rsidR="00FF72D1" w:rsidRDefault="00000000">
            <w:pPr>
              <w:pStyle w:val="TableText"/>
              <w:keepNext/>
              <w:keepLines w:val="0"/>
              <w:spacing w:before="0" w:after="0"/>
              <w:jc w:val="center"/>
              <w:rPr>
                <w:rFonts w:eastAsia="標楷體"/>
                <w:sz w:val="17"/>
              </w:rPr>
            </w:pPr>
            <w:r>
              <w:rPr>
                <w:rFonts w:eastAsia="標楷體"/>
                <w:sz w:val="17"/>
              </w:rPr>
              <w:t>$0.458B</w:t>
            </w:r>
          </w:p>
        </w:tc>
        <w:tc>
          <w:tcPr>
            <w:tcW w:w="2140" w:type="dxa"/>
            <w:vAlign w:val="center"/>
          </w:tcPr>
          <w:p w14:paraId="3393452B" w14:textId="77777777" w:rsidR="00FF72D1" w:rsidRDefault="00000000">
            <w:pPr>
              <w:pStyle w:val="TableText"/>
              <w:keepNext/>
              <w:keepLines w:val="0"/>
              <w:spacing w:before="0" w:after="0"/>
              <w:jc w:val="center"/>
              <w:rPr>
                <w:rFonts w:eastAsia="標楷體"/>
                <w:sz w:val="17"/>
              </w:rPr>
            </w:pPr>
            <w:r>
              <w:rPr>
                <w:rFonts w:eastAsia="標楷體"/>
                <w:sz w:val="17"/>
              </w:rPr>
              <w:t>1.57%</w:t>
            </w:r>
          </w:p>
        </w:tc>
      </w:tr>
      <w:tr w:rsidR="00FF72D1" w14:paraId="5F510C53" w14:textId="77777777">
        <w:trPr>
          <w:cantSplit/>
          <w:jc w:val="center"/>
        </w:trPr>
        <w:tc>
          <w:tcPr>
            <w:tcW w:w="2195" w:type="dxa"/>
            <w:tcBorders>
              <w:bottom w:val="single" w:sz="8" w:space="0" w:color="444444"/>
            </w:tcBorders>
            <w:vAlign w:val="center"/>
          </w:tcPr>
          <w:p w14:paraId="00483E64" w14:textId="77777777" w:rsidR="00FF72D1" w:rsidRDefault="00000000">
            <w:pPr>
              <w:pStyle w:val="TableText"/>
              <w:keepLines w:val="0"/>
              <w:spacing w:before="0" w:after="0"/>
              <w:jc w:val="center"/>
              <w:rPr>
                <w:rFonts w:eastAsia="標楷體"/>
                <w:sz w:val="17"/>
              </w:rPr>
            </w:pPr>
            <w:r>
              <w:rPr>
                <w:rFonts w:eastAsia="標楷體"/>
                <w:sz w:val="17"/>
              </w:rPr>
              <w:t>Vietnam</w:t>
            </w:r>
          </w:p>
        </w:tc>
        <w:tc>
          <w:tcPr>
            <w:tcW w:w="2085" w:type="dxa"/>
            <w:tcBorders>
              <w:bottom w:val="single" w:sz="8" w:space="0" w:color="444444"/>
            </w:tcBorders>
            <w:vAlign w:val="center"/>
          </w:tcPr>
          <w:p w14:paraId="6E8E2E9C" w14:textId="77777777" w:rsidR="00FF72D1" w:rsidRDefault="00000000">
            <w:pPr>
              <w:pStyle w:val="TableText"/>
              <w:keepLines w:val="0"/>
              <w:spacing w:before="0" w:after="0"/>
              <w:jc w:val="center"/>
              <w:rPr>
                <w:rFonts w:eastAsia="標楷體"/>
                <w:sz w:val="17"/>
              </w:rPr>
            </w:pPr>
            <w:r>
              <w:rPr>
                <w:rFonts w:eastAsia="標楷體"/>
                <w:sz w:val="17"/>
              </w:rPr>
              <w:t>$33.9B</w:t>
            </w:r>
          </w:p>
        </w:tc>
        <w:tc>
          <w:tcPr>
            <w:tcW w:w="2085" w:type="dxa"/>
            <w:tcBorders>
              <w:bottom w:val="single" w:sz="8" w:space="0" w:color="444444"/>
            </w:tcBorders>
            <w:vAlign w:val="center"/>
          </w:tcPr>
          <w:p w14:paraId="5F9EFDEC" w14:textId="77777777" w:rsidR="00FF72D1" w:rsidRDefault="00000000">
            <w:pPr>
              <w:pStyle w:val="TableText"/>
              <w:keepLines w:val="0"/>
              <w:spacing w:before="0" w:after="0"/>
              <w:jc w:val="center"/>
              <w:rPr>
                <w:rFonts w:eastAsia="標楷體"/>
                <w:sz w:val="17"/>
              </w:rPr>
            </w:pPr>
            <w:r>
              <w:rPr>
                <w:rFonts w:eastAsia="標楷體"/>
                <w:sz w:val="17"/>
              </w:rPr>
              <w:t>$0.359B</w:t>
            </w:r>
          </w:p>
        </w:tc>
        <w:tc>
          <w:tcPr>
            <w:tcW w:w="2140" w:type="dxa"/>
            <w:tcBorders>
              <w:bottom w:val="single" w:sz="8" w:space="0" w:color="444444"/>
            </w:tcBorders>
            <w:vAlign w:val="center"/>
          </w:tcPr>
          <w:p w14:paraId="71803A7F" w14:textId="77777777" w:rsidR="00FF72D1" w:rsidRDefault="00000000">
            <w:pPr>
              <w:pStyle w:val="TableText"/>
              <w:keepLines w:val="0"/>
              <w:spacing w:before="0" w:after="0"/>
              <w:jc w:val="center"/>
              <w:rPr>
                <w:rFonts w:eastAsia="標楷體"/>
                <w:sz w:val="17"/>
              </w:rPr>
            </w:pPr>
            <w:r>
              <w:rPr>
                <w:rFonts w:eastAsia="標楷體"/>
                <w:sz w:val="17"/>
              </w:rPr>
              <w:t>1.06%</w:t>
            </w:r>
          </w:p>
        </w:tc>
      </w:tr>
    </w:tbl>
    <w:p w14:paraId="4352C576" w14:textId="77777777" w:rsidR="00FF72D1" w:rsidRDefault="00000000">
      <w:pPr>
        <w:pStyle w:val="TableNote"/>
      </w:pPr>
      <w:r>
        <w:t>These are descriptive ratios across differently defined tax bases; they are not validation tests of the full regional estimate. Source amounts are Rp11.87T for Indonesia, RM2.096B for Malaysia (</w:t>
      </w:r>
      <w:proofErr w:type="spellStart"/>
      <w:r>
        <w:t>SToDS</w:t>
      </w:r>
      <w:proofErr w:type="spellEnd"/>
      <w:r>
        <w:t xml:space="preserve"> + LVG), and VND8.687T for Vietnam's foreign-supplier portal, converted at 2024 period-average official exchange rates.</w:t>
      </w:r>
    </w:p>
    <w:p w14:paraId="596E1CA1" w14:textId="77777777" w:rsidR="00FF72D1" w:rsidRDefault="00000000">
      <w:pPr>
        <w:pStyle w:val="H1"/>
      </w:pPr>
      <w:r>
        <w:lastRenderedPageBreak/>
        <w:t>8. Do investors respond to the size of the Invisible Ledger?</w:t>
      </w:r>
    </w:p>
    <w:p w14:paraId="704D2161" w14:textId="77777777" w:rsidR="00FF72D1" w:rsidRDefault="00000000">
      <w:pPr>
        <w:pStyle w:val="H2"/>
      </w:pPr>
      <w:r>
        <w:t>8.1 Design</w:t>
      </w:r>
    </w:p>
    <w:p w14:paraId="5A067EB9" w14:textId="77777777" w:rsidR="00FF72D1" w:rsidRDefault="00000000">
      <w:pPr>
        <w:pStyle w:val="BodyFirst"/>
      </w:pPr>
      <w:r>
        <w:t>Section 8 asks a narrow question: when an earnings release discloses GMV/GTV and revenue, is the resulting ecosystem ratio associated with the platform's short-window stock-market reaction? Earnings announcements provide the natural event point because the ratio becomes observable when those inputs are released.</w:t>
      </w:r>
    </w:p>
    <w:p w14:paraId="46385C0B" w14:textId="77777777" w:rsidR="00FF72D1" w:rsidRDefault="00000000">
      <w:pPr>
        <w:pStyle w:val="Body"/>
      </w:pPr>
      <w:r>
        <w:t xml:space="preserve">I use a market-adjusted event study (Brown and Warner 1985; </w:t>
      </w:r>
      <w:proofErr w:type="spellStart"/>
      <w:r>
        <w:t>MacKinlay</w:t>
      </w:r>
      <w:proofErr w:type="spellEnd"/>
      <w:r>
        <w:t xml:space="preserve"> 1997). Abnormal return is the platform's daily close-to-close return minus the matched market-index return: the NASDAQ Composite for Grab (Nasdaq: GRAB), the Jakarta Composite Index (JCI) for </w:t>
      </w:r>
      <w:proofErr w:type="spellStart"/>
      <w:r>
        <w:t>GoTo</w:t>
      </w:r>
      <w:proofErr w:type="spellEnd"/>
      <w:r>
        <w:t xml:space="preserve"> (IDX: GOTO), and the S&amp;P 500 for Sea (NYSE: SE). </w:t>
      </w:r>
      <w:proofErr w:type="gramStart"/>
      <w:r>
        <w:t>CAR[</w:t>
      </w:r>
      <w:proofErr w:type="gramEnd"/>
      <w:r>
        <w:t>-1,+1] is centered on the first trading session able to react to the disclosure; after-close releases are shifted to the next trading session. The ecosystem ratio is tested in levels and as true adjacent-quarter percentage change, with pooled levels interpreted cautiously because reporting scope differs across platforms.</w:t>
      </w:r>
    </w:p>
    <w:p w14:paraId="7B2FEDDB" w14:textId="77777777" w:rsidR="00FF72D1" w:rsidRDefault="00000000">
      <w:pPr>
        <w:pStyle w:val="Body"/>
      </w:pPr>
      <w:r>
        <w:t>Under the strict primary rule, a quarter is contaminated only when the same earnings release revises previously issued guidance or announces a genuinely new major corporate event, such as M&amp;A, a capital raise, a new repurchase program, or a major restructuring. Initial guidance is coded as a candidate: it remains in the strict primary sample and is removed only in the broader robustness check. Updates on previously announced transactions or repurchase programs do not count as new contamination events.</w:t>
      </w:r>
    </w:p>
    <w:p w14:paraId="78C4DEEB" w14:textId="77777777" w:rsidR="00FF72D1" w:rsidRDefault="00000000">
      <w:pPr>
        <w:pStyle w:val="Body"/>
      </w:pPr>
      <w:r>
        <w:t>The event panel is small and unbalanced, so the analysis is designed to detect broad sign and magnitude rather than precise subgroup or factor-model effects.</w:t>
      </w:r>
    </w:p>
    <w:p w14:paraId="33A8E105" w14:textId="77777777" w:rsidR="00FF72D1" w:rsidRDefault="00000000">
      <w:pPr>
        <w:pStyle w:val="H2"/>
      </w:pPr>
      <w:r>
        <w:t>8.2 Results</w:t>
      </w:r>
    </w:p>
    <w:p w14:paraId="70CD5C33" w14:textId="77777777" w:rsidR="00FF72D1" w:rsidRDefault="00000000">
      <w:pPr>
        <w:pStyle w:val="TableCaption"/>
      </w:pPr>
      <w:r>
        <w:t>Table 10. Pearson correlations between the ecosystem ratio and 3-day cumulative abnormal returns</w:t>
      </w:r>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4609"/>
        <w:gridCol w:w="823"/>
        <w:gridCol w:w="1536"/>
        <w:gridCol w:w="1537"/>
      </w:tblGrid>
      <w:tr w:rsidR="00FF72D1" w14:paraId="12D7E59E" w14:textId="77777777">
        <w:trPr>
          <w:cantSplit/>
          <w:tblHeader/>
          <w:jc w:val="center"/>
        </w:trPr>
        <w:tc>
          <w:tcPr>
            <w:tcW w:w="4609" w:type="dxa"/>
            <w:tcBorders>
              <w:top w:val="single" w:sz="8" w:space="0" w:color="444444"/>
              <w:bottom w:val="single" w:sz="8" w:space="0" w:color="444444"/>
            </w:tcBorders>
            <w:vAlign w:val="center"/>
          </w:tcPr>
          <w:p w14:paraId="1156F323" w14:textId="77777777" w:rsidR="00FF72D1" w:rsidRDefault="00000000">
            <w:pPr>
              <w:pStyle w:val="TableHead"/>
              <w:keepNext/>
              <w:keepLines w:val="0"/>
              <w:spacing w:before="0" w:after="0"/>
              <w:rPr>
                <w:rFonts w:eastAsia="標楷體"/>
                <w:sz w:val="17"/>
              </w:rPr>
            </w:pPr>
            <w:r>
              <w:rPr>
                <w:rFonts w:eastAsia="標楷體"/>
                <w:sz w:val="17"/>
              </w:rPr>
              <w:t>Specification</w:t>
            </w:r>
          </w:p>
        </w:tc>
        <w:tc>
          <w:tcPr>
            <w:tcW w:w="823" w:type="dxa"/>
            <w:tcBorders>
              <w:top w:val="single" w:sz="8" w:space="0" w:color="444444"/>
              <w:bottom w:val="single" w:sz="8" w:space="0" w:color="444444"/>
            </w:tcBorders>
            <w:vAlign w:val="center"/>
          </w:tcPr>
          <w:p w14:paraId="4FBA3AB0" w14:textId="77777777" w:rsidR="00FF72D1" w:rsidRDefault="00000000">
            <w:pPr>
              <w:pStyle w:val="TableHead"/>
              <w:keepNext/>
              <w:keepLines w:val="0"/>
              <w:spacing w:before="0" w:after="0"/>
              <w:rPr>
                <w:rFonts w:eastAsia="標楷體"/>
                <w:sz w:val="17"/>
              </w:rPr>
            </w:pPr>
            <w:r>
              <w:rPr>
                <w:rFonts w:eastAsia="標楷體"/>
                <w:sz w:val="17"/>
              </w:rPr>
              <w:t>N</w:t>
            </w:r>
          </w:p>
        </w:tc>
        <w:tc>
          <w:tcPr>
            <w:tcW w:w="1536" w:type="dxa"/>
            <w:tcBorders>
              <w:top w:val="single" w:sz="8" w:space="0" w:color="444444"/>
              <w:bottom w:val="single" w:sz="8" w:space="0" w:color="444444"/>
            </w:tcBorders>
            <w:vAlign w:val="center"/>
          </w:tcPr>
          <w:p w14:paraId="366A5BE3" w14:textId="77777777" w:rsidR="00FF72D1" w:rsidRDefault="00000000">
            <w:pPr>
              <w:pStyle w:val="TableHead"/>
              <w:keepNext/>
              <w:keepLines w:val="0"/>
              <w:spacing w:before="0" w:after="0"/>
              <w:rPr>
                <w:rFonts w:eastAsia="標楷體"/>
                <w:sz w:val="17"/>
              </w:rPr>
            </w:pPr>
            <w:r>
              <w:rPr>
                <w:rFonts w:eastAsia="標楷體"/>
                <w:sz w:val="17"/>
              </w:rPr>
              <w:t>Pearson r</w:t>
            </w:r>
          </w:p>
        </w:tc>
        <w:tc>
          <w:tcPr>
            <w:tcW w:w="1537" w:type="dxa"/>
            <w:tcBorders>
              <w:top w:val="single" w:sz="8" w:space="0" w:color="444444"/>
              <w:bottom w:val="single" w:sz="8" w:space="0" w:color="444444"/>
            </w:tcBorders>
            <w:vAlign w:val="center"/>
          </w:tcPr>
          <w:p w14:paraId="2953E729" w14:textId="77777777" w:rsidR="00FF72D1" w:rsidRDefault="00000000">
            <w:pPr>
              <w:pStyle w:val="TableHead"/>
              <w:keepNext/>
              <w:keepLines w:val="0"/>
              <w:spacing w:before="0" w:after="0"/>
              <w:rPr>
                <w:rFonts w:eastAsia="標楷體"/>
                <w:sz w:val="17"/>
              </w:rPr>
            </w:pPr>
            <w:r>
              <w:rPr>
                <w:rFonts w:eastAsia="標楷體"/>
                <w:sz w:val="17"/>
              </w:rPr>
              <w:t>p-value</w:t>
            </w:r>
          </w:p>
        </w:tc>
      </w:tr>
      <w:tr w:rsidR="00FF72D1" w14:paraId="4741DBFA" w14:textId="77777777">
        <w:trPr>
          <w:cantSplit/>
          <w:jc w:val="center"/>
        </w:trPr>
        <w:tc>
          <w:tcPr>
            <w:tcW w:w="4609" w:type="dxa"/>
            <w:vAlign w:val="center"/>
          </w:tcPr>
          <w:p w14:paraId="7F908A14" w14:textId="77777777" w:rsidR="00FF72D1" w:rsidRDefault="00000000">
            <w:pPr>
              <w:pStyle w:val="TableText"/>
              <w:keepNext/>
              <w:keepLines w:val="0"/>
              <w:spacing w:before="0" w:after="0"/>
              <w:jc w:val="center"/>
              <w:rPr>
                <w:rFonts w:eastAsia="標楷體"/>
                <w:sz w:val="17"/>
              </w:rPr>
            </w:pPr>
            <w:r>
              <w:rPr>
                <w:rFonts w:eastAsia="標楷體"/>
                <w:sz w:val="17"/>
              </w:rPr>
              <w:t>Level, all observations</w:t>
            </w:r>
          </w:p>
        </w:tc>
        <w:tc>
          <w:tcPr>
            <w:tcW w:w="823" w:type="dxa"/>
            <w:vAlign w:val="center"/>
          </w:tcPr>
          <w:p w14:paraId="670E1D7F" w14:textId="77777777" w:rsidR="00FF72D1" w:rsidRDefault="00000000">
            <w:pPr>
              <w:pStyle w:val="TableText"/>
              <w:keepNext/>
              <w:keepLines w:val="0"/>
              <w:spacing w:before="0" w:after="0"/>
              <w:jc w:val="center"/>
              <w:rPr>
                <w:rFonts w:eastAsia="標楷體"/>
                <w:sz w:val="17"/>
              </w:rPr>
            </w:pPr>
            <w:r>
              <w:rPr>
                <w:rFonts w:eastAsia="標楷體"/>
                <w:sz w:val="17"/>
              </w:rPr>
              <w:t>47</w:t>
            </w:r>
          </w:p>
        </w:tc>
        <w:tc>
          <w:tcPr>
            <w:tcW w:w="1536" w:type="dxa"/>
            <w:vAlign w:val="center"/>
          </w:tcPr>
          <w:p w14:paraId="238E7146" w14:textId="77777777" w:rsidR="00FF72D1" w:rsidRDefault="00000000">
            <w:pPr>
              <w:pStyle w:val="TableText"/>
              <w:keepNext/>
              <w:keepLines w:val="0"/>
              <w:spacing w:before="0" w:after="0"/>
              <w:jc w:val="center"/>
              <w:rPr>
                <w:rFonts w:eastAsia="標楷體"/>
                <w:sz w:val="17"/>
              </w:rPr>
            </w:pPr>
            <w:r>
              <w:rPr>
                <w:rFonts w:eastAsia="標楷體"/>
                <w:sz w:val="17"/>
              </w:rPr>
              <w:t>-0.138</w:t>
            </w:r>
          </w:p>
        </w:tc>
        <w:tc>
          <w:tcPr>
            <w:tcW w:w="1537" w:type="dxa"/>
            <w:vAlign w:val="center"/>
          </w:tcPr>
          <w:p w14:paraId="2A9C3FA1" w14:textId="77777777" w:rsidR="00FF72D1" w:rsidRDefault="00000000">
            <w:pPr>
              <w:pStyle w:val="TableText"/>
              <w:keepNext/>
              <w:keepLines w:val="0"/>
              <w:spacing w:before="0" w:after="0"/>
              <w:jc w:val="center"/>
              <w:rPr>
                <w:rFonts w:eastAsia="標楷體"/>
                <w:sz w:val="17"/>
              </w:rPr>
            </w:pPr>
            <w:r>
              <w:rPr>
                <w:rFonts w:eastAsia="標楷體"/>
                <w:sz w:val="17"/>
              </w:rPr>
              <w:t>0.356</w:t>
            </w:r>
          </w:p>
        </w:tc>
      </w:tr>
      <w:tr w:rsidR="00FF72D1" w14:paraId="5FCC9732" w14:textId="77777777">
        <w:trPr>
          <w:cantSplit/>
          <w:jc w:val="center"/>
        </w:trPr>
        <w:tc>
          <w:tcPr>
            <w:tcW w:w="4609" w:type="dxa"/>
            <w:vAlign w:val="center"/>
          </w:tcPr>
          <w:p w14:paraId="44A0F384" w14:textId="77777777" w:rsidR="00FF72D1" w:rsidRDefault="00000000">
            <w:pPr>
              <w:pStyle w:val="TableText"/>
              <w:keepNext/>
              <w:keepLines w:val="0"/>
              <w:spacing w:before="0" w:after="0"/>
              <w:jc w:val="center"/>
              <w:rPr>
                <w:rFonts w:eastAsia="標楷體"/>
                <w:sz w:val="17"/>
              </w:rPr>
            </w:pPr>
            <w:r>
              <w:rPr>
                <w:rFonts w:eastAsia="標楷體"/>
                <w:sz w:val="17"/>
              </w:rPr>
              <w:t>Level, excluding strict-contaminated quarters</w:t>
            </w:r>
          </w:p>
        </w:tc>
        <w:tc>
          <w:tcPr>
            <w:tcW w:w="823" w:type="dxa"/>
            <w:vAlign w:val="center"/>
          </w:tcPr>
          <w:p w14:paraId="6DAAE5CB" w14:textId="77777777" w:rsidR="00FF72D1" w:rsidRDefault="00000000">
            <w:pPr>
              <w:pStyle w:val="TableText"/>
              <w:keepNext/>
              <w:keepLines w:val="0"/>
              <w:spacing w:before="0" w:after="0"/>
              <w:jc w:val="center"/>
              <w:rPr>
                <w:rFonts w:eastAsia="標楷體"/>
                <w:sz w:val="17"/>
              </w:rPr>
            </w:pPr>
            <w:r>
              <w:rPr>
                <w:rFonts w:eastAsia="標楷體"/>
                <w:sz w:val="17"/>
              </w:rPr>
              <w:t>21</w:t>
            </w:r>
          </w:p>
        </w:tc>
        <w:tc>
          <w:tcPr>
            <w:tcW w:w="1536" w:type="dxa"/>
            <w:vAlign w:val="center"/>
          </w:tcPr>
          <w:p w14:paraId="503E8A97" w14:textId="77777777" w:rsidR="00FF72D1" w:rsidRDefault="00000000">
            <w:pPr>
              <w:pStyle w:val="TableText"/>
              <w:keepNext/>
              <w:keepLines w:val="0"/>
              <w:spacing w:before="0" w:after="0"/>
              <w:jc w:val="center"/>
              <w:rPr>
                <w:rFonts w:eastAsia="標楷體"/>
                <w:sz w:val="17"/>
              </w:rPr>
            </w:pPr>
            <w:r>
              <w:rPr>
                <w:rFonts w:eastAsia="標楷體"/>
                <w:sz w:val="17"/>
              </w:rPr>
              <w:t>-0.328</w:t>
            </w:r>
          </w:p>
        </w:tc>
        <w:tc>
          <w:tcPr>
            <w:tcW w:w="1537" w:type="dxa"/>
            <w:vAlign w:val="center"/>
          </w:tcPr>
          <w:p w14:paraId="0A57A7CA" w14:textId="77777777" w:rsidR="00FF72D1" w:rsidRDefault="00000000">
            <w:pPr>
              <w:pStyle w:val="TableText"/>
              <w:keepNext/>
              <w:keepLines w:val="0"/>
              <w:spacing w:before="0" w:after="0"/>
              <w:jc w:val="center"/>
              <w:rPr>
                <w:rFonts w:eastAsia="標楷體"/>
                <w:sz w:val="17"/>
              </w:rPr>
            </w:pPr>
            <w:r>
              <w:rPr>
                <w:rFonts w:eastAsia="標楷體"/>
                <w:sz w:val="17"/>
              </w:rPr>
              <w:t>0.147</w:t>
            </w:r>
          </w:p>
        </w:tc>
      </w:tr>
      <w:tr w:rsidR="00FF72D1" w14:paraId="462B0C7D" w14:textId="77777777">
        <w:trPr>
          <w:cantSplit/>
          <w:jc w:val="center"/>
        </w:trPr>
        <w:tc>
          <w:tcPr>
            <w:tcW w:w="4609" w:type="dxa"/>
            <w:vAlign w:val="center"/>
          </w:tcPr>
          <w:p w14:paraId="46D13673" w14:textId="77777777" w:rsidR="00FF72D1" w:rsidRDefault="00000000">
            <w:pPr>
              <w:pStyle w:val="TableText"/>
              <w:keepNext/>
              <w:keepLines w:val="0"/>
              <w:spacing w:before="0" w:after="0"/>
              <w:jc w:val="center"/>
              <w:rPr>
                <w:rFonts w:eastAsia="標楷體"/>
                <w:sz w:val="17"/>
              </w:rPr>
            </w:pPr>
            <w:r>
              <w:rPr>
                <w:rFonts w:eastAsia="標楷體"/>
                <w:sz w:val="17"/>
              </w:rPr>
              <w:t>QoQ change, all observations</w:t>
            </w:r>
          </w:p>
        </w:tc>
        <w:tc>
          <w:tcPr>
            <w:tcW w:w="823" w:type="dxa"/>
            <w:vAlign w:val="center"/>
          </w:tcPr>
          <w:p w14:paraId="6322B916" w14:textId="77777777" w:rsidR="00FF72D1" w:rsidRDefault="00000000">
            <w:pPr>
              <w:pStyle w:val="TableText"/>
              <w:keepNext/>
              <w:keepLines w:val="0"/>
              <w:spacing w:before="0" w:after="0"/>
              <w:jc w:val="center"/>
              <w:rPr>
                <w:rFonts w:eastAsia="標楷體"/>
                <w:sz w:val="17"/>
              </w:rPr>
            </w:pPr>
            <w:r>
              <w:rPr>
                <w:rFonts w:eastAsia="標楷體"/>
                <w:sz w:val="17"/>
              </w:rPr>
              <w:t>43</w:t>
            </w:r>
          </w:p>
        </w:tc>
        <w:tc>
          <w:tcPr>
            <w:tcW w:w="1536" w:type="dxa"/>
            <w:vAlign w:val="center"/>
          </w:tcPr>
          <w:p w14:paraId="46235CA1" w14:textId="77777777" w:rsidR="00FF72D1" w:rsidRDefault="00000000">
            <w:pPr>
              <w:pStyle w:val="TableText"/>
              <w:keepNext/>
              <w:keepLines w:val="0"/>
              <w:spacing w:before="0" w:after="0"/>
              <w:jc w:val="center"/>
              <w:rPr>
                <w:rFonts w:eastAsia="標楷體"/>
                <w:sz w:val="17"/>
              </w:rPr>
            </w:pPr>
            <w:r>
              <w:rPr>
                <w:rFonts w:eastAsia="標楷體"/>
                <w:sz w:val="17"/>
              </w:rPr>
              <w:t>0.119</w:t>
            </w:r>
          </w:p>
        </w:tc>
        <w:tc>
          <w:tcPr>
            <w:tcW w:w="1537" w:type="dxa"/>
            <w:vAlign w:val="center"/>
          </w:tcPr>
          <w:p w14:paraId="55A56BF2" w14:textId="77777777" w:rsidR="00FF72D1" w:rsidRDefault="00000000">
            <w:pPr>
              <w:pStyle w:val="TableText"/>
              <w:keepNext/>
              <w:keepLines w:val="0"/>
              <w:spacing w:before="0" w:after="0"/>
              <w:jc w:val="center"/>
              <w:rPr>
                <w:rFonts w:eastAsia="標楷體"/>
                <w:sz w:val="17"/>
              </w:rPr>
            </w:pPr>
            <w:r>
              <w:rPr>
                <w:rFonts w:eastAsia="標楷體"/>
                <w:sz w:val="17"/>
              </w:rPr>
              <w:t>0.447</w:t>
            </w:r>
          </w:p>
        </w:tc>
      </w:tr>
      <w:tr w:rsidR="00FF72D1" w14:paraId="031FDBCC" w14:textId="77777777">
        <w:trPr>
          <w:cantSplit/>
          <w:jc w:val="center"/>
        </w:trPr>
        <w:tc>
          <w:tcPr>
            <w:tcW w:w="4609" w:type="dxa"/>
            <w:vAlign w:val="center"/>
          </w:tcPr>
          <w:p w14:paraId="7C8AEEA0" w14:textId="77777777" w:rsidR="00FF72D1" w:rsidRDefault="00000000">
            <w:pPr>
              <w:pStyle w:val="TableText"/>
              <w:keepNext/>
              <w:keepLines w:val="0"/>
              <w:spacing w:before="0" w:after="0"/>
              <w:jc w:val="center"/>
              <w:rPr>
                <w:rFonts w:eastAsia="標楷體"/>
                <w:sz w:val="17"/>
              </w:rPr>
            </w:pPr>
            <w:r>
              <w:rPr>
                <w:rFonts w:eastAsia="標楷體"/>
                <w:sz w:val="17"/>
              </w:rPr>
              <w:t>QoQ change, excluding strict-contaminated quarters</w:t>
            </w:r>
          </w:p>
        </w:tc>
        <w:tc>
          <w:tcPr>
            <w:tcW w:w="823" w:type="dxa"/>
            <w:vAlign w:val="center"/>
          </w:tcPr>
          <w:p w14:paraId="78F15A72" w14:textId="77777777" w:rsidR="00FF72D1" w:rsidRDefault="00000000">
            <w:pPr>
              <w:pStyle w:val="TableText"/>
              <w:keepNext/>
              <w:keepLines w:val="0"/>
              <w:spacing w:before="0" w:after="0"/>
              <w:jc w:val="center"/>
              <w:rPr>
                <w:rFonts w:eastAsia="標楷體"/>
                <w:sz w:val="17"/>
              </w:rPr>
            </w:pPr>
            <w:r>
              <w:rPr>
                <w:rFonts w:eastAsia="標楷體"/>
                <w:sz w:val="17"/>
              </w:rPr>
              <w:t>18</w:t>
            </w:r>
          </w:p>
        </w:tc>
        <w:tc>
          <w:tcPr>
            <w:tcW w:w="1536" w:type="dxa"/>
            <w:vAlign w:val="center"/>
          </w:tcPr>
          <w:p w14:paraId="5E27BE06" w14:textId="77777777" w:rsidR="00FF72D1" w:rsidRDefault="00000000">
            <w:pPr>
              <w:pStyle w:val="TableText"/>
              <w:keepNext/>
              <w:keepLines w:val="0"/>
              <w:spacing w:before="0" w:after="0"/>
              <w:jc w:val="center"/>
              <w:rPr>
                <w:rFonts w:eastAsia="標楷體"/>
                <w:sz w:val="17"/>
              </w:rPr>
            </w:pPr>
            <w:r>
              <w:rPr>
                <w:rFonts w:eastAsia="標楷體"/>
                <w:sz w:val="17"/>
              </w:rPr>
              <w:t>0.211</w:t>
            </w:r>
          </w:p>
        </w:tc>
        <w:tc>
          <w:tcPr>
            <w:tcW w:w="1537" w:type="dxa"/>
            <w:vAlign w:val="center"/>
          </w:tcPr>
          <w:p w14:paraId="35B1DAB3" w14:textId="77777777" w:rsidR="00FF72D1" w:rsidRDefault="00000000">
            <w:pPr>
              <w:pStyle w:val="TableText"/>
              <w:keepNext/>
              <w:keepLines w:val="0"/>
              <w:spacing w:before="0" w:after="0"/>
              <w:jc w:val="center"/>
              <w:rPr>
                <w:rFonts w:eastAsia="標楷體"/>
                <w:sz w:val="17"/>
              </w:rPr>
            </w:pPr>
            <w:r>
              <w:rPr>
                <w:rFonts w:eastAsia="標楷體"/>
                <w:sz w:val="17"/>
              </w:rPr>
              <w:t>0.401</w:t>
            </w:r>
          </w:p>
        </w:tc>
      </w:tr>
      <w:tr w:rsidR="00FF72D1" w14:paraId="16C2FFB1" w14:textId="77777777">
        <w:trPr>
          <w:cantSplit/>
          <w:jc w:val="center"/>
        </w:trPr>
        <w:tc>
          <w:tcPr>
            <w:tcW w:w="4609" w:type="dxa"/>
            <w:vAlign w:val="center"/>
          </w:tcPr>
          <w:p w14:paraId="783FE19F" w14:textId="77777777" w:rsidR="00FF72D1" w:rsidRDefault="00000000">
            <w:pPr>
              <w:pStyle w:val="TableText"/>
              <w:keepNext/>
              <w:keepLines w:val="0"/>
              <w:spacing w:before="0" w:after="0"/>
              <w:jc w:val="center"/>
              <w:rPr>
                <w:rFonts w:eastAsia="標楷體"/>
                <w:sz w:val="17"/>
              </w:rPr>
            </w:pPr>
            <w:r>
              <w:rPr>
                <w:rFonts w:eastAsia="標楷體"/>
                <w:sz w:val="17"/>
              </w:rPr>
              <w:t>Level, post-structural-break period (2024Q1+)</w:t>
            </w:r>
          </w:p>
        </w:tc>
        <w:tc>
          <w:tcPr>
            <w:tcW w:w="823" w:type="dxa"/>
            <w:vAlign w:val="center"/>
          </w:tcPr>
          <w:p w14:paraId="45BF79AA" w14:textId="77777777" w:rsidR="00FF72D1" w:rsidRDefault="00000000">
            <w:pPr>
              <w:pStyle w:val="TableText"/>
              <w:keepNext/>
              <w:keepLines w:val="0"/>
              <w:spacing w:before="0" w:after="0"/>
              <w:jc w:val="center"/>
              <w:rPr>
                <w:rFonts w:eastAsia="標楷體"/>
                <w:sz w:val="17"/>
              </w:rPr>
            </w:pPr>
            <w:r>
              <w:rPr>
                <w:rFonts w:eastAsia="標楷體"/>
                <w:sz w:val="17"/>
              </w:rPr>
              <w:t>27</w:t>
            </w:r>
          </w:p>
        </w:tc>
        <w:tc>
          <w:tcPr>
            <w:tcW w:w="1536" w:type="dxa"/>
            <w:vAlign w:val="center"/>
          </w:tcPr>
          <w:p w14:paraId="5DAB44B3" w14:textId="77777777" w:rsidR="00FF72D1" w:rsidRDefault="00000000">
            <w:pPr>
              <w:pStyle w:val="TableText"/>
              <w:keepNext/>
              <w:keepLines w:val="0"/>
              <w:spacing w:before="0" w:after="0"/>
              <w:jc w:val="center"/>
              <w:rPr>
                <w:rFonts w:eastAsia="標楷體"/>
                <w:sz w:val="17"/>
              </w:rPr>
            </w:pPr>
            <w:r>
              <w:rPr>
                <w:rFonts w:eastAsia="標楷體"/>
                <w:sz w:val="17"/>
              </w:rPr>
              <w:t>-0.081</w:t>
            </w:r>
          </w:p>
        </w:tc>
        <w:tc>
          <w:tcPr>
            <w:tcW w:w="1537" w:type="dxa"/>
            <w:vAlign w:val="center"/>
          </w:tcPr>
          <w:p w14:paraId="0E776DFB" w14:textId="77777777" w:rsidR="00FF72D1" w:rsidRDefault="00000000">
            <w:pPr>
              <w:pStyle w:val="TableText"/>
              <w:keepNext/>
              <w:keepLines w:val="0"/>
              <w:spacing w:before="0" w:after="0"/>
              <w:jc w:val="center"/>
              <w:rPr>
                <w:rFonts w:eastAsia="標楷體"/>
                <w:sz w:val="17"/>
              </w:rPr>
            </w:pPr>
            <w:r>
              <w:rPr>
                <w:rFonts w:eastAsia="標楷體"/>
                <w:sz w:val="17"/>
              </w:rPr>
              <w:t>0.687</w:t>
            </w:r>
          </w:p>
        </w:tc>
      </w:tr>
      <w:tr w:rsidR="00FF72D1" w14:paraId="72B538F4" w14:textId="77777777">
        <w:trPr>
          <w:cantSplit/>
          <w:jc w:val="center"/>
        </w:trPr>
        <w:tc>
          <w:tcPr>
            <w:tcW w:w="4609" w:type="dxa"/>
            <w:vAlign w:val="center"/>
          </w:tcPr>
          <w:p w14:paraId="51D7E40B" w14:textId="77777777" w:rsidR="00FF72D1" w:rsidRDefault="00000000">
            <w:pPr>
              <w:pStyle w:val="TableText"/>
              <w:keepNext/>
              <w:keepLines w:val="0"/>
              <w:spacing w:before="0" w:after="0"/>
              <w:jc w:val="center"/>
              <w:rPr>
                <w:rFonts w:eastAsia="標楷體"/>
                <w:sz w:val="17"/>
              </w:rPr>
            </w:pPr>
            <w:r>
              <w:rPr>
                <w:rFonts w:eastAsia="標楷體"/>
                <w:sz w:val="17"/>
              </w:rPr>
              <w:t>QoQ change, post-break period</w:t>
            </w:r>
          </w:p>
        </w:tc>
        <w:tc>
          <w:tcPr>
            <w:tcW w:w="823" w:type="dxa"/>
            <w:vAlign w:val="center"/>
          </w:tcPr>
          <w:p w14:paraId="6254636B" w14:textId="77777777" w:rsidR="00FF72D1" w:rsidRDefault="00000000">
            <w:pPr>
              <w:pStyle w:val="TableText"/>
              <w:keepNext/>
              <w:keepLines w:val="0"/>
              <w:spacing w:before="0" w:after="0"/>
              <w:jc w:val="center"/>
              <w:rPr>
                <w:rFonts w:eastAsia="標楷體"/>
                <w:sz w:val="17"/>
              </w:rPr>
            </w:pPr>
            <w:r>
              <w:rPr>
                <w:rFonts w:eastAsia="標楷體"/>
                <w:sz w:val="17"/>
              </w:rPr>
              <w:t>27</w:t>
            </w:r>
          </w:p>
        </w:tc>
        <w:tc>
          <w:tcPr>
            <w:tcW w:w="1536" w:type="dxa"/>
            <w:vAlign w:val="center"/>
          </w:tcPr>
          <w:p w14:paraId="5A76EF83" w14:textId="77777777" w:rsidR="00FF72D1" w:rsidRDefault="00000000">
            <w:pPr>
              <w:pStyle w:val="TableText"/>
              <w:keepNext/>
              <w:keepLines w:val="0"/>
              <w:spacing w:before="0" w:after="0"/>
              <w:jc w:val="center"/>
              <w:rPr>
                <w:rFonts w:eastAsia="標楷體"/>
                <w:sz w:val="17"/>
              </w:rPr>
            </w:pPr>
            <w:r>
              <w:rPr>
                <w:rFonts w:eastAsia="標楷體"/>
                <w:sz w:val="17"/>
              </w:rPr>
              <w:t>-0.127</w:t>
            </w:r>
          </w:p>
        </w:tc>
        <w:tc>
          <w:tcPr>
            <w:tcW w:w="1537" w:type="dxa"/>
            <w:vAlign w:val="center"/>
          </w:tcPr>
          <w:p w14:paraId="1FCF6728" w14:textId="77777777" w:rsidR="00FF72D1" w:rsidRDefault="00000000">
            <w:pPr>
              <w:pStyle w:val="TableText"/>
              <w:keepNext/>
              <w:keepLines w:val="0"/>
              <w:spacing w:before="0" w:after="0"/>
              <w:jc w:val="center"/>
              <w:rPr>
                <w:rFonts w:eastAsia="標楷體"/>
                <w:sz w:val="17"/>
              </w:rPr>
            </w:pPr>
            <w:r>
              <w:rPr>
                <w:rFonts w:eastAsia="標楷體"/>
                <w:sz w:val="17"/>
              </w:rPr>
              <w:t>0.527</w:t>
            </w:r>
          </w:p>
        </w:tc>
      </w:tr>
      <w:tr w:rsidR="00FF72D1" w14:paraId="4A02D3E7" w14:textId="77777777">
        <w:trPr>
          <w:cantSplit/>
          <w:jc w:val="center"/>
        </w:trPr>
        <w:tc>
          <w:tcPr>
            <w:tcW w:w="4609" w:type="dxa"/>
            <w:vAlign w:val="center"/>
          </w:tcPr>
          <w:p w14:paraId="2D56D729" w14:textId="77777777" w:rsidR="00FF72D1" w:rsidRDefault="00000000">
            <w:pPr>
              <w:pStyle w:val="TableText"/>
              <w:keepNext/>
              <w:keepLines w:val="0"/>
              <w:spacing w:before="0" w:after="0"/>
              <w:jc w:val="center"/>
              <w:rPr>
                <w:rFonts w:eastAsia="標楷體"/>
                <w:sz w:val="17"/>
              </w:rPr>
            </w:pPr>
            <w:r>
              <w:rPr>
                <w:rFonts w:eastAsia="標楷體"/>
                <w:sz w:val="17"/>
              </w:rPr>
              <w:t>Level, post-break and strict-uncontaminated</w:t>
            </w:r>
          </w:p>
        </w:tc>
        <w:tc>
          <w:tcPr>
            <w:tcW w:w="823" w:type="dxa"/>
            <w:vAlign w:val="center"/>
          </w:tcPr>
          <w:p w14:paraId="778916BC" w14:textId="77777777" w:rsidR="00FF72D1" w:rsidRDefault="00000000">
            <w:pPr>
              <w:pStyle w:val="TableText"/>
              <w:keepNext/>
              <w:keepLines w:val="0"/>
              <w:spacing w:before="0" w:after="0"/>
              <w:jc w:val="center"/>
              <w:rPr>
                <w:rFonts w:eastAsia="標楷體"/>
                <w:sz w:val="17"/>
              </w:rPr>
            </w:pPr>
            <w:r>
              <w:rPr>
                <w:rFonts w:eastAsia="標楷體"/>
                <w:sz w:val="17"/>
              </w:rPr>
              <w:t>15</w:t>
            </w:r>
          </w:p>
        </w:tc>
        <w:tc>
          <w:tcPr>
            <w:tcW w:w="1536" w:type="dxa"/>
            <w:vAlign w:val="center"/>
          </w:tcPr>
          <w:p w14:paraId="613A1824" w14:textId="77777777" w:rsidR="00FF72D1" w:rsidRDefault="00000000">
            <w:pPr>
              <w:pStyle w:val="TableText"/>
              <w:keepNext/>
              <w:keepLines w:val="0"/>
              <w:spacing w:before="0" w:after="0"/>
              <w:jc w:val="center"/>
              <w:rPr>
                <w:rFonts w:eastAsia="標楷體"/>
                <w:sz w:val="17"/>
              </w:rPr>
            </w:pPr>
            <w:r>
              <w:rPr>
                <w:rFonts w:eastAsia="標楷體"/>
                <w:sz w:val="17"/>
              </w:rPr>
              <w:t>-0.041</w:t>
            </w:r>
          </w:p>
        </w:tc>
        <w:tc>
          <w:tcPr>
            <w:tcW w:w="1537" w:type="dxa"/>
            <w:vAlign w:val="center"/>
          </w:tcPr>
          <w:p w14:paraId="0CBD0203" w14:textId="77777777" w:rsidR="00FF72D1" w:rsidRDefault="00000000">
            <w:pPr>
              <w:pStyle w:val="TableText"/>
              <w:keepNext/>
              <w:keepLines w:val="0"/>
              <w:spacing w:before="0" w:after="0"/>
              <w:jc w:val="center"/>
              <w:rPr>
                <w:rFonts w:eastAsia="標楷體"/>
                <w:sz w:val="17"/>
              </w:rPr>
            </w:pPr>
            <w:r>
              <w:rPr>
                <w:rFonts w:eastAsia="標楷體"/>
                <w:sz w:val="17"/>
              </w:rPr>
              <w:t>0.884</w:t>
            </w:r>
          </w:p>
        </w:tc>
      </w:tr>
      <w:tr w:rsidR="00FF72D1" w14:paraId="26FC2C0E" w14:textId="77777777">
        <w:trPr>
          <w:cantSplit/>
          <w:jc w:val="center"/>
        </w:trPr>
        <w:tc>
          <w:tcPr>
            <w:tcW w:w="4609" w:type="dxa"/>
            <w:tcBorders>
              <w:bottom w:val="single" w:sz="8" w:space="0" w:color="444444"/>
            </w:tcBorders>
            <w:vAlign w:val="center"/>
          </w:tcPr>
          <w:p w14:paraId="69882234" w14:textId="77777777" w:rsidR="00FF72D1" w:rsidRDefault="00000000">
            <w:pPr>
              <w:pStyle w:val="TableText"/>
              <w:keepLines w:val="0"/>
              <w:spacing w:before="0" w:after="0"/>
              <w:jc w:val="center"/>
              <w:rPr>
                <w:rFonts w:eastAsia="標楷體"/>
                <w:sz w:val="17"/>
              </w:rPr>
            </w:pPr>
            <w:r>
              <w:rPr>
                <w:rFonts w:eastAsia="標楷體"/>
                <w:sz w:val="17"/>
              </w:rPr>
              <w:t>QoQ change, post-break and strict-uncontaminated</w:t>
            </w:r>
          </w:p>
        </w:tc>
        <w:tc>
          <w:tcPr>
            <w:tcW w:w="823" w:type="dxa"/>
            <w:tcBorders>
              <w:bottom w:val="single" w:sz="8" w:space="0" w:color="444444"/>
            </w:tcBorders>
            <w:vAlign w:val="center"/>
          </w:tcPr>
          <w:p w14:paraId="26950434" w14:textId="77777777" w:rsidR="00FF72D1" w:rsidRDefault="00000000">
            <w:pPr>
              <w:pStyle w:val="TableText"/>
              <w:keepLines w:val="0"/>
              <w:spacing w:before="0" w:after="0"/>
              <w:jc w:val="center"/>
              <w:rPr>
                <w:rFonts w:eastAsia="標楷體"/>
                <w:sz w:val="17"/>
              </w:rPr>
            </w:pPr>
            <w:r>
              <w:rPr>
                <w:rFonts w:eastAsia="標楷體"/>
                <w:sz w:val="17"/>
              </w:rPr>
              <w:t>15</w:t>
            </w:r>
          </w:p>
        </w:tc>
        <w:tc>
          <w:tcPr>
            <w:tcW w:w="1536" w:type="dxa"/>
            <w:tcBorders>
              <w:bottom w:val="single" w:sz="8" w:space="0" w:color="444444"/>
            </w:tcBorders>
            <w:vAlign w:val="center"/>
          </w:tcPr>
          <w:p w14:paraId="3DCEF42A" w14:textId="77777777" w:rsidR="00FF72D1" w:rsidRDefault="00000000">
            <w:pPr>
              <w:pStyle w:val="TableText"/>
              <w:keepLines w:val="0"/>
              <w:spacing w:before="0" w:after="0"/>
              <w:jc w:val="center"/>
              <w:rPr>
                <w:rFonts w:eastAsia="標楷體"/>
                <w:sz w:val="17"/>
              </w:rPr>
            </w:pPr>
            <w:r>
              <w:rPr>
                <w:rFonts w:eastAsia="標楷體"/>
                <w:sz w:val="17"/>
              </w:rPr>
              <w:t>0.156</w:t>
            </w:r>
          </w:p>
        </w:tc>
        <w:tc>
          <w:tcPr>
            <w:tcW w:w="1537" w:type="dxa"/>
            <w:tcBorders>
              <w:bottom w:val="single" w:sz="8" w:space="0" w:color="444444"/>
            </w:tcBorders>
            <w:vAlign w:val="center"/>
          </w:tcPr>
          <w:p w14:paraId="4779CEB7" w14:textId="77777777" w:rsidR="00FF72D1" w:rsidRDefault="00000000">
            <w:pPr>
              <w:pStyle w:val="TableText"/>
              <w:keepLines w:val="0"/>
              <w:spacing w:before="0" w:after="0"/>
              <w:jc w:val="center"/>
              <w:rPr>
                <w:rFonts w:eastAsia="標楷體"/>
                <w:sz w:val="17"/>
              </w:rPr>
            </w:pPr>
            <w:r>
              <w:rPr>
                <w:rFonts w:eastAsia="標楷體"/>
                <w:sz w:val="17"/>
              </w:rPr>
              <w:t>0.579</w:t>
            </w:r>
          </w:p>
        </w:tc>
      </w:tr>
    </w:tbl>
    <w:p w14:paraId="3332EC4E" w14:textId="77777777" w:rsidR="00FF72D1" w:rsidRDefault="00000000">
      <w:pPr>
        <w:pStyle w:val="TableNote"/>
      </w:pPr>
      <w:r>
        <w:t>Note: Primary “excluding contaminated” rows use the strict rule: only explicit guidance revisions and genuinely new major concurrent corporate events are removed. Seven initial-guidance candidate quarters remain in the strict sample. Excluding those candidates as well yields level r = -0.474 (p = 0.087, N = 14) and QoQ r = 0.282 (p = 0.351, N = 13). Spearman correlations are non-significant throughout the primary specifications.</w:t>
      </w:r>
    </w:p>
    <w:p w14:paraId="43A0304C" w14:textId="77777777" w:rsidR="00FF72D1" w:rsidRDefault="00000000">
      <w:pPr>
        <w:pStyle w:val="Body"/>
      </w:pPr>
      <w:r>
        <w:t xml:space="preserve">Table 10 reports eight primary Pearson specifications, and none is statistically significant. In the full sample, the level correlation is -0.138 (p = 0.356, N = 47) and the adjacent-quarter </w:t>
      </w:r>
      <w:r>
        <w:lastRenderedPageBreak/>
        <w:t>change correlation is 0.119 (p = 0.447, N = 43). Excluding the 26 strictly contaminated quarters leaves a level correlation of -0.328 (p = 0.147, N = 21) and a change correlation of 0.211 (p = 0.401, N = 18). The 2024Q1+ post-break specifications are also non-significant.</w:t>
      </w:r>
    </w:p>
    <w:p w14:paraId="7369A3C8" w14:textId="77777777" w:rsidR="00FF72D1" w:rsidRDefault="00000000">
      <w:pPr>
        <w:pStyle w:val="Body"/>
      </w:pPr>
      <w:r>
        <w:t xml:space="preserve">Mean market-adjusted </w:t>
      </w:r>
      <w:proofErr w:type="gramStart"/>
      <w:r>
        <w:t>CAR[</w:t>
      </w:r>
      <w:proofErr w:type="gramEnd"/>
      <w:r>
        <w:t xml:space="preserve">-1,+1] is -0.50% for Grab (N = 17), -0.35% for </w:t>
      </w:r>
      <w:proofErr w:type="spellStart"/>
      <w:r>
        <w:t>GoTo</w:t>
      </w:r>
      <w:proofErr w:type="spellEnd"/>
      <w:r>
        <w:t xml:space="preserve"> (N = 16), and +7.57% for Sea (N = 14), with standard deviations of 10.55%, 7.26%, and 13.73%, respectively. Announcement reactions therefore vary substantially across quarters within each platform.</w:t>
      </w:r>
    </w:p>
    <w:p w14:paraId="36BD1722" w14:textId="77777777" w:rsidR="00FF72D1" w:rsidRDefault="00000000">
      <w:pPr>
        <w:pStyle w:val="Body"/>
      </w:pPr>
      <w:r>
        <w:t>That dispersion is large relative to the pooled correlations, which helps explain why a stable ratio-return relationship is difficult to detect in this sample.</w:t>
      </w:r>
    </w:p>
    <w:p w14:paraId="0F2D4759" w14:textId="77777777" w:rsidR="00FF72D1" w:rsidRDefault="00000000">
      <w:pPr>
        <w:pStyle w:val="H2"/>
      </w:pPr>
      <w:r>
        <w:t>8.3 Interpreting the null</w:t>
      </w:r>
    </w:p>
    <w:p w14:paraId="5716EC8F" w14:textId="77777777" w:rsidR="00FF72D1" w:rsidRDefault="00000000">
      <w:pPr>
        <w:pStyle w:val="BodyFirst"/>
      </w:pPr>
      <w:r>
        <w:rPr>
          <w:shd w:val="clear" w:color="auto" w:fill="D8E1DC"/>
        </w:rPr>
        <w:t>The robustness checks do not overturn the primary null. Spearman correlations are non-significant in all eight primary specifications. A broader contamination rule that also excludes initial-guidance candidates produces a more negative level coefficient (r = -0.474, p = 0.087, N = 14), but the corresponding Spearman estimate remains non-significant (p = 0.267). A shorter [</w:t>
      </w:r>
      <w:proofErr w:type="gramStart"/>
      <w:r>
        <w:rPr>
          <w:shd w:val="clear" w:color="auto" w:fill="D8E1DC"/>
        </w:rPr>
        <w:t>0,+</w:t>
      </w:r>
      <w:proofErr w:type="gramEnd"/>
      <w:r>
        <w:rPr>
          <w:shd w:val="clear" w:color="auto" w:fill="D8E1DC"/>
        </w:rPr>
        <w:t>1] window produces one nominally significant Pearson coefficient in that small broad-clean level subset (r = -0.567, p = 0.034), but the result is not reproduced by Spearman rank correlation (p = 0.221) or by the QoQ specifications. Taken together, the evidence does not support a robust short-window pricing relation.</w:t>
      </w:r>
      <w:bookmarkStart w:id="214" w:name="RevSrc20"/>
      <w:r>
        <w:fldChar w:fldCharType="begin"/>
      </w:r>
      <w:r>
        <w:instrText>HYPERLINK \l "RevNote20" \o "Go to revision note 20"</w:instrText>
      </w:r>
      <w:r>
        <w:fldChar w:fldCharType="separate"/>
      </w:r>
      <w:r>
        <w:rPr>
          <w:noProof/>
          <w:sz w:val="14"/>
          <w:szCs w:val="14"/>
          <w:vertAlign w:val="superscript"/>
        </w:rPr>
        <w:t>20</w:t>
      </w:r>
      <w:r>
        <w:rPr>
          <w:noProof/>
          <w:sz w:val="14"/>
          <w:szCs w:val="14"/>
          <w:vertAlign w:val="superscript"/>
        </w:rPr>
        <w:fldChar w:fldCharType="end"/>
      </w:r>
      <w:bookmarkEnd w:id="214"/>
    </w:p>
    <w:p w14:paraId="257E11E0" w14:textId="77777777" w:rsidR="00FF72D1" w:rsidRDefault="00000000">
      <w:pPr>
        <w:pStyle w:val="H2"/>
      </w:pPr>
      <w:r>
        <w:t>8.4 Descriptive patterns in the event panel</w:t>
      </w:r>
    </w:p>
    <w:p w14:paraId="708095BD" w14:textId="77777777" w:rsidR="00FF72D1" w:rsidRDefault="00000000">
      <w:pPr>
        <w:pStyle w:val="BodyFirst"/>
      </w:pPr>
      <w:r>
        <w:t>The event panel nevertheless provides two useful descriptive patterns in the underlying ratios.</w:t>
      </w:r>
    </w:p>
    <w:p w14:paraId="0FFD6BEC" w14:textId="77777777" w:rsidR="00FF72D1" w:rsidRDefault="00000000">
      <w:pPr>
        <w:pStyle w:val="Body"/>
      </w:pPr>
      <w:r>
        <w:t>Grab's scope-matched ecosystem ratio falls from about 15.7× in 2022Q1 to roughly 6.1-6.5× across 2024-2026Q1. The pattern is consistent with descriptive stabilization after the early post-listing period, subject to the 2022 delivery-business and revenue-recognition break.</w:t>
      </w:r>
    </w:p>
    <w:p w14:paraId="082204BF" w14:textId="77777777" w:rsidR="00FF72D1" w:rsidRDefault="00000000">
      <w:pPr>
        <w:pStyle w:val="Body"/>
      </w:pPr>
      <w:proofErr w:type="spellStart"/>
      <w:r>
        <w:t>GoTo's</w:t>
      </w:r>
      <w:proofErr w:type="spellEnd"/>
      <w:r>
        <w:t xml:space="preserve"> ratio is much higher (mean about 40.4×; median about 37.0×), but this should not be interpreted as a mechanically larger </w:t>
      </w:r>
      <w:proofErr w:type="spellStart"/>
      <w:r>
        <w:t>unbooked</w:t>
      </w:r>
      <w:proofErr w:type="spellEnd"/>
      <w:r>
        <w:t xml:space="preserve"> economy than Grab's or Sea's. Its GTV and revenue-recognition convention creates a thinner booked-revenue denominator, and the Tokopedia deconsolidation changes the reporting basis from 2024. Cross-platform levels are therefore descriptive; within-platform evolution is the more defensible comparison.</w:t>
      </w:r>
    </w:p>
    <w:p w14:paraId="1C1CB5DB" w14:textId="77777777" w:rsidR="00FF72D1" w:rsidRDefault="00000000">
      <w:pPr>
        <w:pStyle w:val="H2"/>
      </w:pPr>
      <w:r>
        <w:t>8.5 Limitations</w:t>
      </w:r>
    </w:p>
    <w:p w14:paraId="14795B51" w14:textId="77777777" w:rsidR="00FF72D1" w:rsidRDefault="00000000">
      <w:pPr>
        <w:pStyle w:val="BodyFirst"/>
      </w:pPr>
      <w:r>
        <w:t xml:space="preserve">The analysis accounts explicitly for two structural breaks. </w:t>
      </w:r>
      <w:proofErr w:type="spellStart"/>
      <w:r>
        <w:t>GoTo's</w:t>
      </w:r>
      <w:proofErr w:type="spellEnd"/>
      <w:r>
        <w:t xml:space="preserve"> Tokopedia deconsolidation changes the consolidation basis from 2024 onward, while Grab's 2022 delivery-business and revenue-recognition transition affects early-series comparability. Table 10 therefore reports both the full sample and 2024Q1+ post-break specifications; neither post-break level nor post-break QoQ correlation is statistically significant.</w:t>
      </w:r>
    </w:p>
    <w:p w14:paraId="0EB0F437" w14:textId="77777777" w:rsidR="00FF72D1" w:rsidRDefault="00000000">
      <w:pPr>
        <w:pStyle w:val="Body"/>
      </w:pPr>
      <w:r>
        <w:lastRenderedPageBreak/>
        <w:t>Grab's earlier Total GMV and later On-Demand GMV are not treated as interchangeable. The event panel pairs scope-matched Mobility + Deliveries or On-Demand GMV with Mobility + Deliveries revenue. Contemporaneous values are used for event-time tests; later restated annual values are reserved for the descriptive annual extension.</w:t>
      </w:r>
    </w:p>
    <w:p w14:paraId="3595A7E4" w14:textId="77777777" w:rsidR="00FF72D1" w:rsidRDefault="00000000">
      <w:pPr>
        <w:pStyle w:val="Body"/>
      </w:pPr>
      <w:r>
        <w:t>Coverage follows disclosure availability. Valid disclosed quarters are included systematically, unsupported quarterly-GMV observations are excluded, and QoQ changes require the immediately preceding calendar quarter rather than bridging gaps.</w:t>
      </w:r>
    </w:p>
    <w:p w14:paraId="49569B5D" w14:textId="77777777" w:rsidR="00FF72D1" w:rsidRDefault="00000000">
      <w:pPr>
        <w:pStyle w:val="H1"/>
      </w:pPr>
      <w:r>
        <w:t>9. Scope, interpretation, and limitations</w:t>
      </w:r>
    </w:p>
    <w:p w14:paraId="1A9307D8" w14:textId="77777777" w:rsidR="00FF72D1" w:rsidRDefault="00000000">
      <w:pPr>
        <w:pStyle w:val="H2"/>
      </w:pPr>
      <w:r>
        <w:t>9.1 GTV is not value-added or tax due</w:t>
      </w:r>
    </w:p>
    <w:p w14:paraId="15A0A0C5" w14:textId="77777777" w:rsidR="00FF72D1" w:rsidRDefault="00000000">
      <w:pPr>
        <w:pStyle w:val="BodyFirst"/>
      </w:pPr>
      <w:r>
        <w:t>The wedge is GTV not booked as platform revenue. It can include participant receipts, cost of goods, vehicle or labor costs, taxes already paid, refunds, and other pass-through amounts. It should therefore not be interpreted as "untaxed value creation." Estimating profit, value-added, or tax due would require participant-level cost and filing data that are not available in these disclosures.</w:t>
      </w:r>
    </w:p>
    <w:p w14:paraId="4E445AFD" w14:textId="77777777" w:rsidR="00FF72D1" w:rsidRDefault="00000000">
      <w:pPr>
        <w:pStyle w:val="H2"/>
      </w:pPr>
      <w:r>
        <w:t>9.2 What remains outside the estimate</w:t>
      </w:r>
    </w:p>
    <w:p w14:paraId="2F63894F" w14:textId="77777777" w:rsidR="00FF72D1" w:rsidRDefault="00000000">
      <w:pPr>
        <w:pStyle w:val="BodyFirst"/>
      </w:pPr>
      <w:r>
        <w:t>The estimates cover selected transaction platforms and omit other forms of digital labor, creator income, direct social-commerce transactions, and activity on smaller platforms. I do not add a separate creator-economy range because no source of comparable provenance has been identified. The result is therefore not a census of platform income, but it avoids expanding the calculation with weakly sourced inputs.</w:t>
      </w:r>
    </w:p>
    <w:p w14:paraId="189756AC" w14:textId="77777777" w:rsidR="00FF72D1" w:rsidRDefault="00000000">
      <w:pPr>
        <w:pStyle w:val="H2"/>
      </w:pPr>
      <w:r>
        <w:t>9.3 Data-provenance risk in the regional total</w:t>
      </w:r>
    </w:p>
    <w:p w14:paraId="00E4B617" w14:textId="77777777" w:rsidR="00FF72D1" w:rsidRDefault="00000000">
      <w:pPr>
        <w:pStyle w:val="BodyFirst"/>
      </w:pPr>
      <w:r>
        <w:t xml:space="preserve">The four non-Indonesian inputs in Table 8 are 2024 economy-wide digital GMV from Google, Temasek and Bain (2024): $31 billion for Malaysia, $36 billion for Vietnam, $31 billion for the Philippines, and $46 billion for Thailand. They differ in both year and scope from the 2023 three-platform Indonesia-focused base, which itself includes a Group-level </w:t>
      </w:r>
      <w:proofErr w:type="spellStart"/>
      <w:r>
        <w:t>GoTo</w:t>
      </w:r>
      <w:proofErr w:type="spellEnd"/>
      <w:r>
        <w:t xml:space="preserve"> input. Table 8 should therefore be interpreted as a transparent calibration scenario rather than a uniformly measured regional panel.</w:t>
      </w:r>
    </w:p>
    <w:p w14:paraId="612A4D45" w14:textId="77777777" w:rsidR="00FF72D1" w:rsidRDefault="00000000">
      <w:pPr>
        <w:pStyle w:val="H1"/>
      </w:pPr>
      <w:r>
        <w:t>10. Policy implications: reporting first, liability second</w:t>
      </w:r>
    </w:p>
    <w:p w14:paraId="2EE343C2" w14:textId="77777777" w:rsidR="00FF72D1" w:rsidRDefault="00000000">
      <w:pPr>
        <w:pStyle w:val="BodyFirst"/>
      </w:pPr>
      <w:r>
        <w:t>The evidence supports a clear distinction between information collection and tax liability. OECD platform-reporting rules and the European Union's DAC7 regime show that platforms can identify sellers, collect transaction information, and report income-relevant data to tax authorities (OECD 2019, 2020a; European Union 2021). Such reporting creates an auditable record; it does not imply that every gross payout should be taxed or withheld at the same rate.</w:t>
      </w:r>
    </w:p>
    <w:p w14:paraId="5FAB39CC" w14:textId="77777777" w:rsidR="00FF72D1" w:rsidRDefault="00000000">
      <w:pPr>
        <w:pStyle w:val="Body"/>
      </w:pPr>
      <w:r>
        <w:rPr>
          <w:shd w:val="clear" w:color="auto" w:fill="D8E1DC"/>
        </w:rPr>
        <w:lastRenderedPageBreak/>
        <w:t xml:space="preserve">For low-income or subsistence participants, a zero-liability registration channel could improve administrative visibility without immediately creating a payment obligation. This is a policy-design hypothesis, not a result established by the data. Evidence from Sri Lanka and Benin shows that formalization can be costly, take-up may remain limited without meaningful incentives, and benefits are heterogeneous (de Mel, McKenzie and Woodruff 2013; </w:t>
      </w:r>
      <w:proofErr w:type="spellStart"/>
      <w:r>
        <w:rPr>
          <w:shd w:val="clear" w:color="auto" w:fill="D8E1DC"/>
        </w:rPr>
        <w:t>Benhassine</w:t>
      </w:r>
      <w:proofErr w:type="spellEnd"/>
      <w:r>
        <w:rPr>
          <w:shd w:val="clear" w:color="auto" w:fill="D8E1DC"/>
        </w:rPr>
        <w:t xml:space="preserve"> et al. 2018). Any such design should therefore be tested against participation, compliance costs, access to benefits, and the risk of pushing activity away from formal platforms.</w:t>
      </w:r>
      <w:bookmarkStart w:id="215" w:name="RevSrc21"/>
      <w:r>
        <w:fldChar w:fldCharType="begin"/>
      </w:r>
      <w:r>
        <w:instrText>HYPERLINK \l "RevNote21" \o "Go to revision note 21"</w:instrText>
      </w:r>
      <w:r>
        <w:fldChar w:fldCharType="separate"/>
      </w:r>
      <w:r>
        <w:rPr>
          <w:noProof/>
          <w:sz w:val="14"/>
          <w:szCs w:val="14"/>
          <w:vertAlign w:val="superscript"/>
        </w:rPr>
        <w:t>21</w:t>
      </w:r>
      <w:r>
        <w:rPr>
          <w:noProof/>
          <w:sz w:val="14"/>
          <w:szCs w:val="14"/>
          <w:vertAlign w:val="superscript"/>
        </w:rPr>
        <w:fldChar w:fldCharType="end"/>
      </w:r>
      <w:bookmarkEnd w:id="215"/>
    </w:p>
    <w:p w14:paraId="46D53C86" w14:textId="77777777" w:rsidR="00FF72D1" w:rsidRDefault="00000000">
      <w:pPr>
        <w:pStyle w:val="Body"/>
      </w:pPr>
      <w:r>
        <w:t>For participants above a clearly defined threshold, the strongest implication is platform-level information reporting. Withholding may be appropriate when the tax base is simple and deductible costs can be handled, but it is not automatically superior across platform types. Because platforms already compute payouts and maintain identity and transaction records, they can lower reporting costs; whether they should also remit tax depends on local law, participant expenses, and administrative capacity (</w:t>
      </w:r>
      <w:proofErr w:type="spellStart"/>
      <w:r>
        <w:t>Kleven</w:t>
      </w:r>
      <w:proofErr w:type="spellEnd"/>
      <w:r>
        <w:t xml:space="preserve">, </w:t>
      </w:r>
      <w:proofErr w:type="spellStart"/>
      <w:r>
        <w:t>Kreiner</w:t>
      </w:r>
      <w:proofErr w:type="spellEnd"/>
      <w:r>
        <w:t xml:space="preserve"> and </w:t>
      </w:r>
      <w:proofErr w:type="spellStart"/>
      <w:r>
        <w:t>Saez</w:t>
      </w:r>
      <w:proofErr w:type="spellEnd"/>
      <w:r>
        <w:t xml:space="preserve"> 2016; </w:t>
      </w:r>
      <w:proofErr w:type="spellStart"/>
      <w:r>
        <w:t>Slemrod</w:t>
      </w:r>
      <w:proofErr w:type="spellEnd"/>
      <w:r>
        <w:t xml:space="preserve"> 2019). The policy sequence is therefore: establish reliable reporting, distinguish participant types, and then evaluate withholding.</w:t>
      </w:r>
    </w:p>
    <w:p w14:paraId="7D7FAC5B" w14:textId="77777777" w:rsidR="00FF72D1" w:rsidRDefault="00000000">
      <w:pPr>
        <w:pStyle w:val="Body"/>
      </w:pPr>
      <w:r>
        <w:t>The ecosystem ratio measures the scale of the administrative information problem. It does not determine the appropriate tax threshold, rate, deduction rule, or social-protection design; those parameters require participant-level microdata and policy testing.</w:t>
      </w:r>
    </w:p>
    <w:p w14:paraId="26040A6F" w14:textId="77777777" w:rsidR="00FF72D1" w:rsidRDefault="00000000">
      <w:pPr>
        <w:pStyle w:val="H1"/>
        <w:spacing w:before="200" w:after="60"/>
      </w:pPr>
      <w:r>
        <w:t>11. Conclusion</w:t>
      </w:r>
    </w:p>
    <w:p w14:paraId="0411030B" w14:textId="77777777" w:rsidR="00FF72D1" w:rsidRDefault="00000000">
      <w:pPr>
        <w:pStyle w:val="BodyFirst"/>
        <w:spacing w:line="317" w:lineRule="auto"/>
        <w:rPr>
          <w:sz w:val="22"/>
        </w:rPr>
      </w:pPr>
      <w:r>
        <w:rPr>
          <w:sz w:val="22"/>
        </w:rPr>
        <w:t>This paper identifies a large gap between platform-mediated transaction value and the revenue booked by the platforms that coordinate it. The 2023 Indonesia-focused estimate is $66.8 billion, with an ecosystem ratio of 16.0×. Applying the same retained share to four additional ASEAN markets produces an order-of-magnitude ASEAN-5 scenario of about $200 billion. The central quantity is recorded participant-facing transaction value outside the platform's own revenue base; it is not a direct estimate of profit, unpaid tax, or value-added.</w:t>
      </w:r>
    </w:p>
    <w:p w14:paraId="1BAE71C0" w14:textId="77777777" w:rsidR="00FF72D1" w:rsidRDefault="00000000">
      <w:pPr>
        <w:pStyle w:val="Body"/>
        <w:spacing w:line="317" w:lineRule="auto"/>
        <w:rPr>
          <w:sz w:val="22"/>
        </w:rPr>
      </w:pPr>
      <w:r>
        <w:rPr>
          <w:sz w:val="22"/>
        </w:rPr>
        <w:t xml:space="preserve">Three supporting results sharpen that interpretation. First, </w:t>
      </w:r>
      <w:proofErr w:type="spellStart"/>
      <w:r>
        <w:rPr>
          <w:sz w:val="22"/>
        </w:rPr>
        <w:t>GoTo's</w:t>
      </w:r>
      <w:proofErr w:type="spellEnd"/>
      <w:r>
        <w:rPr>
          <w:sz w:val="22"/>
        </w:rPr>
        <w:t xml:space="preserve"> primary-source Group series shows a persistently high </w:t>
      </w:r>
      <w:proofErr w:type="spellStart"/>
      <w:r>
        <w:rPr>
          <w:sz w:val="22"/>
        </w:rPr>
        <w:t>unbooked</w:t>
      </w:r>
      <w:proofErr w:type="spellEnd"/>
      <w:r>
        <w:rPr>
          <w:sz w:val="22"/>
        </w:rPr>
        <w:t xml:space="preserve"> share of 97.6%-98.9% over 2020-2023 rather than a monotonic increase. Second, Malaysia's 2024 LVG regime provides a limited policy benchmark: RM476 </w:t>
      </w:r>
      <w:proofErr w:type="spellStart"/>
      <w:r>
        <w:rPr>
          <w:sz w:val="22"/>
        </w:rPr>
        <w:t>million</w:t>
      </w:r>
      <w:proofErr w:type="spellEnd"/>
      <w:r>
        <w:rPr>
          <w:sz w:val="22"/>
        </w:rPr>
        <w:t xml:space="preserve"> of directly reported collections (about US$104 million) and an approximately US$136 million descriptive before-and-after difference relative to Vietnam. Third, the 47-event investor panel shows no stable association between ecosystem-ratio levels or adjacent-quarter changes and market-adjusted </w:t>
      </w:r>
      <w:proofErr w:type="gramStart"/>
      <w:r>
        <w:rPr>
          <w:sz w:val="22"/>
        </w:rPr>
        <w:t>CAR[</w:t>
      </w:r>
      <w:proofErr w:type="gramEnd"/>
      <w:r>
        <w:rPr>
          <w:sz w:val="22"/>
        </w:rPr>
        <w:t>-1,+1]. These results support the wedge as a structural administrative measure, not as a short-horizon pricing signal.</w:t>
      </w:r>
    </w:p>
    <w:p w14:paraId="0E4E816F" w14:textId="77777777" w:rsidR="00FF72D1" w:rsidRDefault="00000000">
      <w:pPr>
        <w:pStyle w:val="Body"/>
        <w:spacing w:line="317" w:lineRule="auto"/>
        <w:rPr>
          <w:sz w:val="22"/>
        </w:rPr>
      </w:pPr>
      <w:r>
        <w:rPr>
          <w:sz w:val="22"/>
        </w:rPr>
        <w:t xml:space="preserve">The policy implication is modest but actionable. Platforms already generate the transaction records that tax administrations normally seek from fiscal intermediaries. Reporting rules can convert those private records into administrative visibility; liability, withholding, deductions, and </w:t>
      </w:r>
      <w:r>
        <w:rPr>
          <w:sz w:val="22"/>
        </w:rPr>
        <w:lastRenderedPageBreak/>
        <w:t>formalization benefits should then be designed separately rather than inferred from gross transaction value.</w:t>
      </w:r>
    </w:p>
    <w:p w14:paraId="74C83904" w14:textId="77777777" w:rsidR="00FF72D1" w:rsidRDefault="00000000">
      <w:r>
        <w:br w:type="page"/>
      </w:r>
    </w:p>
    <w:p w14:paraId="40404969" w14:textId="77777777" w:rsidR="00FF72D1" w:rsidRDefault="00000000">
      <w:pPr>
        <w:pStyle w:val="H1"/>
        <w:spacing w:before="0"/>
      </w:pPr>
      <w:r>
        <w:lastRenderedPageBreak/>
        <w:t>References</w:t>
      </w:r>
    </w:p>
    <w:p w14:paraId="7D4D1DD4" w14:textId="77777777" w:rsidR="00FF72D1" w:rsidRDefault="00000000">
      <w:pPr>
        <w:pStyle w:val="Reference"/>
      </w:pPr>
      <w:r>
        <w:t>Armstrong, M. (2006). Competition in two-sided markets. RAND Journal of Economics, 37(3), 668–691.</w:t>
      </w:r>
    </w:p>
    <w:p w14:paraId="127E424F" w14:textId="77777777" w:rsidR="00FF72D1" w:rsidRDefault="00000000">
      <w:pPr>
        <w:pStyle w:val="Reference"/>
      </w:pPr>
      <w:r>
        <w:t>Barrios, J. M., Hochberg, Y. V., &amp; Yi, H. (2022). Launching with a parachute: The gig economy and new business formation. Journal of Financial Economics, 144(1), 22–43. https://doi.org/10.1016/j.jfineco.2021.12.011</w:t>
      </w:r>
    </w:p>
    <w:p w14:paraId="10C28095" w14:textId="77777777" w:rsidR="00FF72D1" w:rsidRDefault="00000000">
      <w:pPr>
        <w:pStyle w:val="Reference"/>
      </w:pPr>
      <w:proofErr w:type="spellStart"/>
      <w:r>
        <w:t>Benhassine</w:t>
      </w:r>
      <w:proofErr w:type="spellEnd"/>
      <w:r>
        <w:t xml:space="preserve">, N., McKenzie, D., </w:t>
      </w:r>
      <w:proofErr w:type="spellStart"/>
      <w:r>
        <w:t>Pouliquen</w:t>
      </w:r>
      <w:proofErr w:type="spellEnd"/>
      <w:r>
        <w:t>, V., &amp; Santini, M. (2018). Does inducing informal firms to formalize make sense? Experimental evidence from Benin. Journal of Public Economics, 157, 1–14. https://doi.org/10.1016/j.jpubeco.2017.11.004</w:t>
      </w:r>
    </w:p>
    <w:p w14:paraId="10CB8A3B" w14:textId="77777777" w:rsidR="00FF72D1" w:rsidRDefault="00000000">
      <w:pPr>
        <w:pStyle w:val="Reference"/>
      </w:pPr>
      <w:r>
        <w:t>Brown, S. J., &amp; Warner, J. B. (1985). Using daily stock returns: The case of event studies. Journal of Financial Economics, 14(1), 3– 31. https://doi.org/10.1016/0304-405X(85)90042-X</w:t>
      </w:r>
    </w:p>
    <w:p w14:paraId="6B82B274" w14:textId="77777777" w:rsidR="00FF72D1" w:rsidRDefault="00000000">
      <w:pPr>
        <w:pStyle w:val="Reference"/>
      </w:pPr>
      <w:proofErr w:type="spellStart"/>
      <w:r>
        <w:t>Caillaud</w:t>
      </w:r>
      <w:proofErr w:type="spellEnd"/>
      <w:r>
        <w:t xml:space="preserve">, B., &amp; </w:t>
      </w:r>
      <w:proofErr w:type="spellStart"/>
      <w:r>
        <w:t>Jullien</w:t>
      </w:r>
      <w:proofErr w:type="spellEnd"/>
      <w:r>
        <w:t>, B. (2003). Chicken &amp; egg: Competition among intermediation service providers. RAND Journal of Economics, 34(2), 309–328.</w:t>
      </w:r>
    </w:p>
    <w:p w14:paraId="1004EEC0" w14:textId="77777777" w:rsidR="00FF72D1" w:rsidRDefault="00000000">
      <w:pPr>
        <w:pStyle w:val="Reference"/>
      </w:pPr>
      <w:r>
        <w:t xml:space="preserve">Collins, B., </w:t>
      </w:r>
      <w:proofErr w:type="spellStart"/>
      <w:r>
        <w:t>Garin</w:t>
      </w:r>
      <w:proofErr w:type="spellEnd"/>
      <w:r>
        <w:t xml:space="preserve">, A., Jackson, E., </w:t>
      </w:r>
      <w:proofErr w:type="spellStart"/>
      <w:r>
        <w:t>Koustas</w:t>
      </w:r>
      <w:proofErr w:type="spellEnd"/>
      <w:r>
        <w:t>, D., &amp; Payne, M. (2019). Is gig work replacing traditional employment? Evidence from two decades of tax returns. U.S. Internal Revenue Service, Statistics of Income Working Paper.</w:t>
      </w:r>
    </w:p>
    <w:p w14:paraId="2847F0BA" w14:textId="77777777" w:rsidR="00FF72D1" w:rsidRDefault="00000000">
      <w:pPr>
        <w:pStyle w:val="Reference"/>
      </w:pPr>
      <w:r>
        <w:t>de Mel, S., McKenzie, D., &amp; Woodruff, C. (2013). The demand for, and consequences of, formalization among informal firms in Sri Lanka. American Economic Journal: Applied Economics, 5(2), 122–150. https://doi.org/10.1257/app.5.2.122</w:t>
      </w:r>
    </w:p>
    <w:p w14:paraId="6AEAD327" w14:textId="77777777" w:rsidR="00FF72D1" w:rsidRDefault="00000000">
      <w:pPr>
        <w:pStyle w:val="Reference"/>
      </w:pPr>
      <w:r>
        <w:t xml:space="preserve">Denes, M. R., </w:t>
      </w:r>
      <w:proofErr w:type="spellStart"/>
      <w:r>
        <w:t>Lagaras</w:t>
      </w:r>
      <w:proofErr w:type="spellEnd"/>
      <w:r>
        <w:t xml:space="preserve">, S., &amp; </w:t>
      </w:r>
      <w:proofErr w:type="spellStart"/>
      <w:r>
        <w:t>Tsoutsoura</w:t>
      </w:r>
      <w:proofErr w:type="spellEnd"/>
      <w:r>
        <w:t>, M. (2025). Entrepreneurship and the gig economy: Evidence from U.S. tax returns. Journal of Financial Economics, 173, 104156. https://doi.org/10.1016/j.jfineco.2025.104156</w:t>
      </w:r>
    </w:p>
    <w:p w14:paraId="4DB3793A" w14:textId="77777777" w:rsidR="00FF72D1" w:rsidRDefault="00000000">
      <w:pPr>
        <w:pStyle w:val="Reference"/>
      </w:pPr>
      <w:r>
        <w:t xml:space="preserve">Directorate General of Taxes Indonesia. (2025). </w:t>
      </w:r>
      <w:proofErr w:type="spellStart"/>
      <w:r>
        <w:t>Pajak</w:t>
      </w:r>
      <w:proofErr w:type="spellEnd"/>
      <w:r>
        <w:t xml:space="preserve"> </w:t>
      </w:r>
      <w:proofErr w:type="spellStart"/>
      <w:r>
        <w:t>atas</w:t>
      </w:r>
      <w:proofErr w:type="spellEnd"/>
      <w:r>
        <w:t xml:space="preserve"> Usaha Ekonomi Digital </w:t>
      </w:r>
      <w:proofErr w:type="spellStart"/>
      <w:r>
        <w:t>Terkini</w:t>
      </w:r>
      <w:proofErr w:type="spellEnd"/>
      <w:r>
        <w:t xml:space="preserve">: Rp32,32 </w:t>
      </w:r>
      <w:proofErr w:type="spellStart"/>
      <w:r>
        <w:t>Triliun</w:t>
      </w:r>
      <w:proofErr w:type="spellEnd"/>
      <w:r>
        <w:t>. Press release, 20 January.</w:t>
      </w:r>
    </w:p>
    <w:p w14:paraId="793E7BDC" w14:textId="77777777" w:rsidR="00FF72D1" w:rsidRDefault="00000000">
      <w:pPr>
        <w:pStyle w:val="Reference"/>
      </w:pPr>
      <w:r>
        <w:t>European Union. (2021). Council Directive (EU) 2021/514 amending Directive 2011/16/EU on administrative cooperation in the field of taxation (DAC7).</w:t>
      </w:r>
    </w:p>
    <w:p w14:paraId="6D22A64C" w14:textId="77777777" w:rsidR="00FF72D1" w:rsidRDefault="00000000">
      <w:pPr>
        <w:pStyle w:val="Reference"/>
      </w:pPr>
      <w:r>
        <w:t xml:space="preserve">Evans, D. S., &amp; </w:t>
      </w:r>
      <w:proofErr w:type="spellStart"/>
      <w:r>
        <w:t>Schmalensee</w:t>
      </w:r>
      <w:proofErr w:type="spellEnd"/>
      <w:r>
        <w:t>, R. (2016). Matchmakers: The New Economics of Multisided Platforms. Harvard Business Review Press.</w:t>
      </w:r>
    </w:p>
    <w:p w14:paraId="6552A9B8" w14:textId="77777777" w:rsidR="00FF72D1" w:rsidRDefault="00000000">
      <w:pPr>
        <w:pStyle w:val="Reference"/>
      </w:pPr>
      <w:proofErr w:type="spellStart"/>
      <w:r>
        <w:t>Garin</w:t>
      </w:r>
      <w:proofErr w:type="spellEnd"/>
      <w:r>
        <w:t xml:space="preserve">, A., Jackson, E., </w:t>
      </w:r>
      <w:proofErr w:type="spellStart"/>
      <w:r>
        <w:t>Koustas</w:t>
      </w:r>
      <w:proofErr w:type="spellEnd"/>
      <w:r>
        <w:t>, D. K., &amp; Miller, A. (2023). The evolution of platform gig work, 2012–2021. NBER Working Paper No. 31273. https://doi.org/10.3386/w31273</w:t>
      </w:r>
    </w:p>
    <w:p w14:paraId="2F45D847" w14:textId="77777777" w:rsidR="00FF72D1" w:rsidRDefault="00000000">
      <w:pPr>
        <w:pStyle w:val="Reference"/>
      </w:pPr>
      <w:r>
        <w:t>General Department of Taxation Vietnam. (2024). Renewing electronic tax administration delivers effective budget-collection results. 27 December.</w:t>
      </w:r>
    </w:p>
    <w:p w14:paraId="2586ECDE" w14:textId="77777777" w:rsidR="00FF72D1" w:rsidRDefault="00000000">
      <w:pPr>
        <w:pStyle w:val="Reference"/>
      </w:pPr>
      <w:r>
        <w:t>Google, Temasek, and Bain &amp; Company. (2024). e-</w:t>
      </w:r>
      <w:proofErr w:type="spellStart"/>
      <w:r>
        <w:t>Conomy</w:t>
      </w:r>
      <w:proofErr w:type="spellEnd"/>
      <w:r>
        <w:t xml:space="preserve"> SEA 2024: Profits on the Rise, Harnessing SEA's Advantage.</w:t>
      </w:r>
    </w:p>
    <w:p w14:paraId="4439C8A8" w14:textId="77777777" w:rsidR="00FF72D1" w:rsidRDefault="00000000">
      <w:pPr>
        <w:pStyle w:val="Reference"/>
      </w:pPr>
      <w:proofErr w:type="spellStart"/>
      <w:r>
        <w:t>GoTo</w:t>
      </w:r>
      <w:proofErr w:type="spellEnd"/>
      <w:r>
        <w:t xml:space="preserve"> </w:t>
      </w:r>
      <w:proofErr w:type="spellStart"/>
      <w:r>
        <w:t>Gojek</w:t>
      </w:r>
      <w:proofErr w:type="spellEnd"/>
      <w:r>
        <w:t xml:space="preserve"> Tokopedia </w:t>
      </w:r>
      <w:proofErr w:type="spellStart"/>
      <w:r>
        <w:t>Tbk</w:t>
      </w:r>
      <w:proofErr w:type="spellEnd"/>
      <w:r>
        <w:t xml:space="preserve">. (2022). </w:t>
      </w:r>
      <w:proofErr w:type="spellStart"/>
      <w:r>
        <w:t>GoTo</w:t>
      </w:r>
      <w:proofErr w:type="spellEnd"/>
      <w:r>
        <w:t xml:space="preserve"> Group Reports Second Quarter and First Half 2022 Financial Results.</w:t>
      </w:r>
    </w:p>
    <w:p w14:paraId="77D39DDC" w14:textId="77777777" w:rsidR="00FF72D1" w:rsidRDefault="00000000">
      <w:pPr>
        <w:pStyle w:val="Reference"/>
      </w:pPr>
      <w:proofErr w:type="spellStart"/>
      <w:r>
        <w:t>GoTo</w:t>
      </w:r>
      <w:proofErr w:type="spellEnd"/>
      <w:r>
        <w:t xml:space="preserve"> </w:t>
      </w:r>
      <w:proofErr w:type="spellStart"/>
      <w:r>
        <w:t>Gojek</w:t>
      </w:r>
      <w:proofErr w:type="spellEnd"/>
      <w:r>
        <w:t xml:space="preserve"> Tokopedia </w:t>
      </w:r>
      <w:proofErr w:type="spellStart"/>
      <w:r>
        <w:t>Tbk</w:t>
      </w:r>
      <w:proofErr w:type="spellEnd"/>
      <w:r>
        <w:t>. (2023). Annual Report, Financial Year 2022. Indonesia Stock Exchange.</w:t>
      </w:r>
    </w:p>
    <w:p w14:paraId="0C5BF00B" w14:textId="77777777" w:rsidR="00FF72D1" w:rsidRDefault="00000000">
      <w:pPr>
        <w:pStyle w:val="Reference"/>
      </w:pPr>
      <w:proofErr w:type="spellStart"/>
      <w:r>
        <w:t>GoTo</w:t>
      </w:r>
      <w:proofErr w:type="spellEnd"/>
      <w:r>
        <w:t xml:space="preserve"> </w:t>
      </w:r>
      <w:proofErr w:type="spellStart"/>
      <w:r>
        <w:t>Gojek</w:t>
      </w:r>
      <w:proofErr w:type="spellEnd"/>
      <w:r>
        <w:t xml:space="preserve"> Tokopedia </w:t>
      </w:r>
      <w:proofErr w:type="spellStart"/>
      <w:r>
        <w:t>Tbk</w:t>
      </w:r>
      <w:proofErr w:type="spellEnd"/>
      <w:r>
        <w:t>. (2024). Annual Report, Financial Year 2023. Indonesia Stock Exchange.</w:t>
      </w:r>
    </w:p>
    <w:p w14:paraId="3E1497DC" w14:textId="77777777" w:rsidR="00FF72D1" w:rsidRDefault="00000000">
      <w:pPr>
        <w:pStyle w:val="Reference"/>
      </w:pPr>
      <w:r>
        <w:t>Grab Holdings Limited. (2022). Form 20-F, Fiscal Year 2021. U.S. Securities and Exchange Commission.</w:t>
      </w:r>
    </w:p>
    <w:p w14:paraId="37129FCD" w14:textId="77777777" w:rsidR="00FF72D1" w:rsidRDefault="00000000">
      <w:pPr>
        <w:pStyle w:val="Reference"/>
      </w:pPr>
      <w:r>
        <w:t>Grab Holdings Limited. (2024). Form 20-F, Fiscal Year 2023. U.S. Securities and Exchange Commission.</w:t>
      </w:r>
    </w:p>
    <w:p w14:paraId="60893CE2" w14:textId="77777777" w:rsidR="00FF72D1" w:rsidRDefault="00000000">
      <w:pPr>
        <w:pStyle w:val="Reference"/>
      </w:pPr>
      <w:proofErr w:type="spellStart"/>
      <w:r>
        <w:t>Hagiu</w:t>
      </w:r>
      <w:proofErr w:type="spellEnd"/>
      <w:r>
        <w:t>, A., &amp; Wright, J. (2015). Multi-sided platforms. International Journal of Industrial Organization, 43, 162–174. https://doi.org/10.1016/j.ijindorg.2015.03.003</w:t>
      </w:r>
    </w:p>
    <w:p w14:paraId="0BF199E6" w14:textId="77777777" w:rsidR="00FF72D1" w:rsidRDefault="00000000">
      <w:pPr>
        <w:pStyle w:val="Reference"/>
      </w:pPr>
      <w:r>
        <w:t xml:space="preserve">International </w:t>
      </w:r>
      <w:proofErr w:type="spellStart"/>
      <w:r>
        <w:t>Labour</w:t>
      </w:r>
      <w:proofErr w:type="spellEnd"/>
      <w:r>
        <w:t xml:space="preserve"> Organization. (2021). World Employment and Social Outlook 2021: The Role of Digital </w:t>
      </w:r>
      <w:proofErr w:type="spellStart"/>
      <w:r>
        <w:t>Labour</w:t>
      </w:r>
      <w:proofErr w:type="spellEnd"/>
      <w:r>
        <w:t xml:space="preserve"> Platforms in Transforming the World of Work. ILO.</w:t>
      </w:r>
    </w:p>
    <w:p w14:paraId="4EA9C054" w14:textId="77777777" w:rsidR="00FF72D1" w:rsidRDefault="00000000">
      <w:pPr>
        <w:pStyle w:val="Reference"/>
      </w:pPr>
      <w:r>
        <w:t xml:space="preserve">International </w:t>
      </w:r>
      <w:proofErr w:type="spellStart"/>
      <w:r>
        <w:t>Labour</w:t>
      </w:r>
      <w:proofErr w:type="spellEnd"/>
      <w:r>
        <w:t xml:space="preserve"> Organization. (2023). Resolution Concerning Statistics on the Informal Economy. 21st International Conference of </w:t>
      </w:r>
      <w:proofErr w:type="spellStart"/>
      <w:r>
        <w:t>Labour</w:t>
      </w:r>
      <w:proofErr w:type="spellEnd"/>
      <w:r>
        <w:t xml:space="preserve"> Statisticians.</w:t>
      </w:r>
    </w:p>
    <w:p w14:paraId="6144440F" w14:textId="77777777" w:rsidR="00FF72D1" w:rsidRDefault="00000000">
      <w:pPr>
        <w:pStyle w:val="Reference"/>
      </w:pPr>
      <w:r>
        <w:t>Jensen, A. (2022). Employment structure and the rise of the modern tax system. American Economic Review, 112(1), 213–234.</w:t>
      </w:r>
    </w:p>
    <w:p w14:paraId="12F3E2B9" w14:textId="77777777" w:rsidR="00FF72D1" w:rsidRDefault="00000000">
      <w:pPr>
        <w:pStyle w:val="Reference"/>
      </w:pPr>
      <w:proofErr w:type="spellStart"/>
      <w:r>
        <w:t>Kleven</w:t>
      </w:r>
      <w:proofErr w:type="spellEnd"/>
      <w:r>
        <w:t xml:space="preserve">, H. J., Knudsen, M. B., </w:t>
      </w:r>
      <w:proofErr w:type="spellStart"/>
      <w:r>
        <w:t>Kreiner</w:t>
      </w:r>
      <w:proofErr w:type="spellEnd"/>
      <w:r>
        <w:t xml:space="preserve">, C. T., Pedersen, S., &amp; </w:t>
      </w:r>
      <w:proofErr w:type="spellStart"/>
      <w:r>
        <w:t>Saez</w:t>
      </w:r>
      <w:proofErr w:type="spellEnd"/>
      <w:r>
        <w:t xml:space="preserve">, E. (2011). Unwilling or unable to cheat? Evidence from a tax audit experiment in Denmark. </w:t>
      </w:r>
      <w:proofErr w:type="spellStart"/>
      <w:r>
        <w:t>Econometrica</w:t>
      </w:r>
      <w:proofErr w:type="spellEnd"/>
      <w:r>
        <w:t>, 79(3), 651–692.</w:t>
      </w:r>
    </w:p>
    <w:p w14:paraId="314D7C92" w14:textId="77777777" w:rsidR="00FF72D1" w:rsidRDefault="00000000">
      <w:pPr>
        <w:pStyle w:val="Reference"/>
      </w:pPr>
      <w:proofErr w:type="spellStart"/>
      <w:r>
        <w:lastRenderedPageBreak/>
        <w:t>Kleven</w:t>
      </w:r>
      <w:proofErr w:type="spellEnd"/>
      <w:r>
        <w:t xml:space="preserve">, H. J., </w:t>
      </w:r>
      <w:proofErr w:type="spellStart"/>
      <w:r>
        <w:t>Kreiner</w:t>
      </w:r>
      <w:proofErr w:type="spellEnd"/>
      <w:r>
        <w:t xml:space="preserve">, C. T., &amp; </w:t>
      </w:r>
      <w:proofErr w:type="spellStart"/>
      <w:r>
        <w:t>Saez</w:t>
      </w:r>
      <w:proofErr w:type="spellEnd"/>
      <w:r>
        <w:t xml:space="preserve">, E. (2016). Why can modern governments tax so much? An agency model of firms as fiscal intermediaries. </w:t>
      </w:r>
      <w:proofErr w:type="spellStart"/>
      <w:r>
        <w:t>Economica</w:t>
      </w:r>
      <w:proofErr w:type="spellEnd"/>
      <w:r>
        <w:t>, 83(330), 219–246. https://doi.org/10.1111/ecca.12182</w:t>
      </w:r>
    </w:p>
    <w:p w14:paraId="04B0AAB6" w14:textId="77777777" w:rsidR="00FF72D1" w:rsidRDefault="00000000">
      <w:pPr>
        <w:pStyle w:val="Reference"/>
      </w:pPr>
      <w:r>
        <w:t>La Porta, R., &amp; Shleifer, A. (2014). Informality and development. Journal of Economic Perspectives, 28(3), 109–126.</w:t>
      </w:r>
    </w:p>
    <w:p w14:paraId="0891A80A" w14:textId="77777777" w:rsidR="00FF72D1" w:rsidRDefault="00000000">
      <w:pPr>
        <w:pStyle w:val="Reference"/>
      </w:pPr>
      <w:proofErr w:type="spellStart"/>
      <w:r>
        <w:t>MacKinlay</w:t>
      </w:r>
      <w:proofErr w:type="spellEnd"/>
      <w:r>
        <w:t>, A. C. (1997). Event studies in economics and finance. Journal of Economic Literature, 35(1), 13–39.</w:t>
      </w:r>
    </w:p>
    <w:p w14:paraId="56E849A5" w14:textId="77777777" w:rsidR="00FF72D1" w:rsidRDefault="00000000">
      <w:pPr>
        <w:pStyle w:val="Reference"/>
      </w:pPr>
      <w:r>
        <w:t xml:space="preserve">Medina, L., &amp; Schneider, F. (2019). Shedding light on the shadow economy: A global database. </w:t>
      </w:r>
      <w:proofErr w:type="spellStart"/>
      <w:r>
        <w:t>CESifo</w:t>
      </w:r>
      <w:proofErr w:type="spellEnd"/>
      <w:r>
        <w:t xml:space="preserve"> Working Paper 7981.</w:t>
      </w:r>
    </w:p>
    <w:p w14:paraId="285E19C2" w14:textId="77777777" w:rsidR="00FF72D1" w:rsidRDefault="00000000">
      <w:pPr>
        <w:pStyle w:val="Reference"/>
      </w:pPr>
      <w:r>
        <w:t>Ministry of Finance Malaysia. (2023). Sales tax on imported low-value goods sold online. Press release, 18 December.</w:t>
      </w:r>
    </w:p>
    <w:p w14:paraId="3D0EE0A6" w14:textId="77777777" w:rsidR="00FF72D1" w:rsidRDefault="00000000">
      <w:pPr>
        <w:pStyle w:val="Reference"/>
      </w:pPr>
      <w:r>
        <w:t>Momentum Works. (2024). Ecommerce in Southeast Asia 2023.</w:t>
      </w:r>
    </w:p>
    <w:p w14:paraId="7ECD0A7B" w14:textId="77777777" w:rsidR="00FF72D1" w:rsidRDefault="00000000">
      <w:pPr>
        <w:pStyle w:val="Reference"/>
      </w:pPr>
      <w:proofErr w:type="spellStart"/>
      <w:r>
        <w:t>Naritomi</w:t>
      </w:r>
      <w:proofErr w:type="spellEnd"/>
      <w:r>
        <w:t>, J. (2019). Consumers as tax auditors. American Economic Review, 109(9), 3031–3072.</w:t>
      </w:r>
    </w:p>
    <w:p w14:paraId="1B180A25" w14:textId="77777777" w:rsidR="00FF72D1" w:rsidRDefault="00000000">
      <w:pPr>
        <w:pStyle w:val="Reference"/>
      </w:pPr>
      <w:r>
        <w:t>OECD. (2019). The Sharing and Gig Economy: Effective Taxation of Platform Sellers. OECD Publishing. https://doi.org/10.1787/574b61f8-en</w:t>
      </w:r>
    </w:p>
    <w:p w14:paraId="0449F1DB" w14:textId="77777777" w:rsidR="00FF72D1" w:rsidRDefault="00000000">
      <w:pPr>
        <w:pStyle w:val="Reference"/>
      </w:pPr>
      <w:r>
        <w:t>OECD. (2020a). Model Rules for Reporting by Platform Operators with respect to Sellers in the Sharing and Gig Economy. OECD Publishing. https://doi.org/10.1787/d7973047-en</w:t>
      </w:r>
    </w:p>
    <w:p w14:paraId="23D00BD1" w14:textId="77777777" w:rsidR="00FF72D1" w:rsidRDefault="00000000">
      <w:pPr>
        <w:pStyle w:val="Reference"/>
      </w:pPr>
      <w:r>
        <w:t xml:space="preserve">OECD. (2020b). Tax Challenges Arising from </w:t>
      </w:r>
      <w:proofErr w:type="spellStart"/>
      <w:r>
        <w:t>Digitalisation</w:t>
      </w:r>
      <w:proofErr w:type="spellEnd"/>
      <w:r>
        <w:t xml:space="preserve"> – Report on Pillar One Blueprint. OECD/G20 Base Erosion and Profit Shifting Project.</w:t>
      </w:r>
    </w:p>
    <w:p w14:paraId="7F621FAC" w14:textId="77777777" w:rsidR="00FF72D1" w:rsidRDefault="00000000">
      <w:pPr>
        <w:pStyle w:val="Reference"/>
      </w:pPr>
      <w:r>
        <w:t>Parker, G. G., &amp; Van Alstyne, M. W. (2005). Two-sided network effects: A theory of information product design. Management Science, 51(10), 1494–1504. https://doi.org/10.1287/mnsc.1050.0400</w:t>
      </w:r>
    </w:p>
    <w:p w14:paraId="72660603" w14:textId="77777777" w:rsidR="00FF72D1" w:rsidRDefault="00000000">
      <w:pPr>
        <w:pStyle w:val="Reference"/>
      </w:pPr>
      <w:r>
        <w:t>Parliament of Malaysia. (2025). Dewan Negara Hansard, 9 December 2025.</w:t>
      </w:r>
    </w:p>
    <w:p w14:paraId="4F019D18" w14:textId="77777777" w:rsidR="00FF72D1" w:rsidRDefault="00000000">
      <w:pPr>
        <w:pStyle w:val="Reference"/>
      </w:pPr>
      <w:r>
        <w:t>Pomeranz, D. (2015). No taxation without information: Deterrence and self-enforcement in the value added tax. American Economic Review, 105(8), 2539–2569.</w:t>
      </w:r>
    </w:p>
    <w:p w14:paraId="0BF4933D" w14:textId="77777777" w:rsidR="00FF72D1" w:rsidRDefault="00000000">
      <w:pPr>
        <w:pStyle w:val="Reference"/>
      </w:pPr>
      <w:r>
        <w:t xml:space="preserve">Rochet, J.-C., &amp; </w:t>
      </w:r>
      <w:proofErr w:type="spellStart"/>
      <w:r>
        <w:t>Tirole</w:t>
      </w:r>
      <w:proofErr w:type="spellEnd"/>
      <w:r>
        <w:t>, J. (2003). Platform competition in two-sided markets. Journal of the European Economic Association, 1(4), 990–1029.</w:t>
      </w:r>
    </w:p>
    <w:p w14:paraId="40C145C1" w14:textId="77777777" w:rsidR="00FF72D1" w:rsidRDefault="00000000">
      <w:pPr>
        <w:pStyle w:val="Reference"/>
      </w:pPr>
      <w:r>
        <w:t>Royal Malaysian Customs Department. (2023). Guidelines for the Implementation of Sales Tax on Low Value Goods.</w:t>
      </w:r>
    </w:p>
    <w:p w14:paraId="519DD89A" w14:textId="77777777" w:rsidR="00FF72D1" w:rsidRDefault="00000000">
      <w:pPr>
        <w:pStyle w:val="Reference"/>
      </w:pPr>
      <w:r>
        <w:t>Sea Limited. (2019). Form 20-F, Fiscal Year 2018. U.S. Securities and Exchange Commission.</w:t>
      </w:r>
    </w:p>
    <w:p w14:paraId="2F8B5D78" w14:textId="77777777" w:rsidR="00FF72D1" w:rsidRDefault="00000000">
      <w:pPr>
        <w:pStyle w:val="Reference"/>
      </w:pPr>
      <w:r>
        <w:t>Sea Limited. (2020). Form 20-F, Fiscal Year 2019. U.S. Securities and Exchange Commission.</w:t>
      </w:r>
    </w:p>
    <w:p w14:paraId="108D900D" w14:textId="77777777" w:rsidR="00FF72D1" w:rsidRDefault="00000000">
      <w:pPr>
        <w:pStyle w:val="Reference"/>
      </w:pPr>
      <w:r>
        <w:t>Sea Limited. (2021). Form 20-F, Fiscal Year 2020. U.S. Securities and Exchange Commission.</w:t>
      </w:r>
    </w:p>
    <w:p w14:paraId="21DBF2D4" w14:textId="77777777" w:rsidR="00FF72D1" w:rsidRDefault="00000000">
      <w:pPr>
        <w:pStyle w:val="Reference"/>
      </w:pPr>
      <w:r>
        <w:t>Sea Limited. (2022). Form 20-F, Fiscal Year 2021. U.S. Securities and Exchange Commission.</w:t>
      </w:r>
    </w:p>
    <w:p w14:paraId="0DFF7A06" w14:textId="77777777" w:rsidR="00FF72D1" w:rsidRDefault="00000000">
      <w:pPr>
        <w:pStyle w:val="Reference"/>
      </w:pPr>
      <w:r>
        <w:t>Sea Limited. (2024). Form 20-F, Fiscal Year 2023. U.S. Securities and Exchange Commission.</w:t>
      </w:r>
    </w:p>
    <w:p w14:paraId="1CF8E4D7" w14:textId="77777777" w:rsidR="00FF72D1" w:rsidRDefault="00000000">
      <w:pPr>
        <w:pStyle w:val="Reference"/>
      </w:pPr>
      <w:proofErr w:type="spellStart"/>
      <w:r>
        <w:t>Slemrod</w:t>
      </w:r>
      <w:proofErr w:type="spellEnd"/>
      <w:r>
        <w:t>, J. (2019). Tax compliance and enforcement. Journal of Economic Literature, 57(4), 904–954. https://doi.org/10.1257/jel.20181437</w:t>
      </w:r>
    </w:p>
    <w:p w14:paraId="136FC97A" w14:textId="77777777" w:rsidR="00FF72D1" w:rsidRDefault="00000000">
      <w:pPr>
        <w:pStyle w:val="Reference"/>
      </w:pPr>
      <w:proofErr w:type="spellStart"/>
      <w:r>
        <w:t>Ulyssea</w:t>
      </w:r>
      <w:proofErr w:type="spellEnd"/>
      <w:r>
        <w:t>, G. (2018). Firms, informality, and development: Theory and evidence from Brazil. American Economic Review, 108(8), 2015–2047. https://doi.org/10.1257/aer.20141745</w:t>
      </w:r>
    </w:p>
    <w:p w14:paraId="4290F7BB" w14:textId="77777777" w:rsidR="00FF72D1" w:rsidRDefault="00000000">
      <w:pPr>
        <w:pStyle w:val="Reference"/>
      </w:pPr>
      <w:proofErr w:type="spellStart"/>
      <w:r>
        <w:t>VietnamPlus</w:t>
      </w:r>
      <w:proofErr w:type="spellEnd"/>
      <w:r>
        <w:t>. (2023). Foreign suppliers paid more than VND8 trillion in taxes in 2023. Vietnam News Agency, 21 December.</w:t>
      </w:r>
    </w:p>
    <w:p w14:paraId="4E7C936E" w14:textId="77777777" w:rsidR="00FF72D1" w:rsidRDefault="00000000">
      <w:pPr>
        <w:pStyle w:val="Reference"/>
      </w:pPr>
      <w:proofErr w:type="spellStart"/>
      <w:r>
        <w:t>VietnamPlus</w:t>
      </w:r>
      <w:proofErr w:type="spellEnd"/>
      <w:r>
        <w:t>. (2024). Foreign suppliers pay nearly 8.7 trillion VND in taxes this year. Vietnam News Agency, 30 December.</w:t>
      </w:r>
    </w:p>
    <w:p w14:paraId="1C30BC47" w14:textId="77777777" w:rsidR="00FF72D1" w:rsidRDefault="00000000">
      <w:pPr>
        <w:pStyle w:val="Reference"/>
      </w:pPr>
      <w:r>
        <w:t>World Bank. (n.d.). World Development Indicators: Official exchange rate (LCU per US$, period average), indicator PA.NUS.FCRF. Source: International Monetary Fund, International Financial Statistics.</w:t>
      </w:r>
    </w:p>
    <w:p w14:paraId="14B3B70E" w14:textId="77777777" w:rsidR="00FF72D1" w:rsidRDefault="00000000">
      <w:r>
        <w:br w:type="page"/>
      </w:r>
    </w:p>
    <w:p w14:paraId="4D823D99" w14:textId="77777777" w:rsidR="00FF72D1" w:rsidRDefault="00000000">
      <w:pPr>
        <w:pStyle w:val="H1"/>
        <w:spacing w:before="0"/>
      </w:pPr>
      <w:r>
        <w:lastRenderedPageBreak/>
        <w:t>Appendix A. Data provenance and robustness notes</w:t>
      </w:r>
    </w:p>
    <w:p w14:paraId="1881E230" w14:textId="77777777" w:rsidR="00FF72D1" w:rsidRDefault="00000000">
      <w:pPr>
        <w:pStyle w:val="BodyFirst"/>
        <w:spacing w:line="341" w:lineRule="auto"/>
        <w:rPr>
          <w:sz w:val="22"/>
        </w:rPr>
      </w:pPr>
      <w:r>
        <w:rPr>
          <w:sz w:val="22"/>
        </w:rPr>
        <w:t>This paper has undergone six documented correction rounds. They are recorded here so that the main text can present the final argument while the provenance trail remains auditable.</w:t>
      </w:r>
    </w:p>
    <w:p w14:paraId="49CF097A" w14:textId="77777777" w:rsidR="00FF72D1" w:rsidRDefault="00000000">
      <w:pPr>
        <w:pStyle w:val="Body"/>
        <w:spacing w:line="341" w:lineRule="auto"/>
        <w:rPr>
          <w:sz w:val="22"/>
        </w:rPr>
      </w:pPr>
      <w:r>
        <w:rPr>
          <w:sz w:val="22"/>
        </w:rPr>
        <w:t>First round: sourcing. An earlier version cited two of three Indonesia platform figures to SEC filings that do not contain those figures at the country level. Grab’s Indonesia revenue is $605 million as directly disclosed in its 20-F, not the $1.2 billion previously reported; Sea Limited’s 20-F does not disclose an Indonesia-specific figure for Shopee at all, only a combined Southeast Asia total. Both are now labelled by provenance in Table 2.</w:t>
      </w:r>
    </w:p>
    <w:p w14:paraId="26AB7672" w14:textId="77777777" w:rsidR="00FF72D1" w:rsidRDefault="00000000">
      <w:pPr>
        <w:pStyle w:val="Body"/>
        <w:spacing w:line="341" w:lineRule="auto"/>
        <w:rPr>
          <w:sz w:val="22"/>
        </w:rPr>
      </w:pPr>
      <w:r>
        <w:rPr>
          <w:sz w:val="22"/>
        </w:rPr>
        <w:t>Second round: ratio definition and inference. The paper defines the ecosystem ratio as (GTV − Revenue) ÷ Revenue, while some legacy tables had effectively used GTV ÷ Revenue, creating a mechanical +1 error where numerator/denominator scope was otherwise unchanged. The Indonesia and ASEAN-5 headline ratios are therefore corrected from 17.0× to 16.0× without changing the dollar wedge. The later investor-panel audit found additional scope and sample-construction defects, so those event-panel ratios cannot be repaired by subtracting one alone and are rebuilt separately. The Malaysia difference-in-differences estimate was also withdrawn because it relied on an interpolated quarterly panel; Section 6 retains only descriptive benchmarks.</w:t>
      </w:r>
    </w:p>
    <w:p w14:paraId="1AEBC730" w14:textId="77777777" w:rsidR="00FF72D1" w:rsidRDefault="00000000">
      <w:pPr>
        <w:pStyle w:val="Body"/>
        <w:spacing w:line="341" w:lineRule="auto"/>
        <w:rPr>
          <w:sz w:val="22"/>
        </w:rPr>
      </w:pPr>
      <w:r>
        <w:rPr>
          <w:sz w:val="22"/>
        </w:rPr>
        <w:t>Third round: provenance and figure values. The introduction’s opening figure for Southeast Asia’s 2024 digital-economy size was reported as $200 billion; the figure in the cited report (Google, Temasek and Bain 2024) is $263 billion, which is also the figure the January 2026 SSRN posting used. The error was introduced during revision and is now reverted. Separately, Figure 2’s “original draft” bars previously showed $225 billion and 12.4×, values matching no version of this paper; the SSRN posting reports $192 billion and 12.3×, and the figure now shows those.</w:t>
      </w:r>
    </w:p>
    <w:p w14:paraId="624532C2" w14:textId="77777777" w:rsidR="00FF72D1" w:rsidRDefault="00000000">
      <w:pPr>
        <w:pStyle w:val="Body"/>
        <w:spacing w:line="341" w:lineRule="auto"/>
        <w:rPr>
          <w:sz w:val="22"/>
        </w:rPr>
      </w:pPr>
      <w:r>
        <w:rPr>
          <w:sz w:val="22"/>
        </w:rPr>
        <w:t xml:space="preserve">Fourth round: country volume verification. Every calibrated country volume in Table 8 has now been checked against the page of the cited source rather than against the paper's internal arithmetic. All four were wrong: Malaysia was recorded as $16.0B against a reported $31B, Thailand as $24.0B against $46B, the Philippines as $38.0B against $31B, and Vietnam as $32.0B against $36B. The Malaysia figure corresponds exactly to the e-commerce sub-total shown on the same page and appears to have been taken from that sub-chart rather than from the overall digital-economy figure. Two of the four errors, Malaysia and the Philippines, were introduced after the January 2026 SSRN posting, which carried the correct values. Correcting all four raises the ASEAN-5 calibrated total from $170 billion to approximately $200 billion and narrows the then-reported effective-rate range in Table 9 from 1.23-3.34% to 1.11-1.72%. At that stage, the headline base estimate, 16.0× ratio, </w:t>
      </w:r>
      <w:proofErr w:type="spellStart"/>
      <w:r>
        <w:rPr>
          <w:sz w:val="22"/>
        </w:rPr>
        <w:t>GoTo</w:t>
      </w:r>
      <w:proofErr w:type="spellEnd"/>
      <w:r>
        <w:rPr>
          <w:sz w:val="22"/>
        </w:rPr>
        <w:t xml:space="preserve"> time series, and Malaysia–Vietnam comparison </w:t>
      </w:r>
      <w:proofErr w:type="gramStart"/>
      <w:r>
        <w:rPr>
          <w:sz w:val="22"/>
        </w:rPr>
        <w:t>were</w:t>
      </w:r>
      <w:proofErr w:type="gramEnd"/>
      <w:r>
        <w:rPr>
          <w:sz w:val="22"/>
        </w:rPr>
        <w:t xml:space="preserve"> unaffected by the country-volume correction; the fifth-round source-lineage audit below subsequently revisits the </w:t>
      </w:r>
      <w:proofErr w:type="spellStart"/>
      <w:r>
        <w:rPr>
          <w:sz w:val="22"/>
        </w:rPr>
        <w:t>GoTo</w:t>
      </w:r>
      <w:proofErr w:type="spellEnd"/>
      <w:r>
        <w:rPr>
          <w:sz w:val="22"/>
        </w:rPr>
        <w:t xml:space="preserve"> and tax-collection series independently.</w:t>
      </w:r>
    </w:p>
    <w:p w14:paraId="13B930C5" w14:textId="77777777" w:rsidR="00FF72D1" w:rsidRDefault="00000000">
      <w:pPr>
        <w:pStyle w:val="Body"/>
        <w:spacing w:line="341" w:lineRule="auto"/>
      </w:pPr>
      <w:r>
        <w:rPr>
          <w:b/>
          <w:sz w:val="22"/>
        </w:rPr>
        <w:t>Residual rounding.</w:t>
      </w:r>
      <w:r>
        <w:rPr>
          <w:sz w:val="22"/>
        </w:rPr>
        <w:t xml:space="preserve"> The Indonesia and ASEAN-5 ratios were reported as 15.9× and 16.1× respectively while the four calibrated countries were reported at exactly 16.0×. Since all five rows are generated by one take rate, they cannot differ; the spread arose from rounding revenue to one </w:t>
      </w:r>
      <w:r>
        <w:rPr>
          <w:sz w:val="22"/>
        </w:rPr>
        <w:lastRenderedPageBreak/>
        <w:t>decimal place. All ratios are calculated from unrounded source values; displayed components may differ slightly because of rounding.</w:t>
      </w:r>
    </w:p>
    <w:p w14:paraId="4290A572" w14:textId="77777777" w:rsidR="00FF72D1" w:rsidRDefault="00000000">
      <w:pPr>
        <w:pStyle w:val="Body"/>
        <w:spacing w:line="341" w:lineRule="auto"/>
      </w:pPr>
      <w:r>
        <w:rPr>
          <w:b/>
          <w:sz w:val="22"/>
        </w:rPr>
        <w:t>Historical robustness extension.</w:t>
      </w:r>
      <w:r>
        <w:rPr>
          <w:sz w:val="22"/>
        </w:rPr>
        <w:t xml:space="preserve"> New primary-source files add scope-matched Grab Mobility + Deliveries GMV/revenue for 2019–2021 and Shopee GMV/e-commerce segment revenue for 2017–2021. These observations are reported separately in Table 3B because they are company/segment-level rather than Indonesia-specific and do not change the Table 3 Indonesia estimate.</w:t>
      </w:r>
    </w:p>
    <w:p w14:paraId="4227E2E0" w14:textId="77777777" w:rsidR="00FF72D1" w:rsidRDefault="00000000">
      <w:pPr>
        <w:pStyle w:val="Body"/>
        <w:spacing w:line="341" w:lineRule="auto"/>
        <w:rPr>
          <w:sz w:val="22"/>
        </w:rPr>
      </w:pPr>
      <w:r>
        <w:rPr>
          <w:sz w:val="22"/>
        </w:rPr>
        <w:t xml:space="preserve">Fifth round: currency and source-lineage audit. Every annual local-currency flow is now converted using a contemporaneous period-average official exchange rate (World Bank WDI indicator PA.NUS.FCRF, sourced from IMF International Financial Statistics), rather than a current exchange rate. The audit identified two deeper lineage problems. First, the earlier </w:t>
      </w:r>
      <w:proofErr w:type="spellStart"/>
      <w:r>
        <w:rPr>
          <w:sz w:val="22"/>
        </w:rPr>
        <w:t>GoTo</w:t>
      </w:r>
      <w:proofErr w:type="spellEnd"/>
      <w:r>
        <w:rPr>
          <w:sz w:val="22"/>
        </w:rPr>
        <w:t xml:space="preserve"> 2020–2023 table mixed legacy U.S.-dollar figures with Group disclosures; Table 6 is rebuilt from </w:t>
      </w:r>
      <w:proofErr w:type="spellStart"/>
      <w:r>
        <w:rPr>
          <w:sz w:val="22"/>
        </w:rPr>
        <w:t>GoTo's</w:t>
      </w:r>
      <w:proofErr w:type="spellEnd"/>
      <w:r>
        <w:rPr>
          <w:sz w:val="22"/>
        </w:rPr>
        <w:t xml:space="preserve"> primary pro forma/Group GTV and net-revenue figures in rupiah. The corrected series shows a persistent 97.6–98.9% </w:t>
      </w:r>
      <w:proofErr w:type="spellStart"/>
      <w:r>
        <w:rPr>
          <w:sz w:val="22"/>
        </w:rPr>
        <w:t>unbooked</w:t>
      </w:r>
      <w:proofErr w:type="spellEnd"/>
      <w:r>
        <w:rPr>
          <w:sz w:val="22"/>
        </w:rPr>
        <w:t xml:space="preserve"> share rather than a rise from 95.7% to 97.6%. Second, the Malaysia–Vietnam comparison used legacy dollar conversions not tied to one historical FX rule; Table 7 is restated from RM and VND source amounts and now gives an approximately US$136 million descriptive difference, while Malaysia's directly reported RM476 million LVG collection converts to about US$104 million. Table 9 is likewise restated from 2024 local-currency collections. </w:t>
      </w:r>
      <w:proofErr w:type="spellStart"/>
      <w:r>
        <w:rPr>
          <w:sz w:val="22"/>
        </w:rPr>
        <w:t>GoTo's</w:t>
      </w:r>
      <w:proofErr w:type="spellEnd"/>
      <w:r>
        <w:rPr>
          <w:sz w:val="22"/>
        </w:rPr>
        <w:t xml:space="preserve"> 2023 Group GTV and net revenue still convert to approximately US$39.8 billion and US$0.97 billion, so the $66.8 billion headline magnitude and 16.0× ratio </w:t>
      </w:r>
      <w:proofErr w:type="gramStart"/>
      <w:r>
        <w:rPr>
          <w:sz w:val="22"/>
        </w:rPr>
        <w:t>are</w:t>
      </w:r>
      <w:proofErr w:type="gramEnd"/>
      <w:r>
        <w:rPr>
          <w:sz w:val="22"/>
        </w:rPr>
        <w:t xml:space="preserve"> numerically unchanged, but the manuscript now labels the base estimate Indonesia-focused because </w:t>
      </w:r>
      <w:proofErr w:type="spellStart"/>
      <w:r>
        <w:rPr>
          <w:sz w:val="22"/>
        </w:rPr>
        <w:t>GoTo's</w:t>
      </w:r>
      <w:proofErr w:type="spellEnd"/>
      <w:r>
        <w:rPr>
          <w:sz w:val="22"/>
        </w:rPr>
        <w:t xml:space="preserve"> Group disclosure is not a country-level split.</w:t>
      </w:r>
    </w:p>
    <w:p w14:paraId="0F378AC3" w14:textId="77777777" w:rsidR="00FF72D1" w:rsidRDefault="00000000">
      <w:pPr>
        <w:pStyle w:val="Body"/>
        <w:spacing w:line="341" w:lineRule="auto"/>
      </w:pPr>
      <w:r>
        <w:rPr>
          <w:b/>
          <w:sz w:val="22"/>
        </w:rPr>
        <w:t xml:space="preserve">Sixth round: investor-panel reconstruction. </w:t>
      </w:r>
      <w:r>
        <w:rPr>
          <w:sz w:val="22"/>
        </w:rPr>
        <w:t xml:space="preserve">The 35-row legacy event panel is replaced by a 47-event contemporaneous, scope-matched panel (Grab 17, </w:t>
      </w:r>
      <w:proofErr w:type="spellStart"/>
      <w:r>
        <w:rPr>
          <w:sz w:val="22"/>
        </w:rPr>
        <w:t>GoTo</w:t>
      </w:r>
      <w:proofErr w:type="spellEnd"/>
      <w:r>
        <w:rPr>
          <w:sz w:val="22"/>
        </w:rPr>
        <w:t xml:space="preserve"> 16, Sea 14). The ratio is recomputed as (GMV/GTV - matched revenue) / matched revenue; Sea denominator switches and unsupported quarterly-GMV rows are removed; </w:t>
      </w:r>
      <w:proofErr w:type="spellStart"/>
      <w:r>
        <w:rPr>
          <w:sz w:val="22"/>
        </w:rPr>
        <w:t>GoTo</w:t>
      </w:r>
      <w:proofErr w:type="spellEnd"/>
      <w:r>
        <w:rPr>
          <w:sz w:val="22"/>
        </w:rPr>
        <w:t xml:space="preserve"> and Grab omitted valid quarters are restored; QoQ changes require the immediately preceding calendar quarter; event dates are separated from tradable event sessions; and guidance contamination is recoded release-by-release under a strict pre-specified rule. The reconstructed CAR series produces no statistically significant Pearson relationship in any of the eight primary Table 10 specifications. The former Sea 2025Q1 +42.9% QoQ robustness narrative is withdrawn because it was created by a denominator switch rather than an economic jump.</w:t>
      </w:r>
    </w:p>
    <w:p w14:paraId="60D31715" w14:textId="77777777" w:rsidR="00FF72D1" w:rsidRDefault="00000000">
      <w:pPr>
        <w:pStyle w:val="FigureImage"/>
      </w:pPr>
      <w:r>
        <w:rPr>
          <w:noProof/>
        </w:rPr>
        <w:lastRenderedPageBreak/>
        <w:drawing>
          <wp:inline distT="0" distB="0" distL="0" distR="0" wp14:anchorId="0260636A" wp14:editId="46D27E99">
            <wp:extent cx="5184140" cy="2205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8"/>
                    <a:stretch>
                      <a:fillRect/>
                    </a:stretch>
                  </pic:blipFill>
                  <pic:spPr bwMode="auto">
                    <a:xfrm>
                      <a:off x="0" y="0"/>
                      <a:ext cx="5184140" cy="2205355"/>
                    </a:xfrm>
                    <a:prstGeom prst="rect">
                      <a:avLst/>
                    </a:prstGeom>
                    <a:noFill/>
                  </pic:spPr>
                </pic:pic>
              </a:graphicData>
            </a:graphic>
          </wp:inline>
        </w:drawing>
      </w:r>
    </w:p>
    <w:p w14:paraId="1D295BF8" w14:textId="77777777" w:rsidR="00FF72D1" w:rsidRDefault="00000000">
      <w:pPr>
        <w:pStyle w:val="FigureCaption"/>
      </w:pPr>
      <w:r>
        <w:t>Figure 2. Correction history for the two headline numbers. The sourcing correction changed the dollar total; the ratio-definition correction changed the ratio without changing the wedge; the country-volume verification raised the dollar total again without changing the ratio. The fifth-round currency/provenance audit changes supporting series and scope labels but leaves the $66.8B headline wedge and 16.0× ratio numerically unchanged.</w:t>
      </w:r>
    </w:p>
    <w:p w14:paraId="56B9FCAE" w14:textId="77777777" w:rsidR="00FF72D1" w:rsidRDefault="00000000">
      <w:r>
        <w:br w:type="page"/>
      </w:r>
    </w:p>
    <w:p w14:paraId="381F72E8" w14:textId="77777777" w:rsidR="00FF72D1" w:rsidRDefault="00000000">
      <w:pPr>
        <w:pStyle w:val="H1"/>
        <w:spacing w:before="0"/>
      </w:pPr>
      <w:r>
        <w:lastRenderedPageBreak/>
        <w:t>Appendix B. Definition of Variables and Data Sources</w:t>
      </w:r>
    </w:p>
    <w:tbl>
      <w:tblPr>
        <w:tblW w:w="8505" w:type="dxa"/>
        <w:jc w:val="center"/>
        <w:tblLayout w:type="fixed"/>
        <w:tblCellMar>
          <w:top w:w="80" w:type="dxa"/>
          <w:left w:w="70" w:type="dxa"/>
          <w:bottom w:w="80" w:type="dxa"/>
          <w:right w:w="70" w:type="dxa"/>
        </w:tblCellMar>
        <w:tblLook w:val="04A0" w:firstRow="1" w:lastRow="0" w:firstColumn="1" w:lastColumn="0" w:noHBand="0" w:noVBand="1"/>
      </w:tblPr>
      <w:tblGrid>
        <w:gridCol w:w="2304"/>
        <w:gridCol w:w="4115"/>
        <w:gridCol w:w="2086"/>
      </w:tblGrid>
      <w:tr w:rsidR="00FF72D1" w14:paraId="5C55610D" w14:textId="77777777">
        <w:trPr>
          <w:cantSplit/>
          <w:tblHeader/>
          <w:jc w:val="center"/>
        </w:trPr>
        <w:tc>
          <w:tcPr>
            <w:tcW w:w="2304" w:type="dxa"/>
            <w:tcBorders>
              <w:top w:val="single" w:sz="8" w:space="0" w:color="444444"/>
              <w:bottom w:val="single" w:sz="8" w:space="0" w:color="444444"/>
            </w:tcBorders>
            <w:vAlign w:val="center"/>
          </w:tcPr>
          <w:p w14:paraId="29880400" w14:textId="77777777" w:rsidR="00FF72D1" w:rsidRDefault="00000000">
            <w:pPr>
              <w:pStyle w:val="TableHead"/>
              <w:keepLines w:val="0"/>
              <w:spacing w:before="0" w:after="0"/>
              <w:rPr>
                <w:rFonts w:eastAsia="標楷體"/>
                <w:sz w:val="17"/>
              </w:rPr>
            </w:pPr>
            <w:r>
              <w:rPr>
                <w:rFonts w:eastAsia="標楷體"/>
                <w:sz w:val="17"/>
              </w:rPr>
              <w:t>Variable</w:t>
            </w:r>
          </w:p>
        </w:tc>
        <w:tc>
          <w:tcPr>
            <w:tcW w:w="4115" w:type="dxa"/>
            <w:tcBorders>
              <w:top w:val="single" w:sz="8" w:space="0" w:color="444444"/>
              <w:bottom w:val="single" w:sz="8" w:space="0" w:color="444444"/>
            </w:tcBorders>
            <w:vAlign w:val="center"/>
          </w:tcPr>
          <w:p w14:paraId="620E460B" w14:textId="77777777" w:rsidR="00FF72D1" w:rsidRDefault="00000000">
            <w:pPr>
              <w:pStyle w:val="TableHead"/>
              <w:keepLines w:val="0"/>
              <w:spacing w:before="0" w:after="0"/>
              <w:rPr>
                <w:rFonts w:eastAsia="標楷體"/>
                <w:sz w:val="17"/>
              </w:rPr>
            </w:pPr>
            <w:r>
              <w:rPr>
                <w:rFonts w:eastAsia="標楷體"/>
                <w:sz w:val="17"/>
              </w:rPr>
              <w:t>Definition</w:t>
            </w:r>
          </w:p>
        </w:tc>
        <w:tc>
          <w:tcPr>
            <w:tcW w:w="2086" w:type="dxa"/>
            <w:tcBorders>
              <w:top w:val="single" w:sz="8" w:space="0" w:color="444444"/>
              <w:bottom w:val="single" w:sz="8" w:space="0" w:color="444444"/>
            </w:tcBorders>
            <w:vAlign w:val="center"/>
          </w:tcPr>
          <w:p w14:paraId="58A2103A" w14:textId="77777777" w:rsidR="00FF72D1" w:rsidRDefault="00000000">
            <w:pPr>
              <w:pStyle w:val="TableHead"/>
              <w:keepLines w:val="0"/>
              <w:spacing w:before="0" w:after="0"/>
              <w:rPr>
                <w:rFonts w:eastAsia="標楷體"/>
                <w:sz w:val="17"/>
              </w:rPr>
            </w:pPr>
            <w:r>
              <w:rPr>
                <w:rFonts w:eastAsia="標楷體"/>
                <w:sz w:val="17"/>
              </w:rPr>
              <w:t>Source</w:t>
            </w:r>
          </w:p>
        </w:tc>
      </w:tr>
      <w:tr w:rsidR="00FF72D1" w14:paraId="0C5BDDDA" w14:textId="77777777">
        <w:trPr>
          <w:cantSplit/>
          <w:jc w:val="center"/>
        </w:trPr>
        <w:tc>
          <w:tcPr>
            <w:tcW w:w="8505" w:type="dxa"/>
            <w:gridSpan w:val="3"/>
            <w:vAlign w:val="center"/>
          </w:tcPr>
          <w:p w14:paraId="527923B6" w14:textId="77777777" w:rsidR="00FF72D1" w:rsidRDefault="00000000">
            <w:pPr>
              <w:pStyle w:val="TableHead"/>
              <w:keepLines w:val="0"/>
              <w:spacing w:before="0" w:after="0"/>
              <w:jc w:val="left"/>
              <w:rPr>
                <w:rFonts w:eastAsia="標楷體"/>
                <w:b w:val="0"/>
                <w:i/>
                <w:sz w:val="17"/>
              </w:rPr>
            </w:pPr>
            <w:r>
              <w:rPr>
                <w:rFonts w:eastAsia="標楷體"/>
                <w:b w:val="0"/>
                <w:i/>
                <w:sz w:val="17"/>
                <w:shd w:val="clear" w:color="auto" w:fill="E4DDD2"/>
              </w:rPr>
              <w:t>Panel A: Platform-economy measures</w:t>
            </w:r>
            <w:bookmarkStart w:id="216" w:name="RevSrc09"/>
            <w:r>
              <w:fldChar w:fldCharType="begin"/>
            </w:r>
            <w:r>
              <w:instrText>HYPERLINK \l "RevNote09" \o "Go to revision note 9"</w:instrText>
            </w:r>
            <w:r>
              <w:fldChar w:fldCharType="separate"/>
            </w:r>
            <w:r>
              <w:rPr>
                <w:noProof/>
                <w:sz w:val="14"/>
                <w:szCs w:val="14"/>
                <w:vertAlign w:val="superscript"/>
              </w:rPr>
              <w:t>9</w:t>
            </w:r>
            <w:r>
              <w:rPr>
                <w:noProof/>
                <w:sz w:val="14"/>
                <w:szCs w:val="14"/>
                <w:vertAlign w:val="superscript"/>
              </w:rPr>
              <w:fldChar w:fldCharType="end"/>
            </w:r>
            <w:bookmarkEnd w:id="216"/>
          </w:p>
        </w:tc>
      </w:tr>
      <w:tr w:rsidR="00FF72D1" w14:paraId="5DB8C5AA" w14:textId="77777777">
        <w:trPr>
          <w:cantSplit/>
          <w:jc w:val="center"/>
        </w:trPr>
        <w:tc>
          <w:tcPr>
            <w:tcW w:w="2304" w:type="dxa"/>
            <w:vAlign w:val="center"/>
          </w:tcPr>
          <w:p w14:paraId="3B5ABAC7" w14:textId="77777777" w:rsidR="00FF72D1" w:rsidRDefault="00000000">
            <w:pPr>
              <w:pStyle w:val="TableText"/>
              <w:keepLines w:val="0"/>
              <w:spacing w:before="0" w:after="0"/>
              <w:rPr>
                <w:rFonts w:eastAsia="標楷體"/>
                <w:sz w:val="17"/>
              </w:rPr>
            </w:pPr>
            <w:commentRangeStart w:id="217"/>
            <w:r>
              <w:rPr>
                <w:rFonts w:eastAsia="標楷體"/>
                <w:sz w:val="17"/>
              </w:rPr>
              <w:t>Gross transaction value (GTV) / gross merchandise value (GMV)</w:t>
            </w:r>
            <w:commentRangeEnd w:id="217"/>
            <w:r w:rsidR="00A71E98">
              <w:rPr>
                <w:rStyle w:val="CommentReference"/>
                <w:rFonts w:eastAsia="標楷體"/>
              </w:rPr>
              <w:commentReference w:id="217"/>
            </w:r>
          </w:p>
        </w:tc>
        <w:tc>
          <w:tcPr>
            <w:tcW w:w="4115" w:type="dxa"/>
            <w:vAlign w:val="center"/>
          </w:tcPr>
          <w:p w14:paraId="22BC422E" w14:textId="77777777" w:rsidR="00FF72D1" w:rsidRDefault="00000000">
            <w:pPr>
              <w:pStyle w:val="TableText"/>
              <w:keepLines w:val="0"/>
              <w:spacing w:before="0" w:after="0"/>
              <w:rPr>
                <w:rFonts w:eastAsia="標楷體"/>
                <w:sz w:val="17"/>
              </w:rPr>
            </w:pPr>
            <w:r>
              <w:rPr>
                <w:rFonts w:eastAsia="標楷體"/>
                <w:sz w:val="17"/>
              </w:rPr>
              <w:t>The total value of transactions processed through a platform in a period, regardless of who ultimately receives the proceeds. Company disclosures use GTV or GMV depending on platform and segment.</w:t>
            </w:r>
          </w:p>
        </w:tc>
        <w:tc>
          <w:tcPr>
            <w:tcW w:w="2086" w:type="dxa"/>
            <w:vAlign w:val="center"/>
          </w:tcPr>
          <w:p w14:paraId="2B43A90B" w14:textId="77777777" w:rsidR="00FF72D1" w:rsidRDefault="00000000">
            <w:pPr>
              <w:pStyle w:val="TableText"/>
              <w:keepLines w:val="0"/>
              <w:spacing w:before="0" w:after="0"/>
              <w:rPr>
                <w:rFonts w:eastAsia="標楷體"/>
                <w:sz w:val="17"/>
              </w:rPr>
            </w:pPr>
            <w:r>
              <w:rPr>
                <w:rFonts w:eastAsia="標楷體"/>
                <w:sz w:val="17"/>
              </w:rPr>
              <w:t xml:space="preserve">Grab, </w:t>
            </w:r>
            <w:proofErr w:type="spellStart"/>
            <w:r>
              <w:rPr>
                <w:rFonts w:eastAsia="標楷體"/>
                <w:sz w:val="17"/>
              </w:rPr>
              <w:t>GoTo</w:t>
            </w:r>
            <w:proofErr w:type="spellEnd"/>
            <w:r>
              <w:rPr>
                <w:rFonts w:eastAsia="標楷體"/>
                <w:sz w:val="17"/>
              </w:rPr>
              <w:t>, and Sea company disclosures</w:t>
            </w:r>
          </w:p>
        </w:tc>
      </w:tr>
      <w:tr w:rsidR="00FF72D1" w14:paraId="58BB41E8" w14:textId="77777777">
        <w:trPr>
          <w:cantSplit/>
          <w:jc w:val="center"/>
        </w:trPr>
        <w:tc>
          <w:tcPr>
            <w:tcW w:w="2304" w:type="dxa"/>
            <w:vAlign w:val="center"/>
          </w:tcPr>
          <w:p w14:paraId="1483ED37" w14:textId="0C622C6B" w:rsidR="00FF72D1" w:rsidRDefault="00000000">
            <w:pPr>
              <w:pStyle w:val="TableText"/>
              <w:keepLines w:val="0"/>
              <w:spacing w:before="0" w:after="0"/>
              <w:rPr>
                <w:rFonts w:eastAsia="標楷體"/>
                <w:sz w:val="17"/>
              </w:rPr>
            </w:pPr>
            <w:r>
              <w:rPr>
                <w:rFonts w:eastAsia="標楷體"/>
                <w:sz w:val="17"/>
              </w:rPr>
              <w:t>Platform revenue</w:t>
            </w:r>
            <w:del w:id="218" w:author="drkong" w:date="2026-09-07T01:11:00Z">
              <w:r w:rsidDel="0059352A">
                <w:rPr>
                  <w:rFonts w:eastAsia="標楷體"/>
                  <w:sz w:val="17"/>
                </w:rPr>
                <w:delText xml:space="preserve"> / net revenue</w:delText>
              </w:r>
            </w:del>
          </w:p>
        </w:tc>
        <w:tc>
          <w:tcPr>
            <w:tcW w:w="4115" w:type="dxa"/>
            <w:vAlign w:val="center"/>
          </w:tcPr>
          <w:p w14:paraId="24302462" w14:textId="77777777" w:rsidR="00FF72D1" w:rsidRDefault="00000000">
            <w:pPr>
              <w:pStyle w:val="TableText"/>
              <w:keepLines w:val="0"/>
              <w:spacing w:before="0" w:after="0"/>
              <w:rPr>
                <w:rFonts w:eastAsia="標楷體"/>
                <w:sz w:val="17"/>
              </w:rPr>
            </w:pPr>
            <w:r>
              <w:rPr>
                <w:rFonts w:eastAsia="標楷體"/>
                <w:sz w:val="17"/>
              </w:rPr>
              <w:t>Revenue recognized by the platform on its own income statement from commissions, fees, and directly billed services. It excludes participant-facing pass-through value not booked as platform revenue.</w:t>
            </w:r>
          </w:p>
        </w:tc>
        <w:tc>
          <w:tcPr>
            <w:tcW w:w="2086" w:type="dxa"/>
            <w:vAlign w:val="center"/>
          </w:tcPr>
          <w:p w14:paraId="65F08F6D" w14:textId="77777777" w:rsidR="00FF72D1" w:rsidRDefault="00000000">
            <w:pPr>
              <w:pStyle w:val="TableText"/>
              <w:keepLines w:val="0"/>
              <w:spacing w:before="0" w:after="0"/>
              <w:rPr>
                <w:rFonts w:eastAsia="標楷體"/>
                <w:sz w:val="17"/>
              </w:rPr>
            </w:pPr>
            <w:r>
              <w:rPr>
                <w:rFonts w:eastAsia="標楷體"/>
                <w:sz w:val="17"/>
              </w:rPr>
              <w:t xml:space="preserve">Grab, </w:t>
            </w:r>
            <w:proofErr w:type="spellStart"/>
            <w:r>
              <w:rPr>
                <w:rFonts w:eastAsia="標楷體"/>
                <w:sz w:val="17"/>
              </w:rPr>
              <w:t>GoTo</w:t>
            </w:r>
            <w:proofErr w:type="spellEnd"/>
            <w:r>
              <w:rPr>
                <w:rFonts w:eastAsia="標楷體"/>
                <w:sz w:val="17"/>
              </w:rPr>
              <w:t>, and Sea company disclosures</w:t>
            </w:r>
          </w:p>
        </w:tc>
      </w:tr>
      <w:tr w:rsidR="00FF72D1" w14:paraId="41D7D31D" w14:textId="77777777">
        <w:trPr>
          <w:cantSplit/>
          <w:jc w:val="center"/>
        </w:trPr>
        <w:tc>
          <w:tcPr>
            <w:tcW w:w="2304" w:type="dxa"/>
            <w:vAlign w:val="center"/>
          </w:tcPr>
          <w:p w14:paraId="22DC3E0B" w14:textId="77777777" w:rsidR="00FF72D1" w:rsidRDefault="00000000">
            <w:pPr>
              <w:pStyle w:val="TableText"/>
              <w:keepLines w:val="0"/>
              <w:spacing w:before="0" w:after="0"/>
              <w:rPr>
                <w:rFonts w:eastAsia="標楷體"/>
                <w:sz w:val="17"/>
              </w:rPr>
            </w:pPr>
            <w:proofErr w:type="spellStart"/>
            <w:r>
              <w:rPr>
                <w:rFonts w:eastAsia="標楷體"/>
                <w:sz w:val="17"/>
              </w:rPr>
              <w:t>Unbooked</w:t>
            </w:r>
            <w:proofErr w:type="spellEnd"/>
            <w:r>
              <w:rPr>
                <w:rFonts w:eastAsia="標楷體"/>
                <w:sz w:val="17"/>
              </w:rPr>
              <w:t xml:space="preserve"> GTV</w:t>
            </w:r>
          </w:p>
        </w:tc>
        <w:tc>
          <w:tcPr>
            <w:tcW w:w="4115" w:type="dxa"/>
            <w:vAlign w:val="center"/>
          </w:tcPr>
          <w:p w14:paraId="764500E3" w14:textId="77777777" w:rsidR="00FF72D1" w:rsidRDefault="00000000">
            <w:pPr>
              <w:pStyle w:val="TableText"/>
              <w:keepLines w:val="0"/>
              <w:spacing w:before="0" w:after="0"/>
              <w:rPr>
                <w:rFonts w:eastAsia="標楷體"/>
                <w:sz w:val="17"/>
              </w:rPr>
            </w:pPr>
            <w:r>
              <w:rPr>
                <w:rFonts w:eastAsia="標楷體"/>
                <w:sz w:val="17"/>
              </w:rPr>
              <w:t>GTV minus platform revenue. This quantity is calculated from disclosed or transparently derived inputs and is not separately reported by the platforms.</w:t>
            </w:r>
          </w:p>
        </w:tc>
        <w:tc>
          <w:tcPr>
            <w:tcW w:w="2086" w:type="dxa"/>
            <w:vAlign w:val="center"/>
          </w:tcPr>
          <w:p w14:paraId="503FFCF3" w14:textId="77777777" w:rsidR="00FF72D1" w:rsidRDefault="00000000">
            <w:pPr>
              <w:pStyle w:val="TableText"/>
              <w:keepLines w:val="0"/>
              <w:spacing w:before="0" w:after="0"/>
              <w:rPr>
                <w:rFonts w:eastAsia="標楷體"/>
                <w:sz w:val="17"/>
              </w:rPr>
            </w:pPr>
            <w:r>
              <w:rPr>
                <w:rFonts w:eastAsia="標楷體"/>
                <w:sz w:val="17"/>
              </w:rPr>
              <w:t>Author calculation from company disclosures</w:t>
            </w:r>
          </w:p>
        </w:tc>
      </w:tr>
      <w:tr w:rsidR="00FF72D1" w14:paraId="2222EFF4" w14:textId="77777777">
        <w:trPr>
          <w:cantSplit/>
          <w:jc w:val="center"/>
        </w:trPr>
        <w:tc>
          <w:tcPr>
            <w:tcW w:w="2304" w:type="dxa"/>
            <w:vAlign w:val="center"/>
          </w:tcPr>
          <w:p w14:paraId="0FCADB67" w14:textId="77777777" w:rsidR="00FF72D1" w:rsidRDefault="00000000">
            <w:pPr>
              <w:pStyle w:val="TableText"/>
              <w:keepLines w:val="0"/>
              <w:spacing w:before="0" w:after="0"/>
              <w:rPr>
                <w:rFonts w:eastAsia="標楷體"/>
                <w:sz w:val="17"/>
              </w:rPr>
            </w:pPr>
            <w:r>
              <w:rPr>
                <w:rFonts w:eastAsia="標楷體"/>
                <w:sz w:val="17"/>
              </w:rPr>
              <w:t>Ecosystem ratio</w:t>
            </w:r>
          </w:p>
        </w:tc>
        <w:tc>
          <w:tcPr>
            <w:tcW w:w="4115" w:type="dxa"/>
            <w:vAlign w:val="center"/>
          </w:tcPr>
          <w:p w14:paraId="744FA60D" w14:textId="77777777" w:rsidR="00FF72D1" w:rsidRDefault="00000000">
            <w:pPr>
              <w:pStyle w:val="TableText"/>
              <w:keepLines w:val="0"/>
              <w:spacing w:before="0" w:after="0"/>
              <w:rPr>
                <w:rFonts w:eastAsia="標楷體"/>
                <w:sz w:val="17"/>
              </w:rPr>
            </w:pPr>
            <w:proofErr w:type="spellStart"/>
            <w:r>
              <w:rPr>
                <w:rFonts w:eastAsia="標楷體"/>
                <w:sz w:val="17"/>
              </w:rPr>
              <w:t>Unbooked</w:t>
            </w:r>
            <w:proofErr w:type="spellEnd"/>
            <w:r>
              <w:rPr>
                <w:rFonts w:eastAsia="標楷體"/>
                <w:sz w:val="17"/>
              </w:rPr>
              <w:t xml:space="preserve"> GTV divided by platform revenue, or (GTV - revenue) / revenue. It measures participant-facing transaction value relative to booked platform revenue and is not a measure of profit, tax liability, or value-added.</w:t>
            </w:r>
          </w:p>
        </w:tc>
        <w:tc>
          <w:tcPr>
            <w:tcW w:w="2086" w:type="dxa"/>
            <w:vAlign w:val="center"/>
          </w:tcPr>
          <w:p w14:paraId="2EA2444C" w14:textId="77777777" w:rsidR="00FF72D1" w:rsidRDefault="00000000">
            <w:pPr>
              <w:pStyle w:val="TableText"/>
              <w:keepLines w:val="0"/>
              <w:spacing w:before="0" w:after="0"/>
              <w:rPr>
                <w:rFonts w:eastAsia="標楷體"/>
                <w:sz w:val="17"/>
              </w:rPr>
            </w:pPr>
            <w:r>
              <w:rPr>
                <w:rFonts w:eastAsia="標楷體"/>
                <w:sz w:val="17"/>
              </w:rPr>
              <w:t>Author calculation from company disclosures</w:t>
            </w:r>
          </w:p>
        </w:tc>
      </w:tr>
      <w:tr w:rsidR="00FF72D1" w14:paraId="394FDF35" w14:textId="77777777">
        <w:trPr>
          <w:cantSplit/>
          <w:jc w:val="center"/>
        </w:trPr>
        <w:tc>
          <w:tcPr>
            <w:tcW w:w="2304" w:type="dxa"/>
            <w:vAlign w:val="center"/>
          </w:tcPr>
          <w:p w14:paraId="315C1D09" w14:textId="77777777" w:rsidR="00FF72D1" w:rsidRDefault="00000000">
            <w:pPr>
              <w:pStyle w:val="TableText"/>
              <w:keepLines w:val="0"/>
              <w:spacing w:before="0" w:after="0"/>
              <w:rPr>
                <w:rFonts w:eastAsia="標楷體"/>
                <w:sz w:val="17"/>
              </w:rPr>
            </w:pPr>
            <w:r>
              <w:rPr>
                <w:rFonts w:eastAsia="標楷體"/>
                <w:sz w:val="17"/>
              </w:rPr>
              <w:t>Take rate</w:t>
            </w:r>
          </w:p>
        </w:tc>
        <w:tc>
          <w:tcPr>
            <w:tcW w:w="4115" w:type="dxa"/>
            <w:vAlign w:val="center"/>
          </w:tcPr>
          <w:p w14:paraId="35D2C15B" w14:textId="77777777" w:rsidR="00FF72D1" w:rsidRDefault="00000000">
            <w:pPr>
              <w:pStyle w:val="TableText"/>
              <w:keepLines w:val="0"/>
              <w:spacing w:before="0" w:after="0"/>
              <w:rPr>
                <w:rFonts w:eastAsia="標楷體"/>
                <w:sz w:val="17"/>
              </w:rPr>
            </w:pPr>
            <w:r>
              <w:rPr>
                <w:rFonts w:eastAsia="標楷體"/>
                <w:sz w:val="17"/>
              </w:rPr>
              <w:t>Platform revenue divided by GTV.</w:t>
            </w:r>
          </w:p>
        </w:tc>
        <w:tc>
          <w:tcPr>
            <w:tcW w:w="2086" w:type="dxa"/>
            <w:vAlign w:val="center"/>
          </w:tcPr>
          <w:p w14:paraId="715086CA" w14:textId="77777777" w:rsidR="00FF72D1" w:rsidRDefault="00000000">
            <w:pPr>
              <w:pStyle w:val="TableText"/>
              <w:keepLines w:val="0"/>
              <w:spacing w:before="0" w:after="0"/>
              <w:rPr>
                <w:rFonts w:eastAsia="標楷體"/>
                <w:sz w:val="17"/>
              </w:rPr>
            </w:pPr>
            <w:r>
              <w:rPr>
                <w:rFonts w:eastAsia="標楷體"/>
                <w:sz w:val="17"/>
              </w:rPr>
              <w:t>Author calculation from company disclosures</w:t>
            </w:r>
          </w:p>
        </w:tc>
      </w:tr>
      <w:tr w:rsidR="00FF72D1" w14:paraId="5BC301FE" w14:textId="77777777">
        <w:trPr>
          <w:cantSplit/>
          <w:jc w:val="center"/>
        </w:trPr>
        <w:tc>
          <w:tcPr>
            <w:tcW w:w="2304" w:type="dxa"/>
            <w:vAlign w:val="center"/>
          </w:tcPr>
          <w:p w14:paraId="4832B66A" w14:textId="77777777" w:rsidR="00FF72D1" w:rsidRDefault="00000000">
            <w:pPr>
              <w:pStyle w:val="TableText"/>
              <w:keepLines w:val="0"/>
              <w:spacing w:before="0" w:after="0"/>
              <w:rPr>
                <w:rFonts w:eastAsia="標楷體"/>
                <w:sz w:val="17"/>
              </w:rPr>
            </w:pPr>
            <w:r>
              <w:rPr>
                <w:rFonts w:eastAsia="標楷體"/>
                <w:sz w:val="17"/>
              </w:rPr>
              <w:t>Blended take rate</w:t>
            </w:r>
          </w:p>
        </w:tc>
        <w:tc>
          <w:tcPr>
            <w:tcW w:w="4115" w:type="dxa"/>
            <w:vAlign w:val="center"/>
          </w:tcPr>
          <w:p w14:paraId="5C8CE942" w14:textId="77777777" w:rsidR="00FF72D1" w:rsidRDefault="00000000">
            <w:pPr>
              <w:pStyle w:val="TableText"/>
              <w:keepLines w:val="0"/>
              <w:spacing w:before="0" w:after="0"/>
              <w:rPr>
                <w:rFonts w:eastAsia="標楷體"/>
                <w:sz w:val="17"/>
              </w:rPr>
            </w:pPr>
            <w:r>
              <w:rPr>
                <w:rFonts w:eastAsia="標楷體"/>
                <w:sz w:val="17"/>
              </w:rPr>
              <w:t xml:space="preserve">The combined take rate across the three rows in the 2023 Indonesia-focused base estimate: total platform revenue divided by total GTV (5.88%). Because the </w:t>
            </w:r>
            <w:proofErr w:type="spellStart"/>
            <w:r>
              <w:rPr>
                <w:rFonts w:eastAsia="標楷體"/>
                <w:sz w:val="17"/>
              </w:rPr>
              <w:t>GoTo</w:t>
            </w:r>
            <w:proofErr w:type="spellEnd"/>
            <w:r>
              <w:rPr>
                <w:rFonts w:eastAsia="標楷體"/>
                <w:sz w:val="17"/>
              </w:rPr>
              <w:t xml:space="preserve"> input is Group-level, this is not a perfectly country-isolated Indonesia parameter and is used only for the four-country scenario calibration in Section 7.</w:t>
            </w:r>
          </w:p>
        </w:tc>
        <w:tc>
          <w:tcPr>
            <w:tcW w:w="2086" w:type="dxa"/>
            <w:vAlign w:val="center"/>
          </w:tcPr>
          <w:p w14:paraId="24DD6045" w14:textId="77777777" w:rsidR="00FF72D1" w:rsidRDefault="00000000">
            <w:pPr>
              <w:pStyle w:val="TableText"/>
              <w:keepLines w:val="0"/>
              <w:spacing w:before="0" w:after="0"/>
              <w:rPr>
                <w:rFonts w:eastAsia="標楷體"/>
                <w:sz w:val="17"/>
              </w:rPr>
            </w:pPr>
            <w:r>
              <w:rPr>
                <w:rFonts w:eastAsia="標楷體"/>
                <w:sz w:val="17"/>
              </w:rPr>
              <w:t>Author calculation, Table 3</w:t>
            </w:r>
          </w:p>
        </w:tc>
      </w:tr>
      <w:tr w:rsidR="00FF72D1" w14:paraId="305B09AD" w14:textId="77777777">
        <w:trPr>
          <w:cantSplit/>
          <w:jc w:val="center"/>
        </w:trPr>
        <w:tc>
          <w:tcPr>
            <w:tcW w:w="2304" w:type="dxa"/>
            <w:vAlign w:val="center"/>
          </w:tcPr>
          <w:p w14:paraId="63305FB0" w14:textId="77777777" w:rsidR="00FF72D1" w:rsidRDefault="00000000">
            <w:pPr>
              <w:pStyle w:val="TableText"/>
              <w:keepLines w:val="0"/>
              <w:spacing w:before="0" w:after="0"/>
              <w:rPr>
                <w:rFonts w:eastAsia="標楷體"/>
                <w:sz w:val="17"/>
              </w:rPr>
            </w:pPr>
            <w:r>
              <w:rPr>
                <w:rFonts w:eastAsia="標楷體"/>
                <w:sz w:val="17"/>
              </w:rPr>
              <w:t>Digital GMV</w:t>
            </w:r>
          </w:p>
        </w:tc>
        <w:tc>
          <w:tcPr>
            <w:tcW w:w="4115" w:type="dxa"/>
            <w:vAlign w:val="center"/>
          </w:tcPr>
          <w:p w14:paraId="51D3CACA" w14:textId="77777777" w:rsidR="00FF72D1" w:rsidRDefault="00000000">
            <w:pPr>
              <w:pStyle w:val="TableText"/>
              <w:keepLines w:val="0"/>
              <w:spacing w:before="0" w:after="0"/>
              <w:rPr>
                <w:rFonts w:eastAsia="標楷體"/>
                <w:sz w:val="17"/>
              </w:rPr>
            </w:pPr>
            <w:r>
              <w:rPr>
                <w:rFonts w:eastAsia="標楷體"/>
                <w:sz w:val="17"/>
              </w:rPr>
              <w:t>Country-level 2024 digital-economy gross merchandise value used for the four non-Indonesian markets in the regional calibration.</w:t>
            </w:r>
          </w:p>
        </w:tc>
        <w:tc>
          <w:tcPr>
            <w:tcW w:w="2086" w:type="dxa"/>
            <w:vAlign w:val="center"/>
          </w:tcPr>
          <w:p w14:paraId="451777C8" w14:textId="77777777" w:rsidR="00FF72D1" w:rsidRDefault="00000000">
            <w:pPr>
              <w:pStyle w:val="TableText"/>
              <w:keepLines w:val="0"/>
              <w:spacing w:before="0" w:after="0"/>
              <w:rPr>
                <w:rFonts w:eastAsia="標楷體"/>
                <w:sz w:val="17"/>
              </w:rPr>
            </w:pPr>
            <w:r>
              <w:rPr>
                <w:rFonts w:eastAsia="標楷體"/>
                <w:sz w:val="17"/>
              </w:rPr>
              <w:t>Google, Temasek and Bain (2024)</w:t>
            </w:r>
          </w:p>
        </w:tc>
      </w:tr>
      <w:tr w:rsidR="00FF72D1" w14:paraId="1B02D02B" w14:textId="77777777">
        <w:trPr>
          <w:cantSplit/>
          <w:jc w:val="center"/>
        </w:trPr>
        <w:tc>
          <w:tcPr>
            <w:tcW w:w="8505" w:type="dxa"/>
            <w:gridSpan w:val="3"/>
            <w:vAlign w:val="center"/>
          </w:tcPr>
          <w:p w14:paraId="2F8EF968" w14:textId="77777777" w:rsidR="00FF72D1" w:rsidRDefault="00000000">
            <w:pPr>
              <w:pStyle w:val="TableHead"/>
              <w:keepLines w:val="0"/>
              <w:spacing w:before="0" w:after="0"/>
              <w:jc w:val="left"/>
              <w:rPr>
                <w:rFonts w:eastAsia="標楷體"/>
                <w:b w:val="0"/>
                <w:i/>
                <w:sz w:val="17"/>
              </w:rPr>
            </w:pPr>
            <w:r>
              <w:rPr>
                <w:rFonts w:eastAsia="標楷體"/>
                <w:b w:val="0"/>
                <w:i/>
                <w:sz w:val="17"/>
              </w:rPr>
              <w:t>Panel B: Event-study measures</w:t>
            </w:r>
          </w:p>
        </w:tc>
      </w:tr>
      <w:tr w:rsidR="00FF72D1" w14:paraId="118741C6" w14:textId="77777777">
        <w:trPr>
          <w:cantSplit/>
          <w:jc w:val="center"/>
        </w:trPr>
        <w:tc>
          <w:tcPr>
            <w:tcW w:w="2304" w:type="dxa"/>
            <w:vAlign w:val="center"/>
          </w:tcPr>
          <w:p w14:paraId="55F8BCBD" w14:textId="77777777" w:rsidR="00FF72D1" w:rsidRDefault="00000000">
            <w:pPr>
              <w:pStyle w:val="TableText"/>
              <w:keepLines w:val="0"/>
              <w:spacing w:before="0" w:after="0"/>
              <w:rPr>
                <w:rFonts w:eastAsia="標楷體"/>
                <w:sz w:val="17"/>
              </w:rPr>
            </w:pPr>
            <w:r>
              <w:rPr>
                <w:rFonts w:eastAsia="標楷體"/>
                <w:sz w:val="17"/>
              </w:rPr>
              <w:t>Event session</w:t>
            </w:r>
          </w:p>
        </w:tc>
        <w:tc>
          <w:tcPr>
            <w:tcW w:w="4115" w:type="dxa"/>
            <w:vAlign w:val="center"/>
          </w:tcPr>
          <w:p w14:paraId="426D8490" w14:textId="77777777" w:rsidR="00FF72D1" w:rsidRDefault="00000000">
            <w:pPr>
              <w:pStyle w:val="TableText"/>
              <w:keepLines w:val="0"/>
              <w:spacing w:before="0" w:after="0"/>
              <w:rPr>
                <w:rFonts w:eastAsia="標楷體"/>
                <w:sz w:val="17"/>
              </w:rPr>
            </w:pPr>
            <w:r>
              <w:rPr>
                <w:rFonts w:eastAsia="標楷體"/>
                <w:sz w:val="17"/>
              </w:rPr>
              <w:t>The first trading session able to react to an earnings release. After-close announcements are shifted to the next trading session.</w:t>
            </w:r>
          </w:p>
        </w:tc>
        <w:tc>
          <w:tcPr>
            <w:tcW w:w="2086" w:type="dxa"/>
            <w:vAlign w:val="center"/>
          </w:tcPr>
          <w:p w14:paraId="7E836359" w14:textId="77777777" w:rsidR="00FF72D1" w:rsidRDefault="00000000">
            <w:pPr>
              <w:pStyle w:val="TableText"/>
              <w:keepLines w:val="0"/>
              <w:spacing w:before="0" w:after="0"/>
              <w:rPr>
                <w:rFonts w:eastAsia="標楷體"/>
                <w:sz w:val="17"/>
              </w:rPr>
            </w:pPr>
            <w:r>
              <w:rPr>
                <w:rFonts w:eastAsia="標楷體"/>
                <w:sz w:val="17"/>
              </w:rPr>
              <w:t>Official company earnings releases; author coding</w:t>
            </w:r>
          </w:p>
        </w:tc>
      </w:tr>
      <w:tr w:rsidR="00FF72D1" w14:paraId="23914605" w14:textId="77777777">
        <w:trPr>
          <w:cantSplit/>
          <w:jc w:val="center"/>
        </w:trPr>
        <w:tc>
          <w:tcPr>
            <w:tcW w:w="2304" w:type="dxa"/>
            <w:vAlign w:val="center"/>
          </w:tcPr>
          <w:p w14:paraId="0CF306E6" w14:textId="77777777" w:rsidR="00FF72D1" w:rsidRDefault="00000000">
            <w:pPr>
              <w:pStyle w:val="TableText"/>
              <w:keepLines w:val="0"/>
              <w:spacing w:before="0" w:after="0"/>
              <w:rPr>
                <w:rFonts w:eastAsia="標楷體"/>
                <w:sz w:val="17"/>
              </w:rPr>
            </w:pPr>
            <w:r>
              <w:rPr>
                <w:rFonts w:eastAsia="標楷體"/>
                <w:sz w:val="17"/>
              </w:rPr>
              <w:t>Cumulative abnormal return (CAR)</w:t>
            </w:r>
          </w:p>
        </w:tc>
        <w:tc>
          <w:tcPr>
            <w:tcW w:w="4115" w:type="dxa"/>
            <w:vAlign w:val="center"/>
          </w:tcPr>
          <w:p w14:paraId="625C6158" w14:textId="77777777" w:rsidR="00FF72D1" w:rsidRDefault="00000000">
            <w:pPr>
              <w:pStyle w:val="TableText"/>
              <w:keepLines w:val="0"/>
              <w:spacing w:before="0" w:after="0"/>
              <w:rPr>
                <w:rFonts w:eastAsia="標楷體"/>
                <w:sz w:val="17"/>
              </w:rPr>
            </w:pPr>
            <w:r>
              <w:rPr>
                <w:rFonts w:eastAsia="標楷體"/>
                <w:sz w:val="17"/>
              </w:rPr>
              <w:t xml:space="preserve">The platform's close-to-close return less its matched market-index return, cumulated over the event window. The primary specification uses </w:t>
            </w:r>
            <w:proofErr w:type="gramStart"/>
            <w:r>
              <w:rPr>
                <w:rFonts w:eastAsia="標楷體"/>
                <w:sz w:val="17"/>
              </w:rPr>
              <w:t>CAR[</w:t>
            </w:r>
            <w:proofErr w:type="gramEnd"/>
            <w:r>
              <w:rPr>
                <w:rFonts w:eastAsia="標楷體"/>
                <w:sz w:val="17"/>
              </w:rPr>
              <w:t>-1,+1] centered on the event session.</w:t>
            </w:r>
          </w:p>
        </w:tc>
        <w:tc>
          <w:tcPr>
            <w:tcW w:w="2086" w:type="dxa"/>
            <w:vAlign w:val="center"/>
          </w:tcPr>
          <w:p w14:paraId="0D0F6B3A" w14:textId="77777777" w:rsidR="00FF72D1" w:rsidRDefault="00000000">
            <w:pPr>
              <w:pStyle w:val="TableText"/>
              <w:keepLines w:val="0"/>
              <w:spacing w:before="0" w:after="0"/>
              <w:rPr>
                <w:rFonts w:eastAsia="標楷體"/>
                <w:sz w:val="17"/>
              </w:rPr>
            </w:pPr>
            <w:r>
              <w:rPr>
                <w:rFonts w:eastAsia="標楷體"/>
                <w:sz w:val="17"/>
              </w:rPr>
              <w:t>Archival equity closes; FRED; JCI/IHSG archive</w:t>
            </w:r>
          </w:p>
        </w:tc>
      </w:tr>
      <w:tr w:rsidR="00FF72D1" w14:paraId="4E558B2C" w14:textId="77777777">
        <w:trPr>
          <w:cantSplit/>
          <w:jc w:val="center"/>
        </w:trPr>
        <w:tc>
          <w:tcPr>
            <w:tcW w:w="2304" w:type="dxa"/>
            <w:vAlign w:val="center"/>
          </w:tcPr>
          <w:p w14:paraId="1737FF44" w14:textId="77777777" w:rsidR="00FF72D1" w:rsidRDefault="00000000">
            <w:pPr>
              <w:pStyle w:val="TableText"/>
              <w:keepLines w:val="0"/>
              <w:spacing w:before="0" w:after="0"/>
              <w:rPr>
                <w:rFonts w:eastAsia="標楷體"/>
                <w:sz w:val="17"/>
              </w:rPr>
            </w:pPr>
            <w:r>
              <w:rPr>
                <w:rFonts w:eastAsia="標楷體"/>
                <w:sz w:val="17"/>
              </w:rPr>
              <w:t>Adjacent-quarter ratio change (QoQ)</w:t>
            </w:r>
          </w:p>
        </w:tc>
        <w:tc>
          <w:tcPr>
            <w:tcW w:w="4115" w:type="dxa"/>
            <w:vAlign w:val="center"/>
          </w:tcPr>
          <w:p w14:paraId="5A489830" w14:textId="77777777" w:rsidR="00FF72D1" w:rsidRDefault="00000000">
            <w:pPr>
              <w:pStyle w:val="TableText"/>
              <w:keepLines w:val="0"/>
              <w:spacing w:before="0" w:after="0"/>
              <w:rPr>
                <w:rFonts w:eastAsia="標楷體"/>
                <w:sz w:val="17"/>
              </w:rPr>
            </w:pPr>
            <w:r>
              <w:rPr>
                <w:rFonts w:eastAsia="標楷體"/>
                <w:sz w:val="17"/>
              </w:rPr>
              <w:t>The percentage change in the ecosystem ratio from the immediately preceding calendar quarter. It is calculated only when an adjacent-quarter observation is available.</w:t>
            </w:r>
          </w:p>
        </w:tc>
        <w:tc>
          <w:tcPr>
            <w:tcW w:w="2086" w:type="dxa"/>
            <w:vAlign w:val="center"/>
          </w:tcPr>
          <w:p w14:paraId="2E034407" w14:textId="77777777" w:rsidR="00FF72D1" w:rsidRDefault="00000000">
            <w:pPr>
              <w:pStyle w:val="TableText"/>
              <w:keepLines w:val="0"/>
              <w:spacing w:before="0" w:after="0"/>
              <w:rPr>
                <w:rFonts w:eastAsia="標楷體"/>
                <w:sz w:val="17"/>
              </w:rPr>
            </w:pPr>
            <w:r>
              <w:rPr>
                <w:rFonts w:eastAsia="標楷體"/>
                <w:sz w:val="17"/>
              </w:rPr>
              <w:t>Author calculation from contemporaneous company disclosures</w:t>
            </w:r>
          </w:p>
        </w:tc>
      </w:tr>
      <w:tr w:rsidR="00FF72D1" w14:paraId="7109FECC" w14:textId="77777777">
        <w:trPr>
          <w:cantSplit/>
          <w:jc w:val="center"/>
        </w:trPr>
        <w:tc>
          <w:tcPr>
            <w:tcW w:w="2304" w:type="dxa"/>
            <w:vAlign w:val="center"/>
          </w:tcPr>
          <w:p w14:paraId="42C8ED87" w14:textId="77777777" w:rsidR="00FF72D1" w:rsidRDefault="00000000">
            <w:pPr>
              <w:pStyle w:val="TableText"/>
              <w:keepLines w:val="0"/>
              <w:spacing w:before="0" w:after="0"/>
              <w:rPr>
                <w:rFonts w:eastAsia="標楷體"/>
                <w:sz w:val="17"/>
              </w:rPr>
            </w:pPr>
            <w:r>
              <w:rPr>
                <w:rFonts w:eastAsia="標楷體"/>
                <w:sz w:val="17"/>
              </w:rPr>
              <w:t>Guidance-contaminated event</w:t>
            </w:r>
          </w:p>
        </w:tc>
        <w:tc>
          <w:tcPr>
            <w:tcW w:w="4115" w:type="dxa"/>
            <w:vAlign w:val="center"/>
          </w:tcPr>
          <w:p w14:paraId="314D2604" w14:textId="77777777" w:rsidR="00FF72D1" w:rsidRDefault="00000000">
            <w:pPr>
              <w:pStyle w:val="TableText"/>
              <w:keepLines w:val="0"/>
              <w:spacing w:before="0" w:after="0"/>
              <w:rPr>
                <w:rFonts w:eastAsia="標楷體"/>
                <w:sz w:val="17"/>
              </w:rPr>
            </w:pPr>
            <w:r>
              <w:rPr>
                <w:rFonts w:eastAsia="標楷體"/>
                <w:sz w:val="17"/>
              </w:rPr>
              <w:t>Under the strict primary rule, an earnings announcement that explicitly revises previously issued forward guidance or announces a genuinely new major concurrent M&amp;A transaction, capital raise, share-repurchase program, or major restructuring. Initial guidance is coded as a candidate rather than contaminated in the strict specification and is excluded only in the broader robustness coding.</w:t>
            </w:r>
          </w:p>
        </w:tc>
        <w:tc>
          <w:tcPr>
            <w:tcW w:w="2086" w:type="dxa"/>
            <w:vAlign w:val="center"/>
          </w:tcPr>
          <w:p w14:paraId="77B83659" w14:textId="77777777" w:rsidR="00FF72D1" w:rsidRDefault="00000000">
            <w:pPr>
              <w:pStyle w:val="TableText"/>
              <w:keepLines w:val="0"/>
              <w:spacing w:before="0" w:after="0"/>
              <w:rPr>
                <w:rFonts w:eastAsia="標楷體"/>
                <w:sz w:val="17"/>
              </w:rPr>
            </w:pPr>
            <w:r>
              <w:rPr>
                <w:rFonts w:eastAsia="標楷體"/>
                <w:sz w:val="17"/>
              </w:rPr>
              <w:t>Official company earnings releases and SEC exhibits</w:t>
            </w:r>
          </w:p>
        </w:tc>
      </w:tr>
      <w:tr w:rsidR="00FF72D1" w14:paraId="13145C8A" w14:textId="77777777">
        <w:trPr>
          <w:cantSplit/>
          <w:jc w:val="center"/>
        </w:trPr>
        <w:tc>
          <w:tcPr>
            <w:tcW w:w="8505" w:type="dxa"/>
            <w:gridSpan w:val="3"/>
            <w:vAlign w:val="center"/>
          </w:tcPr>
          <w:p w14:paraId="2780CBBA" w14:textId="77777777" w:rsidR="00FF72D1" w:rsidRDefault="00000000">
            <w:pPr>
              <w:pStyle w:val="TableHead"/>
              <w:keepLines w:val="0"/>
              <w:spacing w:before="0" w:after="0"/>
              <w:jc w:val="left"/>
              <w:rPr>
                <w:rFonts w:eastAsia="標楷體"/>
                <w:b w:val="0"/>
                <w:i/>
                <w:sz w:val="17"/>
              </w:rPr>
            </w:pPr>
            <w:r>
              <w:rPr>
                <w:rFonts w:eastAsia="標楷體"/>
                <w:b w:val="0"/>
                <w:i/>
                <w:sz w:val="17"/>
              </w:rPr>
              <w:t>Panel C: Policy and tax measures</w:t>
            </w:r>
          </w:p>
        </w:tc>
      </w:tr>
      <w:tr w:rsidR="00FF72D1" w14:paraId="6863E627" w14:textId="77777777">
        <w:trPr>
          <w:cantSplit/>
          <w:jc w:val="center"/>
        </w:trPr>
        <w:tc>
          <w:tcPr>
            <w:tcW w:w="2304" w:type="dxa"/>
            <w:vAlign w:val="center"/>
          </w:tcPr>
          <w:p w14:paraId="0F2ED5EE" w14:textId="77777777" w:rsidR="00FF72D1" w:rsidRDefault="00000000">
            <w:pPr>
              <w:pStyle w:val="TableText"/>
              <w:keepLines w:val="0"/>
              <w:spacing w:before="0" w:after="0"/>
              <w:rPr>
                <w:rFonts w:eastAsia="標楷體"/>
                <w:sz w:val="17"/>
              </w:rPr>
            </w:pPr>
            <w:r>
              <w:rPr>
                <w:rFonts w:eastAsia="標楷體"/>
                <w:sz w:val="17"/>
              </w:rPr>
              <w:t>Low Value Goods (LVG)</w:t>
            </w:r>
          </w:p>
        </w:tc>
        <w:tc>
          <w:tcPr>
            <w:tcW w:w="4115" w:type="dxa"/>
            <w:vAlign w:val="center"/>
          </w:tcPr>
          <w:p w14:paraId="12D1BCFE" w14:textId="77777777" w:rsidR="00FF72D1" w:rsidRDefault="00000000">
            <w:pPr>
              <w:pStyle w:val="TableText"/>
              <w:keepLines w:val="0"/>
              <w:spacing w:before="0" w:after="0"/>
              <w:rPr>
                <w:rFonts w:eastAsia="標楷體"/>
                <w:sz w:val="17"/>
              </w:rPr>
            </w:pPr>
            <w:r>
              <w:rPr>
                <w:rFonts w:eastAsia="標楷體"/>
                <w:sz w:val="17"/>
              </w:rPr>
              <w:t>Malaysia's 2024 sales-tax regime for imported low-value goods, used in Section 6 as a descriptive policy benchmark.</w:t>
            </w:r>
          </w:p>
        </w:tc>
        <w:tc>
          <w:tcPr>
            <w:tcW w:w="2086" w:type="dxa"/>
            <w:vAlign w:val="center"/>
          </w:tcPr>
          <w:p w14:paraId="134C123A" w14:textId="77777777" w:rsidR="00FF72D1" w:rsidRDefault="00000000">
            <w:pPr>
              <w:pStyle w:val="TableText"/>
              <w:keepLines w:val="0"/>
              <w:spacing w:before="0" w:after="0"/>
              <w:rPr>
                <w:rFonts w:eastAsia="標楷體"/>
                <w:sz w:val="17"/>
              </w:rPr>
            </w:pPr>
            <w:r>
              <w:rPr>
                <w:rFonts w:eastAsia="標楷體"/>
                <w:sz w:val="17"/>
              </w:rPr>
              <w:t>Royal Malaysian Customs Department (2023); Ministry of Finance Malaysia (2023)</w:t>
            </w:r>
          </w:p>
        </w:tc>
      </w:tr>
      <w:tr w:rsidR="00FF72D1" w14:paraId="600629AA" w14:textId="77777777">
        <w:trPr>
          <w:cantSplit/>
          <w:jc w:val="center"/>
        </w:trPr>
        <w:tc>
          <w:tcPr>
            <w:tcW w:w="2304" w:type="dxa"/>
            <w:vAlign w:val="center"/>
          </w:tcPr>
          <w:p w14:paraId="5B815104" w14:textId="77777777" w:rsidR="00FF72D1" w:rsidRDefault="00000000">
            <w:pPr>
              <w:pStyle w:val="TableText"/>
              <w:keepLines w:val="0"/>
              <w:spacing w:before="0" w:after="0"/>
              <w:rPr>
                <w:rFonts w:eastAsia="標楷體"/>
                <w:sz w:val="17"/>
              </w:rPr>
            </w:pPr>
            <w:r>
              <w:rPr>
                <w:rFonts w:eastAsia="標楷體"/>
                <w:sz w:val="17"/>
              </w:rPr>
              <w:t>Sales Tax on Digital Services (</w:t>
            </w:r>
            <w:proofErr w:type="spellStart"/>
            <w:r>
              <w:rPr>
                <w:rFonts w:eastAsia="標楷體"/>
                <w:sz w:val="17"/>
              </w:rPr>
              <w:t>SToDS</w:t>
            </w:r>
            <w:proofErr w:type="spellEnd"/>
            <w:r>
              <w:rPr>
                <w:rFonts w:eastAsia="標楷體"/>
                <w:sz w:val="17"/>
              </w:rPr>
              <w:t>)</w:t>
            </w:r>
          </w:p>
        </w:tc>
        <w:tc>
          <w:tcPr>
            <w:tcW w:w="4115" w:type="dxa"/>
            <w:vAlign w:val="center"/>
          </w:tcPr>
          <w:p w14:paraId="0B0DE10C" w14:textId="77777777" w:rsidR="00FF72D1" w:rsidRDefault="00000000">
            <w:pPr>
              <w:pStyle w:val="TableText"/>
              <w:keepLines w:val="0"/>
              <w:spacing w:before="0" w:after="0"/>
              <w:rPr>
                <w:rFonts w:eastAsia="標楷體"/>
                <w:sz w:val="17"/>
              </w:rPr>
            </w:pPr>
            <w:r>
              <w:rPr>
                <w:rFonts w:eastAsia="標楷體"/>
                <w:sz w:val="17"/>
              </w:rPr>
              <w:t>Malaysia's pre-existing digital-services tax stream, reported separately from LVG collections.</w:t>
            </w:r>
          </w:p>
        </w:tc>
        <w:tc>
          <w:tcPr>
            <w:tcW w:w="2086" w:type="dxa"/>
            <w:vAlign w:val="center"/>
          </w:tcPr>
          <w:p w14:paraId="2E7F2DA0" w14:textId="77777777" w:rsidR="00FF72D1" w:rsidRDefault="00000000">
            <w:pPr>
              <w:pStyle w:val="TableText"/>
              <w:keepLines w:val="0"/>
              <w:spacing w:before="0" w:after="0"/>
              <w:rPr>
                <w:rFonts w:eastAsia="標楷體"/>
                <w:sz w:val="17"/>
              </w:rPr>
            </w:pPr>
            <w:r>
              <w:rPr>
                <w:rFonts w:eastAsia="標楷體"/>
                <w:sz w:val="17"/>
              </w:rPr>
              <w:t>Parliament of Malaysia (2025)</w:t>
            </w:r>
          </w:p>
        </w:tc>
      </w:tr>
      <w:tr w:rsidR="00FF72D1" w14:paraId="350F029F" w14:textId="77777777">
        <w:trPr>
          <w:cantSplit/>
          <w:jc w:val="center"/>
        </w:trPr>
        <w:tc>
          <w:tcPr>
            <w:tcW w:w="8505" w:type="dxa"/>
            <w:gridSpan w:val="3"/>
            <w:vAlign w:val="center"/>
          </w:tcPr>
          <w:p w14:paraId="67795717" w14:textId="77777777" w:rsidR="00FF72D1" w:rsidRDefault="00000000">
            <w:pPr>
              <w:pStyle w:val="TableHead"/>
              <w:keepLines w:val="0"/>
              <w:spacing w:before="0" w:after="0"/>
              <w:jc w:val="left"/>
              <w:rPr>
                <w:rFonts w:eastAsia="標楷體"/>
                <w:b w:val="0"/>
                <w:i/>
                <w:sz w:val="17"/>
              </w:rPr>
            </w:pPr>
            <w:r>
              <w:rPr>
                <w:rFonts w:eastAsia="標楷體"/>
                <w:b w:val="0"/>
                <w:i/>
                <w:sz w:val="17"/>
              </w:rPr>
              <w:lastRenderedPageBreak/>
              <w:t>Panel D: Market benchmarks and data conventions</w:t>
            </w:r>
          </w:p>
        </w:tc>
      </w:tr>
      <w:tr w:rsidR="00FF72D1" w14:paraId="19B81593" w14:textId="77777777">
        <w:trPr>
          <w:cantSplit/>
          <w:jc w:val="center"/>
        </w:trPr>
        <w:tc>
          <w:tcPr>
            <w:tcW w:w="2304" w:type="dxa"/>
            <w:vAlign w:val="center"/>
          </w:tcPr>
          <w:p w14:paraId="1BE44B81" w14:textId="77777777" w:rsidR="00FF72D1" w:rsidRDefault="00000000">
            <w:pPr>
              <w:pStyle w:val="TableText"/>
              <w:keepLines w:val="0"/>
              <w:spacing w:before="0" w:after="0"/>
              <w:rPr>
                <w:rFonts w:eastAsia="標楷體"/>
                <w:sz w:val="17"/>
              </w:rPr>
            </w:pPr>
            <w:r>
              <w:rPr>
                <w:rFonts w:eastAsia="標楷體"/>
                <w:sz w:val="17"/>
              </w:rPr>
              <w:t>Jakarta Composite Index (JCI)</w:t>
            </w:r>
          </w:p>
        </w:tc>
        <w:tc>
          <w:tcPr>
            <w:tcW w:w="4115" w:type="dxa"/>
            <w:vAlign w:val="center"/>
          </w:tcPr>
          <w:p w14:paraId="2031611E" w14:textId="77777777" w:rsidR="00FF72D1" w:rsidRDefault="00000000">
            <w:pPr>
              <w:pStyle w:val="TableText"/>
              <w:keepLines w:val="0"/>
              <w:spacing w:before="0" w:after="0"/>
              <w:rPr>
                <w:rFonts w:eastAsia="標楷體"/>
                <w:sz w:val="17"/>
              </w:rPr>
            </w:pPr>
            <w:r>
              <w:rPr>
                <w:rFonts w:eastAsia="標楷體"/>
                <w:sz w:val="17"/>
              </w:rPr>
              <w:t xml:space="preserve">The Indonesian equity-market benchmark used for </w:t>
            </w:r>
            <w:proofErr w:type="spellStart"/>
            <w:r>
              <w:rPr>
                <w:rFonts w:eastAsia="標楷體"/>
                <w:sz w:val="17"/>
              </w:rPr>
              <w:t>GoTo</w:t>
            </w:r>
            <w:proofErr w:type="spellEnd"/>
            <w:r>
              <w:rPr>
                <w:rFonts w:eastAsia="標楷體"/>
                <w:sz w:val="17"/>
              </w:rPr>
              <w:t xml:space="preserve"> in the event-study return matching.</w:t>
            </w:r>
          </w:p>
        </w:tc>
        <w:tc>
          <w:tcPr>
            <w:tcW w:w="2086" w:type="dxa"/>
            <w:vAlign w:val="center"/>
          </w:tcPr>
          <w:p w14:paraId="216779CB" w14:textId="77777777" w:rsidR="00FF72D1" w:rsidRDefault="00000000">
            <w:pPr>
              <w:pStyle w:val="TableText"/>
              <w:keepLines w:val="0"/>
              <w:spacing w:before="0" w:after="0"/>
              <w:rPr>
                <w:rFonts w:eastAsia="標楷體"/>
                <w:sz w:val="17"/>
              </w:rPr>
            </w:pPr>
            <w:r>
              <w:rPr>
                <w:rFonts w:eastAsia="標楷體"/>
                <w:sz w:val="17"/>
              </w:rPr>
              <w:t>Archived JCI/IHSG daily index series</w:t>
            </w:r>
          </w:p>
        </w:tc>
      </w:tr>
      <w:tr w:rsidR="00FF72D1" w14:paraId="22AEE4E1" w14:textId="77777777">
        <w:trPr>
          <w:cantSplit/>
          <w:jc w:val="center"/>
        </w:trPr>
        <w:tc>
          <w:tcPr>
            <w:tcW w:w="2304" w:type="dxa"/>
            <w:vAlign w:val="center"/>
          </w:tcPr>
          <w:p w14:paraId="46205E0D" w14:textId="77777777" w:rsidR="00FF72D1" w:rsidRDefault="00000000">
            <w:pPr>
              <w:pStyle w:val="TableText"/>
              <w:keepLines w:val="0"/>
              <w:spacing w:before="0" w:after="0"/>
              <w:rPr>
                <w:rFonts w:eastAsia="標楷體"/>
                <w:sz w:val="17"/>
              </w:rPr>
            </w:pPr>
            <w:r>
              <w:rPr>
                <w:rFonts w:eastAsia="標楷體"/>
                <w:sz w:val="17"/>
              </w:rPr>
              <w:t>NASDAQ Composite Index</w:t>
            </w:r>
          </w:p>
        </w:tc>
        <w:tc>
          <w:tcPr>
            <w:tcW w:w="4115" w:type="dxa"/>
            <w:vAlign w:val="center"/>
          </w:tcPr>
          <w:p w14:paraId="62C4F4A8" w14:textId="77777777" w:rsidR="00FF72D1" w:rsidRDefault="00000000">
            <w:pPr>
              <w:pStyle w:val="TableText"/>
              <w:keepLines w:val="0"/>
              <w:spacing w:before="0" w:after="0"/>
              <w:rPr>
                <w:rFonts w:eastAsia="標楷體"/>
                <w:sz w:val="17"/>
              </w:rPr>
            </w:pPr>
            <w:r>
              <w:rPr>
                <w:rFonts w:eastAsia="標楷體"/>
                <w:sz w:val="17"/>
              </w:rPr>
              <w:t>The U.S. equity-market benchmark used for Grab in the event-study return matching.</w:t>
            </w:r>
          </w:p>
        </w:tc>
        <w:tc>
          <w:tcPr>
            <w:tcW w:w="2086" w:type="dxa"/>
            <w:vAlign w:val="center"/>
          </w:tcPr>
          <w:p w14:paraId="38EACC5D" w14:textId="77777777" w:rsidR="00FF72D1" w:rsidRDefault="00000000">
            <w:pPr>
              <w:pStyle w:val="TableText"/>
              <w:keepLines w:val="0"/>
              <w:spacing w:before="0" w:after="0"/>
              <w:rPr>
                <w:rFonts w:eastAsia="標楷體"/>
                <w:sz w:val="17"/>
              </w:rPr>
            </w:pPr>
            <w:r>
              <w:rPr>
                <w:rFonts w:eastAsia="標楷體"/>
                <w:sz w:val="17"/>
              </w:rPr>
              <w:t>Federal Reserve Bank of St. Louis FRED</w:t>
            </w:r>
          </w:p>
        </w:tc>
      </w:tr>
      <w:tr w:rsidR="00FF72D1" w14:paraId="1138BCA3" w14:textId="77777777">
        <w:trPr>
          <w:cantSplit/>
          <w:jc w:val="center"/>
        </w:trPr>
        <w:tc>
          <w:tcPr>
            <w:tcW w:w="2304" w:type="dxa"/>
            <w:vAlign w:val="center"/>
          </w:tcPr>
          <w:p w14:paraId="2A8F3E17" w14:textId="77777777" w:rsidR="00FF72D1" w:rsidRDefault="00000000">
            <w:pPr>
              <w:pStyle w:val="TableText"/>
              <w:keepLines w:val="0"/>
              <w:spacing w:before="0" w:after="0"/>
              <w:rPr>
                <w:rFonts w:eastAsia="標楷體"/>
                <w:sz w:val="17"/>
              </w:rPr>
            </w:pPr>
            <w:r>
              <w:rPr>
                <w:rFonts w:eastAsia="標楷體"/>
                <w:sz w:val="17"/>
              </w:rPr>
              <w:t>S&amp;P 500</w:t>
            </w:r>
          </w:p>
        </w:tc>
        <w:tc>
          <w:tcPr>
            <w:tcW w:w="4115" w:type="dxa"/>
            <w:vAlign w:val="center"/>
          </w:tcPr>
          <w:p w14:paraId="544DD497" w14:textId="77777777" w:rsidR="00FF72D1" w:rsidRDefault="00000000">
            <w:pPr>
              <w:pStyle w:val="TableText"/>
              <w:keepLines w:val="0"/>
              <w:spacing w:before="0" w:after="0"/>
              <w:rPr>
                <w:rFonts w:eastAsia="標楷體"/>
                <w:sz w:val="17"/>
              </w:rPr>
            </w:pPr>
            <w:r>
              <w:rPr>
                <w:rFonts w:eastAsia="標楷體"/>
                <w:sz w:val="17"/>
              </w:rPr>
              <w:t>The U.S. equity-market benchmark used for Sea in the event-study return matching.</w:t>
            </w:r>
          </w:p>
        </w:tc>
        <w:tc>
          <w:tcPr>
            <w:tcW w:w="2086" w:type="dxa"/>
            <w:vAlign w:val="center"/>
          </w:tcPr>
          <w:p w14:paraId="48E195B2" w14:textId="77777777" w:rsidR="00FF72D1" w:rsidRDefault="00000000">
            <w:pPr>
              <w:pStyle w:val="TableText"/>
              <w:keepLines w:val="0"/>
              <w:spacing w:before="0" w:after="0"/>
              <w:rPr>
                <w:rFonts w:eastAsia="標楷體"/>
                <w:sz w:val="17"/>
              </w:rPr>
            </w:pPr>
            <w:r>
              <w:rPr>
                <w:rFonts w:eastAsia="標楷體"/>
                <w:sz w:val="17"/>
              </w:rPr>
              <w:t>Federal Reserve Bank of St. Louis FRED</w:t>
            </w:r>
          </w:p>
        </w:tc>
      </w:tr>
      <w:tr w:rsidR="00FF72D1" w14:paraId="10C73413" w14:textId="77777777">
        <w:trPr>
          <w:cantSplit/>
          <w:jc w:val="center"/>
        </w:trPr>
        <w:tc>
          <w:tcPr>
            <w:tcW w:w="2304" w:type="dxa"/>
            <w:vAlign w:val="center"/>
          </w:tcPr>
          <w:p w14:paraId="48A96D11" w14:textId="77777777" w:rsidR="00FF72D1" w:rsidRDefault="00000000">
            <w:pPr>
              <w:pStyle w:val="TableText"/>
              <w:keepLines w:val="0"/>
              <w:spacing w:before="0" w:after="0"/>
              <w:rPr>
                <w:rFonts w:eastAsia="標楷體"/>
                <w:sz w:val="17"/>
              </w:rPr>
            </w:pPr>
            <w:r>
              <w:rPr>
                <w:rFonts w:eastAsia="標楷體"/>
                <w:sz w:val="17"/>
              </w:rPr>
              <w:t>Central Index Key (CIK)</w:t>
            </w:r>
          </w:p>
        </w:tc>
        <w:tc>
          <w:tcPr>
            <w:tcW w:w="4115" w:type="dxa"/>
            <w:vAlign w:val="center"/>
          </w:tcPr>
          <w:p w14:paraId="26C9F354" w14:textId="77777777" w:rsidR="00FF72D1" w:rsidRDefault="00000000">
            <w:pPr>
              <w:pStyle w:val="TableText"/>
              <w:keepLines w:val="0"/>
              <w:spacing w:before="0" w:after="0"/>
              <w:rPr>
                <w:rFonts w:eastAsia="標楷體"/>
                <w:sz w:val="17"/>
              </w:rPr>
            </w:pPr>
            <w:r>
              <w:rPr>
                <w:rFonts w:eastAsia="標楷體"/>
                <w:sz w:val="17"/>
              </w:rPr>
              <w:t>The unique identifier assigned by the U.S. Securities and Exchange Commission to a filer and used to retrieve Grab and Sea filings from data.sec.gov.</w:t>
            </w:r>
          </w:p>
        </w:tc>
        <w:tc>
          <w:tcPr>
            <w:tcW w:w="2086" w:type="dxa"/>
            <w:vAlign w:val="center"/>
          </w:tcPr>
          <w:p w14:paraId="2C88A24D" w14:textId="77777777" w:rsidR="00FF72D1" w:rsidRDefault="00000000">
            <w:pPr>
              <w:pStyle w:val="TableText"/>
              <w:keepLines w:val="0"/>
              <w:spacing w:before="0" w:after="0"/>
              <w:rPr>
                <w:rFonts w:eastAsia="標楷體"/>
                <w:sz w:val="17"/>
              </w:rPr>
            </w:pPr>
            <w:r>
              <w:rPr>
                <w:rFonts w:eastAsia="標楷體"/>
                <w:sz w:val="17"/>
              </w:rPr>
              <w:t>U.S. Securities and Exchange Commission</w:t>
            </w:r>
          </w:p>
        </w:tc>
      </w:tr>
      <w:tr w:rsidR="00FF72D1" w14:paraId="412F178B" w14:textId="77777777">
        <w:trPr>
          <w:cantSplit/>
          <w:jc w:val="center"/>
        </w:trPr>
        <w:tc>
          <w:tcPr>
            <w:tcW w:w="2304" w:type="dxa"/>
            <w:tcBorders>
              <w:bottom w:val="single" w:sz="8" w:space="0" w:color="444444"/>
            </w:tcBorders>
            <w:vAlign w:val="center"/>
          </w:tcPr>
          <w:p w14:paraId="4525770C" w14:textId="77777777" w:rsidR="00FF72D1" w:rsidRDefault="00000000">
            <w:pPr>
              <w:pStyle w:val="TableText"/>
              <w:keepLines w:val="0"/>
              <w:spacing w:before="0" w:after="0"/>
              <w:rPr>
                <w:rFonts w:eastAsia="標楷體"/>
                <w:sz w:val="17"/>
              </w:rPr>
            </w:pPr>
            <w:r>
              <w:rPr>
                <w:rFonts w:eastAsia="標楷體"/>
                <w:sz w:val="17"/>
              </w:rPr>
              <w:t>FX conversion convention</w:t>
            </w:r>
          </w:p>
        </w:tc>
        <w:tc>
          <w:tcPr>
            <w:tcW w:w="4115" w:type="dxa"/>
            <w:tcBorders>
              <w:bottom w:val="single" w:sz="8" w:space="0" w:color="444444"/>
            </w:tcBorders>
            <w:vAlign w:val="center"/>
          </w:tcPr>
          <w:p w14:paraId="4954DF66" w14:textId="77777777" w:rsidR="00FF72D1" w:rsidRDefault="00000000">
            <w:pPr>
              <w:pStyle w:val="TableText"/>
              <w:keepLines w:val="0"/>
              <w:spacing w:before="0" w:after="0"/>
              <w:rPr>
                <w:rFonts w:eastAsia="標楷體"/>
                <w:sz w:val="17"/>
              </w:rPr>
            </w:pPr>
            <w:r>
              <w:rPr>
                <w:rFonts w:eastAsia="標楷體"/>
                <w:sz w:val="17"/>
              </w:rPr>
              <w:t>Annual monetary flows reported only in local currency are converted to U.S. dollars using the observation year's official exchange rate (local-currency units per US$, period average), World Bank WDI indicator PA.NUS.FCRF, sourced from the IMF International Financial Statistics database. Ratios are calculated in the source currency before conversion whenever possible; legal thresholds retain their original currency with any USD equivalent labelled as a conversion.</w:t>
            </w:r>
          </w:p>
        </w:tc>
        <w:tc>
          <w:tcPr>
            <w:tcW w:w="2086" w:type="dxa"/>
            <w:tcBorders>
              <w:bottom w:val="single" w:sz="8" w:space="0" w:color="444444"/>
            </w:tcBorders>
            <w:vAlign w:val="center"/>
          </w:tcPr>
          <w:p w14:paraId="580B364D" w14:textId="77777777" w:rsidR="00FF72D1" w:rsidRDefault="00000000">
            <w:pPr>
              <w:pStyle w:val="TableText"/>
              <w:keepLines w:val="0"/>
              <w:spacing w:before="0" w:after="0"/>
              <w:rPr>
                <w:rFonts w:eastAsia="標楷體"/>
                <w:sz w:val="17"/>
              </w:rPr>
            </w:pPr>
            <w:r>
              <w:rPr>
                <w:rFonts w:eastAsia="標楷體"/>
                <w:sz w:val="17"/>
              </w:rPr>
              <w:t>World Bank WDI / IMF International Financial Statistics</w:t>
            </w:r>
          </w:p>
        </w:tc>
      </w:tr>
    </w:tbl>
    <w:p w14:paraId="46A6F4BB" w14:textId="77777777" w:rsidR="00FF72D1" w:rsidRDefault="00000000">
      <w:pPr>
        <w:pStyle w:val="TableNote"/>
        <w:spacing w:before="160" w:after="0" w:line="264" w:lineRule="auto"/>
      </w:pPr>
      <w:r>
        <w:rPr>
          <w:b/>
          <w:sz w:val="18"/>
        </w:rPr>
        <w:t>Data statement.</w:t>
      </w:r>
      <w:r>
        <w:rPr>
          <w:sz w:val="18"/>
        </w:rPr>
        <w:t xml:space="preserve"> Primary platform inputs come from company filings and earnings releases. Grab and Sea data use SEC filings and investor-relations releases; </w:t>
      </w:r>
      <w:proofErr w:type="spellStart"/>
      <w:r>
        <w:rPr>
          <w:sz w:val="18"/>
        </w:rPr>
        <w:t>GoTo</w:t>
      </w:r>
      <w:proofErr w:type="spellEnd"/>
      <w:r>
        <w:rPr>
          <w:sz w:val="18"/>
        </w:rPr>
        <w:t xml:space="preserve"> data use annual and quarterly company disclosures. The annual descriptive extension and event-study panel are kept separate: event-time predictors use contemporaneously available, scope-matched quarterly values, while Table 3C may use later comparable or restated annual figures for descriptive analysis. The event study contains 47 level observations and 43 valid adjacent-quarter changes. Event sessions are the first trading sessions able to react to each release, and the strict contamination coding contains 26 yes, 14 no, and 7 candidate events. Market-adjusted returns use the NASDAQ Composite for Grab, JCI for </w:t>
      </w:r>
      <w:proofErr w:type="spellStart"/>
      <w:r>
        <w:rPr>
          <w:sz w:val="18"/>
        </w:rPr>
        <w:t>GoTo</w:t>
      </w:r>
      <w:proofErr w:type="spellEnd"/>
      <w:r>
        <w:rPr>
          <w:sz w:val="18"/>
        </w:rPr>
        <w:t>, and S&amp;P 500 for Sea. Reproduction files retain the event inputs, source lineage, and code used for the final analysis.</w:t>
      </w:r>
    </w:p>
    <w:p w14:paraId="0E077D7B" w14:textId="77777777" w:rsidR="00FF72D1" w:rsidRDefault="00000000">
      <w:r>
        <w:br w:type="page"/>
      </w:r>
    </w:p>
    <w:p w14:paraId="50659F77" w14:textId="77777777" w:rsidR="00FF72D1" w:rsidRDefault="00000000">
      <w:pPr>
        <w:pStyle w:val="H1"/>
        <w:spacing w:before="0"/>
      </w:pPr>
      <w:r>
        <w:lastRenderedPageBreak/>
        <w:t>Appendix C. Event-study audit ledger</w:t>
      </w:r>
    </w:p>
    <w:p w14:paraId="65A37284" w14:textId="77777777" w:rsidR="00FF72D1" w:rsidRDefault="00000000">
      <w:pPr>
        <w:pStyle w:val="BodyFirst"/>
        <w:spacing w:after="100" w:line="324" w:lineRule="auto"/>
        <w:jc w:val="left"/>
        <w:rPr>
          <w:sz w:val="21"/>
        </w:rPr>
      </w:pPr>
      <w:r>
        <w:rPr>
          <w:sz w:val="21"/>
        </w:rPr>
        <w:t>Appendix C reports the row-level inputs used for Table 10. Event session is the first trading session able to react to the earnings release. "Candidate" denotes initial guidance that remains in the strict primary sample but is excluded under the broader robustness coding. CAR is the market-adjusted close-to-close cumulative abnormal return over [-</w:t>
      </w:r>
      <w:proofErr w:type="gramStart"/>
      <w:r>
        <w:rPr>
          <w:sz w:val="21"/>
        </w:rPr>
        <w:t>1,+</w:t>
      </w:r>
      <w:proofErr w:type="gramEnd"/>
      <w:r>
        <w:rPr>
          <w:sz w:val="21"/>
        </w:rPr>
        <w:t>1].</w:t>
      </w:r>
    </w:p>
    <w:p w14:paraId="4A6D2D6F" w14:textId="77777777" w:rsidR="00FF72D1" w:rsidRDefault="00000000">
      <w:pPr>
        <w:pStyle w:val="Body"/>
        <w:spacing w:after="100" w:line="324" w:lineRule="auto"/>
        <w:jc w:val="left"/>
        <w:rPr>
          <w:sz w:val="21"/>
        </w:rPr>
      </w:pPr>
      <w:r>
        <w:rPr>
          <w:sz w:val="21"/>
        </w:rPr>
        <w:t xml:space="preserve">Market data use archival daily closes for GRAB, SE, and GOTO.JK; Federal Reserve Bank of St. Louis FRED series for the NASDAQ Composite and S&amp;P 500; and an archived JCI/IHSG daily index series. Company event dates and contamination coding come from official Grab, Sea, and </w:t>
      </w:r>
      <w:proofErr w:type="spellStart"/>
      <w:r>
        <w:rPr>
          <w:sz w:val="21"/>
        </w:rPr>
        <w:t>GoTo</w:t>
      </w:r>
      <w:proofErr w:type="spellEnd"/>
      <w:r>
        <w:rPr>
          <w:sz w:val="21"/>
        </w:rPr>
        <w:t xml:space="preserve"> earnings releases and SEC exhibits.</w:t>
      </w:r>
    </w:p>
    <w:p w14:paraId="5974E259" w14:textId="77777777" w:rsidR="00FF72D1" w:rsidRDefault="00000000">
      <w:pPr>
        <w:pStyle w:val="H3"/>
        <w:rPr>
          <w:sz w:val="22"/>
        </w:rPr>
      </w:pPr>
      <w:r>
        <w:rPr>
          <w:sz w:val="22"/>
        </w:rPr>
        <w:t>Grab</w:t>
      </w:r>
    </w:p>
    <w:tbl>
      <w:tblPr>
        <w:tblW w:w="8505" w:type="dxa"/>
        <w:jc w:val="center"/>
        <w:tblLayout w:type="fixed"/>
        <w:tblCellMar>
          <w:top w:w="88" w:type="dxa"/>
          <w:left w:w="65" w:type="dxa"/>
          <w:bottom w:w="88" w:type="dxa"/>
          <w:right w:w="65" w:type="dxa"/>
        </w:tblCellMar>
        <w:tblLook w:val="04A0" w:firstRow="1" w:lastRow="0" w:firstColumn="1" w:lastColumn="0" w:noHBand="0" w:noVBand="1"/>
      </w:tblPr>
      <w:tblGrid>
        <w:gridCol w:w="1317"/>
        <w:gridCol w:w="1591"/>
        <w:gridCol w:w="1262"/>
        <w:gridCol w:w="1426"/>
        <w:gridCol w:w="1426"/>
        <w:gridCol w:w="1483"/>
      </w:tblGrid>
      <w:tr w:rsidR="00FF72D1" w14:paraId="16CAA2F6" w14:textId="77777777">
        <w:trPr>
          <w:cantSplit/>
          <w:tblHeader/>
          <w:jc w:val="center"/>
        </w:trPr>
        <w:tc>
          <w:tcPr>
            <w:tcW w:w="1317" w:type="dxa"/>
            <w:tcBorders>
              <w:top w:val="single" w:sz="8" w:space="0" w:color="444444"/>
              <w:bottom w:val="single" w:sz="8" w:space="0" w:color="444444"/>
            </w:tcBorders>
            <w:vAlign w:val="center"/>
          </w:tcPr>
          <w:p w14:paraId="741C672A" w14:textId="77777777" w:rsidR="00FF72D1" w:rsidRDefault="00000000">
            <w:pPr>
              <w:pStyle w:val="TableHead"/>
              <w:keepLines w:val="0"/>
              <w:spacing w:before="0" w:after="0"/>
              <w:rPr>
                <w:rFonts w:eastAsia="標楷體"/>
              </w:rPr>
            </w:pPr>
            <w:r>
              <w:rPr>
                <w:rFonts w:eastAsia="標楷體"/>
              </w:rPr>
              <w:t>Quarter</w:t>
            </w:r>
          </w:p>
        </w:tc>
        <w:tc>
          <w:tcPr>
            <w:tcW w:w="1591" w:type="dxa"/>
            <w:tcBorders>
              <w:top w:val="single" w:sz="8" w:space="0" w:color="444444"/>
              <w:bottom w:val="single" w:sz="8" w:space="0" w:color="444444"/>
            </w:tcBorders>
            <w:vAlign w:val="center"/>
          </w:tcPr>
          <w:p w14:paraId="00AEB99C" w14:textId="77777777" w:rsidR="00FF72D1" w:rsidRDefault="00000000">
            <w:pPr>
              <w:pStyle w:val="TableHead"/>
              <w:keepLines w:val="0"/>
              <w:spacing w:before="0" w:after="0"/>
              <w:rPr>
                <w:rFonts w:eastAsia="標楷體"/>
              </w:rPr>
            </w:pPr>
            <w:r>
              <w:rPr>
                <w:rFonts w:eastAsia="標楷體"/>
              </w:rPr>
              <w:t>Event session</w:t>
            </w:r>
          </w:p>
        </w:tc>
        <w:tc>
          <w:tcPr>
            <w:tcW w:w="1262" w:type="dxa"/>
            <w:tcBorders>
              <w:top w:val="single" w:sz="8" w:space="0" w:color="444444"/>
              <w:bottom w:val="single" w:sz="8" w:space="0" w:color="444444"/>
            </w:tcBorders>
            <w:vAlign w:val="center"/>
          </w:tcPr>
          <w:p w14:paraId="4A13592F" w14:textId="77777777" w:rsidR="00FF72D1" w:rsidRDefault="00000000">
            <w:pPr>
              <w:pStyle w:val="TableHead"/>
              <w:keepLines w:val="0"/>
              <w:spacing w:before="0" w:after="0"/>
              <w:rPr>
                <w:rFonts w:eastAsia="標楷體"/>
              </w:rPr>
            </w:pPr>
            <w:r>
              <w:rPr>
                <w:rFonts w:eastAsia="標楷體"/>
              </w:rPr>
              <w:t>Ratio</w:t>
            </w:r>
          </w:p>
        </w:tc>
        <w:tc>
          <w:tcPr>
            <w:tcW w:w="1426" w:type="dxa"/>
            <w:tcBorders>
              <w:top w:val="single" w:sz="8" w:space="0" w:color="444444"/>
              <w:bottom w:val="single" w:sz="8" w:space="0" w:color="444444"/>
            </w:tcBorders>
            <w:vAlign w:val="center"/>
          </w:tcPr>
          <w:p w14:paraId="63512CCD" w14:textId="77777777" w:rsidR="00FF72D1" w:rsidRDefault="00000000">
            <w:pPr>
              <w:pStyle w:val="TableHead"/>
              <w:keepLines w:val="0"/>
              <w:spacing w:before="0" w:after="0"/>
              <w:rPr>
                <w:rFonts w:eastAsia="標楷體"/>
              </w:rPr>
            </w:pPr>
            <w:r>
              <w:rPr>
                <w:rFonts w:eastAsia="標楷體"/>
              </w:rPr>
              <w:t>QoQ %</w:t>
            </w:r>
          </w:p>
        </w:tc>
        <w:tc>
          <w:tcPr>
            <w:tcW w:w="1426" w:type="dxa"/>
            <w:tcBorders>
              <w:top w:val="single" w:sz="8" w:space="0" w:color="444444"/>
              <w:bottom w:val="single" w:sz="8" w:space="0" w:color="444444"/>
            </w:tcBorders>
            <w:vAlign w:val="center"/>
          </w:tcPr>
          <w:p w14:paraId="3C3099C7" w14:textId="77777777" w:rsidR="00FF72D1" w:rsidRDefault="00000000">
            <w:pPr>
              <w:pStyle w:val="TableHead"/>
              <w:keepLines w:val="0"/>
              <w:spacing w:before="0" w:after="0"/>
              <w:rPr>
                <w:rFonts w:eastAsia="標楷體"/>
              </w:rPr>
            </w:pPr>
            <w:r>
              <w:rPr>
                <w:rFonts w:eastAsia="標楷體"/>
              </w:rPr>
              <w:t>CAR %</w:t>
            </w:r>
          </w:p>
        </w:tc>
        <w:tc>
          <w:tcPr>
            <w:tcW w:w="1483" w:type="dxa"/>
            <w:tcBorders>
              <w:top w:val="single" w:sz="8" w:space="0" w:color="444444"/>
              <w:bottom w:val="single" w:sz="8" w:space="0" w:color="444444"/>
            </w:tcBorders>
            <w:vAlign w:val="center"/>
          </w:tcPr>
          <w:p w14:paraId="2F8830F3" w14:textId="77777777" w:rsidR="00FF72D1" w:rsidRDefault="00000000">
            <w:pPr>
              <w:pStyle w:val="TableHead"/>
              <w:keepLines w:val="0"/>
              <w:spacing w:before="0" w:after="0"/>
              <w:rPr>
                <w:rFonts w:eastAsia="標楷體"/>
              </w:rPr>
            </w:pPr>
            <w:proofErr w:type="spellStart"/>
            <w:r>
              <w:rPr>
                <w:rFonts w:eastAsia="標楷體"/>
              </w:rPr>
              <w:t>Contam</w:t>
            </w:r>
            <w:proofErr w:type="spellEnd"/>
            <w:r>
              <w:rPr>
                <w:rFonts w:eastAsia="標楷體"/>
              </w:rPr>
              <w:t>.</w:t>
            </w:r>
          </w:p>
        </w:tc>
      </w:tr>
      <w:tr w:rsidR="00FF72D1" w14:paraId="7E208679" w14:textId="77777777">
        <w:trPr>
          <w:cantSplit/>
          <w:jc w:val="center"/>
        </w:trPr>
        <w:tc>
          <w:tcPr>
            <w:tcW w:w="1317" w:type="dxa"/>
            <w:vAlign w:val="center"/>
          </w:tcPr>
          <w:p w14:paraId="76DA722F" w14:textId="77777777" w:rsidR="00FF72D1" w:rsidRDefault="00000000">
            <w:pPr>
              <w:pStyle w:val="TableText"/>
              <w:keepLines w:val="0"/>
              <w:spacing w:before="0" w:after="0"/>
              <w:jc w:val="center"/>
              <w:rPr>
                <w:rFonts w:eastAsia="標楷體"/>
                <w:sz w:val="17"/>
              </w:rPr>
            </w:pPr>
            <w:r>
              <w:rPr>
                <w:rFonts w:eastAsia="標楷體"/>
                <w:sz w:val="17"/>
              </w:rPr>
              <w:t>2022Q1</w:t>
            </w:r>
          </w:p>
        </w:tc>
        <w:tc>
          <w:tcPr>
            <w:tcW w:w="1591" w:type="dxa"/>
            <w:vAlign w:val="center"/>
          </w:tcPr>
          <w:p w14:paraId="355B6578" w14:textId="77777777" w:rsidR="00FF72D1" w:rsidRDefault="00000000">
            <w:pPr>
              <w:pStyle w:val="TableText"/>
              <w:keepLines w:val="0"/>
              <w:spacing w:before="0" w:after="0"/>
              <w:jc w:val="center"/>
              <w:rPr>
                <w:rFonts w:eastAsia="標楷體"/>
                <w:sz w:val="17"/>
              </w:rPr>
            </w:pPr>
            <w:r>
              <w:rPr>
                <w:rFonts w:eastAsia="標楷體"/>
                <w:sz w:val="17"/>
              </w:rPr>
              <w:t>2022-05-19</w:t>
            </w:r>
          </w:p>
        </w:tc>
        <w:tc>
          <w:tcPr>
            <w:tcW w:w="1262" w:type="dxa"/>
            <w:vAlign w:val="center"/>
          </w:tcPr>
          <w:p w14:paraId="0E5071C2" w14:textId="77777777" w:rsidR="00FF72D1" w:rsidRDefault="00000000">
            <w:pPr>
              <w:pStyle w:val="TableText"/>
              <w:keepLines w:val="0"/>
              <w:spacing w:before="0" w:after="0"/>
              <w:jc w:val="center"/>
              <w:rPr>
                <w:rFonts w:eastAsia="標楷體"/>
                <w:sz w:val="17"/>
              </w:rPr>
            </w:pPr>
            <w:r>
              <w:rPr>
                <w:rFonts w:eastAsia="標楷體"/>
                <w:sz w:val="17"/>
              </w:rPr>
              <w:t>15.729</w:t>
            </w:r>
          </w:p>
        </w:tc>
        <w:tc>
          <w:tcPr>
            <w:tcW w:w="1426" w:type="dxa"/>
            <w:vAlign w:val="center"/>
          </w:tcPr>
          <w:p w14:paraId="3F28C5B1" w14:textId="77777777" w:rsidR="00FF72D1" w:rsidRDefault="00000000">
            <w:pPr>
              <w:pStyle w:val="TableText"/>
              <w:keepLines w:val="0"/>
              <w:spacing w:before="0" w:after="0"/>
              <w:jc w:val="center"/>
              <w:rPr>
                <w:rFonts w:eastAsia="標楷體"/>
                <w:sz w:val="17"/>
              </w:rPr>
            </w:pPr>
            <w:r>
              <w:rPr>
                <w:rFonts w:eastAsia="標楷體"/>
                <w:sz w:val="17"/>
              </w:rPr>
              <w:t>—</w:t>
            </w:r>
          </w:p>
        </w:tc>
        <w:tc>
          <w:tcPr>
            <w:tcW w:w="1426" w:type="dxa"/>
            <w:vAlign w:val="center"/>
          </w:tcPr>
          <w:p w14:paraId="1A34E335" w14:textId="77777777" w:rsidR="00FF72D1" w:rsidRDefault="00000000">
            <w:pPr>
              <w:pStyle w:val="TableText"/>
              <w:keepLines w:val="0"/>
              <w:spacing w:before="0" w:after="0"/>
              <w:jc w:val="center"/>
              <w:rPr>
                <w:rFonts w:eastAsia="標楷體"/>
                <w:sz w:val="17"/>
              </w:rPr>
            </w:pPr>
            <w:r>
              <w:rPr>
                <w:rFonts w:eastAsia="標楷體"/>
                <w:sz w:val="17"/>
              </w:rPr>
              <w:t>24.30</w:t>
            </w:r>
          </w:p>
        </w:tc>
        <w:tc>
          <w:tcPr>
            <w:tcW w:w="1483" w:type="dxa"/>
            <w:vAlign w:val="center"/>
          </w:tcPr>
          <w:p w14:paraId="79FD1BCD" w14:textId="77777777" w:rsidR="00FF72D1" w:rsidRDefault="00000000">
            <w:pPr>
              <w:pStyle w:val="TableText"/>
              <w:keepLines w:val="0"/>
              <w:spacing w:before="0" w:after="0"/>
              <w:rPr>
                <w:rFonts w:eastAsia="標楷體"/>
                <w:sz w:val="17"/>
              </w:rPr>
            </w:pPr>
            <w:r>
              <w:rPr>
                <w:rFonts w:eastAsia="標楷體"/>
                <w:sz w:val="17"/>
              </w:rPr>
              <w:t>candidate</w:t>
            </w:r>
          </w:p>
        </w:tc>
      </w:tr>
      <w:tr w:rsidR="00FF72D1" w14:paraId="5A79E5E3" w14:textId="77777777">
        <w:trPr>
          <w:cantSplit/>
          <w:jc w:val="center"/>
        </w:trPr>
        <w:tc>
          <w:tcPr>
            <w:tcW w:w="1317" w:type="dxa"/>
            <w:vAlign w:val="center"/>
          </w:tcPr>
          <w:p w14:paraId="40D3CBAA" w14:textId="77777777" w:rsidR="00FF72D1" w:rsidRDefault="00000000">
            <w:pPr>
              <w:pStyle w:val="TableText"/>
              <w:keepLines w:val="0"/>
              <w:spacing w:before="0" w:after="0"/>
              <w:jc w:val="center"/>
              <w:rPr>
                <w:rFonts w:eastAsia="標楷體"/>
                <w:sz w:val="17"/>
              </w:rPr>
            </w:pPr>
            <w:r>
              <w:rPr>
                <w:rFonts w:eastAsia="標楷體"/>
                <w:sz w:val="17"/>
              </w:rPr>
              <w:t>2022Q2</w:t>
            </w:r>
          </w:p>
        </w:tc>
        <w:tc>
          <w:tcPr>
            <w:tcW w:w="1591" w:type="dxa"/>
            <w:vAlign w:val="center"/>
          </w:tcPr>
          <w:p w14:paraId="18390E67" w14:textId="77777777" w:rsidR="00FF72D1" w:rsidRDefault="00000000">
            <w:pPr>
              <w:pStyle w:val="TableText"/>
              <w:keepLines w:val="0"/>
              <w:spacing w:before="0" w:after="0"/>
              <w:jc w:val="center"/>
              <w:rPr>
                <w:rFonts w:eastAsia="標楷體"/>
                <w:sz w:val="17"/>
              </w:rPr>
            </w:pPr>
            <w:r>
              <w:rPr>
                <w:rFonts w:eastAsia="標楷體"/>
                <w:sz w:val="17"/>
              </w:rPr>
              <w:t>2022-08-25</w:t>
            </w:r>
          </w:p>
        </w:tc>
        <w:tc>
          <w:tcPr>
            <w:tcW w:w="1262" w:type="dxa"/>
            <w:vAlign w:val="center"/>
          </w:tcPr>
          <w:p w14:paraId="5FEA507F" w14:textId="77777777" w:rsidR="00FF72D1" w:rsidRDefault="00000000">
            <w:pPr>
              <w:pStyle w:val="TableText"/>
              <w:keepLines w:val="0"/>
              <w:spacing w:before="0" w:after="0"/>
              <w:jc w:val="center"/>
              <w:rPr>
                <w:rFonts w:eastAsia="標楷體"/>
                <w:sz w:val="17"/>
              </w:rPr>
            </w:pPr>
            <w:r>
              <w:rPr>
                <w:rFonts w:eastAsia="標楷體"/>
                <w:sz w:val="17"/>
              </w:rPr>
              <w:t>10.902</w:t>
            </w:r>
          </w:p>
        </w:tc>
        <w:tc>
          <w:tcPr>
            <w:tcW w:w="1426" w:type="dxa"/>
            <w:vAlign w:val="center"/>
          </w:tcPr>
          <w:p w14:paraId="3B1EF220" w14:textId="77777777" w:rsidR="00FF72D1" w:rsidRDefault="00000000">
            <w:pPr>
              <w:pStyle w:val="TableText"/>
              <w:keepLines w:val="0"/>
              <w:spacing w:before="0" w:after="0"/>
              <w:jc w:val="center"/>
              <w:rPr>
                <w:rFonts w:eastAsia="標楷體"/>
                <w:sz w:val="17"/>
              </w:rPr>
            </w:pPr>
            <w:r>
              <w:rPr>
                <w:rFonts w:eastAsia="標楷體"/>
                <w:sz w:val="17"/>
              </w:rPr>
              <w:t>-30.69</w:t>
            </w:r>
          </w:p>
        </w:tc>
        <w:tc>
          <w:tcPr>
            <w:tcW w:w="1426" w:type="dxa"/>
            <w:vAlign w:val="center"/>
          </w:tcPr>
          <w:p w14:paraId="2D3B953C" w14:textId="77777777" w:rsidR="00FF72D1" w:rsidRDefault="00000000">
            <w:pPr>
              <w:pStyle w:val="TableText"/>
              <w:keepLines w:val="0"/>
              <w:spacing w:before="0" w:after="0"/>
              <w:jc w:val="center"/>
              <w:rPr>
                <w:rFonts w:eastAsia="標楷體"/>
                <w:sz w:val="17"/>
              </w:rPr>
            </w:pPr>
            <w:r>
              <w:rPr>
                <w:rFonts w:eastAsia="標楷體"/>
                <w:sz w:val="17"/>
              </w:rPr>
              <w:t>-10.10</w:t>
            </w:r>
          </w:p>
        </w:tc>
        <w:tc>
          <w:tcPr>
            <w:tcW w:w="1483" w:type="dxa"/>
            <w:vAlign w:val="center"/>
          </w:tcPr>
          <w:p w14:paraId="61D8EFF1"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09685E2C" w14:textId="77777777">
        <w:trPr>
          <w:cantSplit/>
          <w:jc w:val="center"/>
        </w:trPr>
        <w:tc>
          <w:tcPr>
            <w:tcW w:w="1317" w:type="dxa"/>
            <w:vAlign w:val="center"/>
          </w:tcPr>
          <w:p w14:paraId="1175208A" w14:textId="77777777" w:rsidR="00FF72D1" w:rsidRDefault="00000000">
            <w:pPr>
              <w:pStyle w:val="TableText"/>
              <w:keepLines w:val="0"/>
              <w:spacing w:before="0" w:after="0"/>
              <w:jc w:val="center"/>
              <w:rPr>
                <w:rFonts w:eastAsia="標楷體"/>
                <w:sz w:val="17"/>
              </w:rPr>
            </w:pPr>
            <w:r>
              <w:rPr>
                <w:rFonts w:eastAsia="標楷體"/>
                <w:sz w:val="17"/>
              </w:rPr>
              <w:t>2022Q3</w:t>
            </w:r>
          </w:p>
        </w:tc>
        <w:tc>
          <w:tcPr>
            <w:tcW w:w="1591" w:type="dxa"/>
            <w:vAlign w:val="center"/>
          </w:tcPr>
          <w:p w14:paraId="556E1743" w14:textId="77777777" w:rsidR="00FF72D1" w:rsidRDefault="00000000">
            <w:pPr>
              <w:pStyle w:val="TableText"/>
              <w:keepLines w:val="0"/>
              <w:spacing w:before="0" w:after="0"/>
              <w:jc w:val="center"/>
              <w:rPr>
                <w:rFonts w:eastAsia="標楷體"/>
                <w:sz w:val="17"/>
              </w:rPr>
            </w:pPr>
            <w:r>
              <w:rPr>
                <w:rFonts w:eastAsia="標楷體"/>
                <w:sz w:val="17"/>
              </w:rPr>
              <w:t>2022-11-16</w:t>
            </w:r>
          </w:p>
        </w:tc>
        <w:tc>
          <w:tcPr>
            <w:tcW w:w="1262" w:type="dxa"/>
            <w:vAlign w:val="center"/>
          </w:tcPr>
          <w:p w14:paraId="7B7F49F7" w14:textId="77777777" w:rsidR="00FF72D1" w:rsidRDefault="00000000">
            <w:pPr>
              <w:pStyle w:val="TableText"/>
              <w:keepLines w:val="0"/>
              <w:spacing w:before="0" w:after="0"/>
              <w:jc w:val="center"/>
              <w:rPr>
                <w:rFonts w:eastAsia="標楷體"/>
                <w:sz w:val="17"/>
              </w:rPr>
            </w:pPr>
            <w:r>
              <w:rPr>
                <w:rFonts w:eastAsia="標楷體"/>
                <w:sz w:val="17"/>
              </w:rPr>
              <w:t>9.159</w:t>
            </w:r>
          </w:p>
        </w:tc>
        <w:tc>
          <w:tcPr>
            <w:tcW w:w="1426" w:type="dxa"/>
            <w:vAlign w:val="center"/>
          </w:tcPr>
          <w:p w14:paraId="5D4586C2" w14:textId="77777777" w:rsidR="00FF72D1" w:rsidRDefault="00000000">
            <w:pPr>
              <w:pStyle w:val="TableText"/>
              <w:keepLines w:val="0"/>
              <w:spacing w:before="0" w:after="0"/>
              <w:jc w:val="center"/>
              <w:rPr>
                <w:rFonts w:eastAsia="標楷體"/>
                <w:sz w:val="17"/>
              </w:rPr>
            </w:pPr>
            <w:r>
              <w:rPr>
                <w:rFonts w:eastAsia="標楷體"/>
                <w:sz w:val="17"/>
              </w:rPr>
              <w:t>-15.99</w:t>
            </w:r>
          </w:p>
        </w:tc>
        <w:tc>
          <w:tcPr>
            <w:tcW w:w="1426" w:type="dxa"/>
            <w:vAlign w:val="center"/>
          </w:tcPr>
          <w:p w14:paraId="4F4FAE65" w14:textId="77777777" w:rsidR="00FF72D1" w:rsidRDefault="00000000">
            <w:pPr>
              <w:pStyle w:val="TableText"/>
              <w:keepLines w:val="0"/>
              <w:spacing w:before="0" w:after="0"/>
              <w:jc w:val="center"/>
              <w:rPr>
                <w:rFonts w:eastAsia="標楷體"/>
                <w:sz w:val="17"/>
              </w:rPr>
            </w:pPr>
            <w:r>
              <w:rPr>
                <w:rFonts w:eastAsia="標楷體"/>
                <w:sz w:val="17"/>
              </w:rPr>
              <w:t>9.04</w:t>
            </w:r>
          </w:p>
        </w:tc>
        <w:tc>
          <w:tcPr>
            <w:tcW w:w="1483" w:type="dxa"/>
            <w:vAlign w:val="center"/>
          </w:tcPr>
          <w:p w14:paraId="3EE24470"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0B383F88" w14:textId="77777777">
        <w:trPr>
          <w:cantSplit/>
          <w:jc w:val="center"/>
        </w:trPr>
        <w:tc>
          <w:tcPr>
            <w:tcW w:w="1317" w:type="dxa"/>
            <w:vAlign w:val="center"/>
          </w:tcPr>
          <w:p w14:paraId="03F17D87" w14:textId="77777777" w:rsidR="00FF72D1" w:rsidRDefault="00000000">
            <w:pPr>
              <w:pStyle w:val="TableText"/>
              <w:keepLines w:val="0"/>
              <w:spacing w:before="0" w:after="0"/>
              <w:jc w:val="center"/>
              <w:rPr>
                <w:rFonts w:eastAsia="標楷體"/>
                <w:sz w:val="17"/>
              </w:rPr>
            </w:pPr>
            <w:r>
              <w:rPr>
                <w:rFonts w:eastAsia="標楷體"/>
                <w:sz w:val="17"/>
              </w:rPr>
              <w:t>2022Q4</w:t>
            </w:r>
          </w:p>
        </w:tc>
        <w:tc>
          <w:tcPr>
            <w:tcW w:w="1591" w:type="dxa"/>
            <w:vAlign w:val="center"/>
          </w:tcPr>
          <w:p w14:paraId="626958B7" w14:textId="77777777" w:rsidR="00FF72D1" w:rsidRDefault="00000000">
            <w:pPr>
              <w:pStyle w:val="TableText"/>
              <w:keepLines w:val="0"/>
              <w:spacing w:before="0" w:after="0"/>
              <w:jc w:val="center"/>
              <w:rPr>
                <w:rFonts w:eastAsia="標楷體"/>
                <w:sz w:val="17"/>
              </w:rPr>
            </w:pPr>
            <w:r>
              <w:rPr>
                <w:rFonts w:eastAsia="標楷體"/>
                <w:sz w:val="17"/>
              </w:rPr>
              <w:t>2023-02-23</w:t>
            </w:r>
          </w:p>
        </w:tc>
        <w:tc>
          <w:tcPr>
            <w:tcW w:w="1262" w:type="dxa"/>
            <w:vAlign w:val="center"/>
          </w:tcPr>
          <w:p w14:paraId="7E7D58EA" w14:textId="77777777" w:rsidR="00FF72D1" w:rsidRDefault="00000000">
            <w:pPr>
              <w:pStyle w:val="TableText"/>
              <w:keepLines w:val="0"/>
              <w:spacing w:before="0" w:after="0"/>
              <w:jc w:val="center"/>
              <w:rPr>
                <w:rFonts w:eastAsia="標楷體"/>
                <w:sz w:val="17"/>
              </w:rPr>
            </w:pPr>
            <w:r>
              <w:rPr>
                <w:rFonts w:eastAsia="標楷體"/>
                <w:sz w:val="17"/>
              </w:rPr>
              <w:t>6.656</w:t>
            </w:r>
          </w:p>
        </w:tc>
        <w:tc>
          <w:tcPr>
            <w:tcW w:w="1426" w:type="dxa"/>
            <w:vAlign w:val="center"/>
          </w:tcPr>
          <w:p w14:paraId="29C9138D" w14:textId="77777777" w:rsidR="00FF72D1" w:rsidRDefault="00000000">
            <w:pPr>
              <w:pStyle w:val="TableText"/>
              <w:keepLines w:val="0"/>
              <w:spacing w:before="0" w:after="0"/>
              <w:jc w:val="center"/>
              <w:rPr>
                <w:rFonts w:eastAsia="標楷體"/>
                <w:sz w:val="17"/>
              </w:rPr>
            </w:pPr>
            <w:r>
              <w:rPr>
                <w:rFonts w:eastAsia="標楷體"/>
                <w:sz w:val="17"/>
              </w:rPr>
              <w:t>-27.32</w:t>
            </w:r>
          </w:p>
        </w:tc>
        <w:tc>
          <w:tcPr>
            <w:tcW w:w="1426" w:type="dxa"/>
            <w:vAlign w:val="center"/>
          </w:tcPr>
          <w:p w14:paraId="21FFDC85" w14:textId="77777777" w:rsidR="00FF72D1" w:rsidRDefault="00000000">
            <w:pPr>
              <w:pStyle w:val="TableText"/>
              <w:keepLines w:val="0"/>
              <w:spacing w:before="0" w:after="0"/>
              <w:jc w:val="center"/>
              <w:rPr>
                <w:rFonts w:eastAsia="標楷體"/>
                <w:sz w:val="17"/>
              </w:rPr>
            </w:pPr>
            <w:r>
              <w:rPr>
                <w:rFonts w:eastAsia="標楷體"/>
                <w:sz w:val="17"/>
              </w:rPr>
              <w:t>-7.93</w:t>
            </w:r>
          </w:p>
        </w:tc>
        <w:tc>
          <w:tcPr>
            <w:tcW w:w="1483" w:type="dxa"/>
            <w:vAlign w:val="center"/>
          </w:tcPr>
          <w:p w14:paraId="6FBB9B0D"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2684DB77" w14:textId="77777777">
        <w:trPr>
          <w:cantSplit/>
          <w:jc w:val="center"/>
        </w:trPr>
        <w:tc>
          <w:tcPr>
            <w:tcW w:w="1317" w:type="dxa"/>
            <w:vAlign w:val="center"/>
          </w:tcPr>
          <w:p w14:paraId="07E9F6FD" w14:textId="77777777" w:rsidR="00FF72D1" w:rsidRDefault="00000000">
            <w:pPr>
              <w:pStyle w:val="TableText"/>
              <w:keepLines w:val="0"/>
              <w:spacing w:before="0" w:after="0"/>
              <w:jc w:val="center"/>
              <w:rPr>
                <w:rFonts w:eastAsia="標楷體"/>
                <w:sz w:val="17"/>
              </w:rPr>
            </w:pPr>
            <w:r>
              <w:rPr>
                <w:rFonts w:eastAsia="標楷體"/>
                <w:sz w:val="17"/>
              </w:rPr>
              <w:t>2023Q1</w:t>
            </w:r>
          </w:p>
        </w:tc>
        <w:tc>
          <w:tcPr>
            <w:tcW w:w="1591" w:type="dxa"/>
            <w:vAlign w:val="center"/>
          </w:tcPr>
          <w:p w14:paraId="35B4EC54" w14:textId="77777777" w:rsidR="00FF72D1" w:rsidRDefault="00000000">
            <w:pPr>
              <w:pStyle w:val="TableText"/>
              <w:keepLines w:val="0"/>
              <w:spacing w:before="0" w:after="0"/>
              <w:jc w:val="center"/>
              <w:rPr>
                <w:rFonts w:eastAsia="標楷體"/>
                <w:sz w:val="17"/>
              </w:rPr>
            </w:pPr>
            <w:r>
              <w:rPr>
                <w:rFonts w:eastAsia="標楷體"/>
                <w:sz w:val="17"/>
              </w:rPr>
              <w:t>2023-05-18</w:t>
            </w:r>
          </w:p>
        </w:tc>
        <w:tc>
          <w:tcPr>
            <w:tcW w:w="1262" w:type="dxa"/>
            <w:vAlign w:val="center"/>
          </w:tcPr>
          <w:p w14:paraId="78DB10A1" w14:textId="77777777" w:rsidR="00FF72D1" w:rsidRDefault="00000000">
            <w:pPr>
              <w:pStyle w:val="TableText"/>
              <w:keepLines w:val="0"/>
              <w:spacing w:before="0" w:after="0"/>
              <w:jc w:val="center"/>
              <w:rPr>
                <w:rFonts w:eastAsia="標楷體"/>
                <w:sz w:val="17"/>
              </w:rPr>
            </w:pPr>
            <w:r>
              <w:rPr>
                <w:rFonts w:eastAsia="標楷體"/>
                <w:sz w:val="17"/>
              </w:rPr>
              <w:t>6.595</w:t>
            </w:r>
          </w:p>
        </w:tc>
        <w:tc>
          <w:tcPr>
            <w:tcW w:w="1426" w:type="dxa"/>
            <w:vAlign w:val="center"/>
          </w:tcPr>
          <w:p w14:paraId="0719E096" w14:textId="77777777" w:rsidR="00FF72D1" w:rsidRDefault="00000000">
            <w:pPr>
              <w:pStyle w:val="TableText"/>
              <w:keepLines w:val="0"/>
              <w:spacing w:before="0" w:after="0"/>
              <w:jc w:val="center"/>
              <w:rPr>
                <w:rFonts w:eastAsia="標楷體"/>
                <w:sz w:val="17"/>
              </w:rPr>
            </w:pPr>
            <w:r>
              <w:rPr>
                <w:rFonts w:eastAsia="標楷體"/>
                <w:sz w:val="17"/>
              </w:rPr>
              <w:t>-0.93</w:t>
            </w:r>
          </w:p>
        </w:tc>
        <w:tc>
          <w:tcPr>
            <w:tcW w:w="1426" w:type="dxa"/>
            <w:vAlign w:val="center"/>
          </w:tcPr>
          <w:p w14:paraId="06C983C8" w14:textId="77777777" w:rsidR="00FF72D1" w:rsidRDefault="00000000">
            <w:pPr>
              <w:pStyle w:val="TableText"/>
              <w:keepLines w:val="0"/>
              <w:spacing w:before="0" w:after="0"/>
              <w:jc w:val="center"/>
              <w:rPr>
                <w:rFonts w:eastAsia="標楷體"/>
                <w:sz w:val="17"/>
              </w:rPr>
            </w:pPr>
            <w:r>
              <w:rPr>
                <w:rFonts w:eastAsia="標楷體"/>
                <w:sz w:val="17"/>
              </w:rPr>
              <w:t>-15.04</w:t>
            </w:r>
          </w:p>
        </w:tc>
        <w:tc>
          <w:tcPr>
            <w:tcW w:w="1483" w:type="dxa"/>
            <w:vAlign w:val="center"/>
          </w:tcPr>
          <w:p w14:paraId="7BD1465A"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64CC0644" w14:textId="77777777">
        <w:trPr>
          <w:cantSplit/>
          <w:jc w:val="center"/>
        </w:trPr>
        <w:tc>
          <w:tcPr>
            <w:tcW w:w="1317" w:type="dxa"/>
            <w:vAlign w:val="center"/>
          </w:tcPr>
          <w:p w14:paraId="51E425F1" w14:textId="77777777" w:rsidR="00FF72D1" w:rsidRDefault="00000000">
            <w:pPr>
              <w:pStyle w:val="TableText"/>
              <w:keepLines w:val="0"/>
              <w:spacing w:before="0" w:after="0"/>
              <w:jc w:val="center"/>
              <w:rPr>
                <w:rFonts w:eastAsia="標楷體"/>
                <w:sz w:val="17"/>
              </w:rPr>
            </w:pPr>
            <w:r>
              <w:rPr>
                <w:rFonts w:eastAsia="標楷體"/>
                <w:sz w:val="17"/>
              </w:rPr>
              <w:t>2023Q2</w:t>
            </w:r>
          </w:p>
        </w:tc>
        <w:tc>
          <w:tcPr>
            <w:tcW w:w="1591" w:type="dxa"/>
            <w:vAlign w:val="center"/>
          </w:tcPr>
          <w:p w14:paraId="389073DB" w14:textId="77777777" w:rsidR="00FF72D1" w:rsidRDefault="00000000">
            <w:pPr>
              <w:pStyle w:val="TableText"/>
              <w:keepLines w:val="0"/>
              <w:spacing w:before="0" w:after="0"/>
              <w:jc w:val="center"/>
              <w:rPr>
                <w:rFonts w:eastAsia="標楷體"/>
                <w:sz w:val="17"/>
              </w:rPr>
            </w:pPr>
            <w:r>
              <w:rPr>
                <w:rFonts w:eastAsia="標楷體"/>
                <w:sz w:val="17"/>
              </w:rPr>
              <w:t>2023-08-23</w:t>
            </w:r>
          </w:p>
        </w:tc>
        <w:tc>
          <w:tcPr>
            <w:tcW w:w="1262" w:type="dxa"/>
            <w:vAlign w:val="center"/>
          </w:tcPr>
          <w:p w14:paraId="18B96237" w14:textId="77777777" w:rsidR="00FF72D1" w:rsidRDefault="00000000">
            <w:pPr>
              <w:pStyle w:val="TableText"/>
              <w:keepLines w:val="0"/>
              <w:spacing w:before="0" w:after="0"/>
              <w:jc w:val="center"/>
              <w:rPr>
                <w:rFonts w:eastAsia="標楷體"/>
                <w:sz w:val="17"/>
              </w:rPr>
            </w:pPr>
            <w:r>
              <w:rPr>
                <w:rFonts w:eastAsia="標楷體"/>
                <w:sz w:val="17"/>
              </w:rPr>
              <w:t>6.786</w:t>
            </w:r>
          </w:p>
        </w:tc>
        <w:tc>
          <w:tcPr>
            <w:tcW w:w="1426" w:type="dxa"/>
            <w:vAlign w:val="center"/>
          </w:tcPr>
          <w:p w14:paraId="1AF9A0AA" w14:textId="77777777" w:rsidR="00FF72D1" w:rsidRDefault="00000000">
            <w:pPr>
              <w:pStyle w:val="TableText"/>
              <w:keepLines w:val="0"/>
              <w:spacing w:before="0" w:after="0"/>
              <w:jc w:val="center"/>
              <w:rPr>
                <w:rFonts w:eastAsia="標楷體"/>
                <w:sz w:val="17"/>
              </w:rPr>
            </w:pPr>
            <w:r>
              <w:rPr>
                <w:rFonts w:eastAsia="標楷體"/>
                <w:sz w:val="17"/>
              </w:rPr>
              <w:t>2.90</w:t>
            </w:r>
          </w:p>
        </w:tc>
        <w:tc>
          <w:tcPr>
            <w:tcW w:w="1426" w:type="dxa"/>
            <w:vAlign w:val="center"/>
          </w:tcPr>
          <w:p w14:paraId="75955493" w14:textId="77777777" w:rsidR="00FF72D1" w:rsidRDefault="00000000">
            <w:pPr>
              <w:pStyle w:val="TableText"/>
              <w:keepLines w:val="0"/>
              <w:spacing w:before="0" w:after="0"/>
              <w:jc w:val="center"/>
              <w:rPr>
                <w:rFonts w:eastAsia="標楷體"/>
                <w:sz w:val="17"/>
              </w:rPr>
            </w:pPr>
            <w:r>
              <w:rPr>
                <w:rFonts w:eastAsia="標楷體"/>
                <w:sz w:val="17"/>
              </w:rPr>
              <w:t>12.06</w:t>
            </w:r>
          </w:p>
        </w:tc>
        <w:tc>
          <w:tcPr>
            <w:tcW w:w="1483" w:type="dxa"/>
            <w:vAlign w:val="center"/>
          </w:tcPr>
          <w:p w14:paraId="7CDA7BCB"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0231DFF9" w14:textId="77777777">
        <w:trPr>
          <w:cantSplit/>
          <w:jc w:val="center"/>
        </w:trPr>
        <w:tc>
          <w:tcPr>
            <w:tcW w:w="1317" w:type="dxa"/>
            <w:vAlign w:val="center"/>
          </w:tcPr>
          <w:p w14:paraId="021951B9" w14:textId="77777777" w:rsidR="00FF72D1" w:rsidRDefault="00000000">
            <w:pPr>
              <w:pStyle w:val="TableText"/>
              <w:keepLines w:val="0"/>
              <w:spacing w:before="0" w:after="0"/>
              <w:jc w:val="center"/>
              <w:rPr>
                <w:rFonts w:eastAsia="標楷體"/>
                <w:sz w:val="17"/>
              </w:rPr>
            </w:pPr>
            <w:r>
              <w:rPr>
                <w:rFonts w:eastAsia="標楷體"/>
                <w:sz w:val="17"/>
              </w:rPr>
              <w:t>2023Q3</w:t>
            </w:r>
          </w:p>
        </w:tc>
        <w:tc>
          <w:tcPr>
            <w:tcW w:w="1591" w:type="dxa"/>
            <w:vAlign w:val="center"/>
          </w:tcPr>
          <w:p w14:paraId="2060D2B7" w14:textId="77777777" w:rsidR="00FF72D1" w:rsidRDefault="00000000">
            <w:pPr>
              <w:pStyle w:val="TableText"/>
              <w:keepLines w:val="0"/>
              <w:spacing w:before="0" w:after="0"/>
              <w:jc w:val="center"/>
              <w:rPr>
                <w:rFonts w:eastAsia="標楷體"/>
                <w:sz w:val="17"/>
              </w:rPr>
            </w:pPr>
            <w:r>
              <w:rPr>
                <w:rFonts w:eastAsia="標楷體"/>
                <w:sz w:val="17"/>
              </w:rPr>
              <w:t>2023-11-09</w:t>
            </w:r>
          </w:p>
        </w:tc>
        <w:tc>
          <w:tcPr>
            <w:tcW w:w="1262" w:type="dxa"/>
            <w:vAlign w:val="center"/>
          </w:tcPr>
          <w:p w14:paraId="3D808C47" w14:textId="77777777" w:rsidR="00FF72D1" w:rsidRDefault="00000000">
            <w:pPr>
              <w:pStyle w:val="TableText"/>
              <w:keepLines w:val="0"/>
              <w:spacing w:before="0" w:after="0"/>
              <w:jc w:val="center"/>
              <w:rPr>
                <w:rFonts w:eastAsia="標楷體"/>
                <w:sz w:val="17"/>
              </w:rPr>
            </w:pPr>
            <w:r>
              <w:rPr>
                <w:rFonts w:eastAsia="標楷體"/>
                <w:sz w:val="17"/>
              </w:rPr>
              <w:t>6.477</w:t>
            </w:r>
          </w:p>
        </w:tc>
        <w:tc>
          <w:tcPr>
            <w:tcW w:w="1426" w:type="dxa"/>
            <w:vAlign w:val="center"/>
          </w:tcPr>
          <w:p w14:paraId="07924974" w14:textId="77777777" w:rsidR="00FF72D1" w:rsidRDefault="00000000">
            <w:pPr>
              <w:pStyle w:val="TableText"/>
              <w:keepLines w:val="0"/>
              <w:spacing w:before="0" w:after="0"/>
              <w:jc w:val="center"/>
              <w:rPr>
                <w:rFonts w:eastAsia="標楷體"/>
                <w:sz w:val="17"/>
              </w:rPr>
            </w:pPr>
            <w:r>
              <w:rPr>
                <w:rFonts w:eastAsia="標楷體"/>
                <w:sz w:val="17"/>
              </w:rPr>
              <w:t>-4.56</w:t>
            </w:r>
          </w:p>
        </w:tc>
        <w:tc>
          <w:tcPr>
            <w:tcW w:w="1426" w:type="dxa"/>
            <w:vAlign w:val="center"/>
          </w:tcPr>
          <w:p w14:paraId="12188976" w14:textId="77777777" w:rsidR="00FF72D1" w:rsidRDefault="00000000">
            <w:pPr>
              <w:pStyle w:val="TableText"/>
              <w:keepLines w:val="0"/>
              <w:spacing w:before="0" w:after="0"/>
              <w:jc w:val="center"/>
              <w:rPr>
                <w:rFonts w:eastAsia="標楷體"/>
                <w:sz w:val="17"/>
              </w:rPr>
            </w:pPr>
            <w:r>
              <w:rPr>
                <w:rFonts w:eastAsia="標楷體"/>
                <w:sz w:val="17"/>
              </w:rPr>
              <w:t>1.97</w:t>
            </w:r>
          </w:p>
        </w:tc>
        <w:tc>
          <w:tcPr>
            <w:tcW w:w="1483" w:type="dxa"/>
            <w:vAlign w:val="center"/>
          </w:tcPr>
          <w:p w14:paraId="525E2EAF"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487E013D" w14:textId="77777777">
        <w:trPr>
          <w:cantSplit/>
          <w:jc w:val="center"/>
        </w:trPr>
        <w:tc>
          <w:tcPr>
            <w:tcW w:w="1317" w:type="dxa"/>
            <w:vAlign w:val="center"/>
          </w:tcPr>
          <w:p w14:paraId="4E69F241" w14:textId="77777777" w:rsidR="00FF72D1" w:rsidRDefault="00000000">
            <w:pPr>
              <w:pStyle w:val="TableText"/>
              <w:keepLines w:val="0"/>
              <w:spacing w:before="0" w:after="0"/>
              <w:jc w:val="center"/>
              <w:rPr>
                <w:rFonts w:eastAsia="標楷體"/>
                <w:sz w:val="17"/>
              </w:rPr>
            </w:pPr>
            <w:r>
              <w:rPr>
                <w:rFonts w:eastAsia="標楷體"/>
                <w:sz w:val="17"/>
              </w:rPr>
              <w:t>2023Q4</w:t>
            </w:r>
          </w:p>
        </w:tc>
        <w:tc>
          <w:tcPr>
            <w:tcW w:w="1591" w:type="dxa"/>
            <w:vAlign w:val="center"/>
          </w:tcPr>
          <w:p w14:paraId="517F7431" w14:textId="77777777" w:rsidR="00FF72D1" w:rsidRDefault="00000000">
            <w:pPr>
              <w:pStyle w:val="TableText"/>
              <w:keepLines w:val="0"/>
              <w:spacing w:before="0" w:after="0"/>
              <w:jc w:val="center"/>
              <w:rPr>
                <w:rFonts w:eastAsia="標楷體"/>
                <w:sz w:val="17"/>
              </w:rPr>
            </w:pPr>
            <w:r>
              <w:rPr>
                <w:rFonts w:eastAsia="標楷體"/>
                <w:sz w:val="17"/>
              </w:rPr>
              <w:t>2024-02-22</w:t>
            </w:r>
          </w:p>
        </w:tc>
        <w:tc>
          <w:tcPr>
            <w:tcW w:w="1262" w:type="dxa"/>
            <w:vAlign w:val="center"/>
          </w:tcPr>
          <w:p w14:paraId="21995EB5" w14:textId="77777777" w:rsidR="00FF72D1" w:rsidRDefault="00000000">
            <w:pPr>
              <w:pStyle w:val="TableText"/>
              <w:keepLines w:val="0"/>
              <w:spacing w:before="0" w:after="0"/>
              <w:jc w:val="center"/>
              <w:rPr>
                <w:rFonts w:eastAsia="標楷體"/>
                <w:sz w:val="17"/>
              </w:rPr>
            </w:pPr>
            <w:r>
              <w:rPr>
                <w:rFonts w:eastAsia="標楷體"/>
                <w:sz w:val="17"/>
              </w:rPr>
              <w:t>6.387</w:t>
            </w:r>
          </w:p>
        </w:tc>
        <w:tc>
          <w:tcPr>
            <w:tcW w:w="1426" w:type="dxa"/>
            <w:vAlign w:val="center"/>
          </w:tcPr>
          <w:p w14:paraId="13D3169B" w14:textId="77777777" w:rsidR="00FF72D1" w:rsidRDefault="00000000">
            <w:pPr>
              <w:pStyle w:val="TableText"/>
              <w:keepLines w:val="0"/>
              <w:spacing w:before="0" w:after="0"/>
              <w:jc w:val="center"/>
              <w:rPr>
                <w:rFonts w:eastAsia="標楷體"/>
                <w:sz w:val="17"/>
              </w:rPr>
            </w:pPr>
            <w:r>
              <w:rPr>
                <w:rFonts w:eastAsia="標楷體"/>
                <w:sz w:val="17"/>
              </w:rPr>
              <w:t>-1.38</w:t>
            </w:r>
          </w:p>
        </w:tc>
        <w:tc>
          <w:tcPr>
            <w:tcW w:w="1426" w:type="dxa"/>
            <w:vAlign w:val="center"/>
          </w:tcPr>
          <w:p w14:paraId="2416EB69" w14:textId="77777777" w:rsidR="00FF72D1" w:rsidRDefault="00000000">
            <w:pPr>
              <w:pStyle w:val="TableText"/>
              <w:keepLines w:val="0"/>
              <w:spacing w:before="0" w:after="0"/>
              <w:jc w:val="center"/>
              <w:rPr>
                <w:rFonts w:eastAsia="標楷體"/>
                <w:sz w:val="17"/>
              </w:rPr>
            </w:pPr>
            <w:r>
              <w:rPr>
                <w:rFonts w:eastAsia="標楷體"/>
                <w:sz w:val="17"/>
              </w:rPr>
              <w:t>-11.91</w:t>
            </w:r>
          </w:p>
        </w:tc>
        <w:tc>
          <w:tcPr>
            <w:tcW w:w="1483" w:type="dxa"/>
            <w:vAlign w:val="center"/>
          </w:tcPr>
          <w:p w14:paraId="1E51F057"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6F66CF71" w14:textId="77777777">
        <w:trPr>
          <w:cantSplit/>
          <w:jc w:val="center"/>
        </w:trPr>
        <w:tc>
          <w:tcPr>
            <w:tcW w:w="1317" w:type="dxa"/>
            <w:vAlign w:val="center"/>
          </w:tcPr>
          <w:p w14:paraId="25024D84" w14:textId="77777777" w:rsidR="00FF72D1" w:rsidRDefault="00000000">
            <w:pPr>
              <w:pStyle w:val="TableText"/>
              <w:keepLines w:val="0"/>
              <w:spacing w:before="0" w:after="0"/>
              <w:jc w:val="center"/>
              <w:rPr>
                <w:rFonts w:eastAsia="標楷體"/>
                <w:sz w:val="17"/>
              </w:rPr>
            </w:pPr>
            <w:r>
              <w:rPr>
                <w:rFonts w:eastAsia="標楷體"/>
                <w:sz w:val="17"/>
              </w:rPr>
              <w:t>2024Q1</w:t>
            </w:r>
          </w:p>
        </w:tc>
        <w:tc>
          <w:tcPr>
            <w:tcW w:w="1591" w:type="dxa"/>
            <w:vAlign w:val="center"/>
          </w:tcPr>
          <w:p w14:paraId="646477F3" w14:textId="77777777" w:rsidR="00FF72D1" w:rsidRDefault="00000000">
            <w:pPr>
              <w:pStyle w:val="TableText"/>
              <w:keepLines w:val="0"/>
              <w:spacing w:before="0" w:after="0"/>
              <w:jc w:val="center"/>
              <w:rPr>
                <w:rFonts w:eastAsia="標楷體"/>
                <w:sz w:val="17"/>
              </w:rPr>
            </w:pPr>
            <w:r>
              <w:rPr>
                <w:rFonts w:eastAsia="標楷體"/>
                <w:sz w:val="17"/>
              </w:rPr>
              <w:t>2024-05-16</w:t>
            </w:r>
          </w:p>
        </w:tc>
        <w:tc>
          <w:tcPr>
            <w:tcW w:w="1262" w:type="dxa"/>
            <w:vAlign w:val="center"/>
          </w:tcPr>
          <w:p w14:paraId="7D5A8B8D" w14:textId="77777777" w:rsidR="00FF72D1" w:rsidRDefault="00000000">
            <w:pPr>
              <w:pStyle w:val="TableText"/>
              <w:keepLines w:val="0"/>
              <w:spacing w:before="0" w:after="0"/>
              <w:jc w:val="center"/>
              <w:rPr>
                <w:rFonts w:eastAsia="標楷體"/>
                <w:sz w:val="17"/>
              </w:rPr>
            </w:pPr>
            <w:r>
              <w:rPr>
                <w:rFonts w:eastAsia="標楷體"/>
                <w:sz w:val="17"/>
              </w:rPr>
              <w:t>6.106</w:t>
            </w:r>
          </w:p>
        </w:tc>
        <w:tc>
          <w:tcPr>
            <w:tcW w:w="1426" w:type="dxa"/>
            <w:vAlign w:val="center"/>
          </w:tcPr>
          <w:p w14:paraId="15A89E1B" w14:textId="77777777" w:rsidR="00FF72D1" w:rsidRDefault="00000000">
            <w:pPr>
              <w:pStyle w:val="TableText"/>
              <w:keepLines w:val="0"/>
              <w:spacing w:before="0" w:after="0"/>
              <w:jc w:val="center"/>
              <w:rPr>
                <w:rFonts w:eastAsia="標楷體"/>
                <w:sz w:val="17"/>
              </w:rPr>
            </w:pPr>
            <w:r>
              <w:rPr>
                <w:rFonts w:eastAsia="標楷體"/>
                <w:sz w:val="17"/>
              </w:rPr>
              <w:t>-4.41</w:t>
            </w:r>
          </w:p>
        </w:tc>
        <w:tc>
          <w:tcPr>
            <w:tcW w:w="1426" w:type="dxa"/>
            <w:vAlign w:val="center"/>
          </w:tcPr>
          <w:p w14:paraId="00C62B48" w14:textId="77777777" w:rsidR="00FF72D1" w:rsidRDefault="00000000">
            <w:pPr>
              <w:pStyle w:val="TableText"/>
              <w:keepLines w:val="0"/>
              <w:spacing w:before="0" w:after="0"/>
              <w:jc w:val="center"/>
              <w:rPr>
                <w:rFonts w:eastAsia="標楷體"/>
                <w:sz w:val="17"/>
              </w:rPr>
            </w:pPr>
            <w:r>
              <w:rPr>
                <w:rFonts w:eastAsia="標楷體"/>
                <w:sz w:val="17"/>
              </w:rPr>
              <w:t>3.36</w:t>
            </w:r>
          </w:p>
        </w:tc>
        <w:tc>
          <w:tcPr>
            <w:tcW w:w="1483" w:type="dxa"/>
            <w:vAlign w:val="center"/>
          </w:tcPr>
          <w:p w14:paraId="4D7728D8"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151B1E15" w14:textId="77777777">
        <w:trPr>
          <w:cantSplit/>
          <w:jc w:val="center"/>
        </w:trPr>
        <w:tc>
          <w:tcPr>
            <w:tcW w:w="1317" w:type="dxa"/>
            <w:vAlign w:val="center"/>
          </w:tcPr>
          <w:p w14:paraId="563119B6" w14:textId="77777777" w:rsidR="00FF72D1" w:rsidRDefault="00000000">
            <w:pPr>
              <w:pStyle w:val="TableText"/>
              <w:keepLines w:val="0"/>
              <w:spacing w:before="0" w:after="0"/>
              <w:jc w:val="center"/>
              <w:rPr>
                <w:rFonts w:eastAsia="標楷體"/>
                <w:sz w:val="17"/>
              </w:rPr>
            </w:pPr>
            <w:r>
              <w:rPr>
                <w:rFonts w:eastAsia="標楷體"/>
                <w:sz w:val="17"/>
              </w:rPr>
              <w:t>2024Q2</w:t>
            </w:r>
          </w:p>
        </w:tc>
        <w:tc>
          <w:tcPr>
            <w:tcW w:w="1591" w:type="dxa"/>
            <w:vAlign w:val="center"/>
          </w:tcPr>
          <w:p w14:paraId="34B4381B" w14:textId="77777777" w:rsidR="00FF72D1" w:rsidRDefault="00000000">
            <w:pPr>
              <w:pStyle w:val="TableText"/>
              <w:keepLines w:val="0"/>
              <w:spacing w:before="0" w:after="0"/>
              <w:jc w:val="center"/>
              <w:rPr>
                <w:rFonts w:eastAsia="標楷體"/>
                <w:sz w:val="17"/>
              </w:rPr>
            </w:pPr>
            <w:r>
              <w:rPr>
                <w:rFonts w:eastAsia="標楷體"/>
                <w:sz w:val="17"/>
              </w:rPr>
              <w:t>2024-08-15</w:t>
            </w:r>
          </w:p>
        </w:tc>
        <w:tc>
          <w:tcPr>
            <w:tcW w:w="1262" w:type="dxa"/>
            <w:vAlign w:val="center"/>
          </w:tcPr>
          <w:p w14:paraId="00D92740" w14:textId="77777777" w:rsidR="00FF72D1" w:rsidRDefault="00000000">
            <w:pPr>
              <w:pStyle w:val="TableText"/>
              <w:keepLines w:val="0"/>
              <w:spacing w:before="0" w:after="0"/>
              <w:jc w:val="center"/>
              <w:rPr>
                <w:rFonts w:eastAsia="標楷體"/>
                <w:sz w:val="17"/>
              </w:rPr>
            </w:pPr>
            <w:r>
              <w:rPr>
                <w:rFonts w:eastAsia="標楷體"/>
                <w:sz w:val="17"/>
              </w:rPr>
              <w:t>6.353</w:t>
            </w:r>
          </w:p>
        </w:tc>
        <w:tc>
          <w:tcPr>
            <w:tcW w:w="1426" w:type="dxa"/>
            <w:vAlign w:val="center"/>
          </w:tcPr>
          <w:p w14:paraId="25C361A6" w14:textId="77777777" w:rsidR="00FF72D1" w:rsidRDefault="00000000">
            <w:pPr>
              <w:pStyle w:val="TableText"/>
              <w:keepLines w:val="0"/>
              <w:spacing w:before="0" w:after="0"/>
              <w:jc w:val="center"/>
              <w:rPr>
                <w:rFonts w:eastAsia="標楷體"/>
                <w:sz w:val="17"/>
              </w:rPr>
            </w:pPr>
            <w:r>
              <w:rPr>
                <w:rFonts w:eastAsia="標楷體"/>
                <w:sz w:val="17"/>
              </w:rPr>
              <w:t>4.06</w:t>
            </w:r>
          </w:p>
        </w:tc>
        <w:tc>
          <w:tcPr>
            <w:tcW w:w="1426" w:type="dxa"/>
            <w:vAlign w:val="center"/>
          </w:tcPr>
          <w:p w14:paraId="5385D4E7" w14:textId="77777777" w:rsidR="00FF72D1" w:rsidRDefault="00000000">
            <w:pPr>
              <w:pStyle w:val="TableText"/>
              <w:keepLines w:val="0"/>
              <w:spacing w:before="0" w:after="0"/>
              <w:jc w:val="center"/>
              <w:rPr>
                <w:rFonts w:eastAsia="標楷體"/>
                <w:sz w:val="17"/>
              </w:rPr>
            </w:pPr>
            <w:r>
              <w:rPr>
                <w:rFonts w:eastAsia="標楷體"/>
                <w:sz w:val="17"/>
              </w:rPr>
              <w:t>-8.40</w:t>
            </w:r>
          </w:p>
        </w:tc>
        <w:tc>
          <w:tcPr>
            <w:tcW w:w="1483" w:type="dxa"/>
            <w:vAlign w:val="center"/>
          </w:tcPr>
          <w:p w14:paraId="50457EB7" w14:textId="77777777" w:rsidR="00FF72D1" w:rsidRDefault="00000000">
            <w:pPr>
              <w:pStyle w:val="TableText"/>
              <w:keepLines w:val="0"/>
              <w:spacing w:before="0" w:after="0"/>
              <w:rPr>
                <w:rFonts w:eastAsia="標楷體"/>
                <w:sz w:val="17"/>
              </w:rPr>
            </w:pPr>
            <w:r>
              <w:rPr>
                <w:rFonts w:eastAsia="標楷體"/>
                <w:sz w:val="17"/>
              </w:rPr>
              <w:t>no</w:t>
            </w:r>
          </w:p>
        </w:tc>
      </w:tr>
      <w:tr w:rsidR="00FF72D1" w14:paraId="3678950F" w14:textId="77777777">
        <w:trPr>
          <w:cantSplit/>
          <w:jc w:val="center"/>
        </w:trPr>
        <w:tc>
          <w:tcPr>
            <w:tcW w:w="1317" w:type="dxa"/>
            <w:vAlign w:val="center"/>
          </w:tcPr>
          <w:p w14:paraId="4C5DB8CF" w14:textId="77777777" w:rsidR="00FF72D1" w:rsidRDefault="00000000">
            <w:pPr>
              <w:pStyle w:val="TableText"/>
              <w:keepLines w:val="0"/>
              <w:spacing w:before="0" w:after="0"/>
              <w:jc w:val="center"/>
              <w:rPr>
                <w:rFonts w:eastAsia="標楷體"/>
                <w:sz w:val="17"/>
              </w:rPr>
            </w:pPr>
            <w:r>
              <w:rPr>
                <w:rFonts w:eastAsia="標楷體"/>
                <w:sz w:val="17"/>
              </w:rPr>
              <w:t>2024Q3</w:t>
            </w:r>
          </w:p>
        </w:tc>
        <w:tc>
          <w:tcPr>
            <w:tcW w:w="1591" w:type="dxa"/>
            <w:vAlign w:val="center"/>
          </w:tcPr>
          <w:p w14:paraId="4287CB58" w14:textId="77777777" w:rsidR="00FF72D1" w:rsidRDefault="00000000">
            <w:pPr>
              <w:pStyle w:val="TableText"/>
              <w:keepLines w:val="0"/>
              <w:spacing w:before="0" w:after="0"/>
              <w:jc w:val="center"/>
              <w:rPr>
                <w:rFonts w:eastAsia="標楷體"/>
                <w:sz w:val="17"/>
              </w:rPr>
            </w:pPr>
            <w:r>
              <w:rPr>
                <w:rFonts w:eastAsia="標楷體"/>
                <w:sz w:val="17"/>
              </w:rPr>
              <w:t>2024-11-12</w:t>
            </w:r>
          </w:p>
        </w:tc>
        <w:tc>
          <w:tcPr>
            <w:tcW w:w="1262" w:type="dxa"/>
            <w:vAlign w:val="center"/>
          </w:tcPr>
          <w:p w14:paraId="6E90C941" w14:textId="77777777" w:rsidR="00FF72D1" w:rsidRDefault="00000000">
            <w:pPr>
              <w:pStyle w:val="TableText"/>
              <w:keepLines w:val="0"/>
              <w:spacing w:before="0" w:after="0"/>
              <w:jc w:val="center"/>
              <w:rPr>
                <w:rFonts w:eastAsia="標楷體"/>
                <w:sz w:val="17"/>
              </w:rPr>
            </w:pPr>
            <w:r>
              <w:rPr>
                <w:rFonts w:eastAsia="標楷體"/>
                <w:sz w:val="17"/>
              </w:rPr>
              <w:t>6.157</w:t>
            </w:r>
          </w:p>
        </w:tc>
        <w:tc>
          <w:tcPr>
            <w:tcW w:w="1426" w:type="dxa"/>
            <w:vAlign w:val="center"/>
          </w:tcPr>
          <w:p w14:paraId="4385BE18" w14:textId="77777777" w:rsidR="00FF72D1" w:rsidRDefault="00000000">
            <w:pPr>
              <w:pStyle w:val="TableText"/>
              <w:keepLines w:val="0"/>
              <w:spacing w:before="0" w:after="0"/>
              <w:jc w:val="center"/>
              <w:rPr>
                <w:rFonts w:eastAsia="標楷體"/>
                <w:sz w:val="17"/>
              </w:rPr>
            </w:pPr>
            <w:r>
              <w:rPr>
                <w:rFonts w:eastAsia="標楷體"/>
                <w:sz w:val="17"/>
              </w:rPr>
              <w:t>-3.09</w:t>
            </w:r>
          </w:p>
        </w:tc>
        <w:tc>
          <w:tcPr>
            <w:tcW w:w="1426" w:type="dxa"/>
            <w:vAlign w:val="center"/>
          </w:tcPr>
          <w:p w14:paraId="7CDA85BE" w14:textId="77777777" w:rsidR="00FF72D1" w:rsidRDefault="00000000">
            <w:pPr>
              <w:pStyle w:val="TableText"/>
              <w:keepLines w:val="0"/>
              <w:spacing w:before="0" w:after="0"/>
              <w:jc w:val="center"/>
              <w:rPr>
                <w:rFonts w:eastAsia="標楷體"/>
                <w:sz w:val="17"/>
              </w:rPr>
            </w:pPr>
            <w:r>
              <w:rPr>
                <w:rFonts w:eastAsia="標楷體"/>
                <w:sz w:val="17"/>
              </w:rPr>
              <w:t>15.31</w:t>
            </w:r>
          </w:p>
        </w:tc>
        <w:tc>
          <w:tcPr>
            <w:tcW w:w="1483" w:type="dxa"/>
            <w:vAlign w:val="center"/>
          </w:tcPr>
          <w:p w14:paraId="6649C0DC"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784771E8" w14:textId="77777777">
        <w:trPr>
          <w:cantSplit/>
          <w:jc w:val="center"/>
        </w:trPr>
        <w:tc>
          <w:tcPr>
            <w:tcW w:w="1317" w:type="dxa"/>
            <w:vAlign w:val="center"/>
          </w:tcPr>
          <w:p w14:paraId="4AFB31D2" w14:textId="77777777" w:rsidR="00FF72D1" w:rsidRDefault="00000000">
            <w:pPr>
              <w:pStyle w:val="TableText"/>
              <w:keepLines w:val="0"/>
              <w:spacing w:before="0" w:after="0"/>
              <w:jc w:val="center"/>
              <w:rPr>
                <w:rFonts w:eastAsia="標楷體"/>
                <w:sz w:val="17"/>
              </w:rPr>
            </w:pPr>
            <w:r>
              <w:rPr>
                <w:rFonts w:eastAsia="標楷體"/>
                <w:sz w:val="17"/>
              </w:rPr>
              <w:t>2024Q4</w:t>
            </w:r>
          </w:p>
        </w:tc>
        <w:tc>
          <w:tcPr>
            <w:tcW w:w="1591" w:type="dxa"/>
            <w:vAlign w:val="center"/>
          </w:tcPr>
          <w:p w14:paraId="21B3292C" w14:textId="77777777" w:rsidR="00FF72D1" w:rsidRDefault="00000000">
            <w:pPr>
              <w:pStyle w:val="TableText"/>
              <w:keepLines w:val="0"/>
              <w:spacing w:before="0" w:after="0"/>
              <w:jc w:val="center"/>
              <w:rPr>
                <w:rFonts w:eastAsia="標楷體"/>
                <w:sz w:val="17"/>
              </w:rPr>
            </w:pPr>
            <w:r>
              <w:rPr>
                <w:rFonts w:eastAsia="標楷體"/>
                <w:sz w:val="17"/>
              </w:rPr>
              <w:t>2025-02-20</w:t>
            </w:r>
          </w:p>
        </w:tc>
        <w:tc>
          <w:tcPr>
            <w:tcW w:w="1262" w:type="dxa"/>
            <w:vAlign w:val="center"/>
          </w:tcPr>
          <w:p w14:paraId="713F3554" w14:textId="77777777" w:rsidR="00FF72D1" w:rsidRDefault="00000000">
            <w:pPr>
              <w:pStyle w:val="TableText"/>
              <w:keepLines w:val="0"/>
              <w:spacing w:before="0" w:after="0"/>
              <w:jc w:val="center"/>
              <w:rPr>
                <w:rFonts w:eastAsia="標楷體"/>
                <w:sz w:val="17"/>
              </w:rPr>
            </w:pPr>
            <w:r>
              <w:rPr>
                <w:rFonts w:eastAsia="標楷體"/>
                <w:sz w:val="17"/>
              </w:rPr>
              <w:t>6.298</w:t>
            </w:r>
          </w:p>
        </w:tc>
        <w:tc>
          <w:tcPr>
            <w:tcW w:w="1426" w:type="dxa"/>
            <w:vAlign w:val="center"/>
          </w:tcPr>
          <w:p w14:paraId="20EDC823" w14:textId="77777777" w:rsidR="00FF72D1" w:rsidRDefault="00000000">
            <w:pPr>
              <w:pStyle w:val="TableText"/>
              <w:keepLines w:val="0"/>
              <w:spacing w:before="0" w:after="0"/>
              <w:jc w:val="center"/>
              <w:rPr>
                <w:rFonts w:eastAsia="標楷體"/>
                <w:sz w:val="17"/>
              </w:rPr>
            </w:pPr>
            <w:r>
              <w:rPr>
                <w:rFonts w:eastAsia="標楷體"/>
                <w:sz w:val="17"/>
              </w:rPr>
              <w:t>2.29</w:t>
            </w:r>
          </w:p>
        </w:tc>
        <w:tc>
          <w:tcPr>
            <w:tcW w:w="1426" w:type="dxa"/>
            <w:vAlign w:val="center"/>
          </w:tcPr>
          <w:p w14:paraId="5D239A7D" w14:textId="77777777" w:rsidR="00FF72D1" w:rsidRDefault="00000000">
            <w:pPr>
              <w:pStyle w:val="TableText"/>
              <w:keepLines w:val="0"/>
              <w:spacing w:before="0" w:after="0"/>
              <w:jc w:val="center"/>
              <w:rPr>
                <w:rFonts w:eastAsia="標楷體"/>
                <w:sz w:val="17"/>
              </w:rPr>
            </w:pPr>
            <w:r>
              <w:rPr>
                <w:rFonts w:eastAsia="標楷體"/>
                <w:sz w:val="17"/>
              </w:rPr>
              <w:t>-4.64</w:t>
            </w:r>
          </w:p>
        </w:tc>
        <w:tc>
          <w:tcPr>
            <w:tcW w:w="1483" w:type="dxa"/>
            <w:vAlign w:val="center"/>
          </w:tcPr>
          <w:p w14:paraId="39EA9AF5" w14:textId="77777777" w:rsidR="00FF72D1" w:rsidRDefault="00000000">
            <w:pPr>
              <w:pStyle w:val="TableText"/>
              <w:keepLines w:val="0"/>
              <w:spacing w:before="0" w:after="0"/>
              <w:rPr>
                <w:rFonts w:eastAsia="標楷體"/>
                <w:sz w:val="17"/>
              </w:rPr>
            </w:pPr>
            <w:r>
              <w:rPr>
                <w:rFonts w:eastAsia="標楷體"/>
                <w:sz w:val="17"/>
              </w:rPr>
              <w:t>candidate</w:t>
            </w:r>
          </w:p>
        </w:tc>
      </w:tr>
      <w:tr w:rsidR="00FF72D1" w14:paraId="0957E882" w14:textId="77777777">
        <w:trPr>
          <w:cantSplit/>
          <w:jc w:val="center"/>
        </w:trPr>
        <w:tc>
          <w:tcPr>
            <w:tcW w:w="1317" w:type="dxa"/>
            <w:vAlign w:val="center"/>
          </w:tcPr>
          <w:p w14:paraId="67E9C75E" w14:textId="77777777" w:rsidR="00FF72D1" w:rsidRDefault="00000000">
            <w:pPr>
              <w:pStyle w:val="TableText"/>
              <w:keepLines w:val="0"/>
              <w:spacing w:before="0" w:after="0"/>
              <w:jc w:val="center"/>
              <w:rPr>
                <w:rFonts w:eastAsia="標楷體"/>
                <w:sz w:val="17"/>
              </w:rPr>
            </w:pPr>
            <w:r>
              <w:rPr>
                <w:rFonts w:eastAsia="標楷體"/>
                <w:sz w:val="17"/>
              </w:rPr>
              <w:t>2025Q1</w:t>
            </w:r>
          </w:p>
        </w:tc>
        <w:tc>
          <w:tcPr>
            <w:tcW w:w="1591" w:type="dxa"/>
            <w:vAlign w:val="center"/>
          </w:tcPr>
          <w:p w14:paraId="0E92452E" w14:textId="77777777" w:rsidR="00FF72D1" w:rsidRDefault="00000000">
            <w:pPr>
              <w:pStyle w:val="TableText"/>
              <w:keepLines w:val="0"/>
              <w:spacing w:before="0" w:after="0"/>
              <w:jc w:val="center"/>
              <w:rPr>
                <w:rFonts w:eastAsia="標楷體"/>
                <w:sz w:val="17"/>
              </w:rPr>
            </w:pPr>
            <w:r>
              <w:rPr>
                <w:rFonts w:eastAsia="標楷體"/>
                <w:sz w:val="17"/>
              </w:rPr>
              <w:t>2025-04-30</w:t>
            </w:r>
          </w:p>
        </w:tc>
        <w:tc>
          <w:tcPr>
            <w:tcW w:w="1262" w:type="dxa"/>
            <w:vAlign w:val="center"/>
          </w:tcPr>
          <w:p w14:paraId="1C74BBFF" w14:textId="77777777" w:rsidR="00FF72D1" w:rsidRDefault="00000000">
            <w:pPr>
              <w:pStyle w:val="TableText"/>
              <w:keepLines w:val="0"/>
              <w:spacing w:before="0" w:after="0"/>
              <w:jc w:val="center"/>
              <w:rPr>
                <w:rFonts w:eastAsia="標楷體"/>
                <w:sz w:val="17"/>
              </w:rPr>
            </w:pPr>
            <w:r>
              <w:rPr>
                <w:rFonts w:eastAsia="標楷體"/>
                <w:sz w:val="17"/>
              </w:rPr>
              <w:t>6.077</w:t>
            </w:r>
          </w:p>
        </w:tc>
        <w:tc>
          <w:tcPr>
            <w:tcW w:w="1426" w:type="dxa"/>
            <w:vAlign w:val="center"/>
          </w:tcPr>
          <w:p w14:paraId="455CE7A6" w14:textId="77777777" w:rsidR="00FF72D1" w:rsidRDefault="00000000">
            <w:pPr>
              <w:pStyle w:val="TableText"/>
              <w:keepLines w:val="0"/>
              <w:spacing w:before="0" w:after="0"/>
              <w:jc w:val="center"/>
              <w:rPr>
                <w:rFonts w:eastAsia="標楷體"/>
                <w:sz w:val="17"/>
              </w:rPr>
            </w:pPr>
            <w:r>
              <w:rPr>
                <w:rFonts w:eastAsia="標楷體"/>
                <w:sz w:val="17"/>
              </w:rPr>
              <w:t>-3.49</w:t>
            </w:r>
          </w:p>
        </w:tc>
        <w:tc>
          <w:tcPr>
            <w:tcW w:w="1426" w:type="dxa"/>
            <w:vAlign w:val="center"/>
          </w:tcPr>
          <w:p w14:paraId="182FA61F" w14:textId="77777777" w:rsidR="00FF72D1" w:rsidRDefault="00000000">
            <w:pPr>
              <w:pStyle w:val="TableText"/>
              <w:keepLines w:val="0"/>
              <w:spacing w:before="0" w:after="0"/>
              <w:jc w:val="center"/>
              <w:rPr>
                <w:rFonts w:eastAsia="標楷體"/>
                <w:sz w:val="17"/>
              </w:rPr>
            </w:pPr>
            <w:r>
              <w:rPr>
                <w:rFonts w:eastAsia="標楷體"/>
                <w:sz w:val="17"/>
              </w:rPr>
              <w:t>-1.73</w:t>
            </w:r>
          </w:p>
        </w:tc>
        <w:tc>
          <w:tcPr>
            <w:tcW w:w="1483" w:type="dxa"/>
            <w:vAlign w:val="center"/>
          </w:tcPr>
          <w:p w14:paraId="7704AC6E"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4119D23B" w14:textId="77777777">
        <w:trPr>
          <w:cantSplit/>
          <w:jc w:val="center"/>
        </w:trPr>
        <w:tc>
          <w:tcPr>
            <w:tcW w:w="1317" w:type="dxa"/>
            <w:vAlign w:val="center"/>
          </w:tcPr>
          <w:p w14:paraId="0C7F701D" w14:textId="77777777" w:rsidR="00FF72D1" w:rsidRDefault="00000000">
            <w:pPr>
              <w:pStyle w:val="TableText"/>
              <w:keepLines w:val="0"/>
              <w:spacing w:before="0" w:after="0"/>
              <w:jc w:val="center"/>
              <w:rPr>
                <w:rFonts w:eastAsia="標楷體"/>
                <w:sz w:val="17"/>
              </w:rPr>
            </w:pPr>
            <w:r>
              <w:rPr>
                <w:rFonts w:eastAsia="標楷體"/>
                <w:sz w:val="17"/>
              </w:rPr>
              <w:t>2025Q2</w:t>
            </w:r>
          </w:p>
        </w:tc>
        <w:tc>
          <w:tcPr>
            <w:tcW w:w="1591" w:type="dxa"/>
            <w:vAlign w:val="center"/>
          </w:tcPr>
          <w:p w14:paraId="0FFCB472" w14:textId="77777777" w:rsidR="00FF72D1" w:rsidRDefault="00000000">
            <w:pPr>
              <w:pStyle w:val="TableText"/>
              <w:keepLines w:val="0"/>
              <w:spacing w:before="0" w:after="0"/>
              <w:jc w:val="center"/>
              <w:rPr>
                <w:rFonts w:eastAsia="標楷體"/>
                <w:sz w:val="17"/>
              </w:rPr>
            </w:pPr>
            <w:r>
              <w:rPr>
                <w:rFonts w:eastAsia="標楷體"/>
                <w:sz w:val="17"/>
              </w:rPr>
              <w:t>2025-07-31</w:t>
            </w:r>
          </w:p>
        </w:tc>
        <w:tc>
          <w:tcPr>
            <w:tcW w:w="1262" w:type="dxa"/>
            <w:vAlign w:val="center"/>
          </w:tcPr>
          <w:p w14:paraId="6CA33DD2" w14:textId="77777777" w:rsidR="00FF72D1" w:rsidRDefault="00000000">
            <w:pPr>
              <w:pStyle w:val="TableText"/>
              <w:keepLines w:val="0"/>
              <w:spacing w:before="0" w:after="0"/>
              <w:jc w:val="center"/>
              <w:rPr>
                <w:rFonts w:eastAsia="標楷體"/>
                <w:sz w:val="17"/>
              </w:rPr>
            </w:pPr>
            <w:r>
              <w:rPr>
                <w:rFonts w:eastAsia="標楷體"/>
                <w:sz w:val="17"/>
              </w:rPr>
              <w:t>6.294</w:t>
            </w:r>
          </w:p>
        </w:tc>
        <w:tc>
          <w:tcPr>
            <w:tcW w:w="1426" w:type="dxa"/>
            <w:vAlign w:val="center"/>
          </w:tcPr>
          <w:p w14:paraId="4D879B46" w14:textId="77777777" w:rsidR="00FF72D1" w:rsidRDefault="00000000">
            <w:pPr>
              <w:pStyle w:val="TableText"/>
              <w:keepLines w:val="0"/>
              <w:spacing w:before="0" w:after="0"/>
              <w:jc w:val="center"/>
              <w:rPr>
                <w:rFonts w:eastAsia="標楷體"/>
                <w:sz w:val="17"/>
              </w:rPr>
            </w:pPr>
            <w:r>
              <w:rPr>
                <w:rFonts w:eastAsia="標楷體"/>
                <w:sz w:val="17"/>
              </w:rPr>
              <w:t>3.57</w:t>
            </w:r>
          </w:p>
        </w:tc>
        <w:tc>
          <w:tcPr>
            <w:tcW w:w="1426" w:type="dxa"/>
            <w:vAlign w:val="center"/>
          </w:tcPr>
          <w:p w14:paraId="665C9B2D" w14:textId="77777777" w:rsidR="00FF72D1" w:rsidRDefault="00000000">
            <w:pPr>
              <w:pStyle w:val="TableText"/>
              <w:keepLines w:val="0"/>
              <w:spacing w:before="0" w:after="0"/>
              <w:jc w:val="center"/>
              <w:rPr>
                <w:rFonts w:eastAsia="標楷體"/>
                <w:sz w:val="17"/>
              </w:rPr>
            </w:pPr>
            <w:r>
              <w:rPr>
                <w:rFonts w:eastAsia="標楷體"/>
                <w:sz w:val="17"/>
              </w:rPr>
              <w:t>-7.65</w:t>
            </w:r>
          </w:p>
        </w:tc>
        <w:tc>
          <w:tcPr>
            <w:tcW w:w="1483" w:type="dxa"/>
            <w:vAlign w:val="center"/>
          </w:tcPr>
          <w:p w14:paraId="09BA09E2"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26B94602" w14:textId="77777777">
        <w:trPr>
          <w:cantSplit/>
          <w:jc w:val="center"/>
        </w:trPr>
        <w:tc>
          <w:tcPr>
            <w:tcW w:w="1317" w:type="dxa"/>
            <w:vAlign w:val="center"/>
          </w:tcPr>
          <w:p w14:paraId="16A304F1" w14:textId="77777777" w:rsidR="00FF72D1" w:rsidRDefault="00000000">
            <w:pPr>
              <w:pStyle w:val="TableText"/>
              <w:keepLines w:val="0"/>
              <w:spacing w:before="0" w:after="0"/>
              <w:jc w:val="center"/>
              <w:rPr>
                <w:rFonts w:eastAsia="標楷體"/>
                <w:sz w:val="17"/>
              </w:rPr>
            </w:pPr>
            <w:r>
              <w:rPr>
                <w:rFonts w:eastAsia="標楷體"/>
                <w:sz w:val="17"/>
              </w:rPr>
              <w:t>2025Q3</w:t>
            </w:r>
          </w:p>
        </w:tc>
        <w:tc>
          <w:tcPr>
            <w:tcW w:w="1591" w:type="dxa"/>
            <w:vAlign w:val="center"/>
          </w:tcPr>
          <w:p w14:paraId="07014D6C" w14:textId="77777777" w:rsidR="00FF72D1" w:rsidRDefault="00000000">
            <w:pPr>
              <w:pStyle w:val="TableText"/>
              <w:keepLines w:val="0"/>
              <w:spacing w:before="0" w:after="0"/>
              <w:jc w:val="center"/>
              <w:rPr>
                <w:rFonts w:eastAsia="標楷體"/>
                <w:sz w:val="17"/>
              </w:rPr>
            </w:pPr>
            <w:r>
              <w:rPr>
                <w:rFonts w:eastAsia="標楷體"/>
                <w:sz w:val="17"/>
              </w:rPr>
              <w:t>2025-11-04</w:t>
            </w:r>
          </w:p>
        </w:tc>
        <w:tc>
          <w:tcPr>
            <w:tcW w:w="1262" w:type="dxa"/>
            <w:vAlign w:val="center"/>
          </w:tcPr>
          <w:p w14:paraId="5803E0BB" w14:textId="77777777" w:rsidR="00FF72D1" w:rsidRDefault="00000000">
            <w:pPr>
              <w:pStyle w:val="TableText"/>
              <w:keepLines w:val="0"/>
              <w:spacing w:before="0" w:after="0"/>
              <w:jc w:val="center"/>
              <w:rPr>
                <w:rFonts w:eastAsia="標楷體"/>
                <w:sz w:val="17"/>
              </w:rPr>
            </w:pPr>
            <w:r>
              <w:rPr>
                <w:rFonts w:eastAsia="標楷體"/>
                <w:sz w:val="17"/>
              </w:rPr>
              <w:t>6.384</w:t>
            </w:r>
          </w:p>
        </w:tc>
        <w:tc>
          <w:tcPr>
            <w:tcW w:w="1426" w:type="dxa"/>
            <w:vAlign w:val="center"/>
          </w:tcPr>
          <w:p w14:paraId="27D13E20" w14:textId="77777777" w:rsidR="00FF72D1" w:rsidRDefault="00000000">
            <w:pPr>
              <w:pStyle w:val="TableText"/>
              <w:keepLines w:val="0"/>
              <w:spacing w:before="0" w:after="0"/>
              <w:jc w:val="center"/>
              <w:rPr>
                <w:rFonts w:eastAsia="標楷體"/>
                <w:sz w:val="17"/>
              </w:rPr>
            </w:pPr>
            <w:r>
              <w:rPr>
                <w:rFonts w:eastAsia="標楷體"/>
                <w:sz w:val="17"/>
              </w:rPr>
              <w:t>1.42</w:t>
            </w:r>
          </w:p>
        </w:tc>
        <w:tc>
          <w:tcPr>
            <w:tcW w:w="1426" w:type="dxa"/>
            <w:vAlign w:val="center"/>
          </w:tcPr>
          <w:p w14:paraId="21492373" w14:textId="77777777" w:rsidR="00FF72D1" w:rsidRDefault="00000000">
            <w:pPr>
              <w:pStyle w:val="TableText"/>
              <w:keepLines w:val="0"/>
              <w:spacing w:before="0" w:after="0"/>
              <w:jc w:val="center"/>
              <w:rPr>
                <w:rFonts w:eastAsia="標楷體"/>
                <w:sz w:val="17"/>
              </w:rPr>
            </w:pPr>
            <w:r>
              <w:rPr>
                <w:rFonts w:eastAsia="標楷體"/>
                <w:sz w:val="17"/>
              </w:rPr>
              <w:t>-5.25</w:t>
            </w:r>
          </w:p>
        </w:tc>
        <w:tc>
          <w:tcPr>
            <w:tcW w:w="1483" w:type="dxa"/>
            <w:vAlign w:val="center"/>
          </w:tcPr>
          <w:p w14:paraId="0DE1B3BE"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5A25BEE9" w14:textId="77777777">
        <w:trPr>
          <w:cantSplit/>
          <w:jc w:val="center"/>
        </w:trPr>
        <w:tc>
          <w:tcPr>
            <w:tcW w:w="1317" w:type="dxa"/>
            <w:vAlign w:val="center"/>
          </w:tcPr>
          <w:p w14:paraId="2CBF873B" w14:textId="77777777" w:rsidR="00FF72D1" w:rsidRDefault="00000000">
            <w:pPr>
              <w:pStyle w:val="TableText"/>
              <w:keepLines w:val="0"/>
              <w:spacing w:before="0" w:after="0"/>
              <w:jc w:val="center"/>
              <w:rPr>
                <w:rFonts w:eastAsia="標楷體"/>
                <w:sz w:val="17"/>
              </w:rPr>
            </w:pPr>
            <w:r>
              <w:rPr>
                <w:rFonts w:eastAsia="標楷體"/>
                <w:sz w:val="17"/>
              </w:rPr>
              <w:t>2025Q4</w:t>
            </w:r>
          </w:p>
        </w:tc>
        <w:tc>
          <w:tcPr>
            <w:tcW w:w="1591" w:type="dxa"/>
            <w:vAlign w:val="center"/>
          </w:tcPr>
          <w:p w14:paraId="4AB3A75E" w14:textId="77777777" w:rsidR="00FF72D1" w:rsidRDefault="00000000">
            <w:pPr>
              <w:pStyle w:val="TableText"/>
              <w:keepLines w:val="0"/>
              <w:spacing w:before="0" w:after="0"/>
              <w:jc w:val="center"/>
              <w:rPr>
                <w:rFonts w:eastAsia="標楷體"/>
                <w:sz w:val="17"/>
              </w:rPr>
            </w:pPr>
            <w:r>
              <w:rPr>
                <w:rFonts w:eastAsia="標楷體"/>
                <w:sz w:val="17"/>
              </w:rPr>
              <w:t>2026-02-12</w:t>
            </w:r>
          </w:p>
        </w:tc>
        <w:tc>
          <w:tcPr>
            <w:tcW w:w="1262" w:type="dxa"/>
            <w:vAlign w:val="center"/>
          </w:tcPr>
          <w:p w14:paraId="69289F2E" w14:textId="77777777" w:rsidR="00FF72D1" w:rsidRDefault="00000000">
            <w:pPr>
              <w:pStyle w:val="TableText"/>
              <w:keepLines w:val="0"/>
              <w:spacing w:before="0" w:after="0"/>
              <w:jc w:val="center"/>
              <w:rPr>
                <w:rFonts w:eastAsia="標楷體"/>
                <w:sz w:val="17"/>
              </w:rPr>
            </w:pPr>
            <w:r>
              <w:rPr>
                <w:rFonts w:eastAsia="標楷體"/>
                <w:sz w:val="17"/>
              </w:rPr>
              <w:t>6.541</w:t>
            </w:r>
          </w:p>
        </w:tc>
        <w:tc>
          <w:tcPr>
            <w:tcW w:w="1426" w:type="dxa"/>
            <w:vAlign w:val="center"/>
          </w:tcPr>
          <w:p w14:paraId="566FA657" w14:textId="77777777" w:rsidR="00FF72D1" w:rsidRDefault="00000000">
            <w:pPr>
              <w:pStyle w:val="TableText"/>
              <w:keepLines w:val="0"/>
              <w:spacing w:before="0" w:after="0"/>
              <w:jc w:val="center"/>
              <w:rPr>
                <w:rFonts w:eastAsia="標楷體"/>
                <w:sz w:val="17"/>
              </w:rPr>
            </w:pPr>
            <w:r>
              <w:rPr>
                <w:rFonts w:eastAsia="標楷體"/>
                <w:sz w:val="17"/>
              </w:rPr>
              <w:t>2.46</w:t>
            </w:r>
          </w:p>
        </w:tc>
        <w:tc>
          <w:tcPr>
            <w:tcW w:w="1426" w:type="dxa"/>
            <w:vAlign w:val="center"/>
          </w:tcPr>
          <w:p w14:paraId="144D3066" w14:textId="77777777" w:rsidR="00FF72D1" w:rsidRDefault="00000000">
            <w:pPr>
              <w:pStyle w:val="TableText"/>
              <w:keepLines w:val="0"/>
              <w:spacing w:before="0" w:after="0"/>
              <w:jc w:val="center"/>
              <w:rPr>
                <w:rFonts w:eastAsia="標楷體"/>
                <w:sz w:val="17"/>
              </w:rPr>
            </w:pPr>
            <w:r>
              <w:rPr>
                <w:rFonts w:eastAsia="標楷體"/>
                <w:sz w:val="17"/>
              </w:rPr>
              <w:t>-1.78</w:t>
            </w:r>
          </w:p>
        </w:tc>
        <w:tc>
          <w:tcPr>
            <w:tcW w:w="1483" w:type="dxa"/>
            <w:vAlign w:val="center"/>
          </w:tcPr>
          <w:p w14:paraId="704675E5"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1A2EB9C8" w14:textId="77777777">
        <w:trPr>
          <w:cantSplit/>
          <w:jc w:val="center"/>
        </w:trPr>
        <w:tc>
          <w:tcPr>
            <w:tcW w:w="1317" w:type="dxa"/>
            <w:tcBorders>
              <w:bottom w:val="single" w:sz="8" w:space="0" w:color="444444"/>
            </w:tcBorders>
            <w:vAlign w:val="center"/>
          </w:tcPr>
          <w:p w14:paraId="7519E00F" w14:textId="77777777" w:rsidR="00FF72D1" w:rsidRDefault="00000000">
            <w:pPr>
              <w:pStyle w:val="TableText"/>
              <w:keepLines w:val="0"/>
              <w:spacing w:before="0" w:after="0"/>
              <w:jc w:val="center"/>
              <w:rPr>
                <w:rFonts w:eastAsia="標楷體"/>
                <w:sz w:val="17"/>
              </w:rPr>
            </w:pPr>
            <w:r>
              <w:rPr>
                <w:rFonts w:eastAsia="標楷體"/>
                <w:sz w:val="17"/>
              </w:rPr>
              <w:t>2026Q1</w:t>
            </w:r>
          </w:p>
        </w:tc>
        <w:tc>
          <w:tcPr>
            <w:tcW w:w="1591" w:type="dxa"/>
            <w:tcBorders>
              <w:bottom w:val="single" w:sz="8" w:space="0" w:color="444444"/>
            </w:tcBorders>
            <w:vAlign w:val="center"/>
          </w:tcPr>
          <w:p w14:paraId="7CB5A378" w14:textId="77777777" w:rsidR="00FF72D1" w:rsidRDefault="00000000">
            <w:pPr>
              <w:pStyle w:val="TableText"/>
              <w:keepLines w:val="0"/>
              <w:spacing w:before="0" w:after="0"/>
              <w:jc w:val="center"/>
              <w:rPr>
                <w:rFonts w:eastAsia="標楷體"/>
                <w:sz w:val="17"/>
              </w:rPr>
            </w:pPr>
            <w:r>
              <w:rPr>
                <w:rFonts w:eastAsia="標楷體"/>
                <w:sz w:val="17"/>
              </w:rPr>
              <w:t>2026-05-05</w:t>
            </w:r>
          </w:p>
        </w:tc>
        <w:tc>
          <w:tcPr>
            <w:tcW w:w="1262" w:type="dxa"/>
            <w:tcBorders>
              <w:bottom w:val="single" w:sz="8" w:space="0" w:color="444444"/>
            </w:tcBorders>
            <w:vAlign w:val="center"/>
          </w:tcPr>
          <w:p w14:paraId="5F4D34E4" w14:textId="77777777" w:rsidR="00FF72D1" w:rsidRDefault="00000000">
            <w:pPr>
              <w:pStyle w:val="TableText"/>
              <w:keepLines w:val="0"/>
              <w:spacing w:before="0" w:after="0"/>
              <w:jc w:val="center"/>
              <w:rPr>
                <w:rFonts w:eastAsia="標楷體"/>
                <w:sz w:val="17"/>
              </w:rPr>
            </w:pPr>
            <w:r>
              <w:rPr>
                <w:rFonts w:eastAsia="標楷體"/>
                <w:sz w:val="17"/>
              </w:rPr>
              <w:t>6.238</w:t>
            </w:r>
          </w:p>
        </w:tc>
        <w:tc>
          <w:tcPr>
            <w:tcW w:w="1426" w:type="dxa"/>
            <w:tcBorders>
              <w:bottom w:val="single" w:sz="8" w:space="0" w:color="444444"/>
            </w:tcBorders>
            <w:vAlign w:val="center"/>
          </w:tcPr>
          <w:p w14:paraId="2FF30A3C" w14:textId="77777777" w:rsidR="00FF72D1" w:rsidRDefault="00000000">
            <w:pPr>
              <w:pStyle w:val="TableText"/>
              <w:keepLines w:val="0"/>
              <w:spacing w:before="0" w:after="0"/>
              <w:jc w:val="center"/>
              <w:rPr>
                <w:rFonts w:eastAsia="標楷體"/>
                <w:sz w:val="17"/>
              </w:rPr>
            </w:pPr>
            <w:r>
              <w:rPr>
                <w:rFonts w:eastAsia="標楷體"/>
                <w:sz w:val="17"/>
              </w:rPr>
              <w:t>-4.62</w:t>
            </w:r>
          </w:p>
        </w:tc>
        <w:tc>
          <w:tcPr>
            <w:tcW w:w="1426" w:type="dxa"/>
            <w:tcBorders>
              <w:bottom w:val="single" w:sz="8" w:space="0" w:color="444444"/>
            </w:tcBorders>
            <w:vAlign w:val="center"/>
          </w:tcPr>
          <w:p w14:paraId="19DC7FDC" w14:textId="77777777" w:rsidR="00FF72D1" w:rsidRDefault="00000000">
            <w:pPr>
              <w:pStyle w:val="TableText"/>
              <w:keepLines w:val="0"/>
              <w:spacing w:before="0" w:after="0"/>
              <w:jc w:val="center"/>
              <w:rPr>
                <w:rFonts w:eastAsia="標楷體"/>
                <w:sz w:val="17"/>
              </w:rPr>
            </w:pPr>
            <w:r>
              <w:rPr>
                <w:rFonts w:eastAsia="標楷體"/>
                <w:sz w:val="17"/>
              </w:rPr>
              <w:t>-0.12</w:t>
            </w:r>
          </w:p>
        </w:tc>
        <w:tc>
          <w:tcPr>
            <w:tcW w:w="1483" w:type="dxa"/>
            <w:tcBorders>
              <w:bottom w:val="single" w:sz="8" w:space="0" w:color="444444"/>
            </w:tcBorders>
            <w:vAlign w:val="center"/>
          </w:tcPr>
          <w:p w14:paraId="3B21C927" w14:textId="77777777" w:rsidR="00FF72D1" w:rsidRDefault="00000000">
            <w:pPr>
              <w:pStyle w:val="TableText"/>
              <w:keepLines w:val="0"/>
              <w:spacing w:before="0" w:after="0"/>
              <w:rPr>
                <w:rFonts w:eastAsia="標楷體"/>
                <w:sz w:val="17"/>
              </w:rPr>
            </w:pPr>
            <w:r>
              <w:rPr>
                <w:rFonts w:eastAsia="標楷體"/>
                <w:sz w:val="17"/>
              </w:rPr>
              <w:t>yes</w:t>
            </w:r>
          </w:p>
        </w:tc>
      </w:tr>
    </w:tbl>
    <w:p w14:paraId="0D99F49E" w14:textId="77777777" w:rsidR="00FF72D1" w:rsidRDefault="00000000">
      <w:pPr>
        <w:pStyle w:val="H3"/>
        <w:rPr>
          <w:sz w:val="22"/>
        </w:rPr>
      </w:pPr>
      <w:proofErr w:type="spellStart"/>
      <w:r>
        <w:rPr>
          <w:sz w:val="22"/>
        </w:rPr>
        <w:t>GoTo</w:t>
      </w:r>
      <w:proofErr w:type="spellEnd"/>
    </w:p>
    <w:tbl>
      <w:tblPr>
        <w:tblW w:w="8505" w:type="dxa"/>
        <w:jc w:val="center"/>
        <w:tblLayout w:type="fixed"/>
        <w:tblCellMar>
          <w:top w:w="88" w:type="dxa"/>
          <w:left w:w="65" w:type="dxa"/>
          <w:bottom w:w="88" w:type="dxa"/>
          <w:right w:w="65" w:type="dxa"/>
        </w:tblCellMar>
        <w:tblLook w:val="04A0" w:firstRow="1" w:lastRow="0" w:firstColumn="1" w:lastColumn="0" w:noHBand="0" w:noVBand="1"/>
      </w:tblPr>
      <w:tblGrid>
        <w:gridCol w:w="1317"/>
        <w:gridCol w:w="1591"/>
        <w:gridCol w:w="1262"/>
        <w:gridCol w:w="1426"/>
        <w:gridCol w:w="1426"/>
        <w:gridCol w:w="1483"/>
      </w:tblGrid>
      <w:tr w:rsidR="00FF72D1" w14:paraId="32F4C334" w14:textId="77777777">
        <w:trPr>
          <w:cantSplit/>
          <w:tblHeader/>
          <w:jc w:val="center"/>
        </w:trPr>
        <w:tc>
          <w:tcPr>
            <w:tcW w:w="1317" w:type="dxa"/>
            <w:tcBorders>
              <w:top w:val="single" w:sz="8" w:space="0" w:color="444444"/>
              <w:bottom w:val="single" w:sz="8" w:space="0" w:color="444444"/>
            </w:tcBorders>
            <w:vAlign w:val="center"/>
          </w:tcPr>
          <w:p w14:paraId="664A0566" w14:textId="77777777" w:rsidR="00FF72D1" w:rsidRDefault="00000000">
            <w:pPr>
              <w:pStyle w:val="TableHead"/>
              <w:keepLines w:val="0"/>
              <w:spacing w:before="0" w:after="0"/>
              <w:rPr>
                <w:rFonts w:eastAsia="標楷體"/>
              </w:rPr>
            </w:pPr>
            <w:r>
              <w:rPr>
                <w:rFonts w:eastAsia="標楷體"/>
              </w:rPr>
              <w:t>Quarter</w:t>
            </w:r>
          </w:p>
        </w:tc>
        <w:tc>
          <w:tcPr>
            <w:tcW w:w="1591" w:type="dxa"/>
            <w:tcBorders>
              <w:top w:val="single" w:sz="8" w:space="0" w:color="444444"/>
              <w:bottom w:val="single" w:sz="8" w:space="0" w:color="444444"/>
            </w:tcBorders>
            <w:vAlign w:val="center"/>
          </w:tcPr>
          <w:p w14:paraId="40BDF624" w14:textId="77777777" w:rsidR="00FF72D1" w:rsidRDefault="00000000">
            <w:pPr>
              <w:pStyle w:val="TableHead"/>
              <w:keepLines w:val="0"/>
              <w:spacing w:before="0" w:after="0"/>
              <w:rPr>
                <w:rFonts w:eastAsia="標楷體"/>
              </w:rPr>
            </w:pPr>
            <w:r>
              <w:rPr>
                <w:rFonts w:eastAsia="標楷體"/>
              </w:rPr>
              <w:t>Event session</w:t>
            </w:r>
          </w:p>
        </w:tc>
        <w:tc>
          <w:tcPr>
            <w:tcW w:w="1262" w:type="dxa"/>
            <w:tcBorders>
              <w:top w:val="single" w:sz="8" w:space="0" w:color="444444"/>
              <w:bottom w:val="single" w:sz="8" w:space="0" w:color="444444"/>
            </w:tcBorders>
            <w:vAlign w:val="center"/>
          </w:tcPr>
          <w:p w14:paraId="5298A5FC" w14:textId="77777777" w:rsidR="00FF72D1" w:rsidRDefault="00000000">
            <w:pPr>
              <w:pStyle w:val="TableHead"/>
              <w:keepLines w:val="0"/>
              <w:spacing w:before="0" w:after="0"/>
              <w:rPr>
                <w:rFonts w:eastAsia="標楷體"/>
              </w:rPr>
            </w:pPr>
            <w:r>
              <w:rPr>
                <w:rFonts w:eastAsia="標楷體"/>
              </w:rPr>
              <w:t>Ratio</w:t>
            </w:r>
          </w:p>
        </w:tc>
        <w:tc>
          <w:tcPr>
            <w:tcW w:w="1426" w:type="dxa"/>
            <w:tcBorders>
              <w:top w:val="single" w:sz="8" w:space="0" w:color="444444"/>
              <w:bottom w:val="single" w:sz="8" w:space="0" w:color="444444"/>
            </w:tcBorders>
            <w:vAlign w:val="center"/>
          </w:tcPr>
          <w:p w14:paraId="45248565" w14:textId="77777777" w:rsidR="00FF72D1" w:rsidRDefault="00000000">
            <w:pPr>
              <w:pStyle w:val="TableHead"/>
              <w:keepLines w:val="0"/>
              <w:spacing w:before="0" w:after="0"/>
              <w:rPr>
                <w:rFonts w:eastAsia="標楷體"/>
              </w:rPr>
            </w:pPr>
            <w:r>
              <w:rPr>
                <w:rFonts w:eastAsia="標楷體"/>
              </w:rPr>
              <w:t>QoQ %</w:t>
            </w:r>
          </w:p>
        </w:tc>
        <w:tc>
          <w:tcPr>
            <w:tcW w:w="1426" w:type="dxa"/>
            <w:tcBorders>
              <w:top w:val="single" w:sz="8" w:space="0" w:color="444444"/>
              <w:bottom w:val="single" w:sz="8" w:space="0" w:color="444444"/>
            </w:tcBorders>
            <w:vAlign w:val="center"/>
          </w:tcPr>
          <w:p w14:paraId="251E4D28" w14:textId="77777777" w:rsidR="00FF72D1" w:rsidRDefault="00000000">
            <w:pPr>
              <w:pStyle w:val="TableHead"/>
              <w:keepLines w:val="0"/>
              <w:spacing w:before="0" w:after="0"/>
              <w:rPr>
                <w:rFonts w:eastAsia="標楷體"/>
              </w:rPr>
            </w:pPr>
            <w:r>
              <w:rPr>
                <w:rFonts w:eastAsia="標楷體"/>
              </w:rPr>
              <w:t>CAR %</w:t>
            </w:r>
          </w:p>
        </w:tc>
        <w:tc>
          <w:tcPr>
            <w:tcW w:w="1483" w:type="dxa"/>
            <w:tcBorders>
              <w:top w:val="single" w:sz="8" w:space="0" w:color="444444"/>
              <w:bottom w:val="single" w:sz="8" w:space="0" w:color="444444"/>
            </w:tcBorders>
            <w:vAlign w:val="center"/>
          </w:tcPr>
          <w:p w14:paraId="1682CCBA" w14:textId="77777777" w:rsidR="00FF72D1" w:rsidRDefault="00000000">
            <w:pPr>
              <w:pStyle w:val="TableHead"/>
              <w:keepLines w:val="0"/>
              <w:spacing w:before="0" w:after="0"/>
              <w:rPr>
                <w:rFonts w:eastAsia="標楷體"/>
              </w:rPr>
            </w:pPr>
            <w:proofErr w:type="spellStart"/>
            <w:r>
              <w:rPr>
                <w:rFonts w:eastAsia="標楷體"/>
              </w:rPr>
              <w:t>Contam</w:t>
            </w:r>
            <w:proofErr w:type="spellEnd"/>
            <w:r>
              <w:rPr>
                <w:rFonts w:eastAsia="標楷體"/>
              </w:rPr>
              <w:t>.</w:t>
            </w:r>
          </w:p>
        </w:tc>
      </w:tr>
      <w:tr w:rsidR="00FF72D1" w14:paraId="68C1A071" w14:textId="77777777">
        <w:trPr>
          <w:cantSplit/>
          <w:jc w:val="center"/>
        </w:trPr>
        <w:tc>
          <w:tcPr>
            <w:tcW w:w="1317" w:type="dxa"/>
            <w:vAlign w:val="center"/>
          </w:tcPr>
          <w:p w14:paraId="72F16E3D" w14:textId="77777777" w:rsidR="00FF72D1" w:rsidRDefault="00000000">
            <w:pPr>
              <w:pStyle w:val="TableText"/>
              <w:keepLines w:val="0"/>
              <w:spacing w:before="0" w:after="0"/>
              <w:jc w:val="center"/>
              <w:rPr>
                <w:rFonts w:eastAsia="標楷體"/>
                <w:sz w:val="17"/>
              </w:rPr>
            </w:pPr>
            <w:r>
              <w:rPr>
                <w:rFonts w:eastAsia="標楷體"/>
                <w:sz w:val="17"/>
              </w:rPr>
              <w:t>2022Q2</w:t>
            </w:r>
          </w:p>
        </w:tc>
        <w:tc>
          <w:tcPr>
            <w:tcW w:w="1591" w:type="dxa"/>
            <w:vAlign w:val="center"/>
          </w:tcPr>
          <w:p w14:paraId="331F1DE3" w14:textId="77777777" w:rsidR="00FF72D1" w:rsidRDefault="00000000">
            <w:pPr>
              <w:pStyle w:val="TableText"/>
              <w:keepLines w:val="0"/>
              <w:spacing w:before="0" w:after="0"/>
              <w:jc w:val="center"/>
              <w:rPr>
                <w:rFonts w:eastAsia="標楷體"/>
                <w:sz w:val="17"/>
              </w:rPr>
            </w:pPr>
            <w:r>
              <w:rPr>
                <w:rFonts w:eastAsia="標楷體"/>
                <w:sz w:val="17"/>
              </w:rPr>
              <w:t>2022-08-31</w:t>
            </w:r>
          </w:p>
        </w:tc>
        <w:tc>
          <w:tcPr>
            <w:tcW w:w="1262" w:type="dxa"/>
            <w:vAlign w:val="center"/>
          </w:tcPr>
          <w:p w14:paraId="4BCA4D87" w14:textId="77777777" w:rsidR="00FF72D1" w:rsidRDefault="00000000">
            <w:pPr>
              <w:pStyle w:val="TableText"/>
              <w:keepLines w:val="0"/>
              <w:spacing w:before="0" w:after="0"/>
              <w:jc w:val="center"/>
              <w:rPr>
                <w:rFonts w:eastAsia="標楷體"/>
                <w:sz w:val="17"/>
              </w:rPr>
            </w:pPr>
            <w:r>
              <w:rPr>
                <w:rFonts w:eastAsia="標楷體"/>
                <w:sz w:val="17"/>
              </w:rPr>
              <w:t>78.105</w:t>
            </w:r>
          </w:p>
        </w:tc>
        <w:tc>
          <w:tcPr>
            <w:tcW w:w="1426" w:type="dxa"/>
            <w:vAlign w:val="center"/>
          </w:tcPr>
          <w:p w14:paraId="2B0D197F" w14:textId="77777777" w:rsidR="00FF72D1" w:rsidRDefault="00000000">
            <w:pPr>
              <w:pStyle w:val="TableText"/>
              <w:keepLines w:val="0"/>
              <w:spacing w:before="0" w:after="0"/>
              <w:jc w:val="center"/>
              <w:rPr>
                <w:rFonts w:eastAsia="標楷體"/>
                <w:sz w:val="17"/>
              </w:rPr>
            </w:pPr>
            <w:r>
              <w:rPr>
                <w:rFonts w:eastAsia="標楷體"/>
                <w:sz w:val="17"/>
              </w:rPr>
              <w:t>—</w:t>
            </w:r>
          </w:p>
        </w:tc>
        <w:tc>
          <w:tcPr>
            <w:tcW w:w="1426" w:type="dxa"/>
            <w:vAlign w:val="center"/>
          </w:tcPr>
          <w:p w14:paraId="3097F4BB" w14:textId="77777777" w:rsidR="00FF72D1" w:rsidRDefault="00000000">
            <w:pPr>
              <w:pStyle w:val="TableText"/>
              <w:keepLines w:val="0"/>
              <w:spacing w:before="0" w:after="0"/>
              <w:jc w:val="center"/>
              <w:rPr>
                <w:rFonts w:eastAsia="標楷體"/>
                <w:sz w:val="17"/>
              </w:rPr>
            </w:pPr>
            <w:r>
              <w:rPr>
                <w:rFonts w:eastAsia="標楷體"/>
                <w:sz w:val="17"/>
              </w:rPr>
              <w:t>-9.81</w:t>
            </w:r>
          </w:p>
        </w:tc>
        <w:tc>
          <w:tcPr>
            <w:tcW w:w="1483" w:type="dxa"/>
            <w:vAlign w:val="center"/>
          </w:tcPr>
          <w:p w14:paraId="50946A5F" w14:textId="77777777" w:rsidR="00FF72D1" w:rsidRDefault="00000000">
            <w:pPr>
              <w:pStyle w:val="TableText"/>
              <w:keepLines w:val="0"/>
              <w:spacing w:before="0" w:after="0"/>
              <w:rPr>
                <w:rFonts w:eastAsia="標楷體"/>
                <w:sz w:val="17"/>
              </w:rPr>
            </w:pPr>
            <w:r>
              <w:rPr>
                <w:rFonts w:eastAsia="標楷體"/>
                <w:sz w:val="17"/>
              </w:rPr>
              <w:t>no</w:t>
            </w:r>
          </w:p>
        </w:tc>
      </w:tr>
      <w:tr w:rsidR="00FF72D1" w14:paraId="7178264C" w14:textId="77777777">
        <w:trPr>
          <w:cantSplit/>
          <w:jc w:val="center"/>
        </w:trPr>
        <w:tc>
          <w:tcPr>
            <w:tcW w:w="1317" w:type="dxa"/>
            <w:vAlign w:val="center"/>
          </w:tcPr>
          <w:p w14:paraId="6734F866" w14:textId="77777777" w:rsidR="00FF72D1" w:rsidRDefault="00000000">
            <w:pPr>
              <w:pStyle w:val="TableText"/>
              <w:keepLines w:val="0"/>
              <w:spacing w:before="0" w:after="0"/>
              <w:jc w:val="center"/>
              <w:rPr>
                <w:rFonts w:eastAsia="標楷體"/>
                <w:sz w:val="17"/>
              </w:rPr>
            </w:pPr>
            <w:r>
              <w:rPr>
                <w:rFonts w:eastAsia="標楷體"/>
                <w:sz w:val="17"/>
              </w:rPr>
              <w:t>2022Q3</w:t>
            </w:r>
          </w:p>
        </w:tc>
        <w:tc>
          <w:tcPr>
            <w:tcW w:w="1591" w:type="dxa"/>
            <w:vAlign w:val="center"/>
          </w:tcPr>
          <w:p w14:paraId="762A49BA" w14:textId="77777777" w:rsidR="00FF72D1" w:rsidRDefault="00000000">
            <w:pPr>
              <w:pStyle w:val="TableText"/>
              <w:keepLines w:val="0"/>
              <w:spacing w:before="0" w:after="0"/>
              <w:jc w:val="center"/>
              <w:rPr>
                <w:rFonts w:eastAsia="標楷體"/>
                <w:sz w:val="17"/>
              </w:rPr>
            </w:pPr>
            <w:r>
              <w:rPr>
                <w:rFonts w:eastAsia="標楷體"/>
                <w:sz w:val="17"/>
              </w:rPr>
              <w:t>2022-11-22</w:t>
            </w:r>
          </w:p>
        </w:tc>
        <w:tc>
          <w:tcPr>
            <w:tcW w:w="1262" w:type="dxa"/>
            <w:vAlign w:val="center"/>
          </w:tcPr>
          <w:p w14:paraId="4F5B5B42" w14:textId="77777777" w:rsidR="00FF72D1" w:rsidRDefault="00000000">
            <w:pPr>
              <w:pStyle w:val="TableText"/>
              <w:keepLines w:val="0"/>
              <w:spacing w:before="0" w:after="0"/>
              <w:jc w:val="center"/>
              <w:rPr>
                <w:rFonts w:eastAsia="標楷體"/>
                <w:sz w:val="17"/>
              </w:rPr>
            </w:pPr>
            <w:r>
              <w:rPr>
                <w:rFonts w:eastAsia="標楷體"/>
                <w:sz w:val="17"/>
              </w:rPr>
              <w:t>34.225</w:t>
            </w:r>
          </w:p>
        </w:tc>
        <w:tc>
          <w:tcPr>
            <w:tcW w:w="1426" w:type="dxa"/>
            <w:vAlign w:val="center"/>
          </w:tcPr>
          <w:p w14:paraId="7EC8C206" w14:textId="77777777" w:rsidR="00FF72D1" w:rsidRDefault="00000000">
            <w:pPr>
              <w:pStyle w:val="TableText"/>
              <w:keepLines w:val="0"/>
              <w:spacing w:before="0" w:after="0"/>
              <w:jc w:val="center"/>
              <w:rPr>
                <w:rFonts w:eastAsia="標楷體"/>
                <w:sz w:val="17"/>
              </w:rPr>
            </w:pPr>
            <w:r>
              <w:rPr>
                <w:rFonts w:eastAsia="標楷體"/>
                <w:sz w:val="17"/>
              </w:rPr>
              <w:t>-56.18</w:t>
            </w:r>
          </w:p>
        </w:tc>
        <w:tc>
          <w:tcPr>
            <w:tcW w:w="1426" w:type="dxa"/>
            <w:vAlign w:val="center"/>
          </w:tcPr>
          <w:p w14:paraId="76C85238" w14:textId="77777777" w:rsidR="00FF72D1" w:rsidRDefault="00000000">
            <w:pPr>
              <w:pStyle w:val="TableText"/>
              <w:keepLines w:val="0"/>
              <w:spacing w:before="0" w:after="0"/>
              <w:jc w:val="center"/>
              <w:rPr>
                <w:rFonts w:eastAsia="標楷體"/>
                <w:sz w:val="17"/>
              </w:rPr>
            </w:pPr>
            <w:r>
              <w:rPr>
                <w:rFonts w:eastAsia="標楷體"/>
                <w:sz w:val="17"/>
              </w:rPr>
              <w:t>-14.23</w:t>
            </w:r>
          </w:p>
        </w:tc>
        <w:tc>
          <w:tcPr>
            <w:tcW w:w="1483" w:type="dxa"/>
            <w:vAlign w:val="center"/>
          </w:tcPr>
          <w:p w14:paraId="7E0719DD" w14:textId="77777777" w:rsidR="00FF72D1" w:rsidRDefault="00000000">
            <w:pPr>
              <w:pStyle w:val="TableText"/>
              <w:keepLines w:val="0"/>
              <w:spacing w:before="0" w:after="0"/>
              <w:rPr>
                <w:rFonts w:eastAsia="標楷體"/>
                <w:sz w:val="17"/>
              </w:rPr>
            </w:pPr>
            <w:r>
              <w:rPr>
                <w:rFonts w:eastAsia="標楷體"/>
                <w:sz w:val="17"/>
              </w:rPr>
              <w:t>no</w:t>
            </w:r>
          </w:p>
        </w:tc>
      </w:tr>
      <w:tr w:rsidR="00FF72D1" w14:paraId="1B2A8426" w14:textId="77777777">
        <w:trPr>
          <w:cantSplit/>
          <w:jc w:val="center"/>
        </w:trPr>
        <w:tc>
          <w:tcPr>
            <w:tcW w:w="1317" w:type="dxa"/>
            <w:vAlign w:val="center"/>
          </w:tcPr>
          <w:p w14:paraId="29622AEC" w14:textId="77777777" w:rsidR="00FF72D1" w:rsidRDefault="00000000">
            <w:pPr>
              <w:pStyle w:val="TableText"/>
              <w:keepLines w:val="0"/>
              <w:spacing w:before="0" w:after="0"/>
              <w:jc w:val="center"/>
              <w:rPr>
                <w:rFonts w:eastAsia="標楷體"/>
                <w:sz w:val="17"/>
              </w:rPr>
            </w:pPr>
            <w:r>
              <w:rPr>
                <w:rFonts w:eastAsia="標楷體"/>
                <w:sz w:val="17"/>
              </w:rPr>
              <w:t>2022Q4</w:t>
            </w:r>
          </w:p>
        </w:tc>
        <w:tc>
          <w:tcPr>
            <w:tcW w:w="1591" w:type="dxa"/>
            <w:vAlign w:val="center"/>
          </w:tcPr>
          <w:p w14:paraId="36155635" w14:textId="77777777" w:rsidR="00FF72D1" w:rsidRDefault="00000000">
            <w:pPr>
              <w:pStyle w:val="TableText"/>
              <w:keepLines w:val="0"/>
              <w:spacing w:before="0" w:after="0"/>
              <w:jc w:val="center"/>
              <w:rPr>
                <w:rFonts w:eastAsia="標楷體"/>
                <w:sz w:val="17"/>
              </w:rPr>
            </w:pPr>
            <w:r>
              <w:rPr>
                <w:rFonts w:eastAsia="標楷體"/>
                <w:sz w:val="17"/>
              </w:rPr>
              <w:t>2023-03-21</w:t>
            </w:r>
          </w:p>
        </w:tc>
        <w:tc>
          <w:tcPr>
            <w:tcW w:w="1262" w:type="dxa"/>
            <w:vAlign w:val="center"/>
          </w:tcPr>
          <w:p w14:paraId="6B990B1D" w14:textId="77777777" w:rsidR="00FF72D1" w:rsidRDefault="00000000">
            <w:pPr>
              <w:pStyle w:val="TableText"/>
              <w:keepLines w:val="0"/>
              <w:spacing w:before="0" w:after="0"/>
              <w:jc w:val="center"/>
              <w:rPr>
                <w:rFonts w:eastAsia="標楷體"/>
                <w:sz w:val="17"/>
              </w:rPr>
            </w:pPr>
            <w:r>
              <w:rPr>
                <w:rFonts w:eastAsia="標楷體"/>
                <w:sz w:val="17"/>
              </w:rPr>
              <w:t>46.907</w:t>
            </w:r>
          </w:p>
        </w:tc>
        <w:tc>
          <w:tcPr>
            <w:tcW w:w="1426" w:type="dxa"/>
            <w:vAlign w:val="center"/>
          </w:tcPr>
          <w:p w14:paraId="694C4BE6" w14:textId="77777777" w:rsidR="00FF72D1" w:rsidRDefault="00000000">
            <w:pPr>
              <w:pStyle w:val="TableText"/>
              <w:keepLines w:val="0"/>
              <w:spacing w:before="0" w:after="0"/>
              <w:jc w:val="center"/>
              <w:rPr>
                <w:rFonts w:eastAsia="標楷體"/>
                <w:sz w:val="17"/>
              </w:rPr>
            </w:pPr>
            <w:r>
              <w:rPr>
                <w:rFonts w:eastAsia="標楷體"/>
                <w:sz w:val="17"/>
              </w:rPr>
              <w:t>37.06</w:t>
            </w:r>
          </w:p>
        </w:tc>
        <w:tc>
          <w:tcPr>
            <w:tcW w:w="1426" w:type="dxa"/>
            <w:vAlign w:val="center"/>
          </w:tcPr>
          <w:p w14:paraId="2F0893D7" w14:textId="77777777" w:rsidR="00FF72D1" w:rsidRDefault="00000000">
            <w:pPr>
              <w:pStyle w:val="TableText"/>
              <w:keepLines w:val="0"/>
              <w:spacing w:before="0" w:after="0"/>
              <w:jc w:val="center"/>
              <w:rPr>
                <w:rFonts w:eastAsia="標楷體"/>
                <w:sz w:val="17"/>
              </w:rPr>
            </w:pPr>
            <w:r>
              <w:rPr>
                <w:rFonts w:eastAsia="標楷體"/>
                <w:sz w:val="17"/>
              </w:rPr>
              <w:t>-1.77</w:t>
            </w:r>
          </w:p>
        </w:tc>
        <w:tc>
          <w:tcPr>
            <w:tcW w:w="1483" w:type="dxa"/>
            <w:vAlign w:val="center"/>
          </w:tcPr>
          <w:p w14:paraId="771C7E69"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24B34C04" w14:textId="77777777">
        <w:trPr>
          <w:cantSplit/>
          <w:jc w:val="center"/>
        </w:trPr>
        <w:tc>
          <w:tcPr>
            <w:tcW w:w="1317" w:type="dxa"/>
            <w:vAlign w:val="center"/>
          </w:tcPr>
          <w:p w14:paraId="491C5EFA" w14:textId="77777777" w:rsidR="00FF72D1" w:rsidRDefault="00000000">
            <w:pPr>
              <w:pStyle w:val="TableText"/>
              <w:keepLines w:val="0"/>
              <w:spacing w:before="0" w:after="0"/>
              <w:jc w:val="center"/>
              <w:rPr>
                <w:rFonts w:eastAsia="標楷體"/>
                <w:sz w:val="17"/>
              </w:rPr>
            </w:pPr>
            <w:r>
              <w:rPr>
                <w:rFonts w:eastAsia="標楷體"/>
                <w:sz w:val="17"/>
              </w:rPr>
              <w:t>2023Q1</w:t>
            </w:r>
          </w:p>
        </w:tc>
        <w:tc>
          <w:tcPr>
            <w:tcW w:w="1591" w:type="dxa"/>
            <w:vAlign w:val="center"/>
          </w:tcPr>
          <w:p w14:paraId="607466FF" w14:textId="77777777" w:rsidR="00FF72D1" w:rsidRDefault="00000000">
            <w:pPr>
              <w:pStyle w:val="TableText"/>
              <w:keepLines w:val="0"/>
              <w:spacing w:before="0" w:after="0"/>
              <w:jc w:val="center"/>
              <w:rPr>
                <w:rFonts w:eastAsia="標楷體"/>
                <w:sz w:val="17"/>
              </w:rPr>
            </w:pPr>
            <w:r>
              <w:rPr>
                <w:rFonts w:eastAsia="標楷體"/>
                <w:sz w:val="17"/>
              </w:rPr>
              <w:t>2023-04-28</w:t>
            </w:r>
          </w:p>
        </w:tc>
        <w:tc>
          <w:tcPr>
            <w:tcW w:w="1262" w:type="dxa"/>
            <w:vAlign w:val="center"/>
          </w:tcPr>
          <w:p w14:paraId="6CA03E18" w14:textId="77777777" w:rsidR="00FF72D1" w:rsidRDefault="00000000">
            <w:pPr>
              <w:pStyle w:val="TableText"/>
              <w:keepLines w:val="0"/>
              <w:spacing w:before="0" w:after="0"/>
              <w:jc w:val="center"/>
              <w:rPr>
                <w:rFonts w:eastAsia="標楷體"/>
                <w:sz w:val="17"/>
              </w:rPr>
            </w:pPr>
            <w:r>
              <w:rPr>
                <w:rFonts w:eastAsia="標楷體"/>
                <w:sz w:val="17"/>
              </w:rPr>
              <w:t>43.579</w:t>
            </w:r>
          </w:p>
        </w:tc>
        <w:tc>
          <w:tcPr>
            <w:tcW w:w="1426" w:type="dxa"/>
            <w:vAlign w:val="center"/>
          </w:tcPr>
          <w:p w14:paraId="5A7B096A" w14:textId="77777777" w:rsidR="00FF72D1" w:rsidRDefault="00000000">
            <w:pPr>
              <w:pStyle w:val="TableText"/>
              <w:keepLines w:val="0"/>
              <w:spacing w:before="0" w:after="0"/>
              <w:jc w:val="center"/>
              <w:rPr>
                <w:rFonts w:eastAsia="標楷體"/>
                <w:sz w:val="17"/>
              </w:rPr>
            </w:pPr>
            <w:r>
              <w:rPr>
                <w:rFonts w:eastAsia="標楷體"/>
                <w:sz w:val="17"/>
              </w:rPr>
              <w:t>-7.09</w:t>
            </w:r>
          </w:p>
        </w:tc>
        <w:tc>
          <w:tcPr>
            <w:tcW w:w="1426" w:type="dxa"/>
            <w:vAlign w:val="center"/>
          </w:tcPr>
          <w:p w14:paraId="3D251A86" w14:textId="77777777" w:rsidR="00FF72D1" w:rsidRDefault="00000000">
            <w:pPr>
              <w:pStyle w:val="TableText"/>
              <w:keepLines w:val="0"/>
              <w:spacing w:before="0" w:after="0"/>
              <w:jc w:val="center"/>
              <w:rPr>
                <w:rFonts w:eastAsia="標楷體"/>
                <w:sz w:val="17"/>
              </w:rPr>
            </w:pPr>
            <w:r>
              <w:rPr>
                <w:rFonts w:eastAsia="標楷體"/>
                <w:sz w:val="17"/>
              </w:rPr>
              <w:t>8.97</w:t>
            </w:r>
          </w:p>
        </w:tc>
        <w:tc>
          <w:tcPr>
            <w:tcW w:w="1483" w:type="dxa"/>
            <w:vAlign w:val="center"/>
          </w:tcPr>
          <w:p w14:paraId="5377598D" w14:textId="77777777" w:rsidR="00FF72D1" w:rsidRDefault="00000000">
            <w:pPr>
              <w:pStyle w:val="TableText"/>
              <w:keepLines w:val="0"/>
              <w:spacing w:before="0" w:after="0"/>
              <w:rPr>
                <w:rFonts w:eastAsia="標楷體"/>
                <w:sz w:val="17"/>
              </w:rPr>
            </w:pPr>
            <w:r>
              <w:rPr>
                <w:rFonts w:eastAsia="標楷體"/>
                <w:sz w:val="17"/>
              </w:rPr>
              <w:t>no</w:t>
            </w:r>
          </w:p>
        </w:tc>
      </w:tr>
      <w:tr w:rsidR="00FF72D1" w14:paraId="750C34DE" w14:textId="77777777">
        <w:trPr>
          <w:cantSplit/>
          <w:jc w:val="center"/>
        </w:trPr>
        <w:tc>
          <w:tcPr>
            <w:tcW w:w="1317" w:type="dxa"/>
            <w:vAlign w:val="center"/>
          </w:tcPr>
          <w:p w14:paraId="0D780E79" w14:textId="77777777" w:rsidR="00FF72D1" w:rsidRDefault="00000000">
            <w:pPr>
              <w:pStyle w:val="TableText"/>
              <w:keepLines w:val="0"/>
              <w:spacing w:before="0" w:after="0"/>
              <w:jc w:val="center"/>
              <w:rPr>
                <w:rFonts w:eastAsia="標楷體"/>
                <w:sz w:val="17"/>
              </w:rPr>
            </w:pPr>
            <w:r>
              <w:rPr>
                <w:rFonts w:eastAsia="標楷體"/>
                <w:sz w:val="17"/>
              </w:rPr>
              <w:t>2023Q2</w:t>
            </w:r>
          </w:p>
        </w:tc>
        <w:tc>
          <w:tcPr>
            <w:tcW w:w="1591" w:type="dxa"/>
            <w:vAlign w:val="center"/>
          </w:tcPr>
          <w:p w14:paraId="51CFE357" w14:textId="77777777" w:rsidR="00FF72D1" w:rsidRDefault="00000000">
            <w:pPr>
              <w:pStyle w:val="TableText"/>
              <w:keepLines w:val="0"/>
              <w:spacing w:before="0" w:after="0"/>
              <w:jc w:val="center"/>
              <w:rPr>
                <w:rFonts w:eastAsia="標楷體"/>
                <w:sz w:val="17"/>
              </w:rPr>
            </w:pPr>
            <w:r>
              <w:rPr>
                <w:rFonts w:eastAsia="標楷體"/>
                <w:sz w:val="17"/>
              </w:rPr>
              <w:t>2023-08-16</w:t>
            </w:r>
          </w:p>
        </w:tc>
        <w:tc>
          <w:tcPr>
            <w:tcW w:w="1262" w:type="dxa"/>
            <w:vAlign w:val="center"/>
          </w:tcPr>
          <w:p w14:paraId="2F5160F7" w14:textId="77777777" w:rsidR="00FF72D1" w:rsidRDefault="00000000">
            <w:pPr>
              <w:pStyle w:val="TableText"/>
              <w:keepLines w:val="0"/>
              <w:spacing w:before="0" w:after="0"/>
              <w:jc w:val="center"/>
              <w:rPr>
                <w:rFonts w:eastAsia="標楷體"/>
                <w:sz w:val="17"/>
              </w:rPr>
            </w:pPr>
            <w:r>
              <w:rPr>
                <w:rFonts w:eastAsia="標楷體"/>
                <w:sz w:val="17"/>
              </w:rPr>
              <w:t>39.467</w:t>
            </w:r>
          </w:p>
        </w:tc>
        <w:tc>
          <w:tcPr>
            <w:tcW w:w="1426" w:type="dxa"/>
            <w:vAlign w:val="center"/>
          </w:tcPr>
          <w:p w14:paraId="6001ADD5" w14:textId="77777777" w:rsidR="00FF72D1" w:rsidRDefault="00000000">
            <w:pPr>
              <w:pStyle w:val="TableText"/>
              <w:keepLines w:val="0"/>
              <w:spacing w:before="0" w:after="0"/>
              <w:jc w:val="center"/>
              <w:rPr>
                <w:rFonts w:eastAsia="標楷體"/>
                <w:sz w:val="17"/>
              </w:rPr>
            </w:pPr>
            <w:r>
              <w:rPr>
                <w:rFonts w:eastAsia="標楷體"/>
                <w:sz w:val="17"/>
              </w:rPr>
              <w:t>-9.44</w:t>
            </w:r>
          </w:p>
        </w:tc>
        <w:tc>
          <w:tcPr>
            <w:tcW w:w="1426" w:type="dxa"/>
            <w:vAlign w:val="center"/>
          </w:tcPr>
          <w:p w14:paraId="3B76B6DF" w14:textId="77777777" w:rsidR="00FF72D1" w:rsidRDefault="00000000">
            <w:pPr>
              <w:pStyle w:val="TableText"/>
              <w:keepLines w:val="0"/>
              <w:spacing w:before="0" w:after="0"/>
              <w:jc w:val="center"/>
              <w:rPr>
                <w:rFonts w:eastAsia="標楷體"/>
                <w:sz w:val="17"/>
              </w:rPr>
            </w:pPr>
            <w:r>
              <w:rPr>
                <w:rFonts w:eastAsia="標楷體"/>
                <w:sz w:val="17"/>
              </w:rPr>
              <w:t>2.12</w:t>
            </w:r>
          </w:p>
        </w:tc>
        <w:tc>
          <w:tcPr>
            <w:tcW w:w="1483" w:type="dxa"/>
            <w:vAlign w:val="center"/>
          </w:tcPr>
          <w:p w14:paraId="54525177"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77E3B8B4" w14:textId="77777777">
        <w:trPr>
          <w:cantSplit/>
          <w:jc w:val="center"/>
        </w:trPr>
        <w:tc>
          <w:tcPr>
            <w:tcW w:w="1317" w:type="dxa"/>
            <w:vAlign w:val="center"/>
          </w:tcPr>
          <w:p w14:paraId="70552567" w14:textId="77777777" w:rsidR="00FF72D1" w:rsidRDefault="00000000">
            <w:pPr>
              <w:pStyle w:val="TableText"/>
              <w:keepLines w:val="0"/>
              <w:spacing w:before="0" w:after="0"/>
              <w:jc w:val="center"/>
              <w:rPr>
                <w:rFonts w:eastAsia="標楷體"/>
                <w:sz w:val="17"/>
              </w:rPr>
            </w:pPr>
            <w:r>
              <w:rPr>
                <w:rFonts w:eastAsia="標楷體"/>
                <w:sz w:val="17"/>
              </w:rPr>
              <w:t>2023Q3</w:t>
            </w:r>
          </w:p>
        </w:tc>
        <w:tc>
          <w:tcPr>
            <w:tcW w:w="1591" w:type="dxa"/>
            <w:vAlign w:val="center"/>
          </w:tcPr>
          <w:p w14:paraId="0D88CAE5" w14:textId="77777777" w:rsidR="00FF72D1" w:rsidRDefault="00000000">
            <w:pPr>
              <w:pStyle w:val="TableText"/>
              <w:keepLines w:val="0"/>
              <w:spacing w:before="0" w:after="0"/>
              <w:jc w:val="center"/>
              <w:rPr>
                <w:rFonts w:eastAsia="標楷體"/>
                <w:sz w:val="17"/>
              </w:rPr>
            </w:pPr>
            <w:r>
              <w:rPr>
                <w:rFonts w:eastAsia="標楷體"/>
                <w:sz w:val="17"/>
              </w:rPr>
              <w:t>2023-10-31</w:t>
            </w:r>
          </w:p>
        </w:tc>
        <w:tc>
          <w:tcPr>
            <w:tcW w:w="1262" w:type="dxa"/>
            <w:vAlign w:val="center"/>
          </w:tcPr>
          <w:p w14:paraId="53DC6B03" w14:textId="77777777" w:rsidR="00FF72D1" w:rsidRDefault="00000000">
            <w:pPr>
              <w:pStyle w:val="TableText"/>
              <w:keepLines w:val="0"/>
              <w:spacing w:before="0" w:after="0"/>
              <w:jc w:val="center"/>
              <w:rPr>
                <w:rFonts w:eastAsia="標楷體"/>
                <w:sz w:val="17"/>
              </w:rPr>
            </w:pPr>
            <w:r>
              <w:rPr>
                <w:rFonts w:eastAsia="標楷體"/>
                <w:sz w:val="17"/>
              </w:rPr>
              <w:t>40.701</w:t>
            </w:r>
          </w:p>
        </w:tc>
        <w:tc>
          <w:tcPr>
            <w:tcW w:w="1426" w:type="dxa"/>
            <w:vAlign w:val="center"/>
          </w:tcPr>
          <w:p w14:paraId="4A02384B" w14:textId="77777777" w:rsidR="00FF72D1" w:rsidRDefault="00000000">
            <w:pPr>
              <w:pStyle w:val="TableText"/>
              <w:keepLines w:val="0"/>
              <w:spacing w:before="0" w:after="0"/>
              <w:jc w:val="center"/>
              <w:rPr>
                <w:rFonts w:eastAsia="標楷體"/>
                <w:sz w:val="17"/>
              </w:rPr>
            </w:pPr>
            <w:r>
              <w:rPr>
                <w:rFonts w:eastAsia="標楷體"/>
                <w:sz w:val="17"/>
              </w:rPr>
              <w:t>3.13</w:t>
            </w:r>
          </w:p>
        </w:tc>
        <w:tc>
          <w:tcPr>
            <w:tcW w:w="1426" w:type="dxa"/>
            <w:vAlign w:val="center"/>
          </w:tcPr>
          <w:p w14:paraId="523665CB" w14:textId="77777777" w:rsidR="00FF72D1" w:rsidRDefault="00000000">
            <w:pPr>
              <w:pStyle w:val="TableText"/>
              <w:keepLines w:val="0"/>
              <w:spacing w:before="0" w:after="0"/>
              <w:jc w:val="center"/>
              <w:rPr>
                <w:rFonts w:eastAsia="標楷體"/>
                <w:sz w:val="17"/>
              </w:rPr>
            </w:pPr>
            <w:r>
              <w:rPr>
                <w:rFonts w:eastAsia="標楷體"/>
                <w:sz w:val="17"/>
              </w:rPr>
              <w:t>12.20</w:t>
            </w:r>
          </w:p>
        </w:tc>
        <w:tc>
          <w:tcPr>
            <w:tcW w:w="1483" w:type="dxa"/>
            <w:vAlign w:val="center"/>
          </w:tcPr>
          <w:p w14:paraId="0BEC00B4"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3AD628EE" w14:textId="77777777">
        <w:trPr>
          <w:cantSplit/>
          <w:jc w:val="center"/>
        </w:trPr>
        <w:tc>
          <w:tcPr>
            <w:tcW w:w="1317" w:type="dxa"/>
            <w:vAlign w:val="center"/>
          </w:tcPr>
          <w:p w14:paraId="7631BDE2" w14:textId="77777777" w:rsidR="00FF72D1" w:rsidRDefault="00000000">
            <w:pPr>
              <w:pStyle w:val="TableText"/>
              <w:keepLines w:val="0"/>
              <w:spacing w:before="0" w:after="0"/>
              <w:jc w:val="center"/>
              <w:rPr>
                <w:rFonts w:eastAsia="標楷體"/>
                <w:sz w:val="17"/>
              </w:rPr>
            </w:pPr>
            <w:r>
              <w:rPr>
                <w:rFonts w:eastAsia="標楷體"/>
                <w:sz w:val="17"/>
              </w:rPr>
              <w:t>2023Q4</w:t>
            </w:r>
          </w:p>
        </w:tc>
        <w:tc>
          <w:tcPr>
            <w:tcW w:w="1591" w:type="dxa"/>
            <w:vAlign w:val="center"/>
          </w:tcPr>
          <w:p w14:paraId="6D4E87E7" w14:textId="77777777" w:rsidR="00FF72D1" w:rsidRDefault="00000000">
            <w:pPr>
              <w:pStyle w:val="TableText"/>
              <w:keepLines w:val="0"/>
              <w:spacing w:before="0" w:after="0"/>
              <w:jc w:val="center"/>
              <w:rPr>
                <w:rFonts w:eastAsia="標楷體"/>
                <w:sz w:val="17"/>
              </w:rPr>
            </w:pPr>
            <w:r>
              <w:rPr>
                <w:rFonts w:eastAsia="標楷體"/>
                <w:sz w:val="17"/>
              </w:rPr>
              <w:t>2024-03-20</w:t>
            </w:r>
          </w:p>
        </w:tc>
        <w:tc>
          <w:tcPr>
            <w:tcW w:w="1262" w:type="dxa"/>
            <w:vAlign w:val="center"/>
          </w:tcPr>
          <w:p w14:paraId="78C08C0C" w14:textId="77777777" w:rsidR="00FF72D1" w:rsidRDefault="00000000">
            <w:pPr>
              <w:pStyle w:val="TableText"/>
              <w:keepLines w:val="0"/>
              <w:spacing w:before="0" w:after="0"/>
              <w:jc w:val="center"/>
              <w:rPr>
                <w:rFonts w:eastAsia="標楷體"/>
                <w:sz w:val="17"/>
              </w:rPr>
            </w:pPr>
            <w:r>
              <w:rPr>
                <w:rFonts w:eastAsia="標楷體"/>
                <w:sz w:val="17"/>
              </w:rPr>
              <w:t>37.138</w:t>
            </w:r>
          </w:p>
        </w:tc>
        <w:tc>
          <w:tcPr>
            <w:tcW w:w="1426" w:type="dxa"/>
            <w:vAlign w:val="center"/>
          </w:tcPr>
          <w:p w14:paraId="0DC98E31" w14:textId="77777777" w:rsidR="00FF72D1" w:rsidRDefault="00000000">
            <w:pPr>
              <w:pStyle w:val="TableText"/>
              <w:keepLines w:val="0"/>
              <w:spacing w:before="0" w:after="0"/>
              <w:jc w:val="center"/>
              <w:rPr>
                <w:rFonts w:eastAsia="標楷體"/>
                <w:sz w:val="17"/>
              </w:rPr>
            </w:pPr>
            <w:r>
              <w:rPr>
                <w:rFonts w:eastAsia="標楷體"/>
                <w:sz w:val="17"/>
              </w:rPr>
              <w:t>-8.76</w:t>
            </w:r>
          </w:p>
        </w:tc>
        <w:tc>
          <w:tcPr>
            <w:tcW w:w="1426" w:type="dxa"/>
            <w:vAlign w:val="center"/>
          </w:tcPr>
          <w:p w14:paraId="08609B96" w14:textId="77777777" w:rsidR="00FF72D1" w:rsidRDefault="00000000">
            <w:pPr>
              <w:pStyle w:val="TableText"/>
              <w:keepLines w:val="0"/>
              <w:spacing w:before="0" w:after="0"/>
              <w:jc w:val="center"/>
              <w:rPr>
                <w:rFonts w:eastAsia="標楷體"/>
                <w:sz w:val="17"/>
              </w:rPr>
            </w:pPr>
            <w:r>
              <w:rPr>
                <w:rFonts w:eastAsia="標楷體"/>
                <w:sz w:val="17"/>
              </w:rPr>
              <w:t>-8.51</w:t>
            </w:r>
          </w:p>
        </w:tc>
        <w:tc>
          <w:tcPr>
            <w:tcW w:w="1483" w:type="dxa"/>
            <w:vAlign w:val="center"/>
          </w:tcPr>
          <w:p w14:paraId="7D3D7C4A"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2D30485E" w14:textId="77777777">
        <w:trPr>
          <w:cantSplit/>
          <w:jc w:val="center"/>
        </w:trPr>
        <w:tc>
          <w:tcPr>
            <w:tcW w:w="1317" w:type="dxa"/>
            <w:vAlign w:val="center"/>
          </w:tcPr>
          <w:p w14:paraId="44ED0AA7" w14:textId="77777777" w:rsidR="00FF72D1" w:rsidRDefault="00000000">
            <w:pPr>
              <w:pStyle w:val="TableText"/>
              <w:keepLines w:val="0"/>
              <w:spacing w:before="0" w:after="0"/>
              <w:jc w:val="center"/>
              <w:rPr>
                <w:rFonts w:eastAsia="標楷體"/>
                <w:sz w:val="17"/>
              </w:rPr>
            </w:pPr>
            <w:r>
              <w:rPr>
                <w:rFonts w:eastAsia="標楷體"/>
                <w:sz w:val="17"/>
              </w:rPr>
              <w:lastRenderedPageBreak/>
              <w:t>2024Q1</w:t>
            </w:r>
          </w:p>
        </w:tc>
        <w:tc>
          <w:tcPr>
            <w:tcW w:w="1591" w:type="dxa"/>
            <w:vAlign w:val="center"/>
          </w:tcPr>
          <w:p w14:paraId="54BE7A7D" w14:textId="77777777" w:rsidR="00FF72D1" w:rsidRDefault="00000000">
            <w:pPr>
              <w:pStyle w:val="TableText"/>
              <w:keepLines w:val="0"/>
              <w:spacing w:before="0" w:after="0"/>
              <w:jc w:val="center"/>
              <w:rPr>
                <w:rFonts w:eastAsia="標楷體"/>
                <w:sz w:val="17"/>
              </w:rPr>
            </w:pPr>
            <w:r>
              <w:rPr>
                <w:rFonts w:eastAsia="標楷體"/>
                <w:sz w:val="17"/>
              </w:rPr>
              <w:t>2024-04-30</w:t>
            </w:r>
          </w:p>
        </w:tc>
        <w:tc>
          <w:tcPr>
            <w:tcW w:w="1262" w:type="dxa"/>
            <w:vAlign w:val="center"/>
          </w:tcPr>
          <w:p w14:paraId="2A6DF4BD" w14:textId="77777777" w:rsidR="00FF72D1" w:rsidRDefault="00000000">
            <w:pPr>
              <w:pStyle w:val="TableText"/>
              <w:keepLines w:val="0"/>
              <w:spacing w:before="0" w:after="0"/>
              <w:jc w:val="center"/>
              <w:rPr>
                <w:rFonts w:eastAsia="標楷體"/>
                <w:sz w:val="17"/>
              </w:rPr>
            </w:pPr>
            <w:r>
              <w:rPr>
                <w:rFonts w:eastAsia="標楷體"/>
                <w:sz w:val="17"/>
              </w:rPr>
              <w:t>36.851</w:t>
            </w:r>
          </w:p>
        </w:tc>
        <w:tc>
          <w:tcPr>
            <w:tcW w:w="1426" w:type="dxa"/>
            <w:vAlign w:val="center"/>
          </w:tcPr>
          <w:p w14:paraId="5752BCA4" w14:textId="77777777" w:rsidR="00FF72D1" w:rsidRDefault="00000000">
            <w:pPr>
              <w:pStyle w:val="TableText"/>
              <w:keepLines w:val="0"/>
              <w:spacing w:before="0" w:after="0"/>
              <w:jc w:val="center"/>
              <w:rPr>
                <w:rFonts w:eastAsia="標楷體"/>
                <w:sz w:val="17"/>
              </w:rPr>
            </w:pPr>
            <w:r>
              <w:rPr>
                <w:rFonts w:eastAsia="標楷體"/>
                <w:sz w:val="17"/>
              </w:rPr>
              <w:t>-0.77</w:t>
            </w:r>
          </w:p>
        </w:tc>
        <w:tc>
          <w:tcPr>
            <w:tcW w:w="1426" w:type="dxa"/>
            <w:vAlign w:val="center"/>
          </w:tcPr>
          <w:p w14:paraId="1C1BD272" w14:textId="77777777" w:rsidR="00FF72D1" w:rsidRDefault="00000000">
            <w:pPr>
              <w:pStyle w:val="TableText"/>
              <w:keepLines w:val="0"/>
              <w:spacing w:before="0" w:after="0"/>
              <w:jc w:val="center"/>
              <w:rPr>
                <w:rFonts w:eastAsia="標楷體"/>
                <w:sz w:val="17"/>
              </w:rPr>
            </w:pPr>
            <w:r>
              <w:rPr>
                <w:rFonts w:eastAsia="標楷體"/>
                <w:sz w:val="17"/>
              </w:rPr>
              <w:t>2.10</w:t>
            </w:r>
          </w:p>
        </w:tc>
        <w:tc>
          <w:tcPr>
            <w:tcW w:w="1483" w:type="dxa"/>
            <w:vAlign w:val="center"/>
          </w:tcPr>
          <w:p w14:paraId="72652458" w14:textId="77777777" w:rsidR="00FF72D1" w:rsidRDefault="00000000">
            <w:pPr>
              <w:pStyle w:val="TableText"/>
              <w:keepLines w:val="0"/>
              <w:spacing w:before="0" w:after="0"/>
              <w:rPr>
                <w:rFonts w:eastAsia="標楷體"/>
                <w:sz w:val="17"/>
              </w:rPr>
            </w:pPr>
            <w:r>
              <w:rPr>
                <w:rFonts w:eastAsia="標楷體"/>
                <w:sz w:val="17"/>
              </w:rPr>
              <w:t>no</w:t>
            </w:r>
          </w:p>
        </w:tc>
      </w:tr>
      <w:tr w:rsidR="00FF72D1" w14:paraId="7C71ECDC" w14:textId="77777777">
        <w:trPr>
          <w:cantSplit/>
          <w:jc w:val="center"/>
        </w:trPr>
        <w:tc>
          <w:tcPr>
            <w:tcW w:w="1317" w:type="dxa"/>
            <w:vAlign w:val="center"/>
          </w:tcPr>
          <w:p w14:paraId="3055167D" w14:textId="77777777" w:rsidR="00FF72D1" w:rsidRDefault="00000000">
            <w:pPr>
              <w:pStyle w:val="TableText"/>
              <w:keepLines w:val="0"/>
              <w:spacing w:before="0" w:after="0"/>
              <w:jc w:val="center"/>
              <w:rPr>
                <w:rFonts w:eastAsia="標楷體"/>
                <w:sz w:val="17"/>
              </w:rPr>
            </w:pPr>
            <w:r>
              <w:rPr>
                <w:rFonts w:eastAsia="標楷體"/>
                <w:sz w:val="17"/>
              </w:rPr>
              <w:t>2024Q2</w:t>
            </w:r>
          </w:p>
        </w:tc>
        <w:tc>
          <w:tcPr>
            <w:tcW w:w="1591" w:type="dxa"/>
            <w:vAlign w:val="center"/>
          </w:tcPr>
          <w:p w14:paraId="4B4C992B" w14:textId="77777777" w:rsidR="00FF72D1" w:rsidRDefault="00000000">
            <w:pPr>
              <w:pStyle w:val="TableText"/>
              <w:keepLines w:val="0"/>
              <w:spacing w:before="0" w:after="0"/>
              <w:jc w:val="center"/>
              <w:rPr>
                <w:rFonts w:eastAsia="標楷體"/>
                <w:sz w:val="17"/>
              </w:rPr>
            </w:pPr>
            <w:r>
              <w:rPr>
                <w:rFonts w:eastAsia="標楷體"/>
                <w:sz w:val="17"/>
              </w:rPr>
              <w:t>2024-07-31</w:t>
            </w:r>
          </w:p>
        </w:tc>
        <w:tc>
          <w:tcPr>
            <w:tcW w:w="1262" w:type="dxa"/>
            <w:vAlign w:val="center"/>
          </w:tcPr>
          <w:p w14:paraId="549CE5B4" w14:textId="77777777" w:rsidR="00FF72D1" w:rsidRDefault="00000000">
            <w:pPr>
              <w:pStyle w:val="TableText"/>
              <w:keepLines w:val="0"/>
              <w:spacing w:before="0" w:after="0"/>
              <w:jc w:val="center"/>
              <w:rPr>
                <w:rFonts w:eastAsia="標楷體"/>
                <w:sz w:val="17"/>
              </w:rPr>
            </w:pPr>
            <w:r>
              <w:rPr>
                <w:rFonts w:eastAsia="標楷體"/>
                <w:sz w:val="17"/>
              </w:rPr>
              <w:t>33.523</w:t>
            </w:r>
          </w:p>
        </w:tc>
        <w:tc>
          <w:tcPr>
            <w:tcW w:w="1426" w:type="dxa"/>
            <w:vAlign w:val="center"/>
          </w:tcPr>
          <w:p w14:paraId="2225177D" w14:textId="77777777" w:rsidR="00FF72D1" w:rsidRDefault="00000000">
            <w:pPr>
              <w:pStyle w:val="TableText"/>
              <w:keepLines w:val="0"/>
              <w:spacing w:before="0" w:after="0"/>
              <w:jc w:val="center"/>
              <w:rPr>
                <w:rFonts w:eastAsia="標楷體"/>
                <w:sz w:val="17"/>
              </w:rPr>
            </w:pPr>
            <w:r>
              <w:rPr>
                <w:rFonts w:eastAsia="標楷體"/>
                <w:sz w:val="17"/>
              </w:rPr>
              <w:t>-9.03</w:t>
            </w:r>
          </w:p>
        </w:tc>
        <w:tc>
          <w:tcPr>
            <w:tcW w:w="1426" w:type="dxa"/>
            <w:vAlign w:val="center"/>
          </w:tcPr>
          <w:p w14:paraId="0402DBDF" w14:textId="77777777" w:rsidR="00FF72D1" w:rsidRDefault="00000000">
            <w:pPr>
              <w:pStyle w:val="TableText"/>
              <w:keepLines w:val="0"/>
              <w:spacing w:before="0" w:after="0"/>
              <w:jc w:val="center"/>
              <w:rPr>
                <w:rFonts w:eastAsia="標楷體"/>
                <w:sz w:val="17"/>
              </w:rPr>
            </w:pPr>
            <w:r>
              <w:rPr>
                <w:rFonts w:eastAsia="標楷體"/>
                <w:sz w:val="17"/>
              </w:rPr>
              <w:t>-2.30</w:t>
            </w:r>
          </w:p>
        </w:tc>
        <w:tc>
          <w:tcPr>
            <w:tcW w:w="1483" w:type="dxa"/>
            <w:vAlign w:val="center"/>
          </w:tcPr>
          <w:p w14:paraId="7CB9BC18" w14:textId="77777777" w:rsidR="00FF72D1" w:rsidRDefault="00000000">
            <w:pPr>
              <w:pStyle w:val="TableText"/>
              <w:keepLines w:val="0"/>
              <w:spacing w:before="0" w:after="0"/>
              <w:rPr>
                <w:rFonts w:eastAsia="標楷體"/>
                <w:sz w:val="17"/>
              </w:rPr>
            </w:pPr>
            <w:r>
              <w:rPr>
                <w:rFonts w:eastAsia="標楷體"/>
                <w:sz w:val="17"/>
              </w:rPr>
              <w:t>no</w:t>
            </w:r>
          </w:p>
        </w:tc>
      </w:tr>
      <w:tr w:rsidR="00FF72D1" w14:paraId="4EEB256A" w14:textId="77777777">
        <w:trPr>
          <w:cantSplit/>
          <w:jc w:val="center"/>
        </w:trPr>
        <w:tc>
          <w:tcPr>
            <w:tcW w:w="1317" w:type="dxa"/>
            <w:vAlign w:val="center"/>
          </w:tcPr>
          <w:p w14:paraId="3998B5C6" w14:textId="77777777" w:rsidR="00FF72D1" w:rsidRDefault="00000000">
            <w:pPr>
              <w:pStyle w:val="TableText"/>
              <w:keepLines w:val="0"/>
              <w:spacing w:before="0" w:after="0"/>
              <w:jc w:val="center"/>
              <w:rPr>
                <w:rFonts w:eastAsia="標楷體"/>
                <w:sz w:val="17"/>
              </w:rPr>
            </w:pPr>
            <w:r>
              <w:rPr>
                <w:rFonts w:eastAsia="標楷體"/>
                <w:sz w:val="17"/>
              </w:rPr>
              <w:t>2024Q3</w:t>
            </w:r>
          </w:p>
        </w:tc>
        <w:tc>
          <w:tcPr>
            <w:tcW w:w="1591" w:type="dxa"/>
            <w:vAlign w:val="center"/>
          </w:tcPr>
          <w:p w14:paraId="32823E87" w14:textId="77777777" w:rsidR="00FF72D1" w:rsidRDefault="00000000">
            <w:pPr>
              <w:pStyle w:val="TableText"/>
              <w:keepLines w:val="0"/>
              <w:spacing w:before="0" w:after="0"/>
              <w:jc w:val="center"/>
              <w:rPr>
                <w:rFonts w:eastAsia="標楷體"/>
                <w:sz w:val="17"/>
              </w:rPr>
            </w:pPr>
            <w:r>
              <w:rPr>
                <w:rFonts w:eastAsia="標楷體"/>
                <w:sz w:val="17"/>
              </w:rPr>
              <w:t>2024-10-31</w:t>
            </w:r>
          </w:p>
        </w:tc>
        <w:tc>
          <w:tcPr>
            <w:tcW w:w="1262" w:type="dxa"/>
            <w:vAlign w:val="center"/>
          </w:tcPr>
          <w:p w14:paraId="49A59377" w14:textId="77777777" w:rsidR="00FF72D1" w:rsidRDefault="00000000">
            <w:pPr>
              <w:pStyle w:val="TableText"/>
              <w:keepLines w:val="0"/>
              <w:spacing w:before="0" w:after="0"/>
              <w:jc w:val="center"/>
              <w:rPr>
                <w:rFonts w:eastAsia="標楷體"/>
                <w:sz w:val="17"/>
              </w:rPr>
            </w:pPr>
            <w:r>
              <w:rPr>
                <w:rFonts w:eastAsia="標楷體"/>
                <w:sz w:val="17"/>
              </w:rPr>
              <w:t>33.988</w:t>
            </w:r>
          </w:p>
        </w:tc>
        <w:tc>
          <w:tcPr>
            <w:tcW w:w="1426" w:type="dxa"/>
            <w:vAlign w:val="center"/>
          </w:tcPr>
          <w:p w14:paraId="70170E93" w14:textId="77777777" w:rsidR="00FF72D1" w:rsidRDefault="00000000">
            <w:pPr>
              <w:pStyle w:val="TableText"/>
              <w:keepLines w:val="0"/>
              <w:spacing w:before="0" w:after="0"/>
              <w:jc w:val="center"/>
              <w:rPr>
                <w:rFonts w:eastAsia="標楷體"/>
                <w:sz w:val="17"/>
              </w:rPr>
            </w:pPr>
            <w:r>
              <w:rPr>
                <w:rFonts w:eastAsia="標楷體"/>
                <w:sz w:val="17"/>
              </w:rPr>
              <w:t>1.39</w:t>
            </w:r>
          </w:p>
        </w:tc>
        <w:tc>
          <w:tcPr>
            <w:tcW w:w="1426" w:type="dxa"/>
            <w:vAlign w:val="center"/>
          </w:tcPr>
          <w:p w14:paraId="3F970F25" w14:textId="77777777" w:rsidR="00FF72D1" w:rsidRDefault="00000000">
            <w:pPr>
              <w:pStyle w:val="TableText"/>
              <w:keepLines w:val="0"/>
              <w:spacing w:before="0" w:after="0"/>
              <w:jc w:val="center"/>
              <w:rPr>
                <w:rFonts w:eastAsia="標楷體"/>
                <w:sz w:val="17"/>
              </w:rPr>
            </w:pPr>
            <w:r>
              <w:rPr>
                <w:rFonts w:eastAsia="標楷體"/>
                <w:sz w:val="17"/>
              </w:rPr>
              <w:t>-1.46</w:t>
            </w:r>
          </w:p>
        </w:tc>
        <w:tc>
          <w:tcPr>
            <w:tcW w:w="1483" w:type="dxa"/>
            <w:vAlign w:val="center"/>
          </w:tcPr>
          <w:p w14:paraId="212CCE18" w14:textId="77777777" w:rsidR="00FF72D1" w:rsidRDefault="00000000">
            <w:pPr>
              <w:pStyle w:val="TableText"/>
              <w:keepLines w:val="0"/>
              <w:spacing w:before="0" w:after="0"/>
              <w:rPr>
                <w:rFonts w:eastAsia="標楷體"/>
                <w:sz w:val="17"/>
              </w:rPr>
            </w:pPr>
            <w:r>
              <w:rPr>
                <w:rFonts w:eastAsia="標楷體"/>
                <w:sz w:val="17"/>
              </w:rPr>
              <w:t>no</w:t>
            </w:r>
          </w:p>
        </w:tc>
      </w:tr>
      <w:tr w:rsidR="00FF72D1" w14:paraId="19697534" w14:textId="77777777">
        <w:trPr>
          <w:cantSplit/>
          <w:jc w:val="center"/>
        </w:trPr>
        <w:tc>
          <w:tcPr>
            <w:tcW w:w="1317" w:type="dxa"/>
            <w:vAlign w:val="center"/>
          </w:tcPr>
          <w:p w14:paraId="2E074447" w14:textId="77777777" w:rsidR="00FF72D1" w:rsidRDefault="00000000">
            <w:pPr>
              <w:pStyle w:val="TableText"/>
              <w:keepLines w:val="0"/>
              <w:spacing w:before="0" w:after="0"/>
              <w:jc w:val="center"/>
              <w:rPr>
                <w:rFonts w:eastAsia="標楷體"/>
                <w:sz w:val="17"/>
              </w:rPr>
            </w:pPr>
            <w:r>
              <w:rPr>
                <w:rFonts w:eastAsia="標楷體"/>
                <w:sz w:val="17"/>
              </w:rPr>
              <w:t>2024Q4</w:t>
            </w:r>
          </w:p>
        </w:tc>
        <w:tc>
          <w:tcPr>
            <w:tcW w:w="1591" w:type="dxa"/>
            <w:vAlign w:val="center"/>
          </w:tcPr>
          <w:p w14:paraId="67D3196E" w14:textId="77777777" w:rsidR="00FF72D1" w:rsidRDefault="00000000">
            <w:pPr>
              <w:pStyle w:val="TableText"/>
              <w:keepLines w:val="0"/>
              <w:spacing w:before="0" w:after="0"/>
              <w:jc w:val="center"/>
              <w:rPr>
                <w:rFonts w:eastAsia="標楷體"/>
                <w:sz w:val="17"/>
              </w:rPr>
            </w:pPr>
            <w:r>
              <w:rPr>
                <w:rFonts w:eastAsia="標楷體"/>
                <w:sz w:val="17"/>
              </w:rPr>
              <w:t>2025-03-13</w:t>
            </w:r>
          </w:p>
        </w:tc>
        <w:tc>
          <w:tcPr>
            <w:tcW w:w="1262" w:type="dxa"/>
            <w:vAlign w:val="center"/>
          </w:tcPr>
          <w:p w14:paraId="28836F4C" w14:textId="77777777" w:rsidR="00FF72D1" w:rsidRDefault="00000000">
            <w:pPr>
              <w:pStyle w:val="TableText"/>
              <w:keepLines w:val="0"/>
              <w:spacing w:before="0" w:after="0"/>
              <w:jc w:val="center"/>
              <w:rPr>
                <w:rFonts w:eastAsia="標楷體"/>
                <w:sz w:val="17"/>
              </w:rPr>
            </w:pPr>
            <w:r>
              <w:rPr>
                <w:rFonts w:eastAsia="標楷體"/>
                <w:sz w:val="17"/>
              </w:rPr>
              <w:t>33.144</w:t>
            </w:r>
          </w:p>
        </w:tc>
        <w:tc>
          <w:tcPr>
            <w:tcW w:w="1426" w:type="dxa"/>
            <w:vAlign w:val="center"/>
          </w:tcPr>
          <w:p w14:paraId="55518462" w14:textId="77777777" w:rsidR="00FF72D1" w:rsidRDefault="00000000">
            <w:pPr>
              <w:pStyle w:val="TableText"/>
              <w:keepLines w:val="0"/>
              <w:spacing w:before="0" w:after="0"/>
              <w:jc w:val="center"/>
              <w:rPr>
                <w:rFonts w:eastAsia="標楷體"/>
                <w:sz w:val="17"/>
              </w:rPr>
            </w:pPr>
            <w:r>
              <w:rPr>
                <w:rFonts w:eastAsia="標楷體"/>
                <w:sz w:val="17"/>
              </w:rPr>
              <w:t>-2.48</w:t>
            </w:r>
          </w:p>
        </w:tc>
        <w:tc>
          <w:tcPr>
            <w:tcW w:w="1426" w:type="dxa"/>
            <w:vAlign w:val="center"/>
          </w:tcPr>
          <w:p w14:paraId="33509246" w14:textId="77777777" w:rsidR="00FF72D1" w:rsidRDefault="00000000">
            <w:pPr>
              <w:pStyle w:val="TableText"/>
              <w:keepLines w:val="0"/>
              <w:spacing w:before="0" w:after="0"/>
              <w:jc w:val="center"/>
              <w:rPr>
                <w:rFonts w:eastAsia="標楷體"/>
                <w:sz w:val="17"/>
              </w:rPr>
            </w:pPr>
            <w:r>
              <w:rPr>
                <w:rFonts w:eastAsia="標楷體"/>
                <w:sz w:val="17"/>
              </w:rPr>
              <w:t>0.53</w:t>
            </w:r>
          </w:p>
        </w:tc>
        <w:tc>
          <w:tcPr>
            <w:tcW w:w="1483" w:type="dxa"/>
            <w:vAlign w:val="center"/>
          </w:tcPr>
          <w:p w14:paraId="350845C5" w14:textId="77777777" w:rsidR="00FF72D1" w:rsidRDefault="00000000">
            <w:pPr>
              <w:pStyle w:val="TableText"/>
              <w:keepLines w:val="0"/>
              <w:spacing w:before="0" w:after="0"/>
              <w:rPr>
                <w:rFonts w:eastAsia="標楷體"/>
                <w:sz w:val="17"/>
              </w:rPr>
            </w:pPr>
            <w:r>
              <w:rPr>
                <w:rFonts w:eastAsia="標楷體"/>
                <w:sz w:val="17"/>
              </w:rPr>
              <w:t>candidate</w:t>
            </w:r>
          </w:p>
        </w:tc>
      </w:tr>
      <w:tr w:rsidR="00FF72D1" w14:paraId="1FD57042" w14:textId="77777777">
        <w:trPr>
          <w:cantSplit/>
          <w:jc w:val="center"/>
        </w:trPr>
        <w:tc>
          <w:tcPr>
            <w:tcW w:w="1317" w:type="dxa"/>
            <w:vAlign w:val="center"/>
          </w:tcPr>
          <w:p w14:paraId="7DC20F2C" w14:textId="77777777" w:rsidR="00FF72D1" w:rsidRDefault="00000000">
            <w:pPr>
              <w:pStyle w:val="TableText"/>
              <w:keepLines w:val="0"/>
              <w:spacing w:before="0" w:after="0"/>
              <w:jc w:val="center"/>
              <w:rPr>
                <w:rFonts w:eastAsia="標楷體"/>
                <w:sz w:val="17"/>
              </w:rPr>
            </w:pPr>
            <w:r>
              <w:rPr>
                <w:rFonts w:eastAsia="標楷體"/>
                <w:sz w:val="17"/>
              </w:rPr>
              <w:t>2025Q1</w:t>
            </w:r>
          </w:p>
        </w:tc>
        <w:tc>
          <w:tcPr>
            <w:tcW w:w="1591" w:type="dxa"/>
            <w:vAlign w:val="center"/>
          </w:tcPr>
          <w:p w14:paraId="18CD0F89" w14:textId="77777777" w:rsidR="00FF72D1" w:rsidRDefault="00000000">
            <w:pPr>
              <w:pStyle w:val="TableText"/>
              <w:keepLines w:val="0"/>
              <w:spacing w:before="0" w:after="0"/>
              <w:jc w:val="center"/>
              <w:rPr>
                <w:rFonts w:eastAsia="標楷體"/>
                <w:sz w:val="17"/>
              </w:rPr>
            </w:pPr>
            <w:r>
              <w:rPr>
                <w:rFonts w:eastAsia="標楷體"/>
                <w:sz w:val="17"/>
              </w:rPr>
              <w:t>2025-04-30</w:t>
            </w:r>
          </w:p>
        </w:tc>
        <w:tc>
          <w:tcPr>
            <w:tcW w:w="1262" w:type="dxa"/>
            <w:vAlign w:val="center"/>
          </w:tcPr>
          <w:p w14:paraId="0DD9BAB0" w14:textId="77777777" w:rsidR="00FF72D1" w:rsidRDefault="00000000">
            <w:pPr>
              <w:pStyle w:val="TableText"/>
              <w:keepLines w:val="0"/>
              <w:spacing w:before="0" w:after="0"/>
              <w:jc w:val="center"/>
              <w:rPr>
                <w:rFonts w:eastAsia="標楷體"/>
                <w:sz w:val="17"/>
              </w:rPr>
            </w:pPr>
            <w:r>
              <w:rPr>
                <w:rFonts w:eastAsia="標楷體"/>
                <w:sz w:val="17"/>
              </w:rPr>
              <w:t>33.167</w:t>
            </w:r>
          </w:p>
        </w:tc>
        <w:tc>
          <w:tcPr>
            <w:tcW w:w="1426" w:type="dxa"/>
            <w:vAlign w:val="center"/>
          </w:tcPr>
          <w:p w14:paraId="74DBA316" w14:textId="77777777" w:rsidR="00FF72D1" w:rsidRDefault="00000000">
            <w:pPr>
              <w:pStyle w:val="TableText"/>
              <w:keepLines w:val="0"/>
              <w:spacing w:before="0" w:after="0"/>
              <w:jc w:val="center"/>
              <w:rPr>
                <w:rFonts w:eastAsia="標楷體"/>
                <w:sz w:val="17"/>
              </w:rPr>
            </w:pPr>
            <w:r>
              <w:rPr>
                <w:rFonts w:eastAsia="標楷體"/>
                <w:sz w:val="17"/>
              </w:rPr>
              <w:t>0.07</w:t>
            </w:r>
          </w:p>
        </w:tc>
        <w:tc>
          <w:tcPr>
            <w:tcW w:w="1426" w:type="dxa"/>
            <w:vAlign w:val="center"/>
          </w:tcPr>
          <w:p w14:paraId="290C8931" w14:textId="77777777" w:rsidR="00FF72D1" w:rsidRDefault="00000000">
            <w:pPr>
              <w:pStyle w:val="TableText"/>
              <w:keepLines w:val="0"/>
              <w:spacing w:before="0" w:after="0"/>
              <w:jc w:val="center"/>
              <w:rPr>
                <w:rFonts w:eastAsia="標楷體"/>
                <w:sz w:val="17"/>
              </w:rPr>
            </w:pPr>
            <w:r>
              <w:rPr>
                <w:rFonts w:eastAsia="標楷體"/>
                <w:sz w:val="17"/>
              </w:rPr>
              <w:t>-1.24</w:t>
            </w:r>
          </w:p>
        </w:tc>
        <w:tc>
          <w:tcPr>
            <w:tcW w:w="1483" w:type="dxa"/>
            <w:vAlign w:val="center"/>
          </w:tcPr>
          <w:p w14:paraId="60F7DC90" w14:textId="77777777" w:rsidR="00FF72D1" w:rsidRDefault="00000000">
            <w:pPr>
              <w:pStyle w:val="TableText"/>
              <w:keepLines w:val="0"/>
              <w:spacing w:before="0" w:after="0"/>
              <w:rPr>
                <w:rFonts w:eastAsia="標楷體"/>
                <w:sz w:val="17"/>
              </w:rPr>
            </w:pPr>
            <w:r>
              <w:rPr>
                <w:rFonts w:eastAsia="標楷體"/>
                <w:sz w:val="17"/>
              </w:rPr>
              <w:t>no</w:t>
            </w:r>
          </w:p>
        </w:tc>
      </w:tr>
      <w:tr w:rsidR="00FF72D1" w14:paraId="221F3020" w14:textId="77777777">
        <w:trPr>
          <w:cantSplit/>
          <w:jc w:val="center"/>
        </w:trPr>
        <w:tc>
          <w:tcPr>
            <w:tcW w:w="1317" w:type="dxa"/>
            <w:vAlign w:val="center"/>
          </w:tcPr>
          <w:p w14:paraId="5A4055B0" w14:textId="77777777" w:rsidR="00FF72D1" w:rsidRDefault="00000000">
            <w:pPr>
              <w:pStyle w:val="TableText"/>
              <w:keepLines w:val="0"/>
              <w:spacing w:before="0" w:after="0"/>
              <w:jc w:val="center"/>
              <w:rPr>
                <w:rFonts w:eastAsia="標楷體"/>
                <w:sz w:val="17"/>
              </w:rPr>
            </w:pPr>
            <w:r>
              <w:rPr>
                <w:rFonts w:eastAsia="標楷體"/>
                <w:sz w:val="17"/>
              </w:rPr>
              <w:t>2025Q2</w:t>
            </w:r>
          </w:p>
        </w:tc>
        <w:tc>
          <w:tcPr>
            <w:tcW w:w="1591" w:type="dxa"/>
            <w:vAlign w:val="center"/>
          </w:tcPr>
          <w:p w14:paraId="7124263D" w14:textId="77777777" w:rsidR="00FF72D1" w:rsidRDefault="00000000">
            <w:pPr>
              <w:pStyle w:val="TableText"/>
              <w:keepLines w:val="0"/>
              <w:spacing w:before="0" w:after="0"/>
              <w:jc w:val="center"/>
              <w:rPr>
                <w:rFonts w:eastAsia="標楷體"/>
                <w:sz w:val="17"/>
              </w:rPr>
            </w:pPr>
            <w:r>
              <w:rPr>
                <w:rFonts w:eastAsia="標楷體"/>
                <w:sz w:val="17"/>
              </w:rPr>
              <w:t>2025-08-14</w:t>
            </w:r>
          </w:p>
        </w:tc>
        <w:tc>
          <w:tcPr>
            <w:tcW w:w="1262" w:type="dxa"/>
            <w:vAlign w:val="center"/>
          </w:tcPr>
          <w:p w14:paraId="12DBE22E" w14:textId="77777777" w:rsidR="00FF72D1" w:rsidRDefault="00000000">
            <w:pPr>
              <w:pStyle w:val="TableText"/>
              <w:keepLines w:val="0"/>
              <w:spacing w:before="0" w:after="0"/>
              <w:jc w:val="center"/>
              <w:rPr>
                <w:rFonts w:eastAsia="標楷體"/>
                <w:sz w:val="17"/>
              </w:rPr>
            </w:pPr>
            <w:r>
              <w:rPr>
                <w:rFonts w:eastAsia="標楷體"/>
                <w:sz w:val="17"/>
              </w:rPr>
              <w:t>34.322</w:t>
            </w:r>
          </w:p>
        </w:tc>
        <w:tc>
          <w:tcPr>
            <w:tcW w:w="1426" w:type="dxa"/>
            <w:vAlign w:val="center"/>
          </w:tcPr>
          <w:p w14:paraId="1880C778" w14:textId="77777777" w:rsidR="00FF72D1" w:rsidRDefault="00000000">
            <w:pPr>
              <w:pStyle w:val="TableText"/>
              <w:keepLines w:val="0"/>
              <w:spacing w:before="0" w:after="0"/>
              <w:jc w:val="center"/>
              <w:rPr>
                <w:rFonts w:eastAsia="標楷體"/>
                <w:sz w:val="17"/>
              </w:rPr>
            </w:pPr>
            <w:r>
              <w:rPr>
                <w:rFonts w:eastAsia="標楷體"/>
                <w:sz w:val="17"/>
              </w:rPr>
              <w:t>3.48</w:t>
            </w:r>
          </w:p>
        </w:tc>
        <w:tc>
          <w:tcPr>
            <w:tcW w:w="1426" w:type="dxa"/>
            <w:vAlign w:val="center"/>
          </w:tcPr>
          <w:p w14:paraId="1F710862" w14:textId="77777777" w:rsidR="00FF72D1" w:rsidRDefault="00000000">
            <w:pPr>
              <w:pStyle w:val="TableText"/>
              <w:keepLines w:val="0"/>
              <w:spacing w:before="0" w:after="0"/>
              <w:jc w:val="center"/>
              <w:rPr>
                <w:rFonts w:eastAsia="標楷體"/>
                <w:sz w:val="17"/>
              </w:rPr>
            </w:pPr>
            <w:r>
              <w:rPr>
                <w:rFonts w:eastAsia="標楷體"/>
                <w:sz w:val="17"/>
              </w:rPr>
              <w:t>-8.48</w:t>
            </w:r>
          </w:p>
        </w:tc>
        <w:tc>
          <w:tcPr>
            <w:tcW w:w="1483" w:type="dxa"/>
            <w:vAlign w:val="center"/>
          </w:tcPr>
          <w:p w14:paraId="4E5B5D82" w14:textId="77777777" w:rsidR="00FF72D1" w:rsidRDefault="00000000">
            <w:pPr>
              <w:pStyle w:val="TableText"/>
              <w:keepLines w:val="0"/>
              <w:spacing w:before="0" w:after="0"/>
              <w:rPr>
                <w:rFonts w:eastAsia="標楷體"/>
                <w:sz w:val="17"/>
              </w:rPr>
            </w:pPr>
            <w:r>
              <w:rPr>
                <w:rFonts w:eastAsia="標楷體"/>
                <w:sz w:val="17"/>
              </w:rPr>
              <w:t>no</w:t>
            </w:r>
          </w:p>
        </w:tc>
      </w:tr>
      <w:tr w:rsidR="00FF72D1" w14:paraId="2C06AE45" w14:textId="77777777">
        <w:trPr>
          <w:cantSplit/>
          <w:jc w:val="center"/>
        </w:trPr>
        <w:tc>
          <w:tcPr>
            <w:tcW w:w="1317" w:type="dxa"/>
            <w:vAlign w:val="center"/>
          </w:tcPr>
          <w:p w14:paraId="218604AF" w14:textId="77777777" w:rsidR="00FF72D1" w:rsidRDefault="00000000">
            <w:pPr>
              <w:pStyle w:val="TableText"/>
              <w:keepLines w:val="0"/>
              <w:spacing w:before="0" w:after="0"/>
              <w:jc w:val="center"/>
              <w:rPr>
                <w:rFonts w:eastAsia="標楷體"/>
                <w:sz w:val="17"/>
              </w:rPr>
            </w:pPr>
            <w:r>
              <w:rPr>
                <w:rFonts w:eastAsia="標楷體"/>
                <w:sz w:val="17"/>
              </w:rPr>
              <w:t>2025Q3</w:t>
            </w:r>
          </w:p>
        </w:tc>
        <w:tc>
          <w:tcPr>
            <w:tcW w:w="1591" w:type="dxa"/>
            <w:vAlign w:val="center"/>
          </w:tcPr>
          <w:p w14:paraId="2D6E64DF" w14:textId="77777777" w:rsidR="00FF72D1" w:rsidRDefault="00000000">
            <w:pPr>
              <w:pStyle w:val="TableText"/>
              <w:keepLines w:val="0"/>
              <w:spacing w:before="0" w:after="0"/>
              <w:jc w:val="center"/>
              <w:rPr>
                <w:rFonts w:eastAsia="標楷體"/>
                <w:sz w:val="17"/>
              </w:rPr>
            </w:pPr>
            <w:r>
              <w:rPr>
                <w:rFonts w:eastAsia="標楷體"/>
                <w:sz w:val="17"/>
              </w:rPr>
              <w:t>2025-10-30</w:t>
            </w:r>
          </w:p>
        </w:tc>
        <w:tc>
          <w:tcPr>
            <w:tcW w:w="1262" w:type="dxa"/>
            <w:vAlign w:val="center"/>
          </w:tcPr>
          <w:p w14:paraId="7F209ACC" w14:textId="77777777" w:rsidR="00FF72D1" w:rsidRDefault="00000000">
            <w:pPr>
              <w:pStyle w:val="TableText"/>
              <w:keepLines w:val="0"/>
              <w:spacing w:before="0" w:after="0"/>
              <w:jc w:val="center"/>
              <w:rPr>
                <w:rFonts w:eastAsia="標楷體"/>
                <w:sz w:val="17"/>
              </w:rPr>
            </w:pPr>
            <w:r>
              <w:rPr>
                <w:rFonts w:eastAsia="標楷體"/>
                <w:sz w:val="17"/>
              </w:rPr>
              <w:t>36.264</w:t>
            </w:r>
          </w:p>
        </w:tc>
        <w:tc>
          <w:tcPr>
            <w:tcW w:w="1426" w:type="dxa"/>
            <w:vAlign w:val="center"/>
          </w:tcPr>
          <w:p w14:paraId="20DF7182" w14:textId="77777777" w:rsidR="00FF72D1" w:rsidRDefault="00000000">
            <w:pPr>
              <w:pStyle w:val="TableText"/>
              <w:keepLines w:val="0"/>
              <w:spacing w:before="0" w:after="0"/>
              <w:jc w:val="center"/>
              <w:rPr>
                <w:rFonts w:eastAsia="標楷體"/>
                <w:sz w:val="17"/>
              </w:rPr>
            </w:pPr>
            <w:r>
              <w:rPr>
                <w:rFonts w:eastAsia="標楷體"/>
                <w:sz w:val="17"/>
              </w:rPr>
              <w:t>5.66</w:t>
            </w:r>
          </w:p>
        </w:tc>
        <w:tc>
          <w:tcPr>
            <w:tcW w:w="1426" w:type="dxa"/>
            <w:vAlign w:val="center"/>
          </w:tcPr>
          <w:p w14:paraId="37124332" w14:textId="77777777" w:rsidR="00FF72D1" w:rsidRDefault="00000000">
            <w:pPr>
              <w:pStyle w:val="TableText"/>
              <w:keepLines w:val="0"/>
              <w:spacing w:before="0" w:after="0"/>
              <w:jc w:val="center"/>
              <w:rPr>
                <w:rFonts w:eastAsia="標楷體"/>
                <w:sz w:val="17"/>
              </w:rPr>
            </w:pPr>
            <w:r>
              <w:rPr>
                <w:rFonts w:eastAsia="標楷體"/>
                <w:sz w:val="17"/>
              </w:rPr>
              <w:t>8.08</w:t>
            </w:r>
          </w:p>
        </w:tc>
        <w:tc>
          <w:tcPr>
            <w:tcW w:w="1483" w:type="dxa"/>
            <w:vAlign w:val="center"/>
          </w:tcPr>
          <w:p w14:paraId="52A8AD21"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53103B2E" w14:textId="77777777">
        <w:trPr>
          <w:cantSplit/>
          <w:jc w:val="center"/>
        </w:trPr>
        <w:tc>
          <w:tcPr>
            <w:tcW w:w="1317" w:type="dxa"/>
            <w:vAlign w:val="center"/>
          </w:tcPr>
          <w:p w14:paraId="17585A65" w14:textId="77777777" w:rsidR="00FF72D1" w:rsidRDefault="00000000">
            <w:pPr>
              <w:pStyle w:val="TableText"/>
              <w:keepLines w:val="0"/>
              <w:spacing w:before="0" w:after="0"/>
              <w:jc w:val="center"/>
              <w:rPr>
                <w:rFonts w:eastAsia="標楷體"/>
                <w:sz w:val="17"/>
              </w:rPr>
            </w:pPr>
            <w:r>
              <w:rPr>
                <w:rFonts w:eastAsia="標楷體"/>
                <w:sz w:val="17"/>
              </w:rPr>
              <w:t>2025Q4</w:t>
            </w:r>
          </w:p>
        </w:tc>
        <w:tc>
          <w:tcPr>
            <w:tcW w:w="1591" w:type="dxa"/>
            <w:vAlign w:val="center"/>
          </w:tcPr>
          <w:p w14:paraId="3390998D" w14:textId="77777777" w:rsidR="00FF72D1" w:rsidRDefault="00000000">
            <w:pPr>
              <w:pStyle w:val="TableText"/>
              <w:keepLines w:val="0"/>
              <w:spacing w:before="0" w:after="0"/>
              <w:jc w:val="center"/>
              <w:rPr>
                <w:rFonts w:eastAsia="標楷體"/>
                <w:sz w:val="17"/>
              </w:rPr>
            </w:pPr>
            <w:r>
              <w:rPr>
                <w:rFonts w:eastAsia="標楷體"/>
                <w:sz w:val="17"/>
              </w:rPr>
              <w:t>2026-03-12</w:t>
            </w:r>
          </w:p>
        </w:tc>
        <w:tc>
          <w:tcPr>
            <w:tcW w:w="1262" w:type="dxa"/>
            <w:vAlign w:val="center"/>
          </w:tcPr>
          <w:p w14:paraId="4D5F8D4A" w14:textId="77777777" w:rsidR="00FF72D1" w:rsidRDefault="00000000">
            <w:pPr>
              <w:pStyle w:val="TableText"/>
              <w:keepLines w:val="0"/>
              <w:spacing w:before="0" w:after="0"/>
              <w:jc w:val="center"/>
              <w:rPr>
                <w:rFonts w:eastAsia="標楷體"/>
                <w:sz w:val="17"/>
              </w:rPr>
            </w:pPr>
            <w:r>
              <w:rPr>
                <w:rFonts w:eastAsia="標楷體"/>
                <w:sz w:val="17"/>
              </w:rPr>
              <w:t>41.119</w:t>
            </w:r>
          </w:p>
        </w:tc>
        <w:tc>
          <w:tcPr>
            <w:tcW w:w="1426" w:type="dxa"/>
            <w:vAlign w:val="center"/>
          </w:tcPr>
          <w:p w14:paraId="65BC2C44" w14:textId="77777777" w:rsidR="00FF72D1" w:rsidRDefault="00000000">
            <w:pPr>
              <w:pStyle w:val="TableText"/>
              <w:keepLines w:val="0"/>
              <w:spacing w:before="0" w:after="0"/>
              <w:jc w:val="center"/>
              <w:rPr>
                <w:rFonts w:eastAsia="標楷體"/>
                <w:sz w:val="17"/>
              </w:rPr>
            </w:pPr>
            <w:r>
              <w:rPr>
                <w:rFonts w:eastAsia="標楷體"/>
                <w:sz w:val="17"/>
              </w:rPr>
              <w:t>13.39</w:t>
            </w:r>
          </w:p>
        </w:tc>
        <w:tc>
          <w:tcPr>
            <w:tcW w:w="1426" w:type="dxa"/>
            <w:vAlign w:val="center"/>
          </w:tcPr>
          <w:p w14:paraId="7EFB2B7A" w14:textId="77777777" w:rsidR="00FF72D1" w:rsidRDefault="00000000">
            <w:pPr>
              <w:pStyle w:val="TableText"/>
              <w:keepLines w:val="0"/>
              <w:spacing w:before="0" w:after="0"/>
              <w:jc w:val="center"/>
              <w:rPr>
                <w:rFonts w:eastAsia="標楷體"/>
                <w:sz w:val="17"/>
              </w:rPr>
            </w:pPr>
            <w:r>
              <w:rPr>
                <w:rFonts w:eastAsia="標楷體"/>
                <w:sz w:val="17"/>
              </w:rPr>
              <w:t>4.21</w:t>
            </w:r>
          </w:p>
        </w:tc>
        <w:tc>
          <w:tcPr>
            <w:tcW w:w="1483" w:type="dxa"/>
            <w:vAlign w:val="center"/>
          </w:tcPr>
          <w:p w14:paraId="04BFF46A" w14:textId="77777777" w:rsidR="00FF72D1" w:rsidRDefault="00000000">
            <w:pPr>
              <w:pStyle w:val="TableText"/>
              <w:keepLines w:val="0"/>
              <w:spacing w:before="0" w:after="0"/>
              <w:rPr>
                <w:rFonts w:eastAsia="標楷體"/>
                <w:sz w:val="17"/>
              </w:rPr>
            </w:pPr>
            <w:r>
              <w:rPr>
                <w:rFonts w:eastAsia="標楷體"/>
                <w:sz w:val="17"/>
              </w:rPr>
              <w:t>candidate</w:t>
            </w:r>
          </w:p>
        </w:tc>
      </w:tr>
      <w:tr w:rsidR="00FF72D1" w14:paraId="256AEBBD" w14:textId="77777777">
        <w:trPr>
          <w:cantSplit/>
          <w:jc w:val="center"/>
        </w:trPr>
        <w:tc>
          <w:tcPr>
            <w:tcW w:w="1317" w:type="dxa"/>
            <w:tcBorders>
              <w:bottom w:val="single" w:sz="8" w:space="0" w:color="444444"/>
            </w:tcBorders>
            <w:vAlign w:val="center"/>
          </w:tcPr>
          <w:p w14:paraId="30BB4827" w14:textId="77777777" w:rsidR="00FF72D1" w:rsidRDefault="00000000">
            <w:pPr>
              <w:pStyle w:val="TableText"/>
              <w:keepLines w:val="0"/>
              <w:spacing w:before="0" w:after="0"/>
              <w:jc w:val="center"/>
              <w:rPr>
                <w:rFonts w:eastAsia="標楷體"/>
                <w:sz w:val="17"/>
              </w:rPr>
            </w:pPr>
            <w:r>
              <w:rPr>
                <w:rFonts w:eastAsia="標楷體"/>
                <w:sz w:val="17"/>
              </w:rPr>
              <w:t>2026Q1</w:t>
            </w:r>
          </w:p>
        </w:tc>
        <w:tc>
          <w:tcPr>
            <w:tcW w:w="1591" w:type="dxa"/>
            <w:tcBorders>
              <w:bottom w:val="single" w:sz="8" w:space="0" w:color="444444"/>
            </w:tcBorders>
            <w:vAlign w:val="center"/>
          </w:tcPr>
          <w:p w14:paraId="1BCBBDFD" w14:textId="77777777" w:rsidR="00FF72D1" w:rsidRDefault="00000000">
            <w:pPr>
              <w:pStyle w:val="TableText"/>
              <w:keepLines w:val="0"/>
              <w:spacing w:before="0" w:after="0"/>
              <w:jc w:val="center"/>
              <w:rPr>
                <w:rFonts w:eastAsia="標楷體"/>
                <w:sz w:val="17"/>
              </w:rPr>
            </w:pPr>
            <w:r>
              <w:rPr>
                <w:rFonts w:eastAsia="標楷體"/>
                <w:sz w:val="17"/>
              </w:rPr>
              <w:t>2026-04-29</w:t>
            </w:r>
          </w:p>
        </w:tc>
        <w:tc>
          <w:tcPr>
            <w:tcW w:w="1262" w:type="dxa"/>
            <w:tcBorders>
              <w:bottom w:val="single" w:sz="8" w:space="0" w:color="444444"/>
            </w:tcBorders>
            <w:vAlign w:val="center"/>
          </w:tcPr>
          <w:p w14:paraId="724440C3" w14:textId="77777777" w:rsidR="00FF72D1" w:rsidRDefault="00000000">
            <w:pPr>
              <w:pStyle w:val="TableText"/>
              <w:keepLines w:val="0"/>
              <w:spacing w:before="0" w:after="0"/>
              <w:jc w:val="center"/>
              <w:rPr>
                <w:rFonts w:eastAsia="標楷體"/>
                <w:sz w:val="17"/>
              </w:rPr>
            </w:pPr>
            <w:r>
              <w:rPr>
                <w:rFonts w:eastAsia="標楷體"/>
                <w:sz w:val="17"/>
              </w:rPr>
              <w:t>43.246</w:t>
            </w:r>
          </w:p>
        </w:tc>
        <w:tc>
          <w:tcPr>
            <w:tcW w:w="1426" w:type="dxa"/>
            <w:tcBorders>
              <w:bottom w:val="single" w:sz="8" w:space="0" w:color="444444"/>
            </w:tcBorders>
            <w:vAlign w:val="center"/>
          </w:tcPr>
          <w:p w14:paraId="3F757F56" w14:textId="77777777" w:rsidR="00FF72D1" w:rsidRDefault="00000000">
            <w:pPr>
              <w:pStyle w:val="TableText"/>
              <w:keepLines w:val="0"/>
              <w:spacing w:before="0" w:after="0"/>
              <w:jc w:val="center"/>
              <w:rPr>
                <w:rFonts w:eastAsia="標楷體"/>
                <w:sz w:val="17"/>
              </w:rPr>
            </w:pPr>
            <w:r>
              <w:rPr>
                <w:rFonts w:eastAsia="標楷體"/>
                <w:sz w:val="17"/>
              </w:rPr>
              <w:t>5.17</w:t>
            </w:r>
          </w:p>
        </w:tc>
        <w:tc>
          <w:tcPr>
            <w:tcW w:w="1426" w:type="dxa"/>
            <w:tcBorders>
              <w:bottom w:val="single" w:sz="8" w:space="0" w:color="444444"/>
            </w:tcBorders>
            <w:vAlign w:val="center"/>
          </w:tcPr>
          <w:p w14:paraId="19A2E1E2" w14:textId="77777777" w:rsidR="00FF72D1" w:rsidRDefault="00000000">
            <w:pPr>
              <w:pStyle w:val="TableText"/>
              <w:keepLines w:val="0"/>
              <w:spacing w:before="0" w:after="0"/>
              <w:jc w:val="center"/>
              <w:rPr>
                <w:rFonts w:eastAsia="標楷體"/>
                <w:sz w:val="17"/>
              </w:rPr>
            </w:pPr>
            <w:r>
              <w:rPr>
                <w:rFonts w:eastAsia="標楷體"/>
                <w:sz w:val="17"/>
              </w:rPr>
              <w:t>4.06</w:t>
            </w:r>
          </w:p>
        </w:tc>
        <w:tc>
          <w:tcPr>
            <w:tcW w:w="1483" w:type="dxa"/>
            <w:tcBorders>
              <w:bottom w:val="single" w:sz="8" w:space="0" w:color="444444"/>
            </w:tcBorders>
            <w:vAlign w:val="center"/>
          </w:tcPr>
          <w:p w14:paraId="18C05433" w14:textId="77777777" w:rsidR="00FF72D1" w:rsidRDefault="00000000">
            <w:pPr>
              <w:pStyle w:val="TableText"/>
              <w:keepLines w:val="0"/>
              <w:spacing w:before="0" w:after="0"/>
              <w:rPr>
                <w:rFonts w:eastAsia="標楷體"/>
                <w:sz w:val="17"/>
              </w:rPr>
            </w:pPr>
            <w:r>
              <w:rPr>
                <w:rFonts w:eastAsia="標楷體"/>
                <w:sz w:val="17"/>
              </w:rPr>
              <w:t>no</w:t>
            </w:r>
          </w:p>
        </w:tc>
      </w:tr>
    </w:tbl>
    <w:p w14:paraId="11E288E1" w14:textId="77777777" w:rsidR="00FF72D1" w:rsidRDefault="00000000">
      <w:pPr>
        <w:pStyle w:val="H3"/>
        <w:rPr>
          <w:sz w:val="22"/>
        </w:rPr>
      </w:pPr>
      <w:r>
        <w:rPr>
          <w:sz w:val="22"/>
        </w:rPr>
        <w:t>Sea</w:t>
      </w:r>
    </w:p>
    <w:tbl>
      <w:tblPr>
        <w:tblW w:w="8505" w:type="dxa"/>
        <w:jc w:val="center"/>
        <w:tblLayout w:type="fixed"/>
        <w:tblCellMar>
          <w:top w:w="88" w:type="dxa"/>
          <w:left w:w="65" w:type="dxa"/>
          <w:bottom w:w="88" w:type="dxa"/>
          <w:right w:w="65" w:type="dxa"/>
        </w:tblCellMar>
        <w:tblLook w:val="04A0" w:firstRow="1" w:lastRow="0" w:firstColumn="1" w:lastColumn="0" w:noHBand="0" w:noVBand="1"/>
      </w:tblPr>
      <w:tblGrid>
        <w:gridCol w:w="1317"/>
        <w:gridCol w:w="1591"/>
        <w:gridCol w:w="1262"/>
        <w:gridCol w:w="1426"/>
        <w:gridCol w:w="1426"/>
        <w:gridCol w:w="1483"/>
      </w:tblGrid>
      <w:tr w:rsidR="00FF72D1" w14:paraId="376D7A99" w14:textId="77777777">
        <w:trPr>
          <w:cantSplit/>
          <w:tblHeader/>
          <w:jc w:val="center"/>
        </w:trPr>
        <w:tc>
          <w:tcPr>
            <w:tcW w:w="1317" w:type="dxa"/>
            <w:tcBorders>
              <w:top w:val="single" w:sz="8" w:space="0" w:color="444444"/>
              <w:bottom w:val="single" w:sz="8" w:space="0" w:color="444444"/>
            </w:tcBorders>
            <w:vAlign w:val="center"/>
          </w:tcPr>
          <w:p w14:paraId="3AA9E3B3" w14:textId="77777777" w:rsidR="00FF72D1" w:rsidRDefault="00000000">
            <w:pPr>
              <w:pStyle w:val="TableHead"/>
              <w:keepLines w:val="0"/>
              <w:spacing w:before="0" w:after="0"/>
              <w:rPr>
                <w:rFonts w:eastAsia="標楷體"/>
              </w:rPr>
            </w:pPr>
            <w:r>
              <w:rPr>
                <w:rFonts w:eastAsia="標楷體"/>
              </w:rPr>
              <w:t>Quarter</w:t>
            </w:r>
          </w:p>
        </w:tc>
        <w:tc>
          <w:tcPr>
            <w:tcW w:w="1591" w:type="dxa"/>
            <w:tcBorders>
              <w:top w:val="single" w:sz="8" w:space="0" w:color="444444"/>
              <w:bottom w:val="single" w:sz="8" w:space="0" w:color="444444"/>
            </w:tcBorders>
            <w:vAlign w:val="center"/>
          </w:tcPr>
          <w:p w14:paraId="22911A34" w14:textId="77777777" w:rsidR="00FF72D1" w:rsidRDefault="00000000">
            <w:pPr>
              <w:pStyle w:val="TableHead"/>
              <w:keepLines w:val="0"/>
              <w:spacing w:before="0" w:after="0"/>
              <w:rPr>
                <w:rFonts w:eastAsia="標楷體"/>
              </w:rPr>
            </w:pPr>
            <w:r>
              <w:rPr>
                <w:rFonts w:eastAsia="標楷體"/>
              </w:rPr>
              <w:t>Event session</w:t>
            </w:r>
          </w:p>
        </w:tc>
        <w:tc>
          <w:tcPr>
            <w:tcW w:w="1262" w:type="dxa"/>
            <w:tcBorders>
              <w:top w:val="single" w:sz="8" w:space="0" w:color="444444"/>
              <w:bottom w:val="single" w:sz="8" w:space="0" w:color="444444"/>
            </w:tcBorders>
            <w:vAlign w:val="center"/>
          </w:tcPr>
          <w:p w14:paraId="33A6FE01" w14:textId="77777777" w:rsidR="00FF72D1" w:rsidRDefault="00000000">
            <w:pPr>
              <w:pStyle w:val="TableHead"/>
              <w:keepLines w:val="0"/>
              <w:spacing w:before="0" w:after="0"/>
              <w:rPr>
                <w:rFonts w:eastAsia="標楷體"/>
              </w:rPr>
            </w:pPr>
            <w:r>
              <w:rPr>
                <w:rFonts w:eastAsia="標楷體"/>
              </w:rPr>
              <w:t>Ratio</w:t>
            </w:r>
          </w:p>
        </w:tc>
        <w:tc>
          <w:tcPr>
            <w:tcW w:w="1426" w:type="dxa"/>
            <w:tcBorders>
              <w:top w:val="single" w:sz="8" w:space="0" w:color="444444"/>
              <w:bottom w:val="single" w:sz="8" w:space="0" w:color="444444"/>
            </w:tcBorders>
            <w:vAlign w:val="center"/>
          </w:tcPr>
          <w:p w14:paraId="286B4049" w14:textId="77777777" w:rsidR="00FF72D1" w:rsidRDefault="00000000">
            <w:pPr>
              <w:pStyle w:val="TableHead"/>
              <w:keepLines w:val="0"/>
              <w:spacing w:before="0" w:after="0"/>
              <w:rPr>
                <w:rFonts w:eastAsia="標楷體"/>
              </w:rPr>
            </w:pPr>
            <w:r>
              <w:rPr>
                <w:rFonts w:eastAsia="標楷體"/>
              </w:rPr>
              <w:t>QoQ %</w:t>
            </w:r>
          </w:p>
        </w:tc>
        <w:tc>
          <w:tcPr>
            <w:tcW w:w="1426" w:type="dxa"/>
            <w:tcBorders>
              <w:top w:val="single" w:sz="8" w:space="0" w:color="444444"/>
              <w:bottom w:val="single" w:sz="8" w:space="0" w:color="444444"/>
            </w:tcBorders>
            <w:vAlign w:val="center"/>
          </w:tcPr>
          <w:p w14:paraId="358DF4C8" w14:textId="77777777" w:rsidR="00FF72D1" w:rsidRDefault="00000000">
            <w:pPr>
              <w:pStyle w:val="TableHead"/>
              <w:keepLines w:val="0"/>
              <w:spacing w:before="0" w:after="0"/>
              <w:rPr>
                <w:rFonts w:eastAsia="標楷體"/>
              </w:rPr>
            </w:pPr>
            <w:r>
              <w:rPr>
                <w:rFonts w:eastAsia="標楷體"/>
              </w:rPr>
              <w:t>CAR %</w:t>
            </w:r>
          </w:p>
        </w:tc>
        <w:tc>
          <w:tcPr>
            <w:tcW w:w="1483" w:type="dxa"/>
            <w:tcBorders>
              <w:top w:val="single" w:sz="8" w:space="0" w:color="444444"/>
              <w:bottom w:val="single" w:sz="8" w:space="0" w:color="444444"/>
            </w:tcBorders>
            <w:vAlign w:val="center"/>
          </w:tcPr>
          <w:p w14:paraId="21F46257" w14:textId="77777777" w:rsidR="00FF72D1" w:rsidRDefault="00000000">
            <w:pPr>
              <w:pStyle w:val="TableHead"/>
              <w:keepLines w:val="0"/>
              <w:spacing w:before="0" w:after="0"/>
              <w:rPr>
                <w:rFonts w:eastAsia="標楷體"/>
              </w:rPr>
            </w:pPr>
            <w:proofErr w:type="spellStart"/>
            <w:r>
              <w:rPr>
                <w:rFonts w:eastAsia="標楷體"/>
              </w:rPr>
              <w:t>Contam</w:t>
            </w:r>
            <w:proofErr w:type="spellEnd"/>
            <w:r>
              <w:rPr>
                <w:rFonts w:eastAsia="標楷體"/>
              </w:rPr>
              <w:t>.</w:t>
            </w:r>
          </w:p>
        </w:tc>
      </w:tr>
      <w:tr w:rsidR="00FF72D1" w14:paraId="0CEED20D" w14:textId="77777777">
        <w:trPr>
          <w:cantSplit/>
          <w:jc w:val="center"/>
        </w:trPr>
        <w:tc>
          <w:tcPr>
            <w:tcW w:w="1317" w:type="dxa"/>
            <w:vAlign w:val="center"/>
          </w:tcPr>
          <w:p w14:paraId="7E0514FF" w14:textId="77777777" w:rsidR="00FF72D1" w:rsidRDefault="00000000">
            <w:pPr>
              <w:pStyle w:val="TableText"/>
              <w:keepLines w:val="0"/>
              <w:spacing w:before="0" w:after="0"/>
              <w:jc w:val="center"/>
              <w:rPr>
                <w:rFonts w:eastAsia="標楷體"/>
                <w:sz w:val="17"/>
              </w:rPr>
            </w:pPr>
            <w:r>
              <w:rPr>
                <w:rFonts w:eastAsia="標楷體"/>
                <w:sz w:val="17"/>
              </w:rPr>
              <w:t>2022Q1</w:t>
            </w:r>
          </w:p>
        </w:tc>
        <w:tc>
          <w:tcPr>
            <w:tcW w:w="1591" w:type="dxa"/>
            <w:vAlign w:val="center"/>
          </w:tcPr>
          <w:p w14:paraId="24037D8A" w14:textId="77777777" w:rsidR="00FF72D1" w:rsidRDefault="00000000">
            <w:pPr>
              <w:pStyle w:val="TableText"/>
              <w:keepLines w:val="0"/>
              <w:spacing w:before="0" w:after="0"/>
              <w:jc w:val="center"/>
              <w:rPr>
                <w:rFonts w:eastAsia="標楷體"/>
                <w:sz w:val="17"/>
              </w:rPr>
            </w:pPr>
            <w:r>
              <w:rPr>
                <w:rFonts w:eastAsia="標楷體"/>
                <w:sz w:val="17"/>
              </w:rPr>
              <w:t>2022-05-17</w:t>
            </w:r>
          </w:p>
        </w:tc>
        <w:tc>
          <w:tcPr>
            <w:tcW w:w="1262" w:type="dxa"/>
            <w:vAlign w:val="center"/>
          </w:tcPr>
          <w:p w14:paraId="34F3D733" w14:textId="77777777" w:rsidR="00FF72D1" w:rsidRDefault="00000000">
            <w:pPr>
              <w:pStyle w:val="TableText"/>
              <w:keepLines w:val="0"/>
              <w:spacing w:before="0" w:after="0"/>
              <w:jc w:val="center"/>
              <w:rPr>
                <w:rFonts w:eastAsia="標楷體"/>
                <w:sz w:val="17"/>
              </w:rPr>
            </w:pPr>
            <w:r>
              <w:rPr>
                <w:rFonts w:eastAsia="標楷體"/>
                <w:sz w:val="17"/>
              </w:rPr>
              <w:t>10.600</w:t>
            </w:r>
          </w:p>
        </w:tc>
        <w:tc>
          <w:tcPr>
            <w:tcW w:w="1426" w:type="dxa"/>
            <w:vAlign w:val="center"/>
          </w:tcPr>
          <w:p w14:paraId="09937E9F" w14:textId="77777777" w:rsidR="00FF72D1" w:rsidRDefault="00000000">
            <w:pPr>
              <w:pStyle w:val="TableText"/>
              <w:keepLines w:val="0"/>
              <w:spacing w:before="0" w:after="0"/>
              <w:jc w:val="center"/>
              <w:rPr>
                <w:rFonts w:eastAsia="標楷體"/>
                <w:sz w:val="17"/>
              </w:rPr>
            </w:pPr>
            <w:r>
              <w:rPr>
                <w:rFonts w:eastAsia="標楷體"/>
                <w:sz w:val="17"/>
              </w:rPr>
              <w:t>—</w:t>
            </w:r>
          </w:p>
        </w:tc>
        <w:tc>
          <w:tcPr>
            <w:tcW w:w="1426" w:type="dxa"/>
            <w:vAlign w:val="center"/>
          </w:tcPr>
          <w:p w14:paraId="7A6D4AFD" w14:textId="77777777" w:rsidR="00FF72D1" w:rsidRDefault="00000000">
            <w:pPr>
              <w:pStyle w:val="TableText"/>
              <w:keepLines w:val="0"/>
              <w:spacing w:before="0" w:after="0"/>
              <w:jc w:val="center"/>
              <w:rPr>
                <w:rFonts w:eastAsia="標楷體"/>
                <w:sz w:val="17"/>
              </w:rPr>
            </w:pPr>
            <w:r>
              <w:rPr>
                <w:rFonts w:eastAsia="標楷體"/>
                <w:sz w:val="17"/>
              </w:rPr>
              <w:t>2.24</w:t>
            </w:r>
          </w:p>
        </w:tc>
        <w:tc>
          <w:tcPr>
            <w:tcW w:w="1483" w:type="dxa"/>
            <w:vAlign w:val="center"/>
          </w:tcPr>
          <w:p w14:paraId="4DE2B2B6"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6A3CB716" w14:textId="77777777">
        <w:trPr>
          <w:cantSplit/>
          <w:jc w:val="center"/>
        </w:trPr>
        <w:tc>
          <w:tcPr>
            <w:tcW w:w="1317" w:type="dxa"/>
            <w:vAlign w:val="center"/>
          </w:tcPr>
          <w:p w14:paraId="40FCFFB5" w14:textId="77777777" w:rsidR="00FF72D1" w:rsidRDefault="00000000">
            <w:pPr>
              <w:pStyle w:val="TableText"/>
              <w:keepLines w:val="0"/>
              <w:spacing w:before="0" w:after="0"/>
              <w:jc w:val="center"/>
              <w:rPr>
                <w:rFonts w:eastAsia="標楷體"/>
                <w:sz w:val="17"/>
              </w:rPr>
            </w:pPr>
            <w:r>
              <w:rPr>
                <w:rFonts w:eastAsia="標楷體"/>
                <w:sz w:val="17"/>
              </w:rPr>
              <w:t>2022Q2</w:t>
            </w:r>
          </w:p>
        </w:tc>
        <w:tc>
          <w:tcPr>
            <w:tcW w:w="1591" w:type="dxa"/>
            <w:vAlign w:val="center"/>
          </w:tcPr>
          <w:p w14:paraId="44EAAB6E" w14:textId="77777777" w:rsidR="00FF72D1" w:rsidRDefault="00000000">
            <w:pPr>
              <w:pStyle w:val="TableText"/>
              <w:keepLines w:val="0"/>
              <w:spacing w:before="0" w:after="0"/>
              <w:jc w:val="center"/>
              <w:rPr>
                <w:rFonts w:eastAsia="標楷體"/>
                <w:sz w:val="17"/>
              </w:rPr>
            </w:pPr>
            <w:r>
              <w:rPr>
                <w:rFonts w:eastAsia="標楷體"/>
                <w:sz w:val="17"/>
              </w:rPr>
              <w:t>2022-08-16</w:t>
            </w:r>
          </w:p>
        </w:tc>
        <w:tc>
          <w:tcPr>
            <w:tcW w:w="1262" w:type="dxa"/>
            <w:vAlign w:val="center"/>
          </w:tcPr>
          <w:p w14:paraId="79BF6B48" w14:textId="77777777" w:rsidR="00FF72D1" w:rsidRDefault="00000000">
            <w:pPr>
              <w:pStyle w:val="TableText"/>
              <w:keepLines w:val="0"/>
              <w:spacing w:before="0" w:after="0"/>
              <w:jc w:val="center"/>
              <w:rPr>
                <w:rFonts w:eastAsia="標楷體"/>
                <w:sz w:val="17"/>
              </w:rPr>
            </w:pPr>
            <w:r>
              <w:rPr>
                <w:rFonts w:eastAsia="標楷體"/>
                <w:sz w:val="17"/>
              </w:rPr>
              <w:t>10.176</w:t>
            </w:r>
          </w:p>
        </w:tc>
        <w:tc>
          <w:tcPr>
            <w:tcW w:w="1426" w:type="dxa"/>
            <w:vAlign w:val="center"/>
          </w:tcPr>
          <w:p w14:paraId="3F839E92" w14:textId="77777777" w:rsidR="00FF72D1" w:rsidRDefault="00000000">
            <w:pPr>
              <w:pStyle w:val="TableText"/>
              <w:keepLines w:val="0"/>
              <w:spacing w:before="0" w:after="0"/>
              <w:jc w:val="center"/>
              <w:rPr>
                <w:rFonts w:eastAsia="標楷體"/>
                <w:sz w:val="17"/>
              </w:rPr>
            </w:pPr>
            <w:r>
              <w:rPr>
                <w:rFonts w:eastAsia="標楷體"/>
                <w:sz w:val="17"/>
              </w:rPr>
              <w:t>-4.00</w:t>
            </w:r>
          </w:p>
        </w:tc>
        <w:tc>
          <w:tcPr>
            <w:tcW w:w="1426" w:type="dxa"/>
            <w:vAlign w:val="center"/>
          </w:tcPr>
          <w:p w14:paraId="376712CB" w14:textId="77777777" w:rsidR="00FF72D1" w:rsidRDefault="00000000">
            <w:pPr>
              <w:pStyle w:val="TableText"/>
              <w:keepLines w:val="0"/>
              <w:spacing w:before="0" w:after="0"/>
              <w:jc w:val="center"/>
              <w:rPr>
                <w:rFonts w:eastAsia="標楷體"/>
                <w:sz w:val="17"/>
              </w:rPr>
            </w:pPr>
            <w:r>
              <w:rPr>
                <w:rFonts w:eastAsia="標楷體"/>
                <w:sz w:val="17"/>
              </w:rPr>
              <w:t>-18.77</w:t>
            </w:r>
          </w:p>
        </w:tc>
        <w:tc>
          <w:tcPr>
            <w:tcW w:w="1483" w:type="dxa"/>
            <w:vAlign w:val="center"/>
          </w:tcPr>
          <w:p w14:paraId="0848C1BA"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4CFFD129" w14:textId="77777777">
        <w:trPr>
          <w:cantSplit/>
          <w:jc w:val="center"/>
        </w:trPr>
        <w:tc>
          <w:tcPr>
            <w:tcW w:w="1317" w:type="dxa"/>
            <w:vAlign w:val="center"/>
          </w:tcPr>
          <w:p w14:paraId="3648C1E0" w14:textId="77777777" w:rsidR="00FF72D1" w:rsidRDefault="00000000">
            <w:pPr>
              <w:pStyle w:val="TableText"/>
              <w:keepLines w:val="0"/>
              <w:spacing w:before="0" w:after="0"/>
              <w:jc w:val="center"/>
              <w:rPr>
                <w:rFonts w:eastAsia="標楷體"/>
                <w:sz w:val="17"/>
              </w:rPr>
            </w:pPr>
            <w:r>
              <w:rPr>
                <w:rFonts w:eastAsia="標楷體"/>
                <w:sz w:val="17"/>
              </w:rPr>
              <w:t>2022Q3</w:t>
            </w:r>
          </w:p>
        </w:tc>
        <w:tc>
          <w:tcPr>
            <w:tcW w:w="1591" w:type="dxa"/>
            <w:vAlign w:val="center"/>
          </w:tcPr>
          <w:p w14:paraId="20428405" w14:textId="77777777" w:rsidR="00FF72D1" w:rsidRDefault="00000000">
            <w:pPr>
              <w:pStyle w:val="TableText"/>
              <w:keepLines w:val="0"/>
              <w:spacing w:before="0" w:after="0"/>
              <w:jc w:val="center"/>
              <w:rPr>
                <w:rFonts w:eastAsia="標楷體"/>
                <w:sz w:val="17"/>
              </w:rPr>
            </w:pPr>
            <w:r>
              <w:rPr>
                <w:rFonts w:eastAsia="標楷體"/>
                <w:sz w:val="17"/>
              </w:rPr>
              <w:t>2022-11-15</w:t>
            </w:r>
          </w:p>
        </w:tc>
        <w:tc>
          <w:tcPr>
            <w:tcW w:w="1262" w:type="dxa"/>
            <w:vAlign w:val="center"/>
          </w:tcPr>
          <w:p w14:paraId="32CF7EE5" w14:textId="77777777" w:rsidR="00FF72D1" w:rsidRDefault="00000000">
            <w:pPr>
              <w:pStyle w:val="TableText"/>
              <w:keepLines w:val="0"/>
              <w:spacing w:before="0" w:after="0"/>
              <w:jc w:val="center"/>
              <w:rPr>
                <w:rFonts w:eastAsia="標楷體"/>
                <w:sz w:val="17"/>
              </w:rPr>
            </w:pPr>
            <w:r>
              <w:rPr>
                <w:rFonts w:eastAsia="標楷體"/>
                <w:sz w:val="17"/>
              </w:rPr>
              <w:t>9.053</w:t>
            </w:r>
          </w:p>
        </w:tc>
        <w:tc>
          <w:tcPr>
            <w:tcW w:w="1426" w:type="dxa"/>
            <w:vAlign w:val="center"/>
          </w:tcPr>
          <w:p w14:paraId="5D43F12E" w14:textId="77777777" w:rsidR="00FF72D1" w:rsidRDefault="00000000">
            <w:pPr>
              <w:pStyle w:val="TableText"/>
              <w:keepLines w:val="0"/>
              <w:spacing w:before="0" w:after="0"/>
              <w:jc w:val="center"/>
              <w:rPr>
                <w:rFonts w:eastAsia="標楷體"/>
                <w:sz w:val="17"/>
              </w:rPr>
            </w:pPr>
            <w:r>
              <w:rPr>
                <w:rFonts w:eastAsia="標楷體"/>
                <w:sz w:val="17"/>
              </w:rPr>
              <w:t>-11.04</w:t>
            </w:r>
          </w:p>
        </w:tc>
        <w:tc>
          <w:tcPr>
            <w:tcW w:w="1426" w:type="dxa"/>
            <w:vAlign w:val="center"/>
          </w:tcPr>
          <w:p w14:paraId="12885153" w14:textId="77777777" w:rsidR="00FF72D1" w:rsidRDefault="00000000">
            <w:pPr>
              <w:pStyle w:val="TableText"/>
              <w:keepLines w:val="0"/>
              <w:spacing w:before="0" w:after="0"/>
              <w:jc w:val="center"/>
              <w:rPr>
                <w:rFonts w:eastAsia="標楷體"/>
                <w:sz w:val="17"/>
              </w:rPr>
            </w:pPr>
            <w:r>
              <w:rPr>
                <w:rFonts w:eastAsia="標楷體"/>
                <w:sz w:val="17"/>
              </w:rPr>
              <w:t>23.86</w:t>
            </w:r>
          </w:p>
        </w:tc>
        <w:tc>
          <w:tcPr>
            <w:tcW w:w="1483" w:type="dxa"/>
            <w:vAlign w:val="center"/>
          </w:tcPr>
          <w:p w14:paraId="12A487F1"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3E727121" w14:textId="77777777">
        <w:trPr>
          <w:cantSplit/>
          <w:jc w:val="center"/>
        </w:trPr>
        <w:tc>
          <w:tcPr>
            <w:tcW w:w="1317" w:type="dxa"/>
            <w:vAlign w:val="center"/>
          </w:tcPr>
          <w:p w14:paraId="0D07FCF8" w14:textId="77777777" w:rsidR="00FF72D1" w:rsidRDefault="00000000">
            <w:pPr>
              <w:pStyle w:val="TableText"/>
              <w:keepLines w:val="0"/>
              <w:spacing w:before="0" w:after="0"/>
              <w:jc w:val="center"/>
              <w:rPr>
                <w:rFonts w:eastAsia="標楷體"/>
                <w:sz w:val="17"/>
              </w:rPr>
            </w:pPr>
            <w:r>
              <w:rPr>
                <w:rFonts w:eastAsia="標楷體"/>
                <w:sz w:val="17"/>
              </w:rPr>
              <w:t>2022Q4</w:t>
            </w:r>
          </w:p>
        </w:tc>
        <w:tc>
          <w:tcPr>
            <w:tcW w:w="1591" w:type="dxa"/>
            <w:vAlign w:val="center"/>
          </w:tcPr>
          <w:p w14:paraId="06807F3A" w14:textId="77777777" w:rsidR="00FF72D1" w:rsidRDefault="00000000">
            <w:pPr>
              <w:pStyle w:val="TableText"/>
              <w:keepLines w:val="0"/>
              <w:spacing w:before="0" w:after="0"/>
              <w:jc w:val="center"/>
              <w:rPr>
                <w:rFonts w:eastAsia="標楷體"/>
                <w:sz w:val="17"/>
              </w:rPr>
            </w:pPr>
            <w:r>
              <w:rPr>
                <w:rFonts w:eastAsia="標楷體"/>
                <w:sz w:val="17"/>
              </w:rPr>
              <w:t>2023-03-07</w:t>
            </w:r>
          </w:p>
        </w:tc>
        <w:tc>
          <w:tcPr>
            <w:tcW w:w="1262" w:type="dxa"/>
            <w:vAlign w:val="center"/>
          </w:tcPr>
          <w:p w14:paraId="0A9D9257" w14:textId="77777777" w:rsidR="00FF72D1" w:rsidRDefault="00000000">
            <w:pPr>
              <w:pStyle w:val="TableText"/>
              <w:keepLines w:val="0"/>
              <w:spacing w:before="0" w:after="0"/>
              <w:jc w:val="center"/>
              <w:rPr>
                <w:rFonts w:eastAsia="標楷體"/>
                <w:sz w:val="17"/>
              </w:rPr>
            </w:pPr>
            <w:r>
              <w:rPr>
                <w:rFonts w:eastAsia="標楷體"/>
                <w:sz w:val="17"/>
              </w:rPr>
              <w:t>7.571</w:t>
            </w:r>
          </w:p>
        </w:tc>
        <w:tc>
          <w:tcPr>
            <w:tcW w:w="1426" w:type="dxa"/>
            <w:vAlign w:val="center"/>
          </w:tcPr>
          <w:p w14:paraId="5A03C4E8" w14:textId="77777777" w:rsidR="00FF72D1" w:rsidRDefault="00000000">
            <w:pPr>
              <w:pStyle w:val="TableText"/>
              <w:keepLines w:val="0"/>
              <w:spacing w:before="0" w:after="0"/>
              <w:jc w:val="center"/>
              <w:rPr>
                <w:rFonts w:eastAsia="標楷體"/>
                <w:sz w:val="17"/>
              </w:rPr>
            </w:pPr>
            <w:r>
              <w:rPr>
                <w:rFonts w:eastAsia="標楷體"/>
                <w:sz w:val="17"/>
              </w:rPr>
              <w:t>-16.36</w:t>
            </w:r>
          </w:p>
        </w:tc>
        <w:tc>
          <w:tcPr>
            <w:tcW w:w="1426" w:type="dxa"/>
            <w:vAlign w:val="center"/>
          </w:tcPr>
          <w:p w14:paraId="5DA5E60D" w14:textId="77777777" w:rsidR="00FF72D1" w:rsidRDefault="00000000">
            <w:pPr>
              <w:pStyle w:val="TableText"/>
              <w:keepLines w:val="0"/>
              <w:spacing w:before="0" w:after="0"/>
              <w:jc w:val="center"/>
              <w:rPr>
                <w:rFonts w:eastAsia="標楷體"/>
                <w:sz w:val="17"/>
              </w:rPr>
            </w:pPr>
            <w:r>
              <w:rPr>
                <w:rFonts w:eastAsia="標楷體"/>
                <w:sz w:val="17"/>
              </w:rPr>
              <w:t>22.91</w:t>
            </w:r>
          </w:p>
        </w:tc>
        <w:tc>
          <w:tcPr>
            <w:tcW w:w="1483" w:type="dxa"/>
            <w:vAlign w:val="center"/>
          </w:tcPr>
          <w:p w14:paraId="40775E88" w14:textId="77777777" w:rsidR="00FF72D1" w:rsidRDefault="00000000">
            <w:pPr>
              <w:pStyle w:val="TableText"/>
              <w:keepLines w:val="0"/>
              <w:spacing w:before="0" w:after="0"/>
              <w:rPr>
                <w:rFonts w:eastAsia="標楷體"/>
                <w:sz w:val="17"/>
              </w:rPr>
            </w:pPr>
            <w:r>
              <w:rPr>
                <w:rFonts w:eastAsia="標楷體"/>
                <w:sz w:val="17"/>
              </w:rPr>
              <w:t>no</w:t>
            </w:r>
          </w:p>
        </w:tc>
      </w:tr>
      <w:tr w:rsidR="00FF72D1" w14:paraId="24CFCC46" w14:textId="77777777">
        <w:trPr>
          <w:cantSplit/>
          <w:jc w:val="center"/>
        </w:trPr>
        <w:tc>
          <w:tcPr>
            <w:tcW w:w="1317" w:type="dxa"/>
            <w:vAlign w:val="center"/>
          </w:tcPr>
          <w:p w14:paraId="476AE424" w14:textId="77777777" w:rsidR="00FF72D1" w:rsidRDefault="00000000">
            <w:pPr>
              <w:pStyle w:val="TableText"/>
              <w:keepLines w:val="0"/>
              <w:spacing w:before="0" w:after="0"/>
              <w:jc w:val="center"/>
              <w:rPr>
                <w:rFonts w:eastAsia="標楷體"/>
                <w:sz w:val="17"/>
              </w:rPr>
            </w:pPr>
            <w:r>
              <w:rPr>
                <w:rFonts w:eastAsia="標楷體"/>
                <w:sz w:val="17"/>
              </w:rPr>
              <w:t>2023Q4</w:t>
            </w:r>
          </w:p>
        </w:tc>
        <w:tc>
          <w:tcPr>
            <w:tcW w:w="1591" w:type="dxa"/>
            <w:vAlign w:val="center"/>
          </w:tcPr>
          <w:p w14:paraId="6ABF1B28" w14:textId="77777777" w:rsidR="00FF72D1" w:rsidRDefault="00000000">
            <w:pPr>
              <w:pStyle w:val="TableText"/>
              <w:keepLines w:val="0"/>
              <w:spacing w:before="0" w:after="0"/>
              <w:jc w:val="center"/>
              <w:rPr>
                <w:rFonts w:eastAsia="標楷體"/>
                <w:sz w:val="17"/>
              </w:rPr>
            </w:pPr>
            <w:r>
              <w:rPr>
                <w:rFonts w:eastAsia="標楷體"/>
                <w:sz w:val="17"/>
              </w:rPr>
              <w:t>2024-03-04</w:t>
            </w:r>
          </w:p>
        </w:tc>
        <w:tc>
          <w:tcPr>
            <w:tcW w:w="1262" w:type="dxa"/>
            <w:vAlign w:val="center"/>
          </w:tcPr>
          <w:p w14:paraId="4081C4D1" w14:textId="77777777" w:rsidR="00FF72D1" w:rsidRDefault="00000000">
            <w:pPr>
              <w:pStyle w:val="TableText"/>
              <w:keepLines w:val="0"/>
              <w:spacing w:before="0" w:after="0"/>
              <w:jc w:val="center"/>
              <w:rPr>
                <w:rFonts w:eastAsia="標楷體"/>
                <w:sz w:val="17"/>
              </w:rPr>
            </w:pPr>
            <w:r>
              <w:rPr>
                <w:rFonts w:eastAsia="標楷體"/>
                <w:sz w:val="17"/>
              </w:rPr>
              <w:t>7.885</w:t>
            </w:r>
          </w:p>
        </w:tc>
        <w:tc>
          <w:tcPr>
            <w:tcW w:w="1426" w:type="dxa"/>
            <w:vAlign w:val="center"/>
          </w:tcPr>
          <w:p w14:paraId="4D68665C" w14:textId="77777777" w:rsidR="00FF72D1" w:rsidRDefault="00000000">
            <w:pPr>
              <w:pStyle w:val="TableText"/>
              <w:keepLines w:val="0"/>
              <w:spacing w:before="0" w:after="0"/>
              <w:jc w:val="center"/>
              <w:rPr>
                <w:rFonts w:eastAsia="標楷體"/>
                <w:sz w:val="17"/>
              </w:rPr>
            </w:pPr>
            <w:r>
              <w:rPr>
                <w:rFonts w:eastAsia="標楷體"/>
                <w:sz w:val="17"/>
              </w:rPr>
              <w:t>—</w:t>
            </w:r>
          </w:p>
        </w:tc>
        <w:tc>
          <w:tcPr>
            <w:tcW w:w="1426" w:type="dxa"/>
            <w:vAlign w:val="center"/>
          </w:tcPr>
          <w:p w14:paraId="392BA87F" w14:textId="77777777" w:rsidR="00FF72D1" w:rsidRDefault="00000000">
            <w:pPr>
              <w:pStyle w:val="TableText"/>
              <w:keepLines w:val="0"/>
              <w:spacing w:before="0" w:after="0"/>
              <w:jc w:val="center"/>
              <w:rPr>
                <w:rFonts w:eastAsia="標楷體"/>
                <w:sz w:val="17"/>
              </w:rPr>
            </w:pPr>
            <w:r>
              <w:rPr>
                <w:rFonts w:eastAsia="標楷體"/>
                <w:sz w:val="17"/>
              </w:rPr>
              <w:t>14.57</w:t>
            </w:r>
          </w:p>
        </w:tc>
        <w:tc>
          <w:tcPr>
            <w:tcW w:w="1483" w:type="dxa"/>
            <w:vAlign w:val="center"/>
          </w:tcPr>
          <w:p w14:paraId="5AEBD824" w14:textId="77777777" w:rsidR="00FF72D1" w:rsidRDefault="00000000">
            <w:pPr>
              <w:pStyle w:val="TableText"/>
              <w:keepLines w:val="0"/>
              <w:spacing w:before="0" w:after="0"/>
              <w:rPr>
                <w:rFonts w:eastAsia="標楷體"/>
                <w:sz w:val="17"/>
              </w:rPr>
            </w:pPr>
            <w:r>
              <w:rPr>
                <w:rFonts w:eastAsia="標楷體"/>
                <w:sz w:val="17"/>
              </w:rPr>
              <w:t>candidate</w:t>
            </w:r>
          </w:p>
        </w:tc>
      </w:tr>
      <w:tr w:rsidR="00FF72D1" w14:paraId="24AC86F9" w14:textId="77777777">
        <w:trPr>
          <w:cantSplit/>
          <w:jc w:val="center"/>
        </w:trPr>
        <w:tc>
          <w:tcPr>
            <w:tcW w:w="1317" w:type="dxa"/>
            <w:vAlign w:val="center"/>
          </w:tcPr>
          <w:p w14:paraId="52DC622F" w14:textId="77777777" w:rsidR="00FF72D1" w:rsidRDefault="00000000">
            <w:pPr>
              <w:pStyle w:val="TableText"/>
              <w:keepLines w:val="0"/>
              <w:spacing w:before="0" w:after="0"/>
              <w:jc w:val="center"/>
              <w:rPr>
                <w:rFonts w:eastAsia="標楷體"/>
                <w:sz w:val="17"/>
              </w:rPr>
            </w:pPr>
            <w:r>
              <w:rPr>
                <w:rFonts w:eastAsia="標楷體"/>
                <w:sz w:val="17"/>
              </w:rPr>
              <w:t>2024Q1</w:t>
            </w:r>
          </w:p>
        </w:tc>
        <w:tc>
          <w:tcPr>
            <w:tcW w:w="1591" w:type="dxa"/>
            <w:vAlign w:val="center"/>
          </w:tcPr>
          <w:p w14:paraId="6BAF8D39" w14:textId="77777777" w:rsidR="00FF72D1" w:rsidRDefault="00000000">
            <w:pPr>
              <w:pStyle w:val="TableText"/>
              <w:keepLines w:val="0"/>
              <w:spacing w:before="0" w:after="0"/>
              <w:jc w:val="center"/>
              <w:rPr>
                <w:rFonts w:eastAsia="標楷體"/>
                <w:sz w:val="17"/>
              </w:rPr>
            </w:pPr>
            <w:r>
              <w:rPr>
                <w:rFonts w:eastAsia="標楷體"/>
                <w:sz w:val="17"/>
              </w:rPr>
              <w:t>2024-05-14</w:t>
            </w:r>
          </w:p>
        </w:tc>
        <w:tc>
          <w:tcPr>
            <w:tcW w:w="1262" w:type="dxa"/>
            <w:vAlign w:val="center"/>
          </w:tcPr>
          <w:p w14:paraId="48C9AFFA" w14:textId="77777777" w:rsidR="00FF72D1" w:rsidRDefault="00000000">
            <w:pPr>
              <w:pStyle w:val="TableText"/>
              <w:keepLines w:val="0"/>
              <w:spacing w:before="0" w:after="0"/>
              <w:jc w:val="center"/>
              <w:rPr>
                <w:rFonts w:eastAsia="標楷體"/>
                <w:sz w:val="17"/>
              </w:rPr>
            </w:pPr>
            <w:r>
              <w:rPr>
                <w:rFonts w:eastAsia="標楷體"/>
                <w:sz w:val="17"/>
              </w:rPr>
              <w:t>7.741</w:t>
            </w:r>
          </w:p>
        </w:tc>
        <w:tc>
          <w:tcPr>
            <w:tcW w:w="1426" w:type="dxa"/>
            <w:vAlign w:val="center"/>
          </w:tcPr>
          <w:p w14:paraId="7C70F5CA" w14:textId="77777777" w:rsidR="00FF72D1" w:rsidRDefault="00000000">
            <w:pPr>
              <w:pStyle w:val="TableText"/>
              <w:keepLines w:val="0"/>
              <w:spacing w:before="0" w:after="0"/>
              <w:jc w:val="center"/>
              <w:rPr>
                <w:rFonts w:eastAsia="標楷體"/>
                <w:sz w:val="17"/>
              </w:rPr>
            </w:pPr>
            <w:r>
              <w:rPr>
                <w:rFonts w:eastAsia="標楷體"/>
                <w:sz w:val="17"/>
              </w:rPr>
              <w:t>-1.82</w:t>
            </w:r>
          </w:p>
        </w:tc>
        <w:tc>
          <w:tcPr>
            <w:tcW w:w="1426" w:type="dxa"/>
            <w:vAlign w:val="center"/>
          </w:tcPr>
          <w:p w14:paraId="14923CC6" w14:textId="77777777" w:rsidR="00FF72D1" w:rsidRDefault="00000000">
            <w:pPr>
              <w:pStyle w:val="TableText"/>
              <w:keepLines w:val="0"/>
              <w:spacing w:before="0" w:after="0"/>
              <w:jc w:val="center"/>
              <w:rPr>
                <w:rFonts w:eastAsia="標楷體"/>
                <w:sz w:val="17"/>
              </w:rPr>
            </w:pPr>
            <w:r>
              <w:rPr>
                <w:rFonts w:eastAsia="標楷體"/>
                <w:sz w:val="17"/>
              </w:rPr>
              <w:t>4.06</w:t>
            </w:r>
          </w:p>
        </w:tc>
        <w:tc>
          <w:tcPr>
            <w:tcW w:w="1483" w:type="dxa"/>
            <w:vAlign w:val="center"/>
          </w:tcPr>
          <w:p w14:paraId="49322B1B" w14:textId="77777777" w:rsidR="00FF72D1" w:rsidRDefault="00000000">
            <w:pPr>
              <w:pStyle w:val="TableText"/>
              <w:keepLines w:val="0"/>
              <w:spacing w:before="0" w:after="0"/>
              <w:rPr>
                <w:rFonts w:eastAsia="標楷體"/>
                <w:sz w:val="17"/>
              </w:rPr>
            </w:pPr>
            <w:r>
              <w:rPr>
                <w:rFonts w:eastAsia="標楷體"/>
                <w:sz w:val="17"/>
              </w:rPr>
              <w:t>no</w:t>
            </w:r>
          </w:p>
        </w:tc>
      </w:tr>
      <w:tr w:rsidR="00FF72D1" w14:paraId="18EC39A4" w14:textId="77777777">
        <w:trPr>
          <w:cantSplit/>
          <w:jc w:val="center"/>
        </w:trPr>
        <w:tc>
          <w:tcPr>
            <w:tcW w:w="1317" w:type="dxa"/>
            <w:vAlign w:val="center"/>
          </w:tcPr>
          <w:p w14:paraId="09C2C1F9" w14:textId="77777777" w:rsidR="00FF72D1" w:rsidRDefault="00000000">
            <w:pPr>
              <w:pStyle w:val="TableText"/>
              <w:keepLines w:val="0"/>
              <w:spacing w:before="0" w:after="0"/>
              <w:jc w:val="center"/>
              <w:rPr>
                <w:rFonts w:eastAsia="標楷體"/>
                <w:sz w:val="17"/>
              </w:rPr>
            </w:pPr>
            <w:r>
              <w:rPr>
                <w:rFonts w:eastAsia="標楷體"/>
                <w:sz w:val="17"/>
              </w:rPr>
              <w:t>2024Q2</w:t>
            </w:r>
          </w:p>
        </w:tc>
        <w:tc>
          <w:tcPr>
            <w:tcW w:w="1591" w:type="dxa"/>
            <w:vAlign w:val="center"/>
          </w:tcPr>
          <w:p w14:paraId="0F9813D3" w14:textId="77777777" w:rsidR="00FF72D1" w:rsidRDefault="00000000">
            <w:pPr>
              <w:pStyle w:val="TableText"/>
              <w:keepLines w:val="0"/>
              <w:spacing w:before="0" w:after="0"/>
              <w:jc w:val="center"/>
              <w:rPr>
                <w:rFonts w:eastAsia="標楷體"/>
                <w:sz w:val="17"/>
              </w:rPr>
            </w:pPr>
            <w:r>
              <w:rPr>
                <w:rFonts w:eastAsia="標楷體"/>
                <w:sz w:val="17"/>
              </w:rPr>
              <w:t>2024-08-13</w:t>
            </w:r>
          </w:p>
        </w:tc>
        <w:tc>
          <w:tcPr>
            <w:tcW w:w="1262" w:type="dxa"/>
            <w:vAlign w:val="center"/>
          </w:tcPr>
          <w:p w14:paraId="583D3920" w14:textId="77777777" w:rsidR="00FF72D1" w:rsidRDefault="00000000">
            <w:pPr>
              <w:pStyle w:val="TableText"/>
              <w:keepLines w:val="0"/>
              <w:spacing w:before="0" w:after="0"/>
              <w:jc w:val="center"/>
              <w:rPr>
                <w:rFonts w:eastAsia="標楷體"/>
                <w:sz w:val="17"/>
              </w:rPr>
            </w:pPr>
            <w:r>
              <w:rPr>
                <w:rFonts w:eastAsia="標楷體"/>
                <w:sz w:val="17"/>
              </w:rPr>
              <w:t>7.321</w:t>
            </w:r>
          </w:p>
        </w:tc>
        <w:tc>
          <w:tcPr>
            <w:tcW w:w="1426" w:type="dxa"/>
            <w:vAlign w:val="center"/>
          </w:tcPr>
          <w:p w14:paraId="3FC578A9" w14:textId="77777777" w:rsidR="00FF72D1" w:rsidRDefault="00000000">
            <w:pPr>
              <w:pStyle w:val="TableText"/>
              <w:keepLines w:val="0"/>
              <w:spacing w:before="0" w:after="0"/>
              <w:jc w:val="center"/>
              <w:rPr>
                <w:rFonts w:eastAsia="標楷體"/>
                <w:sz w:val="17"/>
              </w:rPr>
            </w:pPr>
            <w:r>
              <w:rPr>
                <w:rFonts w:eastAsia="標楷體"/>
                <w:sz w:val="17"/>
              </w:rPr>
              <w:t>-5.42</w:t>
            </w:r>
          </w:p>
        </w:tc>
        <w:tc>
          <w:tcPr>
            <w:tcW w:w="1426" w:type="dxa"/>
            <w:vAlign w:val="center"/>
          </w:tcPr>
          <w:p w14:paraId="15B2C4C9" w14:textId="77777777" w:rsidR="00FF72D1" w:rsidRDefault="00000000">
            <w:pPr>
              <w:pStyle w:val="TableText"/>
              <w:keepLines w:val="0"/>
              <w:spacing w:before="0" w:after="0"/>
              <w:jc w:val="center"/>
              <w:rPr>
                <w:rFonts w:eastAsia="標楷體"/>
                <w:sz w:val="17"/>
              </w:rPr>
            </w:pPr>
            <w:r>
              <w:rPr>
                <w:rFonts w:eastAsia="標楷體"/>
                <w:sz w:val="17"/>
              </w:rPr>
              <w:t>15.57</w:t>
            </w:r>
          </w:p>
        </w:tc>
        <w:tc>
          <w:tcPr>
            <w:tcW w:w="1483" w:type="dxa"/>
            <w:vAlign w:val="center"/>
          </w:tcPr>
          <w:p w14:paraId="06342140"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1565546D" w14:textId="77777777">
        <w:trPr>
          <w:cantSplit/>
          <w:jc w:val="center"/>
        </w:trPr>
        <w:tc>
          <w:tcPr>
            <w:tcW w:w="1317" w:type="dxa"/>
            <w:vAlign w:val="center"/>
          </w:tcPr>
          <w:p w14:paraId="396C148E" w14:textId="77777777" w:rsidR="00FF72D1" w:rsidRDefault="00000000">
            <w:pPr>
              <w:pStyle w:val="TableText"/>
              <w:keepLines w:val="0"/>
              <w:spacing w:before="0" w:after="0"/>
              <w:jc w:val="center"/>
              <w:rPr>
                <w:rFonts w:eastAsia="標楷體"/>
                <w:sz w:val="17"/>
              </w:rPr>
            </w:pPr>
            <w:r>
              <w:rPr>
                <w:rFonts w:eastAsia="標楷體"/>
                <w:sz w:val="17"/>
              </w:rPr>
              <w:t>2024Q3</w:t>
            </w:r>
          </w:p>
        </w:tc>
        <w:tc>
          <w:tcPr>
            <w:tcW w:w="1591" w:type="dxa"/>
            <w:vAlign w:val="center"/>
          </w:tcPr>
          <w:p w14:paraId="025D6C79" w14:textId="77777777" w:rsidR="00FF72D1" w:rsidRDefault="00000000">
            <w:pPr>
              <w:pStyle w:val="TableText"/>
              <w:keepLines w:val="0"/>
              <w:spacing w:before="0" w:after="0"/>
              <w:jc w:val="center"/>
              <w:rPr>
                <w:rFonts w:eastAsia="標楷體"/>
                <w:sz w:val="17"/>
              </w:rPr>
            </w:pPr>
            <w:r>
              <w:rPr>
                <w:rFonts w:eastAsia="標楷體"/>
                <w:sz w:val="17"/>
              </w:rPr>
              <w:t>2024-11-12</w:t>
            </w:r>
          </w:p>
        </w:tc>
        <w:tc>
          <w:tcPr>
            <w:tcW w:w="1262" w:type="dxa"/>
            <w:vAlign w:val="center"/>
          </w:tcPr>
          <w:p w14:paraId="55170C1D" w14:textId="77777777" w:rsidR="00FF72D1" w:rsidRDefault="00000000">
            <w:pPr>
              <w:pStyle w:val="TableText"/>
              <w:keepLines w:val="0"/>
              <w:spacing w:before="0" w:after="0"/>
              <w:jc w:val="center"/>
              <w:rPr>
                <w:rFonts w:eastAsia="標楷體"/>
                <w:sz w:val="17"/>
              </w:rPr>
            </w:pPr>
            <w:r>
              <w:rPr>
                <w:rFonts w:eastAsia="標楷體"/>
                <w:sz w:val="17"/>
              </w:rPr>
              <w:t>6.844</w:t>
            </w:r>
          </w:p>
        </w:tc>
        <w:tc>
          <w:tcPr>
            <w:tcW w:w="1426" w:type="dxa"/>
            <w:vAlign w:val="center"/>
          </w:tcPr>
          <w:p w14:paraId="70388A2E" w14:textId="77777777" w:rsidR="00FF72D1" w:rsidRDefault="00000000">
            <w:pPr>
              <w:pStyle w:val="TableText"/>
              <w:keepLines w:val="0"/>
              <w:spacing w:before="0" w:after="0"/>
              <w:jc w:val="center"/>
              <w:rPr>
                <w:rFonts w:eastAsia="標楷體"/>
                <w:sz w:val="17"/>
              </w:rPr>
            </w:pPr>
            <w:r>
              <w:rPr>
                <w:rFonts w:eastAsia="標楷體"/>
                <w:sz w:val="17"/>
              </w:rPr>
              <w:t>-6.52</w:t>
            </w:r>
          </w:p>
        </w:tc>
        <w:tc>
          <w:tcPr>
            <w:tcW w:w="1426" w:type="dxa"/>
            <w:vAlign w:val="center"/>
          </w:tcPr>
          <w:p w14:paraId="4419E8CB" w14:textId="77777777" w:rsidR="00FF72D1" w:rsidRDefault="00000000">
            <w:pPr>
              <w:pStyle w:val="TableText"/>
              <w:keepLines w:val="0"/>
              <w:spacing w:before="0" w:after="0"/>
              <w:jc w:val="center"/>
              <w:rPr>
                <w:rFonts w:eastAsia="標楷體"/>
                <w:sz w:val="17"/>
              </w:rPr>
            </w:pPr>
            <w:r>
              <w:rPr>
                <w:rFonts w:eastAsia="標楷體"/>
                <w:sz w:val="17"/>
              </w:rPr>
              <w:t>12.30</w:t>
            </w:r>
          </w:p>
        </w:tc>
        <w:tc>
          <w:tcPr>
            <w:tcW w:w="1483" w:type="dxa"/>
            <w:vAlign w:val="center"/>
          </w:tcPr>
          <w:p w14:paraId="310484BF"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2B80F623" w14:textId="77777777">
        <w:trPr>
          <w:cantSplit/>
          <w:jc w:val="center"/>
        </w:trPr>
        <w:tc>
          <w:tcPr>
            <w:tcW w:w="1317" w:type="dxa"/>
            <w:vAlign w:val="center"/>
          </w:tcPr>
          <w:p w14:paraId="6B64A68C" w14:textId="77777777" w:rsidR="00FF72D1" w:rsidRDefault="00000000">
            <w:pPr>
              <w:pStyle w:val="TableText"/>
              <w:keepLines w:val="0"/>
              <w:spacing w:before="0" w:after="0"/>
              <w:jc w:val="center"/>
              <w:rPr>
                <w:rFonts w:eastAsia="標楷體"/>
                <w:sz w:val="17"/>
              </w:rPr>
            </w:pPr>
            <w:r>
              <w:rPr>
                <w:rFonts w:eastAsia="標楷體"/>
                <w:sz w:val="17"/>
              </w:rPr>
              <w:t>2024Q4</w:t>
            </w:r>
          </w:p>
        </w:tc>
        <w:tc>
          <w:tcPr>
            <w:tcW w:w="1591" w:type="dxa"/>
            <w:vAlign w:val="center"/>
          </w:tcPr>
          <w:p w14:paraId="0F56379B" w14:textId="77777777" w:rsidR="00FF72D1" w:rsidRDefault="00000000">
            <w:pPr>
              <w:pStyle w:val="TableText"/>
              <w:keepLines w:val="0"/>
              <w:spacing w:before="0" w:after="0"/>
              <w:jc w:val="center"/>
              <w:rPr>
                <w:rFonts w:eastAsia="標楷體"/>
                <w:sz w:val="17"/>
              </w:rPr>
            </w:pPr>
            <w:r>
              <w:rPr>
                <w:rFonts w:eastAsia="標楷體"/>
                <w:sz w:val="17"/>
              </w:rPr>
              <w:t>2025-03-04</w:t>
            </w:r>
          </w:p>
        </w:tc>
        <w:tc>
          <w:tcPr>
            <w:tcW w:w="1262" w:type="dxa"/>
            <w:vAlign w:val="center"/>
          </w:tcPr>
          <w:p w14:paraId="799FFAC4" w14:textId="77777777" w:rsidR="00FF72D1" w:rsidRDefault="00000000">
            <w:pPr>
              <w:pStyle w:val="TableText"/>
              <w:keepLines w:val="0"/>
              <w:spacing w:before="0" w:after="0"/>
              <w:jc w:val="center"/>
              <w:rPr>
                <w:rFonts w:eastAsia="標楷體"/>
                <w:sz w:val="17"/>
              </w:rPr>
            </w:pPr>
            <w:r>
              <w:rPr>
                <w:rFonts w:eastAsia="標楷體"/>
                <w:sz w:val="17"/>
              </w:rPr>
              <w:t>6.730</w:t>
            </w:r>
          </w:p>
        </w:tc>
        <w:tc>
          <w:tcPr>
            <w:tcW w:w="1426" w:type="dxa"/>
            <w:vAlign w:val="center"/>
          </w:tcPr>
          <w:p w14:paraId="096419A8" w14:textId="77777777" w:rsidR="00FF72D1" w:rsidRDefault="00000000">
            <w:pPr>
              <w:pStyle w:val="TableText"/>
              <w:keepLines w:val="0"/>
              <w:spacing w:before="0" w:after="0"/>
              <w:jc w:val="center"/>
              <w:rPr>
                <w:rFonts w:eastAsia="標楷體"/>
                <w:sz w:val="17"/>
              </w:rPr>
            </w:pPr>
            <w:r>
              <w:rPr>
                <w:rFonts w:eastAsia="標楷體"/>
                <w:sz w:val="17"/>
              </w:rPr>
              <w:t>-1.67</w:t>
            </w:r>
          </w:p>
        </w:tc>
        <w:tc>
          <w:tcPr>
            <w:tcW w:w="1426" w:type="dxa"/>
            <w:vAlign w:val="center"/>
          </w:tcPr>
          <w:p w14:paraId="6038FD99" w14:textId="77777777" w:rsidR="00FF72D1" w:rsidRDefault="00000000">
            <w:pPr>
              <w:pStyle w:val="TableText"/>
              <w:keepLines w:val="0"/>
              <w:spacing w:before="0" w:after="0"/>
              <w:jc w:val="center"/>
              <w:rPr>
                <w:rFonts w:eastAsia="標楷體"/>
                <w:sz w:val="17"/>
              </w:rPr>
            </w:pPr>
            <w:r>
              <w:rPr>
                <w:rFonts w:eastAsia="標楷體"/>
                <w:sz w:val="17"/>
              </w:rPr>
              <w:t>16.61</w:t>
            </w:r>
          </w:p>
        </w:tc>
        <w:tc>
          <w:tcPr>
            <w:tcW w:w="1483" w:type="dxa"/>
            <w:vAlign w:val="center"/>
          </w:tcPr>
          <w:p w14:paraId="0565BFEF" w14:textId="77777777" w:rsidR="00FF72D1" w:rsidRDefault="00000000">
            <w:pPr>
              <w:pStyle w:val="TableText"/>
              <w:keepLines w:val="0"/>
              <w:spacing w:before="0" w:after="0"/>
              <w:rPr>
                <w:rFonts w:eastAsia="標楷體"/>
                <w:sz w:val="17"/>
              </w:rPr>
            </w:pPr>
            <w:r>
              <w:rPr>
                <w:rFonts w:eastAsia="標楷體"/>
                <w:sz w:val="17"/>
              </w:rPr>
              <w:t>candidate</w:t>
            </w:r>
          </w:p>
        </w:tc>
      </w:tr>
      <w:tr w:rsidR="00FF72D1" w14:paraId="3C83A87F" w14:textId="77777777">
        <w:trPr>
          <w:cantSplit/>
          <w:jc w:val="center"/>
        </w:trPr>
        <w:tc>
          <w:tcPr>
            <w:tcW w:w="1317" w:type="dxa"/>
            <w:vAlign w:val="center"/>
          </w:tcPr>
          <w:p w14:paraId="0D6F6D0B" w14:textId="77777777" w:rsidR="00FF72D1" w:rsidRDefault="00000000">
            <w:pPr>
              <w:pStyle w:val="TableText"/>
              <w:keepLines w:val="0"/>
              <w:spacing w:before="0" w:after="0"/>
              <w:jc w:val="center"/>
              <w:rPr>
                <w:rFonts w:eastAsia="標楷體"/>
                <w:sz w:val="17"/>
              </w:rPr>
            </w:pPr>
            <w:r>
              <w:rPr>
                <w:rFonts w:eastAsia="標楷體"/>
                <w:sz w:val="17"/>
              </w:rPr>
              <w:t>2025Q1</w:t>
            </w:r>
          </w:p>
        </w:tc>
        <w:tc>
          <w:tcPr>
            <w:tcW w:w="1591" w:type="dxa"/>
            <w:vAlign w:val="center"/>
          </w:tcPr>
          <w:p w14:paraId="06B6E7B0" w14:textId="77777777" w:rsidR="00FF72D1" w:rsidRDefault="00000000">
            <w:pPr>
              <w:pStyle w:val="TableText"/>
              <w:keepLines w:val="0"/>
              <w:spacing w:before="0" w:after="0"/>
              <w:jc w:val="center"/>
              <w:rPr>
                <w:rFonts w:eastAsia="標楷體"/>
                <w:sz w:val="17"/>
              </w:rPr>
            </w:pPr>
            <w:r>
              <w:rPr>
                <w:rFonts w:eastAsia="標楷體"/>
                <w:sz w:val="17"/>
              </w:rPr>
              <w:t>2025-05-13</w:t>
            </w:r>
          </w:p>
        </w:tc>
        <w:tc>
          <w:tcPr>
            <w:tcW w:w="1262" w:type="dxa"/>
            <w:vAlign w:val="center"/>
          </w:tcPr>
          <w:p w14:paraId="31E2F041" w14:textId="77777777" w:rsidR="00FF72D1" w:rsidRDefault="00000000">
            <w:pPr>
              <w:pStyle w:val="TableText"/>
              <w:keepLines w:val="0"/>
              <w:spacing w:before="0" w:after="0"/>
              <w:jc w:val="center"/>
              <w:rPr>
                <w:rFonts w:eastAsia="標楷體"/>
                <w:sz w:val="17"/>
              </w:rPr>
            </w:pPr>
            <w:r>
              <w:rPr>
                <w:rFonts w:eastAsia="標楷體"/>
                <w:sz w:val="17"/>
              </w:rPr>
              <w:t>7.171</w:t>
            </w:r>
          </w:p>
        </w:tc>
        <w:tc>
          <w:tcPr>
            <w:tcW w:w="1426" w:type="dxa"/>
            <w:vAlign w:val="center"/>
          </w:tcPr>
          <w:p w14:paraId="6A27B29F" w14:textId="77777777" w:rsidR="00FF72D1" w:rsidRDefault="00000000">
            <w:pPr>
              <w:pStyle w:val="TableText"/>
              <w:keepLines w:val="0"/>
              <w:spacing w:before="0" w:after="0"/>
              <w:jc w:val="center"/>
              <w:rPr>
                <w:rFonts w:eastAsia="標楷體"/>
                <w:sz w:val="17"/>
              </w:rPr>
            </w:pPr>
            <w:r>
              <w:rPr>
                <w:rFonts w:eastAsia="標楷體"/>
                <w:sz w:val="17"/>
              </w:rPr>
              <w:t>6.56</w:t>
            </w:r>
          </w:p>
        </w:tc>
        <w:tc>
          <w:tcPr>
            <w:tcW w:w="1426" w:type="dxa"/>
            <w:vAlign w:val="center"/>
          </w:tcPr>
          <w:p w14:paraId="0FFC62C5" w14:textId="77777777" w:rsidR="00FF72D1" w:rsidRDefault="00000000">
            <w:pPr>
              <w:pStyle w:val="TableText"/>
              <w:keepLines w:val="0"/>
              <w:spacing w:before="0" w:after="0"/>
              <w:jc w:val="center"/>
              <w:rPr>
                <w:rFonts w:eastAsia="標楷體"/>
                <w:sz w:val="17"/>
              </w:rPr>
            </w:pPr>
            <w:r>
              <w:rPr>
                <w:rFonts w:eastAsia="標楷體"/>
                <w:sz w:val="17"/>
              </w:rPr>
              <w:t>12.35</w:t>
            </w:r>
          </w:p>
        </w:tc>
        <w:tc>
          <w:tcPr>
            <w:tcW w:w="1483" w:type="dxa"/>
            <w:vAlign w:val="center"/>
          </w:tcPr>
          <w:p w14:paraId="6065CD59" w14:textId="77777777" w:rsidR="00FF72D1" w:rsidRDefault="00000000">
            <w:pPr>
              <w:pStyle w:val="TableText"/>
              <w:keepLines w:val="0"/>
              <w:spacing w:before="0" w:after="0"/>
              <w:rPr>
                <w:rFonts w:eastAsia="標楷體"/>
                <w:sz w:val="17"/>
              </w:rPr>
            </w:pPr>
            <w:r>
              <w:rPr>
                <w:rFonts w:eastAsia="標楷體"/>
                <w:sz w:val="17"/>
              </w:rPr>
              <w:t>no</w:t>
            </w:r>
          </w:p>
        </w:tc>
      </w:tr>
      <w:tr w:rsidR="00FF72D1" w14:paraId="70648DB4" w14:textId="77777777">
        <w:trPr>
          <w:cantSplit/>
          <w:jc w:val="center"/>
        </w:trPr>
        <w:tc>
          <w:tcPr>
            <w:tcW w:w="1317" w:type="dxa"/>
            <w:vAlign w:val="center"/>
          </w:tcPr>
          <w:p w14:paraId="21E3EFD3" w14:textId="77777777" w:rsidR="00FF72D1" w:rsidRDefault="00000000">
            <w:pPr>
              <w:pStyle w:val="TableText"/>
              <w:keepLines w:val="0"/>
              <w:spacing w:before="0" w:after="0"/>
              <w:jc w:val="center"/>
              <w:rPr>
                <w:rFonts w:eastAsia="標楷體"/>
                <w:sz w:val="17"/>
              </w:rPr>
            </w:pPr>
            <w:r>
              <w:rPr>
                <w:rFonts w:eastAsia="標楷體"/>
                <w:sz w:val="17"/>
              </w:rPr>
              <w:t>2025Q2</w:t>
            </w:r>
          </w:p>
        </w:tc>
        <w:tc>
          <w:tcPr>
            <w:tcW w:w="1591" w:type="dxa"/>
            <w:vAlign w:val="center"/>
          </w:tcPr>
          <w:p w14:paraId="40742368" w14:textId="77777777" w:rsidR="00FF72D1" w:rsidRDefault="00000000">
            <w:pPr>
              <w:pStyle w:val="TableText"/>
              <w:keepLines w:val="0"/>
              <w:spacing w:before="0" w:after="0"/>
              <w:jc w:val="center"/>
              <w:rPr>
                <w:rFonts w:eastAsia="標楷體"/>
                <w:sz w:val="17"/>
              </w:rPr>
            </w:pPr>
            <w:r>
              <w:rPr>
                <w:rFonts w:eastAsia="標楷體"/>
                <w:sz w:val="17"/>
              </w:rPr>
              <w:t>2025-08-12</w:t>
            </w:r>
          </w:p>
        </w:tc>
        <w:tc>
          <w:tcPr>
            <w:tcW w:w="1262" w:type="dxa"/>
            <w:vAlign w:val="center"/>
          </w:tcPr>
          <w:p w14:paraId="427F17A3" w14:textId="77777777" w:rsidR="00FF72D1" w:rsidRDefault="00000000">
            <w:pPr>
              <w:pStyle w:val="TableText"/>
              <w:keepLines w:val="0"/>
              <w:spacing w:before="0" w:after="0"/>
              <w:jc w:val="center"/>
              <w:rPr>
                <w:rFonts w:eastAsia="標楷體"/>
                <w:sz w:val="17"/>
              </w:rPr>
            </w:pPr>
            <w:r>
              <w:rPr>
                <w:rFonts w:eastAsia="標楷體"/>
                <w:sz w:val="17"/>
              </w:rPr>
              <w:t>6.842</w:t>
            </w:r>
          </w:p>
        </w:tc>
        <w:tc>
          <w:tcPr>
            <w:tcW w:w="1426" w:type="dxa"/>
            <w:vAlign w:val="center"/>
          </w:tcPr>
          <w:p w14:paraId="20BA8D4D" w14:textId="77777777" w:rsidR="00FF72D1" w:rsidRDefault="00000000">
            <w:pPr>
              <w:pStyle w:val="TableText"/>
              <w:keepLines w:val="0"/>
              <w:spacing w:before="0" w:after="0"/>
              <w:jc w:val="center"/>
              <w:rPr>
                <w:rFonts w:eastAsia="標楷體"/>
                <w:sz w:val="17"/>
              </w:rPr>
            </w:pPr>
            <w:r>
              <w:rPr>
                <w:rFonts w:eastAsia="標楷體"/>
                <w:sz w:val="17"/>
              </w:rPr>
              <w:t>-4.59</w:t>
            </w:r>
          </w:p>
        </w:tc>
        <w:tc>
          <w:tcPr>
            <w:tcW w:w="1426" w:type="dxa"/>
            <w:vAlign w:val="center"/>
          </w:tcPr>
          <w:p w14:paraId="2FCB8895" w14:textId="77777777" w:rsidR="00FF72D1" w:rsidRDefault="00000000">
            <w:pPr>
              <w:pStyle w:val="TableText"/>
              <w:keepLines w:val="0"/>
              <w:spacing w:before="0" w:after="0"/>
              <w:jc w:val="center"/>
              <w:rPr>
                <w:rFonts w:eastAsia="標楷體"/>
                <w:sz w:val="17"/>
              </w:rPr>
            </w:pPr>
            <w:r>
              <w:rPr>
                <w:rFonts w:eastAsia="標楷體"/>
                <w:sz w:val="17"/>
              </w:rPr>
              <w:t>17.25</w:t>
            </w:r>
          </w:p>
        </w:tc>
        <w:tc>
          <w:tcPr>
            <w:tcW w:w="1483" w:type="dxa"/>
            <w:vAlign w:val="center"/>
          </w:tcPr>
          <w:p w14:paraId="2E438C27"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519043B1" w14:textId="77777777">
        <w:trPr>
          <w:cantSplit/>
          <w:jc w:val="center"/>
        </w:trPr>
        <w:tc>
          <w:tcPr>
            <w:tcW w:w="1317" w:type="dxa"/>
            <w:vAlign w:val="center"/>
          </w:tcPr>
          <w:p w14:paraId="5C9D34EA" w14:textId="77777777" w:rsidR="00FF72D1" w:rsidRDefault="00000000">
            <w:pPr>
              <w:pStyle w:val="TableText"/>
              <w:keepLines w:val="0"/>
              <w:spacing w:before="0" w:after="0"/>
              <w:jc w:val="center"/>
              <w:rPr>
                <w:rFonts w:eastAsia="標楷體"/>
                <w:sz w:val="17"/>
              </w:rPr>
            </w:pPr>
            <w:r>
              <w:rPr>
                <w:rFonts w:eastAsia="標楷體"/>
                <w:sz w:val="17"/>
              </w:rPr>
              <w:t>2025Q3</w:t>
            </w:r>
          </w:p>
        </w:tc>
        <w:tc>
          <w:tcPr>
            <w:tcW w:w="1591" w:type="dxa"/>
            <w:vAlign w:val="center"/>
          </w:tcPr>
          <w:p w14:paraId="1603DF09" w14:textId="77777777" w:rsidR="00FF72D1" w:rsidRDefault="00000000">
            <w:pPr>
              <w:pStyle w:val="TableText"/>
              <w:keepLines w:val="0"/>
              <w:spacing w:before="0" w:after="0"/>
              <w:jc w:val="center"/>
              <w:rPr>
                <w:rFonts w:eastAsia="標楷體"/>
                <w:sz w:val="17"/>
              </w:rPr>
            </w:pPr>
            <w:r>
              <w:rPr>
                <w:rFonts w:eastAsia="標楷體"/>
                <w:sz w:val="17"/>
              </w:rPr>
              <w:t>2025-11-11</w:t>
            </w:r>
          </w:p>
        </w:tc>
        <w:tc>
          <w:tcPr>
            <w:tcW w:w="1262" w:type="dxa"/>
            <w:vAlign w:val="center"/>
          </w:tcPr>
          <w:p w14:paraId="2D901092" w14:textId="77777777" w:rsidR="00FF72D1" w:rsidRDefault="00000000">
            <w:pPr>
              <w:pStyle w:val="TableText"/>
              <w:keepLines w:val="0"/>
              <w:spacing w:before="0" w:after="0"/>
              <w:jc w:val="center"/>
              <w:rPr>
                <w:rFonts w:eastAsia="標楷體"/>
                <w:sz w:val="17"/>
              </w:rPr>
            </w:pPr>
            <w:r>
              <w:rPr>
                <w:rFonts w:eastAsia="標楷體"/>
                <w:sz w:val="17"/>
              </w:rPr>
              <w:t>6.488</w:t>
            </w:r>
          </w:p>
        </w:tc>
        <w:tc>
          <w:tcPr>
            <w:tcW w:w="1426" w:type="dxa"/>
            <w:vAlign w:val="center"/>
          </w:tcPr>
          <w:p w14:paraId="0AD882A4" w14:textId="77777777" w:rsidR="00FF72D1" w:rsidRDefault="00000000">
            <w:pPr>
              <w:pStyle w:val="TableText"/>
              <w:keepLines w:val="0"/>
              <w:spacing w:before="0" w:after="0"/>
              <w:jc w:val="center"/>
              <w:rPr>
                <w:rFonts w:eastAsia="標楷體"/>
                <w:sz w:val="17"/>
              </w:rPr>
            </w:pPr>
            <w:r>
              <w:rPr>
                <w:rFonts w:eastAsia="標楷體"/>
                <w:sz w:val="17"/>
              </w:rPr>
              <w:t>-5.17</w:t>
            </w:r>
          </w:p>
        </w:tc>
        <w:tc>
          <w:tcPr>
            <w:tcW w:w="1426" w:type="dxa"/>
            <w:vAlign w:val="center"/>
          </w:tcPr>
          <w:p w14:paraId="2F1879A3" w14:textId="77777777" w:rsidR="00FF72D1" w:rsidRDefault="00000000">
            <w:pPr>
              <w:pStyle w:val="TableText"/>
              <w:keepLines w:val="0"/>
              <w:spacing w:before="0" w:after="0"/>
              <w:jc w:val="center"/>
              <w:rPr>
                <w:rFonts w:eastAsia="標楷體"/>
                <w:sz w:val="17"/>
              </w:rPr>
            </w:pPr>
            <w:r>
              <w:rPr>
                <w:rFonts w:eastAsia="標楷體"/>
                <w:sz w:val="17"/>
              </w:rPr>
              <w:t>-5.89</w:t>
            </w:r>
          </w:p>
        </w:tc>
        <w:tc>
          <w:tcPr>
            <w:tcW w:w="1483" w:type="dxa"/>
            <w:vAlign w:val="center"/>
          </w:tcPr>
          <w:p w14:paraId="58FF348F" w14:textId="77777777" w:rsidR="00FF72D1" w:rsidRDefault="00000000">
            <w:pPr>
              <w:pStyle w:val="TableText"/>
              <w:keepLines w:val="0"/>
              <w:spacing w:before="0" w:after="0"/>
              <w:rPr>
                <w:rFonts w:eastAsia="標楷體"/>
                <w:sz w:val="17"/>
              </w:rPr>
            </w:pPr>
            <w:r>
              <w:rPr>
                <w:rFonts w:eastAsia="標楷體"/>
                <w:sz w:val="17"/>
              </w:rPr>
              <w:t>yes</w:t>
            </w:r>
          </w:p>
        </w:tc>
      </w:tr>
      <w:tr w:rsidR="00FF72D1" w14:paraId="4FCF9572" w14:textId="77777777">
        <w:trPr>
          <w:cantSplit/>
          <w:jc w:val="center"/>
        </w:trPr>
        <w:tc>
          <w:tcPr>
            <w:tcW w:w="1317" w:type="dxa"/>
            <w:vAlign w:val="center"/>
          </w:tcPr>
          <w:p w14:paraId="2681ACCD" w14:textId="77777777" w:rsidR="00FF72D1" w:rsidRDefault="00000000">
            <w:pPr>
              <w:pStyle w:val="TableText"/>
              <w:keepLines w:val="0"/>
              <w:spacing w:before="0" w:after="0"/>
              <w:jc w:val="center"/>
              <w:rPr>
                <w:rFonts w:eastAsia="標楷體"/>
                <w:sz w:val="17"/>
              </w:rPr>
            </w:pPr>
            <w:r>
              <w:rPr>
                <w:rFonts w:eastAsia="標楷體"/>
                <w:sz w:val="17"/>
              </w:rPr>
              <w:t>2025Q4</w:t>
            </w:r>
          </w:p>
        </w:tc>
        <w:tc>
          <w:tcPr>
            <w:tcW w:w="1591" w:type="dxa"/>
            <w:vAlign w:val="center"/>
          </w:tcPr>
          <w:p w14:paraId="57CF0399" w14:textId="77777777" w:rsidR="00FF72D1" w:rsidRDefault="00000000">
            <w:pPr>
              <w:pStyle w:val="TableText"/>
              <w:keepLines w:val="0"/>
              <w:spacing w:before="0" w:after="0"/>
              <w:jc w:val="center"/>
              <w:rPr>
                <w:rFonts w:eastAsia="標楷體"/>
                <w:sz w:val="17"/>
              </w:rPr>
            </w:pPr>
            <w:r>
              <w:rPr>
                <w:rFonts w:eastAsia="標楷體"/>
                <w:sz w:val="17"/>
              </w:rPr>
              <w:t>2026-03-03</w:t>
            </w:r>
          </w:p>
        </w:tc>
        <w:tc>
          <w:tcPr>
            <w:tcW w:w="1262" w:type="dxa"/>
            <w:vAlign w:val="center"/>
          </w:tcPr>
          <w:p w14:paraId="3BC9D73B" w14:textId="77777777" w:rsidR="00FF72D1" w:rsidRDefault="00000000">
            <w:pPr>
              <w:pStyle w:val="TableText"/>
              <w:keepLines w:val="0"/>
              <w:spacing w:before="0" w:after="0"/>
              <w:jc w:val="center"/>
              <w:rPr>
                <w:rFonts w:eastAsia="標楷體"/>
                <w:sz w:val="17"/>
              </w:rPr>
            </w:pPr>
            <w:r>
              <w:rPr>
                <w:rFonts w:eastAsia="標楷體"/>
                <w:sz w:val="17"/>
              </w:rPr>
              <w:t>6.340</w:t>
            </w:r>
          </w:p>
        </w:tc>
        <w:tc>
          <w:tcPr>
            <w:tcW w:w="1426" w:type="dxa"/>
            <w:vAlign w:val="center"/>
          </w:tcPr>
          <w:p w14:paraId="4952B352" w14:textId="77777777" w:rsidR="00FF72D1" w:rsidRDefault="00000000">
            <w:pPr>
              <w:pStyle w:val="TableText"/>
              <w:keepLines w:val="0"/>
              <w:spacing w:before="0" w:after="0"/>
              <w:jc w:val="center"/>
              <w:rPr>
                <w:rFonts w:eastAsia="標楷體"/>
                <w:sz w:val="17"/>
              </w:rPr>
            </w:pPr>
            <w:r>
              <w:rPr>
                <w:rFonts w:eastAsia="標楷體"/>
                <w:sz w:val="17"/>
              </w:rPr>
              <w:t>-2.29</w:t>
            </w:r>
          </w:p>
        </w:tc>
        <w:tc>
          <w:tcPr>
            <w:tcW w:w="1426" w:type="dxa"/>
            <w:vAlign w:val="center"/>
          </w:tcPr>
          <w:p w14:paraId="04B6362C" w14:textId="77777777" w:rsidR="00FF72D1" w:rsidRDefault="00000000">
            <w:pPr>
              <w:pStyle w:val="TableText"/>
              <w:keepLines w:val="0"/>
              <w:spacing w:before="0" w:after="0"/>
              <w:jc w:val="center"/>
              <w:rPr>
                <w:rFonts w:eastAsia="標楷體"/>
                <w:sz w:val="17"/>
              </w:rPr>
            </w:pPr>
            <w:r>
              <w:rPr>
                <w:rFonts w:eastAsia="標楷體"/>
                <w:sz w:val="17"/>
              </w:rPr>
              <w:t>-18.90</w:t>
            </w:r>
          </w:p>
        </w:tc>
        <w:tc>
          <w:tcPr>
            <w:tcW w:w="1483" w:type="dxa"/>
            <w:vAlign w:val="center"/>
          </w:tcPr>
          <w:p w14:paraId="5D48E03E" w14:textId="77777777" w:rsidR="00FF72D1" w:rsidRDefault="00000000">
            <w:pPr>
              <w:pStyle w:val="TableText"/>
              <w:keepLines w:val="0"/>
              <w:spacing w:before="0" w:after="0"/>
              <w:rPr>
                <w:rFonts w:eastAsia="標楷體"/>
                <w:sz w:val="17"/>
              </w:rPr>
            </w:pPr>
            <w:r>
              <w:rPr>
                <w:rFonts w:eastAsia="標楷體"/>
                <w:sz w:val="17"/>
              </w:rPr>
              <w:t>candidate</w:t>
            </w:r>
          </w:p>
        </w:tc>
      </w:tr>
      <w:tr w:rsidR="00FF72D1" w14:paraId="5D44BE80" w14:textId="77777777">
        <w:trPr>
          <w:cantSplit/>
          <w:jc w:val="center"/>
        </w:trPr>
        <w:tc>
          <w:tcPr>
            <w:tcW w:w="1317" w:type="dxa"/>
            <w:tcBorders>
              <w:bottom w:val="single" w:sz="8" w:space="0" w:color="444444"/>
            </w:tcBorders>
            <w:vAlign w:val="center"/>
          </w:tcPr>
          <w:p w14:paraId="69A517F8" w14:textId="77777777" w:rsidR="00FF72D1" w:rsidRDefault="00000000">
            <w:pPr>
              <w:pStyle w:val="TableText"/>
              <w:keepLines w:val="0"/>
              <w:spacing w:before="0" w:after="0"/>
              <w:jc w:val="center"/>
              <w:rPr>
                <w:rFonts w:eastAsia="標楷體"/>
                <w:sz w:val="17"/>
              </w:rPr>
            </w:pPr>
            <w:r>
              <w:rPr>
                <w:rFonts w:eastAsia="標楷體"/>
                <w:sz w:val="17"/>
              </w:rPr>
              <w:t>2026Q1</w:t>
            </w:r>
          </w:p>
        </w:tc>
        <w:tc>
          <w:tcPr>
            <w:tcW w:w="1591" w:type="dxa"/>
            <w:tcBorders>
              <w:bottom w:val="single" w:sz="8" w:space="0" w:color="444444"/>
            </w:tcBorders>
            <w:vAlign w:val="center"/>
          </w:tcPr>
          <w:p w14:paraId="7D9571F6" w14:textId="77777777" w:rsidR="00FF72D1" w:rsidRDefault="00000000">
            <w:pPr>
              <w:pStyle w:val="TableText"/>
              <w:keepLines w:val="0"/>
              <w:spacing w:before="0" w:after="0"/>
              <w:jc w:val="center"/>
              <w:rPr>
                <w:rFonts w:eastAsia="標楷體"/>
                <w:sz w:val="17"/>
              </w:rPr>
            </w:pPr>
            <w:r>
              <w:rPr>
                <w:rFonts w:eastAsia="標楷體"/>
                <w:sz w:val="17"/>
              </w:rPr>
              <w:t>2026-05-12</w:t>
            </w:r>
          </w:p>
        </w:tc>
        <w:tc>
          <w:tcPr>
            <w:tcW w:w="1262" w:type="dxa"/>
            <w:tcBorders>
              <w:bottom w:val="single" w:sz="8" w:space="0" w:color="444444"/>
            </w:tcBorders>
            <w:vAlign w:val="center"/>
          </w:tcPr>
          <w:p w14:paraId="6941E7A5" w14:textId="77777777" w:rsidR="00FF72D1" w:rsidRDefault="00000000">
            <w:pPr>
              <w:pStyle w:val="TableText"/>
              <w:keepLines w:val="0"/>
              <w:spacing w:before="0" w:after="0"/>
              <w:jc w:val="center"/>
              <w:rPr>
                <w:rFonts w:eastAsia="標楷體"/>
                <w:sz w:val="17"/>
              </w:rPr>
            </w:pPr>
            <w:r>
              <w:rPr>
                <w:rFonts w:eastAsia="標楷體"/>
                <w:sz w:val="17"/>
              </w:rPr>
              <w:t>6.314</w:t>
            </w:r>
          </w:p>
        </w:tc>
        <w:tc>
          <w:tcPr>
            <w:tcW w:w="1426" w:type="dxa"/>
            <w:tcBorders>
              <w:bottom w:val="single" w:sz="8" w:space="0" w:color="444444"/>
            </w:tcBorders>
            <w:vAlign w:val="center"/>
          </w:tcPr>
          <w:p w14:paraId="206099C2" w14:textId="77777777" w:rsidR="00FF72D1" w:rsidRDefault="00000000">
            <w:pPr>
              <w:pStyle w:val="TableText"/>
              <w:keepLines w:val="0"/>
              <w:spacing w:before="0" w:after="0"/>
              <w:jc w:val="center"/>
              <w:rPr>
                <w:rFonts w:eastAsia="標楷體"/>
                <w:sz w:val="17"/>
              </w:rPr>
            </w:pPr>
            <w:r>
              <w:rPr>
                <w:rFonts w:eastAsia="標楷體"/>
                <w:sz w:val="17"/>
              </w:rPr>
              <w:t>-0.41</w:t>
            </w:r>
          </w:p>
        </w:tc>
        <w:tc>
          <w:tcPr>
            <w:tcW w:w="1426" w:type="dxa"/>
            <w:tcBorders>
              <w:bottom w:val="single" w:sz="8" w:space="0" w:color="444444"/>
            </w:tcBorders>
            <w:vAlign w:val="center"/>
          </w:tcPr>
          <w:p w14:paraId="34F761C6" w14:textId="77777777" w:rsidR="00FF72D1" w:rsidRDefault="00000000">
            <w:pPr>
              <w:pStyle w:val="TableText"/>
              <w:keepLines w:val="0"/>
              <w:spacing w:before="0" w:after="0"/>
              <w:jc w:val="center"/>
              <w:rPr>
                <w:rFonts w:eastAsia="標楷體"/>
                <w:sz w:val="17"/>
              </w:rPr>
            </w:pPr>
            <w:r>
              <w:rPr>
                <w:rFonts w:eastAsia="標楷體"/>
                <w:sz w:val="17"/>
              </w:rPr>
              <w:t>7.78</w:t>
            </w:r>
          </w:p>
        </w:tc>
        <w:tc>
          <w:tcPr>
            <w:tcW w:w="1483" w:type="dxa"/>
            <w:tcBorders>
              <w:bottom w:val="single" w:sz="8" w:space="0" w:color="444444"/>
            </w:tcBorders>
            <w:vAlign w:val="center"/>
          </w:tcPr>
          <w:p w14:paraId="116EA88C" w14:textId="77777777" w:rsidR="00FF72D1" w:rsidRDefault="00000000">
            <w:pPr>
              <w:pStyle w:val="TableText"/>
              <w:keepLines w:val="0"/>
              <w:spacing w:before="0" w:after="0"/>
              <w:rPr>
                <w:rFonts w:eastAsia="標楷體"/>
                <w:sz w:val="17"/>
              </w:rPr>
            </w:pPr>
            <w:r>
              <w:rPr>
                <w:rFonts w:eastAsia="標楷體"/>
                <w:sz w:val="17"/>
              </w:rPr>
              <w:t>no</w:t>
            </w:r>
          </w:p>
        </w:tc>
      </w:tr>
    </w:tbl>
    <w:p w14:paraId="314D24D2" w14:textId="77777777" w:rsidR="00FF72D1" w:rsidRDefault="00FF72D1"/>
    <w:p w14:paraId="778A4A7A" w14:textId="77777777" w:rsidR="00FF72D1" w:rsidRDefault="00FF72D1">
      <w:pPr>
        <w:sectPr w:rsidR="00FF72D1">
          <w:footerReference w:type="default" r:id="rId19"/>
          <w:footerReference w:type="first" r:id="rId20"/>
          <w:pgSz w:w="11906" w:h="16838"/>
          <w:pgMar w:top="1701" w:right="1701" w:bottom="1247" w:left="1701" w:header="0" w:footer="567" w:gutter="0"/>
          <w:pgNumType w:start="1"/>
          <w:cols w:space="720"/>
          <w:formProt w:val="0"/>
          <w:docGrid w:linePitch="360"/>
        </w:sectPr>
      </w:pPr>
    </w:p>
    <w:p w14:paraId="0F582162" w14:textId="77777777" w:rsidR="00FF72D1" w:rsidRDefault="00000000">
      <w:pPr>
        <w:spacing w:after="100"/>
        <w:jc w:val="center"/>
      </w:pPr>
      <w:r>
        <w:rPr>
          <w:b/>
          <w:sz w:val="28"/>
        </w:rPr>
        <w:lastRenderedPageBreak/>
        <w:t>Revision Notes</w:t>
      </w:r>
    </w:p>
    <w:p w14:paraId="43057834" w14:textId="77777777" w:rsidR="00FF72D1" w:rsidRDefault="00000000">
      <w:pPr>
        <w:spacing w:after="140" w:line="240" w:lineRule="auto"/>
      </w:pPr>
      <w:r>
        <w:rPr>
          <w:i/>
          <w:sz w:val="17"/>
        </w:rPr>
        <w:t>Notes 1-13 correspond to earlier advisor feedback. Notes 14-21 mark related revisions made to address the same issues elsewhere.</w:t>
      </w:r>
    </w:p>
    <w:p w14:paraId="43E1474B" w14:textId="77777777" w:rsidR="00FF72D1" w:rsidRDefault="00000000">
      <w:pPr>
        <w:spacing w:after="80" w:line="240" w:lineRule="auto"/>
      </w:pPr>
      <w:r>
        <w:rPr>
          <w:i/>
          <w:sz w:val="17"/>
        </w:rPr>
        <w:t>Click a superscript number to jump to its note; click the note number to return.</w:t>
      </w:r>
    </w:p>
    <w:p w14:paraId="3478F15F" w14:textId="77777777" w:rsidR="00FF72D1" w:rsidRDefault="00000000">
      <w:pPr>
        <w:spacing w:before="60" w:after="40"/>
      </w:pPr>
      <w:r>
        <w:rPr>
          <w:b/>
          <w:sz w:val="20"/>
        </w:rPr>
        <w:t>Previous feedback</w:t>
      </w:r>
    </w:p>
    <w:bookmarkStart w:id="219" w:name="RevNote01"/>
    <w:p w14:paraId="1ED09D49" w14:textId="77777777" w:rsidR="00FF72D1" w:rsidRDefault="00000000">
      <w:pPr>
        <w:spacing w:after="24" w:line="240" w:lineRule="auto"/>
        <w:ind w:left="317" w:hanging="317"/>
      </w:pPr>
      <w:r>
        <w:fldChar w:fldCharType="begin"/>
      </w:r>
      <w:r>
        <w:instrText>HYPERLINK \l "RevSrc01" \o "Return to revision 1"</w:instrText>
      </w:r>
      <w:r>
        <w:fldChar w:fldCharType="separate"/>
      </w:r>
      <w:r>
        <w:rPr>
          <w:b/>
          <w:sz w:val="17"/>
        </w:rPr>
        <w:t xml:space="preserve">1. </w:t>
      </w:r>
      <w:r>
        <w:rPr>
          <w:b/>
          <w:sz w:val="17"/>
        </w:rPr>
        <w:fldChar w:fldCharType="end"/>
      </w:r>
      <w:bookmarkEnd w:id="219"/>
      <w:r>
        <w:rPr>
          <w:b/>
          <w:sz w:val="17"/>
        </w:rPr>
        <w:t xml:space="preserve">Title: </w:t>
      </w:r>
      <w:r>
        <w:rPr>
          <w:sz w:val="17"/>
        </w:rPr>
        <w:t>Removed $200B from title - regional total is a calibration, not a direct estimate.</w:t>
      </w:r>
    </w:p>
    <w:bookmarkStart w:id="220" w:name="RevNote02"/>
    <w:p w14:paraId="442EAFD8" w14:textId="77777777" w:rsidR="00FF72D1" w:rsidRDefault="00000000">
      <w:pPr>
        <w:spacing w:after="24" w:line="240" w:lineRule="auto"/>
        <w:ind w:left="317" w:hanging="317"/>
      </w:pPr>
      <w:r>
        <w:fldChar w:fldCharType="begin"/>
      </w:r>
      <w:r>
        <w:instrText>HYPERLINK \l "RevSrc02" \o "Return to revision 2"</w:instrText>
      </w:r>
      <w:r>
        <w:fldChar w:fldCharType="separate"/>
      </w:r>
      <w:r>
        <w:rPr>
          <w:b/>
          <w:sz w:val="17"/>
        </w:rPr>
        <w:t xml:space="preserve">2. </w:t>
      </w:r>
      <w:r>
        <w:rPr>
          <w:b/>
          <w:sz w:val="17"/>
        </w:rPr>
        <w:fldChar w:fldCharType="end"/>
      </w:r>
      <w:bookmarkEnd w:id="220"/>
      <w:r>
        <w:rPr>
          <w:b/>
          <w:sz w:val="17"/>
        </w:rPr>
        <w:t xml:space="preserve">Abstract: </w:t>
      </w:r>
      <w:r>
        <w:rPr>
          <w:sz w:val="17"/>
        </w:rPr>
        <w:t>Shortened abstract - previous version was too long and results changed.</w:t>
      </w:r>
    </w:p>
    <w:bookmarkStart w:id="221" w:name="RevNote03"/>
    <w:p w14:paraId="4E1CBF65" w14:textId="77777777" w:rsidR="00FF72D1" w:rsidRDefault="00000000">
      <w:pPr>
        <w:spacing w:after="24" w:line="240" w:lineRule="auto"/>
        <w:ind w:left="317" w:hanging="317"/>
      </w:pPr>
      <w:r>
        <w:fldChar w:fldCharType="begin"/>
      </w:r>
      <w:r>
        <w:instrText>HYPERLINK \l "RevSrc03" \o "Return to revision 3"</w:instrText>
      </w:r>
      <w:r>
        <w:fldChar w:fldCharType="separate"/>
      </w:r>
      <w:r>
        <w:rPr>
          <w:b/>
          <w:sz w:val="17"/>
        </w:rPr>
        <w:t xml:space="preserve">3. </w:t>
      </w:r>
      <w:r>
        <w:rPr>
          <w:b/>
          <w:sz w:val="17"/>
        </w:rPr>
        <w:fldChar w:fldCharType="end"/>
      </w:r>
      <w:bookmarkEnd w:id="221"/>
      <w:r>
        <w:rPr>
          <w:b/>
          <w:sz w:val="17"/>
        </w:rPr>
        <w:t xml:space="preserve">1. Introduction: </w:t>
      </w:r>
      <w:r>
        <w:rPr>
          <w:sz w:val="17"/>
        </w:rPr>
        <w:t xml:space="preserve">Added platform-selection rationale - explains why Grab, </w:t>
      </w:r>
      <w:proofErr w:type="spellStart"/>
      <w:r>
        <w:rPr>
          <w:sz w:val="17"/>
        </w:rPr>
        <w:t>GoTo</w:t>
      </w:r>
      <w:proofErr w:type="spellEnd"/>
      <w:r>
        <w:rPr>
          <w:sz w:val="17"/>
        </w:rPr>
        <w:t>, and Shopee.</w:t>
      </w:r>
    </w:p>
    <w:bookmarkStart w:id="222" w:name="RevNote04"/>
    <w:p w14:paraId="3FE75BEF" w14:textId="77777777" w:rsidR="00FF72D1" w:rsidRDefault="00000000">
      <w:pPr>
        <w:spacing w:after="24" w:line="240" w:lineRule="auto"/>
        <w:ind w:left="317" w:hanging="317"/>
      </w:pPr>
      <w:r>
        <w:fldChar w:fldCharType="begin"/>
      </w:r>
      <w:r>
        <w:instrText>HYPERLINK \l "RevSrc04" \o "Return to revision 4"</w:instrText>
      </w:r>
      <w:r>
        <w:fldChar w:fldCharType="separate"/>
      </w:r>
      <w:r>
        <w:rPr>
          <w:b/>
          <w:sz w:val="17"/>
        </w:rPr>
        <w:t xml:space="preserve">4. </w:t>
      </w:r>
      <w:r>
        <w:rPr>
          <w:b/>
          <w:sz w:val="17"/>
        </w:rPr>
        <w:fldChar w:fldCharType="end"/>
      </w:r>
      <w:bookmarkEnd w:id="222"/>
      <w:r>
        <w:rPr>
          <w:b/>
          <w:sz w:val="17"/>
        </w:rPr>
        <w:t xml:space="preserve">1.1 Contributions: </w:t>
      </w:r>
      <w:r>
        <w:rPr>
          <w:sz w:val="17"/>
        </w:rPr>
        <w:t>Updated contributions - aligned with the final empirical results.</w:t>
      </w:r>
    </w:p>
    <w:bookmarkStart w:id="223" w:name="RevNote05"/>
    <w:p w14:paraId="29BEBC4A" w14:textId="77777777" w:rsidR="00FF72D1" w:rsidRDefault="00000000">
      <w:pPr>
        <w:spacing w:after="24" w:line="240" w:lineRule="auto"/>
        <w:ind w:left="317" w:hanging="317"/>
      </w:pPr>
      <w:r>
        <w:fldChar w:fldCharType="begin"/>
      </w:r>
      <w:r>
        <w:instrText>HYPERLINK \l "RevSrc05" \o "Return to revision 5"</w:instrText>
      </w:r>
      <w:r>
        <w:fldChar w:fldCharType="separate"/>
      </w:r>
      <w:r>
        <w:rPr>
          <w:b/>
          <w:sz w:val="17"/>
        </w:rPr>
        <w:t xml:space="preserve">5. </w:t>
      </w:r>
      <w:r>
        <w:rPr>
          <w:b/>
          <w:sz w:val="17"/>
        </w:rPr>
        <w:fldChar w:fldCharType="end"/>
      </w:r>
      <w:bookmarkEnd w:id="223"/>
      <w:r>
        <w:rPr>
          <w:b/>
          <w:sz w:val="17"/>
        </w:rPr>
        <w:t xml:space="preserve">2.3 Third-party reporting: </w:t>
      </w:r>
      <w:r>
        <w:rPr>
          <w:sz w:val="17"/>
        </w:rPr>
        <w:t>Added finance literature - earlier review noted the literature was economics-heavy.</w:t>
      </w:r>
    </w:p>
    <w:bookmarkStart w:id="224" w:name="RevNote06"/>
    <w:p w14:paraId="154A1BE8" w14:textId="77777777" w:rsidR="00FF72D1" w:rsidRDefault="00000000">
      <w:pPr>
        <w:spacing w:after="24" w:line="240" w:lineRule="auto"/>
        <w:ind w:left="317" w:hanging="317"/>
      </w:pPr>
      <w:r>
        <w:fldChar w:fldCharType="begin"/>
      </w:r>
      <w:r>
        <w:instrText>HYPERLINK \l "RevSrc06" \o "Return to revision 6"</w:instrText>
      </w:r>
      <w:r>
        <w:fldChar w:fldCharType="separate"/>
      </w:r>
      <w:r>
        <w:rPr>
          <w:b/>
          <w:sz w:val="17"/>
        </w:rPr>
        <w:t xml:space="preserve">6. </w:t>
      </w:r>
      <w:r>
        <w:rPr>
          <w:b/>
          <w:sz w:val="17"/>
        </w:rPr>
        <w:fldChar w:fldCharType="end"/>
      </w:r>
      <w:bookmarkEnd w:id="224"/>
      <w:r>
        <w:rPr>
          <w:b/>
          <w:sz w:val="17"/>
        </w:rPr>
        <w:t xml:space="preserve">3. Theoretical framework: </w:t>
      </w:r>
      <w:r>
        <w:rPr>
          <w:sz w:val="17"/>
        </w:rPr>
        <w:t>Defined GTV/GMV and ecosystem ratio - clarified what the proxy measures.</w:t>
      </w:r>
    </w:p>
    <w:bookmarkStart w:id="225" w:name="RevNote07"/>
    <w:p w14:paraId="571D4F86" w14:textId="77777777" w:rsidR="00FF72D1" w:rsidRDefault="00000000">
      <w:pPr>
        <w:spacing w:after="24" w:line="240" w:lineRule="auto"/>
        <w:ind w:left="317" w:hanging="317"/>
      </w:pPr>
      <w:r>
        <w:fldChar w:fldCharType="begin"/>
      </w:r>
      <w:r>
        <w:instrText>HYPERLINK \l "RevSrc07" \o "Return to revision 7"</w:instrText>
      </w:r>
      <w:r>
        <w:fldChar w:fldCharType="separate"/>
      </w:r>
      <w:r>
        <w:rPr>
          <w:b/>
          <w:sz w:val="17"/>
        </w:rPr>
        <w:t xml:space="preserve">7. </w:t>
      </w:r>
      <w:r>
        <w:rPr>
          <w:b/>
          <w:sz w:val="17"/>
        </w:rPr>
        <w:fldChar w:fldCharType="end"/>
      </w:r>
      <w:bookmarkEnd w:id="225"/>
      <w:r>
        <w:rPr>
          <w:b/>
          <w:sz w:val="17"/>
        </w:rPr>
        <w:t xml:space="preserve">4.2 Sample construction: </w:t>
      </w:r>
      <w:r>
        <w:rPr>
          <w:sz w:val="17"/>
        </w:rPr>
        <w:t>Defined take rate and blended take rate - terms were not clearly defined before.</w:t>
      </w:r>
    </w:p>
    <w:bookmarkStart w:id="226" w:name="RevNote08"/>
    <w:p w14:paraId="1A80A305" w14:textId="77777777" w:rsidR="00FF72D1" w:rsidRDefault="00000000">
      <w:pPr>
        <w:spacing w:after="24" w:line="240" w:lineRule="auto"/>
        <w:ind w:left="317" w:hanging="317"/>
      </w:pPr>
      <w:r>
        <w:fldChar w:fldCharType="begin"/>
      </w:r>
      <w:r>
        <w:instrText>HYPERLINK \l "RevSrc08" \o "Return to revision 8"</w:instrText>
      </w:r>
      <w:r>
        <w:fldChar w:fldCharType="separate"/>
      </w:r>
      <w:r>
        <w:rPr>
          <w:b/>
          <w:sz w:val="17"/>
        </w:rPr>
        <w:t xml:space="preserve">8. </w:t>
      </w:r>
      <w:r>
        <w:rPr>
          <w:b/>
          <w:sz w:val="17"/>
        </w:rPr>
        <w:fldChar w:fldCharType="end"/>
      </w:r>
      <w:bookmarkEnd w:id="226"/>
      <w:r>
        <w:rPr>
          <w:b/>
          <w:sz w:val="17"/>
        </w:rPr>
        <w:t xml:space="preserve">4.3 Indonesia estimates: </w:t>
      </w:r>
      <w:r>
        <w:rPr>
          <w:sz w:val="17"/>
        </w:rPr>
        <w:t>Added table introductions - earlier tables needed more explanation.</w:t>
      </w:r>
    </w:p>
    <w:bookmarkStart w:id="227" w:name="RevNote09"/>
    <w:p w14:paraId="53FABA67" w14:textId="77777777" w:rsidR="00FF72D1" w:rsidRDefault="00000000">
      <w:pPr>
        <w:spacing w:after="24" w:line="240" w:lineRule="auto"/>
        <w:ind w:left="317" w:hanging="317"/>
      </w:pPr>
      <w:r>
        <w:fldChar w:fldCharType="begin"/>
      </w:r>
      <w:r>
        <w:instrText>HYPERLINK \l "RevSrc09" \o "Return to revision 9"</w:instrText>
      </w:r>
      <w:r>
        <w:fldChar w:fldCharType="separate"/>
      </w:r>
      <w:r>
        <w:rPr>
          <w:b/>
          <w:sz w:val="17"/>
        </w:rPr>
        <w:t xml:space="preserve">9. </w:t>
      </w:r>
      <w:r>
        <w:rPr>
          <w:b/>
          <w:sz w:val="17"/>
        </w:rPr>
        <w:fldChar w:fldCharType="end"/>
      </w:r>
      <w:bookmarkEnd w:id="227"/>
      <w:r>
        <w:rPr>
          <w:b/>
          <w:sz w:val="17"/>
        </w:rPr>
        <w:t xml:space="preserve">Appendix B: </w:t>
      </w:r>
      <w:r>
        <w:rPr>
          <w:sz w:val="17"/>
        </w:rPr>
        <w:t>Added Variable / Definition / Source appendix - requested in the previous review.</w:t>
      </w:r>
    </w:p>
    <w:bookmarkStart w:id="228" w:name="RevNote10"/>
    <w:p w14:paraId="54CDD51D" w14:textId="77777777" w:rsidR="00FF72D1" w:rsidRDefault="00000000">
      <w:pPr>
        <w:spacing w:after="24" w:line="240" w:lineRule="auto"/>
        <w:ind w:left="317" w:hanging="317"/>
      </w:pPr>
      <w:r>
        <w:fldChar w:fldCharType="begin"/>
      </w:r>
      <w:r>
        <w:instrText>HYPERLINK \l "RevSrc10" \o "Return to revision 10"</w:instrText>
      </w:r>
      <w:r>
        <w:fldChar w:fldCharType="separate"/>
      </w:r>
      <w:r>
        <w:rPr>
          <w:b/>
          <w:sz w:val="17"/>
        </w:rPr>
        <w:t xml:space="preserve">10. </w:t>
      </w:r>
      <w:r>
        <w:rPr>
          <w:b/>
          <w:sz w:val="17"/>
        </w:rPr>
        <w:fldChar w:fldCharType="end"/>
      </w:r>
      <w:bookmarkEnd w:id="228"/>
      <w:r>
        <w:rPr>
          <w:b/>
          <w:sz w:val="17"/>
        </w:rPr>
        <w:t xml:space="preserve">4.3 Indonesia estimates: </w:t>
      </w:r>
      <w:r>
        <w:rPr>
          <w:sz w:val="17"/>
        </w:rPr>
        <w:t>Added historical extension - responds to the request for more years of evidence.</w:t>
      </w:r>
    </w:p>
    <w:bookmarkStart w:id="229" w:name="RevNote11"/>
    <w:p w14:paraId="77758F40" w14:textId="77777777" w:rsidR="00FF72D1" w:rsidRDefault="00000000">
      <w:pPr>
        <w:spacing w:after="24" w:line="240" w:lineRule="auto"/>
        <w:ind w:left="317" w:hanging="317"/>
      </w:pPr>
      <w:r>
        <w:fldChar w:fldCharType="begin"/>
      </w:r>
      <w:r>
        <w:instrText>HYPERLINK \l "RevSrc11" \o "Return to revision 11"</w:instrText>
      </w:r>
      <w:r>
        <w:fldChar w:fldCharType="separate"/>
      </w:r>
      <w:r>
        <w:rPr>
          <w:b/>
          <w:sz w:val="17"/>
        </w:rPr>
        <w:t xml:space="preserve">11. </w:t>
      </w:r>
      <w:r>
        <w:rPr>
          <w:b/>
          <w:sz w:val="17"/>
        </w:rPr>
        <w:fldChar w:fldCharType="end"/>
      </w:r>
      <w:bookmarkEnd w:id="229"/>
      <w:r>
        <w:rPr>
          <w:b/>
          <w:sz w:val="17"/>
        </w:rPr>
        <w:t xml:space="preserve">4.3 Figure 1: </w:t>
      </w:r>
      <w:r>
        <w:rPr>
          <w:sz w:val="17"/>
        </w:rPr>
        <w:t>Expanded figure caption - clarified the measure and scope.</w:t>
      </w:r>
    </w:p>
    <w:bookmarkStart w:id="230" w:name="RevNote12"/>
    <w:p w14:paraId="740582A8" w14:textId="77777777" w:rsidR="00FF72D1" w:rsidRDefault="00000000">
      <w:pPr>
        <w:spacing w:after="24" w:line="240" w:lineRule="auto"/>
        <w:ind w:left="317" w:hanging="317"/>
      </w:pPr>
      <w:r>
        <w:fldChar w:fldCharType="begin"/>
      </w:r>
      <w:r>
        <w:instrText>HYPERLINK \l "RevSrc12" \o "Return to revision 12"</w:instrText>
      </w:r>
      <w:r>
        <w:fldChar w:fldCharType="separate"/>
      </w:r>
      <w:r>
        <w:rPr>
          <w:b/>
          <w:sz w:val="17"/>
        </w:rPr>
        <w:t xml:space="preserve">12. </w:t>
      </w:r>
      <w:r>
        <w:rPr>
          <w:b/>
          <w:sz w:val="17"/>
        </w:rPr>
        <w:fldChar w:fldCharType="end"/>
      </w:r>
      <w:bookmarkEnd w:id="230"/>
      <w:r>
        <w:rPr>
          <w:b/>
          <w:sz w:val="17"/>
        </w:rPr>
        <w:t xml:space="preserve">4.5 Investor-response sample: </w:t>
      </w:r>
      <w:r>
        <w:rPr>
          <w:sz w:val="17"/>
        </w:rPr>
        <w:t>Expanded event sample to 47 - earlier review flagged missing available quarters.</w:t>
      </w:r>
    </w:p>
    <w:bookmarkStart w:id="231" w:name="RevNote13"/>
    <w:p w14:paraId="12726357" w14:textId="77777777" w:rsidR="00FF72D1" w:rsidRDefault="00000000">
      <w:pPr>
        <w:spacing w:after="24" w:line="240" w:lineRule="auto"/>
        <w:ind w:left="317" w:hanging="317"/>
      </w:pPr>
      <w:r>
        <w:fldChar w:fldCharType="begin"/>
      </w:r>
      <w:r>
        <w:instrText>HYPERLINK \l "RevSrc13" \o "Return to revision 13"</w:instrText>
      </w:r>
      <w:r>
        <w:fldChar w:fldCharType="separate"/>
      </w:r>
      <w:r>
        <w:rPr>
          <w:b/>
          <w:sz w:val="17"/>
        </w:rPr>
        <w:t xml:space="preserve">13. </w:t>
      </w:r>
      <w:r>
        <w:rPr>
          <w:b/>
          <w:sz w:val="17"/>
        </w:rPr>
        <w:fldChar w:fldCharType="end"/>
      </w:r>
      <w:bookmarkEnd w:id="231"/>
      <w:r>
        <w:rPr>
          <w:b/>
          <w:sz w:val="17"/>
        </w:rPr>
        <w:t xml:space="preserve">5. </w:t>
      </w:r>
      <w:proofErr w:type="spellStart"/>
      <w:r>
        <w:rPr>
          <w:b/>
          <w:sz w:val="17"/>
        </w:rPr>
        <w:t>GoTo</w:t>
      </w:r>
      <w:proofErr w:type="spellEnd"/>
      <w:r>
        <w:rPr>
          <w:b/>
          <w:sz w:val="17"/>
        </w:rPr>
        <w:t xml:space="preserve"> results: </w:t>
      </w:r>
      <w:r>
        <w:rPr>
          <w:sz w:val="17"/>
        </w:rPr>
        <w:t>Converted comparable values to USD - previous table mixed USD and IDR.</w:t>
      </w:r>
    </w:p>
    <w:p w14:paraId="4959C145" w14:textId="77777777" w:rsidR="00FF72D1" w:rsidRDefault="00000000">
      <w:pPr>
        <w:spacing w:before="60" w:after="40"/>
      </w:pPr>
      <w:r>
        <w:rPr>
          <w:b/>
          <w:sz w:val="20"/>
        </w:rPr>
        <w:t>Related revisions</w:t>
      </w:r>
    </w:p>
    <w:bookmarkStart w:id="232" w:name="RevNote14"/>
    <w:p w14:paraId="1358448B" w14:textId="77777777" w:rsidR="00FF72D1" w:rsidRDefault="00000000">
      <w:pPr>
        <w:spacing w:after="24" w:line="240" w:lineRule="auto"/>
        <w:ind w:left="317" w:hanging="317"/>
      </w:pPr>
      <w:r>
        <w:fldChar w:fldCharType="begin"/>
      </w:r>
      <w:r>
        <w:instrText>HYPERLINK \l "RevSrc14" \o "Return to revision 14"</w:instrText>
      </w:r>
      <w:r>
        <w:fldChar w:fldCharType="separate"/>
      </w:r>
      <w:r>
        <w:rPr>
          <w:b/>
          <w:sz w:val="17"/>
        </w:rPr>
        <w:t xml:space="preserve">14. </w:t>
      </w:r>
      <w:r>
        <w:rPr>
          <w:b/>
          <w:sz w:val="17"/>
        </w:rPr>
        <w:fldChar w:fldCharType="end"/>
      </w:r>
      <w:bookmarkEnd w:id="232"/>
      <w:r>
        <w:rPr>
          <w:b/>
          <w:sz w:val="17"/>
        </w:rPr>
        <w:t xml:space="preserve">1. Introduction: </w:t>
      </w:r>
      <w:r>
        <w:rPr>
          <w:sz w:val="17"/>
        </w:rPr>
        <w:t>Clarified "invisible" - avoids the same over-interpretation issue flagged earlier.</w:t>
      </w:r>
    </w:p>
    <w:bookmarkStart w:id="233" w:name="RevNote15"/>
    <w:p w14:paraId="3C4A3F1F" w14:textId="77777777" w:rsidR="00FF72D1" w:rsidRDefault="00000000">
      <w:pPr>
        <w:spacing w:after="24" w:line="240" w:lineRule="auto"/>
        <w:ind w:left="317" w:hanging="317"/>
      </w:pPr>
      <w:r>
        <w:fldChar w:fldCharType="begin"/>
      </w:r>
      <w:r>
        <w:instrText>HYPERLINK \l "RevSrc15" \o "Return to revision 15"</w:instrText>
      </w:r>
      <w:r>
        <w:fldChar w:fldCharType="separate"/>
      </w:r>
      <w:r>
        <w:rPr>
          <w:b/>
          <w:sz w:val="17"/>
        </w:rPr>
        <w:t xml:space="preserve">15. </w:t>
      </w:r>
      <w:r>
        <w:rPr>
          <w:b/>
          <w:sz w:val="17"/>
        </w:rPr>
        <w:fldChar w:fldCharType="end"/>
      </w:r>
      <w:bookmarkEnd w:id="233"/>
      <w:r>
        <w:rPr>
          <w:b/>
          <w:sz w:val="17"/>
        </w:rPr>
        <w:t xml:space="preserve">4.1 Platform background: </w:t>
      </w:r>
      <w:r>
        <w:rPr>
          <w:sz w:val="17"/>
        </w:rPr>
        <w:t>Added scope note - clarifies cross-platform comparability.</w:t>
      </w:r>
    </w:p>
    <w:bookmarkStart w:id="234" w:name="RevNote16"/>
    <w:p w14:paraId="07644BB3" w14:textId="77777777" w:rsidR="00FF72D1" w:rsidRDefault="00000000">
      <w:pPr>
        <w:spacing w:after="24" w:line="240" w:lineRule="auto"/>
        <w:ind w:left="317" w:hanging="317"/>
      </w:pPr>
      <w:r>
        <w:fldChar w:fldCharType="begin"/>
      </w:r>
      <w:r>
        <w:instrText>HYPERLINK \l "RevSrc16" \o "Return to revision 16"</w:instrText>
      </w:r>
      <w:r>
        <w:fldChar w:fldCharType="separate"/>
      </w:r>
      <w:r>
        <w:rPr>
          <w:b/>
          <w:sz w:val="17"/>
        </w:rPr>
        <w:t xml:space="preserve">16. </w:t>
      </w:r>
      <w:r>
        <w:rPr>
          <w:b/>
          <w:sz w:val="17"/>
        </w:rPr>
        <w:fldChar w:fldCharType="end"/>
      </w:r>
      <w:bookmarkEnd w:id="234"/>
      <w:r>
        <w:rPr>
          <w:b/>
          <w:sz w:val="17"/>
        </w:rPr>
        <w:t xml:space="preserve">4.3 Indonesia estimates: </w:t>
      </w:r>
      <w:r>
        <w:rPr>
          <w:sz w:val="17"/>
        </w:rPr>
        <w:t>Separated annual and event-study data - keeps source timing consistent.</w:t>
      </w:r>
    </w:p>
    <w:bookmarkStart w:id="235" w:name="RevNote17"/>
    <w:p w14:paraId="2DB8D7C9" w14:textId="77777777" w:rsidR="00FF72D1" w:rsidRDefault="00000000">
      <w:pPr>
        <w:spacing w:after="24" w:line="240" w:lineRule="auto"/>
        <w:ind w:left="317" w:hanging="317"/>
      </w:pPr>
      <w:r>
        <w:fldChar w:fldCharType="begin"/>
      </w:r>
      <w:r>
        <w:instrText>HYPERLINK \l "RevSrc17" \o "Return to revision 17"</w:instrText>
      </w:r>
      <w:r>
        <w:fldChar w:fldCharType="separate"/>
      </w:r>
      <w:r>
        <w:rPr>
          <w:b/>
          <w:sz w:val="17"/>
        </w:rPr>
        <w:t xml:space="preserve">17. </w:t>
      </w:r>
      <w:r>
        <w:rPr>
          <w:b/>
          <w:sz w:val="17"/>
        </w:rPr>
        <w:fldChar w:fldCharType="end"/>
      </w:r>
      <w:bookmarkEnd w:id="235"/>
      <w:r>
        <w:rPr>
          <w:b/>
          <w:sz w:val="17"/>
        </w:rPr>
        <w:t xml:space="preserve">4.5 Investor-response sample: </w:t>
      </w:r>
      <w:r>
        <w:rPr>
          <w:sz w:val="17"/>
        </w:rPr>
        <w:t>Added ratio comparability caution - cross-platform levels are descriptive only.</w:t>
      </w:r>
    </w:p>
    <w:bookmarkStart w:id="236" w:name="RevNote18"/>
    <w:p w14:paraId="273B17FB" w14:textId="77777777" w:rsidR="00FF72D1" w:rsidRDefault="00000000">
      <w:pPr>
        <w:spacing w:after="24" w:line="240" w:lineRule="auto"/>
        <w:ind w:left="317" w:hanging="317"/>
      </w:pPr>
      <w:r>
        <w:fldChar w:fldCharType="begin"/>
      </w:r>
      <w:r>
        <w:instrText>HYPERLINK \l "RevSrc18" \o "Return to revision 18"</w:instrText>
      </w:r>
      <w:r>
        <w:fldChar w:fldCharType="separate"/>
      </w:r>
      <w:r>
        <w:rPr>
          <w:b/>
          <w:sz w:val="17"/>
        </w:rPr>
        <w:t xml:space="preserve">18. </w:t>
      </w:r>
      <w:r>
        <w:rPr>
          <w:b/>
          <w:sz w:val="17"/>
        </w:rPr>
        <w:fldChar w:fldCharType="end"/>
      </w:r>
      <w:bookmarkEnd w:id="236"/>
      <w:r>
        <w:rPr>
          <w:b/>
          <w:sz w:val="17"/>
        </w:rPr>
        <w:t xml:space="preserve">6. Malaysia: </w:t>
      </w:r>
      <w:r>
        <w:rPr>
          <w:sz w:val="17"/>
        </w:rPr>
        <w:t>Separated Malaysia benchmarks - they measure different descriptive quantities.</w:t>
      </w:r>
    </w:p>
    <w:bookmarkStart w:id="237" w:name="RevNote19"/>
    <w:p w14:paraId="2113C97C" w14:textId="77777777" w:rsidR="00FF72D1" w:rsidRDefault="00000000">
      <w:pPr>
        <w:spacing w:after="24" w:line="240" w:lineRule="auto"/>
        <w:ind w:left="317" w:hanging="317"/>
      </w:pPr>
      <w:r>
        <w:fldChar w:fldCharType="begin"/>
      </w:r>
      <w:r>
        <w:instrText>HYPERLINK \l "RevSrc19" \o "Return to revision 19"</w:instrText>
      </w:r>
      <w:r>
        <w:fldChar w:fldCharType="separate"/>
      </w:r>
      <w:r>
        <w:rPr>
          <w:b/>
          <w:sz w:val="17"/>
        </w:rPr>
        <w:t xml:space="preserve">19. </w:t>
      </w:r>
      <w:r>
        <w:rPr>
          <w:b/>
          <w:sz w:val="17"/>
        </w:rPr>
        <w:fldChar w:fldCharType="end"/>
      </w:r>
      <w:bookmarkEnd w:id="237"/>
      <w:r>
        <w:rPr>
          <w:b/>
          <w:sz w:val="17"/>
        </w:rPr>
        <w:t xml:space="preserve">7. Regional calibration: </w:t>
      </w:r>
      <w:r>
        <w:rPr>
          <w:sz w:val="17"/>
        </w:rPr>
        <w:t>Explained identical 16.0x ratios - they come from the shared calibration assumption.</w:t>
      </w:r>
    </w:p>
    <w:bookmarkStart w:id="238" w:name="RevNote20"/>
    <w:p w14:paraId="0F255099" w14:textId="77777777" w:rsidR="00FF72D1" w:rsidRDefault="00000000">
      <w:pPr>
        <w:spacing w:after="24" w:line="240" w:lineRule="auto"/>
        <w:ind w:left="317" w:hanging="317"/>
      </w:pPr>
      <w:r>
        <w:fldChar w:fldCharType="begin"/>
      </w:r>
      <w:r>
        <w:instrText>HYPERLINK \l "RevSrc20" \o "Return to revision 20"</w:instrText>
      </w:r>
      <w:r>
        <w:fldChar w:fldCharType="separate"/>
      </w:r>
      <w:r>
        <w:rPr>
          <w:b/>
          <w:sz w:val="17"/>
        </w:rPr>
        <w:t xml:space="preserve">20. </w:t>
      </w:r>
      <w:r>
        <w:rPr>
          <w:b/>
          <w:sz w:val="17"/>
        </w:rPr>
        <w:fldChar w:fldCharType="end"/>
      </w:r>
      <w:bookmarkEnd w:id="238"/>
      <w:r>
        <w:rPr>
          <w:b/>
          <w:sz w:val="17"/>
        </w:rPr>
        <w:t xml:space="preserve">8.3 Interpreting the null: </w:t>
      </w:r>
      <w:r>
        <w:rPr>
          <w:sz w:val="17"/>
        </w:rPr>
        <w:t>Kept the null as the main result - avoids overstating the small robustness finding.</w:t>
      </w:r>
    </w:p>
    <w:bookmarkStart w:id="239" w:name="RevNote21"/>
    <w:p w14:paraId="2591BA0D" w14:textId="77777777" w:rsidR="00FF72D1" w:rsidRDefault="00000000">
      <w:pPr>
        <w:spacing w:after="24" w:line="240" w:lineRule="auto"/>
        <w:ind w:left="317" w:hanging="317"/>
      </w:pPr>
      <w:r>
        <w:fldChar w:fldCharType="begin"/>
      </w:r>
      <w:r>
        <w:instrText>HYPERLINK \l "RevSrc21" \o "Return to revision 21"</w:instrText>
      </w:r>
      <w:r>
        <w:fldChar w:fldCharType="separate"/>
      </w:r>
      <w:r>
        <w:rPr>
          <w:b/>
          <w:sz w:val="17"/>
        </w:rPr>
        <w:t xml:space="preserve">21. </w:t>
      </w:r>
      <w:r>
        <w:rPr>
          <w:b/>
          <w:sz w:val="17"/>
        </w:rPr>
        <w:fldChar w:fldCharType="end"/>
      </w:r>
      <w:bookmarkEnd w:id="239"/>
      <w:r>
        <w:rPr>
          <w:b/>
          <w:sz w:val="17"/>
        </w:rPr>
        <w:t xml:space="preserve">10. Policy implications: </w:t>
      </w:r>
      <w:r>
        <w:rPr>
          <w:sz w:val="17"/>
        </w:rPr>
        <w:t>Softened policy claim - presented as an implication, not an empirical result.</w:t>
      </w:r>
    </w:p>
    <w:sectPr w:rsidR="00FF72D1">
      <w:headerReference w:type="default" r:id="rId21"/>
      <w:footerReference w:type="default" r:id="rId22"/>
      <w:pgSz w:w="11906" w:h="16838"/>
      <w:pgMar w:top="1701" w:right="1701" w:bottom="1247" w:left="1701" w:header="0" w:footer="567" w:gutter="0"/>
      <w:pgNumType w:start="1"/>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drkong" w:date="2026-09-06T23:50:00Z" w:initials="drkong">
    <w:p w14:paraId="11A8BB43" w14:textId="0CF2EA26" w:rsidR="008E7D34" w:rsidRDefault="008E7D34">
      <w:pPr>
        <w:pStyle w:val="CommentText"/>
        <w:rPr>
          <w:lang w:eastAsia="zh-TW"/>
        </w:rPr>
      </w:pPr>
      <w:r>
        <w:rPr>
          <w:rStyle w:val="CommentReference"/>
        </w:rPr>
        <w:annotationRef/>
      </w:r>
      <w:r w:rsidRPr="008E7D34">
        <w:rPr>
          <w:lang w:eastAsia="zh-TW"/>
        </w:rPr>
        <w:t>Table</w:t>
      </w:r>
      <w:r>
        <w:rPr>
          <w:rFonts w:hint="eastAsia"/>
          <w:lang w:eastAsia="zh-TW"/>
        </w:rPr>
        <w:t>/Figure</w:t>
      </w:r>
      <w:r w:rsidRPr="008E7D34">
        <w:rPr>
          <w:lang w:eastAsia="zh-TW"/>
        </w:rPr>
        <w:t xml:space="preserve"> titles should be kept concise. Detailed information can be included in the caption rather than in the title itself.</w:t>
      </w:r>
    </w:p>
  </w:comment>
  <w:comment w:id="26" w:author="drkong" w:date="2026-09-06T23:32:00Z" w:initials="drkong">
    <w:p w14:paraId="6950BB62" w14:textId="77777777" w:rsidR="00A71E98" w:rsidRDefault="00F2589C" w:rsidP="00FB038A">
      <w:pPr>
        <w:pStyle w:val="CommentText"/>
        <w:rPr>
          <w:lang w:eastAsia="zh-TW"/>
        </w:rPr>
      </w:pPr>
      <w:r>
        <w:rPr>
          <w:rStyle w:val="CommentReference"/>
        </w:rPr>
        <w:annotationRef/>
      </w:r>
      <w:r w:rsidR="00FB038A" w:rsidRPr="00FB038A">
        <w:rPr>
          <w:lang w:eastAsia="zh-TW"/>
        </w:rPr>
        <w:t xml:space="preserve">Ensure that all footnotes appear at the bottom of the page on which they are referenced. </w:t>
      </w:r>
    </w:p>
    <w:p w14:paraId="337DD68A" w14:textId="77777777" w:rsidR="00A71E98" w:rsidRDefault="00A71E98" w:rsidP="00FB038A">
      <w:pPr>
        <w:pStyle w:val="CommentText"/>
        <w:rPr>
          <w:lang w:eastAsia="zh-TW"/>
        </w:rPr>
      </w:pPr>
    </w:p>
    <w:p w14:paraId="4826295F" w14:textId="5280D525" w:rsidR="00F2589C" w:rsidRPr="00F2589C" w:rsidRDefault="00FB038A" w:rsidP="00FB038A">
      <w:pPr>
        <w:pStyle w:val="CommentText"/>
        <w:rPr>
          <w:lang w:eastAsia="zh-TW"/>
        </w:rPr>
      </w:pPr>
      <w:r w:rsidRPr="00FB038A">
        <w:rPr>
          <w:lang w:eastAsia="zh-TW"/>
        </w:rPr>
        <w:t>To add a footnote</w:t>
      </w:r>
      <w:r w:rsidR="008E7D34">
        <w:rPr>
          <w:rFonts w:hint="eastAsia"/>
          <w:lang w:eastAsia="zh-TW"/>
        </w:rPr>
        <w:t xml:space="preserve"> in WORD</w:t>
      </w:r>
      <w:r w:rsidRPr="00FB038A">
        <w:rPr>
          <w:lang w:eastAsia="zh-TW"/>
        </w:rPr>
        <w:t xml:space="preserve">, select </w:t>
      </w:r>
      <w:r w:rsidRPr="00FB038A">
        <w:rPr>
          <w:b/>
          <w:bCs/>
          <w:lang w:eastAsia="zh-TW"/>
        </w:rPr>
        <w:t>References &gt; Insert Footnote</w:t>
      </w:r>
      <w:r w:rsidRPr="00FB038A">
        <w:rPr>
          <w:lang w:eastAsia="zh-TW"/>
        </w:rPr>
        <w:t>.</w:t>
      </w:r>
    </w:p>
  </w:comment>
  <w:comment w:id="107" w:author="drkong" w:date="2026-09-07T00:57:00Z" w:initials="drkong">
    <w:p w14:paraId="184FE363" w14:textId="32D0FD64" w:rsidR="00A71E98" w:rsidRDefault="00A71E98">
      <w:pPr>
        <w:pStyle w:val="CommentText"/>
        <w:rPr>
          <w:lang w:eastAsia="zh-TW"/>
        </w:rPr>
      </w:pPr>
      <w:r>
        <w:rPr>
          <w:rStyle w:val="CommentReference"/>
        </w:rPr>
        <w:annotationRef/>
      </w:r>
      <w:r>
        <w:rPr>
          <w:rFonts w:hint="eastAsia"/>
          <w:lang w:eastAsia="zh-TW"/>
        </w:rPr>
        <w:t xml:space="preserve">I think the main contribution is that you </w:t>
      </w:r>
      <w:r w:rsidR="00916594">
        <w:rPr>
          <w:rFonts w:hint="eastAsia"/>
          <w:lang w:eastAsia="zh-TW"/>
        </w:rPr>
        <w:t>construct</w:t>
      </w:r>
      <w:r>
        <w:rPr>
          <w:rFonts w:hint="eastAsia"/>
          <w:lang w:eastAsia="zh-TW"/>
        </w:rPr>
        <w:t xml:space="preserve"> a proxy, called the ecosystem ratio, to capture the accounting gap in </w:t>
      </w:r>
      <w:r w:rsidRPr="00A71E98">
        <w:rPr>
          <w:lang w:eastAsia="zh-TW"/>
        </w:rPr>
        <w:t>Indonesia</w:t>
      </w:r>
    </w:p>
    <w:p w14:paraId="617134FF" w14:textId="77777777" w:rsidR="00A71E98" w:rsidRDefault="00A71E98">
      <w:pPr>
        <w:pStyle w:val="CommentText"/>
        <w:rPr>
          <w:lang w:eastAsia="zh-TW"/>
        </w:rPr>
      </w:pPr>
    </w:p>
    <w:p w14:paraId="4BB05DD2" w14:textId="77777777" w:rsidR="00A71E98" w:rsidRDefault="00A71E98">
      <w:pPr>
        <w:pStyle w:val="CommentText"/>
        <w:rPr>
          <w:lang w:eastAsia="zh-TW"/>
        </w:rPr>
      </w:pPr>
    </w:p>
    <w:p w14:paraId="725CC86E" w14:textId="0D1AD6DF" w:rsidR="00A71E98" w:rsidRDefault="00A71E98">
      <w:pPr>
        <w:pStyle w:val="CommentText"/>
        <w:rPr>
          <w:lang w:eastAsia="zh-TW"/>
        </w:rPr>
      </w:pPr>
      <w:r>
        <w:rPr>
          <w:sz w:val="23"/>
          <w:shd w:val="clear" w:color="auto" w:fill="E4DDD2"/>
        </w:rPr>
        <w:t xml:space="preserve">Take rate </w:t>
      </w:r>
      <w:r w:rsidRPr="00772029">
        <w:rPr>
          <w:shd w:val="clear" w:color="auto" w:fill="E4DDD2"/>
        </w:rPr>
        <w:t>is defined as</w:t>
      </w:r>
      <w:r>
        <w:rPr>
          <w:sz w:val="23"/>
          <w:shd w:val="clear" w:color="auto" w:fill="E4DDD2"/>
        </w:rPr>
        <w:t xml:space="preserve"> platform revenue divided by </w:t>
      </w:r>
      <w:r w:rsidRPr="00772029">
        <w:rPr>
          <w:shd w:val="clear" w:color="auto" w:fill="E4DDD2"/>
        </w:rPr>
        <w:t>gross transaction value (GTV)</w:t>
      </w:r>
      <w:r>
        <w:rPr>
          <w:sz w:val="23"/>
          <w:shd w:val="clear" w:color="auto" w:fill="E4DDD2"/>
        </w:rPr>
        <w:t>.</w:t>
      </w:r>
    </w:p>
  </w:comment>
  <w:comment w:id="109" w:author="drkong" w:date="2026-09-07T00:36:00Z" w:initials="drkong">
    <w:p w14:paraId="5E3FABA9" w14:textId="66B950F1" w:rsidR="00966AA1" w:rsidRDefault="00966AA1">
      <w:pPr>
        <w:pStyle w:val="CommentText"/>
        <w:rPr>
          <w:lang w:eastAsia="zh-TW"/>
        </w:rPr>
      </w:pPr>
      <w:r>
        <w:rPr>
          <w:rStyle w:val="CommentReference"/>
        </w:rPr>
        <w:annotationRef/>
      </w:r>
      <w:r w:rsidRPr="00966AA1">
        <w:rPr>
          <w:lang w:eastAsia="zh-TW"/>
        </w:rPr>
        <w:t>What do you mean by "scope-matched"? Do you adjust the figures to ensure the same geographic and business scope across firms and periods? If so, please clarify this in the text, as the term may not be immediately clear to readers.</w:t>
      </w:r>
      <w:r>
        <w:rPr>
          <w:rFonts w:hint="eastAsia"/>
          <w:lang w:eastAsia="zh-TW"/>
        </w:rPr>
        <w:t xml:space="preserve"> </w:t>
      </w:r>
    </w:p>
  </w:comment>
  <w:comment w:id="114" w:author="drkong" w:date="2026-09-07T01:04:00Z" w:initials="drkong">
    <w:p w14:paraId="481DADA0" w14:textId="6094A754" w:rsidR="00A71E98" w:rsidRDefault="00A71E98">
      <w:pPr>
        <w:pStyle w:val="CommentText"/>
        <w:rPr>
          <w:lang w:eastAsia="zh-TW"/>
        </w:rPr>
      </w:pPr>
      <w:r>
        <w:rPr>
          <w:rStyle w:val="CommentReference"/>
        </w:rPr>
        <w:annotationRef/>
      </w:r>
      <w:r>
        <w:rPr>
          <w:rFonts w:hint="eastAsia"/>
          <w:lang w:eastAsia="zh-TW"/>
        </w:rPr>
        <w:t>I still do not know whether you come up with this proxy or it is based on the previous studies.</w:t>
      </w:r>
    </w:p>
  </w:comment>
  <w:comment w:id="130" w:author="drkong" w:date="2026-09-06T23:59:00Z" w:initials="drkong">
    <w:p w14:paraId="35411BCC" w14:textId="77777777" w:rsidR="004C1FF8" w:rsidRDefault="00987A06" w:rsidP="004C1FF8">
      <w:pPr>
        <w:pStyle w:val="CommentText"/>
        <w:rPr>
          <w:lang w:eastAsia="zh-TW"/>
        </w:rPr>
      </w:pPr>
      <w:r>
        <w:rPr>
          <w:rStyle w:val="CommentReference"/>
        </w:rPr>
        <w:annotationRef/>
      </w:r>
      <w:r w:rsidR="004C1FF8" w:rsidRPr="004C1FF8">
        <w:rPr>
          <w:lang w:eastAsia="zh-TW"/>
        </w:rPr>
        <w:t xml:space="preserve">What is the difference between these two? </w:t>
      </w:r>
    </w:p>
    <w:p w14:paraId="503B6A13" w14:textId="73F4F459" w:rsidR="00BE5D77" w:rsidRPr="00BE5D77" w:rsidRDefault="00BE5D77" w:rsidP="004C1FF8">
      <w:pPr>
        <w:pStyle w:val="CommentText"/>
        <w:rPr>
          <w:lang w:eastAsia="zh-TW"/>
        </w:rPr>
      </w:pPr>
      <w:r>
        <w:rPr>
          <w:rFonts w:hint="eastAsia"/>
          <w:lang w:eastAsia="zh-TW"/>
        </w:rPr>
        <w:t xml:space="preserve">Is GMV </w:t>
      </w:r>
      <w:r>
        <w:rPr>
          <w:lang w:eastAsia="zh-TW"/>
        </w:rPr>
        <w:t>equivalent</w:t>
      </w:r>
      <w:r>
        <w:rPr>
          <w:rFonts w:hint="eastAsia"/>
          <w:lang w:eastAsia="zh-TW"/>
        </w:rPr>
        <w:t xml:space="preserve"> to GTV?</w:t>
      </w:r>
    </w:p>
    <w:p w14:paraId="17CF4C40" w14:textId="112F4957" w:rsidR="00772029" w:rsidRDefault="00772029" w:rsidP="004C1FF8">
      <w:pPr>
        <w:pStyle w:val="CommentText"/>
        <w:rPr>
          <w:lang w:eastAsia="zh-TW"/>
        </w:rPr>
      </w:pPr>
      <w:r>
        <w:rPr>
          <w:rFonts w:hint="eastAsia"/>
          <w:lang w:eastAsia="zh-TW"/>
        </w:rPr>
        <w:t xml:space="preserve">Check the </w:t>
      </w:r>
      <w:r>
        <w:rPr>
          <w:lang w:eastAsia="zh-TW"/>
        </w:rPr>
        <w:t>definition</w:t>
      </w:r>
      <w:r>
        <w:rPr>
          <w:rFonts w:hint="eastAsia"/>
          <w:lang w:eastAsia="zh-TW"/>
        </w:rPr>
        <w:t xml:space="preserve"> of these two terms in their reports. </w:t>
      </w:r>
    </w:p>
    <w:p w14:paraId="5E289E4A" w14:textId="77777777" w:rsidR="00772029" w:rsidRDefault="00772029" w:rsidP="004C1FF8">
      <w:pPr>
        <w:pStyle w:val="CommentText"/>
        <w:rPr>
          <w:lang w:eastAsia="zh-TW"/>
        </w:rPr>
      </w:pPr>
    </w:p>
    <w:p w14:paraId="75CBA4DF" w14:textId="77777777" w:rsidR="00772029" w:rsidRDefault="004C1FF8" w:rsidP="004C1FF8">
      <w:pPr>
        <w:pStyle w:val="CommentText"/>
        <w:jc w:val="both"/>
        <w:rPr>
          <w:lang w:eastAsia="zh-TW"/>
        </w:rPr>
      </w:pPr>
      <w:r w:rsidRPr="004C1FF8">
        <w:rPr>
          <w:lang w:eastAsia="zh-TW"/>
        </w:rPr>
        <w:t>If they are essentially the same but are labeled differently across reports, I suggest using GTV consistently and adding a footnote to explain the alternative terminology.</w:t>
      </w:r>
    </w:p>
    <w:p w14:paraId="0D184705" w14:textId="3BC59D35" w:rsidR="00772029" w:rsidRPr="00987A06" w:rsidRDefault="00772029" w:rsidP="004C1FF8">
      <w:pPr>
        <w:pStyle w:val="CommentText"/>
        <w:jc w:val="both"/>
        <w:rPr>
          <w:lang w:eastAsia="zh-TW"/>
        </w:rPr>
      </w:pPr>
    </w:p>
  </w:comment>
  <w:comment w:id="146" w:author="drkong" w:date="2026-09-07T01:42:00Z" w:initials="drkong">
    <w:p w14:paraId="3BBFC3B5" w14:textId="77777777" w:rsidR="00C13BED" w:rsidRDefault="00C13BED">
      <w:pPr>
        <w:pStyle w:val="CommentText"/>
        <w:rPr>
          <w:lang w:eastAsia="zh-TW"/>
        </w:rPr>
      </w:pPr>
      <w:r>
        <w:rPr>
          <w:rStyle w:val="CommentReference"/>
        </w:rPr>
        <w:annotationRef/>
      </w:r>
      <w:r>
        <w:rPr>
          <w:rFonts w:hint="eastAsia"/>
          <w:lang w:eastAsia="zh-TW"/>
        </w:rPr>
        <w:t>??????</w:t>
      </w:r>
    </w:p>
    <w:p w14:paraId="27D4ADA7" w14:textId="29DFD027" w:rsidR="00C13BED" w:rsidRDefault="0010262F">
      <w:pPr>
        <w:pStyle w:val="CommentText"/>
        <w:rPr>
          <w:lang w:eastAsia="zh-TW"/>
        </w:rPr>
      </w:pPr>
      <w:r w:rsidRPr="0010262F">
        <w:rPr>
          <w:lang w:eastAsia="zh-TW"/>
        </w:rPr>
        <w:t>This is not a standard or commonly used company report. Please explain what the report is and why you use it in the paper.</w:t>
      </w:r>
    </w:p>
  </w:comment>
  <w:comment w:id="153" w:author="drkong" w:date="2026-09-07T01:44:00Z" w:initials="drkong">
    <w:p w14:paraId="15A4C8F4" w14:textId="0CC420B9" w:rsidR="00C13BED" w:rsidRPr="00C13BED" w:rsidRDefault="00C13BED">
      <w:pPr>
        <w:pStyle w:val="CommentText"/>
        <w:rPr>
          <w:lang w:eastAsia="zh-TW"/>
        </w:rPr>
      </w:pPr>
      <w:r>
        <w:rPr>
          <w:rStyle w:val="CommentReference"/>
        </w:rPr>
        <w:annotationRef/>
      </w:r>
      <w:r>
        <w:rPr>
          <w:rFonts w:hint="eastAsia"/>
          <w:lang w:eastAsia="zh-TW"/>
        </w:rPr>
        <w:t xml:space="preserve">If you cannot find the transaction value only for </w:t>
      </w:r>
      <w:r>
        <w:rPr>
          <w:lang w:eastAsia="zh-TW"/>
        </w:rPr>
        <w:t>Indonesia</w:t>
      </w:r>
      <w:r>
        <w:rPr>
          <w:rFonts w:hint="eastAsia"/>
          <w:lang w:eastAsia="zh-TW"/>
        </w:rPr>
        <w:t xml:space="preserve"> market, then you should drop the data from </w:t>
      </w:r>
      <w:proofErr w:type="spellStart"/>
      <w:r>
        <w:rPr>
          <w:rFonts w:hint="eastAsia"/>
          <w:lang w:eastAsia="zh-TW"/>
        </w:rPr>
        <w:t>GoTo</w:t>
      </w:r>
      <w:proofErr w:type="spellEnd"/>
      <w:r>
        <w:rPr>
          <w:rFonts w:hint="eastAsia"/>
          <w:lang w:eastAsia="zh-TW"/>
        </w:rPr>
        <w:t xml:space="preserve"> for the </w:t>
      </w:r>
      <w:r>
        <w:t>Indonesia</w:t>
      </w:r>
      <w:r>
        <w:rPr>
          <w:rFonts w:hint="eastAsia"/>
          <w:lang w:eastAsia="zh-TW"/>
        </w:rPr>
        <w:t xml:space="preserve"> sample. </w:t>
      </w:r>
    </w:p>
  </w:comment>
  <w:comment w:id="162" w:author="drkong" w:date="2026-09-07T00:20:00Z" w:initials="drkong">
    <w:p w14:paraId="2D796A60" w14:textId="15AADE71" w:rsidR="00DD6C90" w:rsidRPr="00DD6C90" w:rsidRDefault="00DD6C90">
      <w:pPr>
        <w:pStyle w:val="CommentText"/>
        <w:rPr>
          <w:lang w:eastAsia="zh-TW"/>
        </w:rPr>
      </w:pPr>
      <w:r>
        <w:rPr>
          <w:rStyle w:val="CommentReference"/>
        </w:rPr>
        <w:annotationRef/>
      </w:r>
      <w:r w:rsidRPr="00DD6C90">
        <w:rPr>
          <w:lang w:eastAsia="zh-TW"/>
        </w:rPr>
        <w:t>Please use a consistent caption format throughout the paper. Currently, some captions appear below the tables, while others are placed above them.</w:t>
      </w:r>
    </w:p>
  </w:comment>
  <w:comment w:id="165" w:author="drkong" w:date="2026-09-07T02:08:00Z" w:initials="drkong">
    <w:p w14:paraId="223EB13A" w14:textId="133CD227" w:rsidR="00025F82" w:rsidRDefault="00025F82">
      <w:pPr>
        <w:pStyle w:val="CommentText"/>
        <w:rPr>
          <w:lang w:eastAsia="zh-TW"/>
        </w:rPr>
      </w:pPr>
      <w:r>
        <w:rPr>
          <w:rStyle w:val="CommentReference"/>
        </w:rPr>
        <w:annotationRef/>
      </w:r>
      <w:r w:rsidRPr="00025F82">
        <w:rPr>
          <w:lang w:eastAsia="zh-TW"/>
        </w:rPr>
        <w:t xml:space="preserve">Another way to highlight the economic importance of </w:t>
      </w:r>
      <w:proofErr w:type="spellStart"/>
      <w:r w:rsidRPr="00025F82">
        <w:rPr>
          <w:lang w:eastAsia="zh-TW"/>
        </w:rPr>
        <w:t>unbooked</w:t>
      </w:r>
      <w:proofErr w:type="spellEnd"/>
      <w:r w:rsidRPr="00025F82">
        <w:rPr>
          <w:lang w:eastAsia="zh-TW"/>
        </w:rPr>
        <w:t xml:space="preserve"> GTV from these platforms is to express it as a share of Indonesia's GDP in 2023.​‌</w:t>
      </w:r>
    </w:p>
    <w:p w14:paraId="7F3E86B1" w14:textId="77777777" w:rsidR="00025F82" w:rsidRDefault="00025F82">
      <w:pPr>
        <w:pStyle w:val="CommentText"/>
        <w:rPr>
          <w:lang w:eastAsia="zh-TW"/>
        </w:rPr>
      </w:pPr>
    </w:p>
    <w:p w14:paraId="79B9ABB6" w14:textId="77777777" w:rsidR="00025F82" w:rsidRDefault="00025F82">
      <w:pPr>
        <w:pStyle w:val="CommentText"/>
        <w:rPr>
          <w:lang w:eastAsia="zh-TW"/>
        </w:rPr>
      </w:pPr>
    </w:p>
    <w:p w14:paraId="5DB10D97" w14:textId="5655E6BF" w:rsidR="00025F82" w:rsidRDefault="00025F82">
      <w:pPr>
        <w:pStyle w:val="CommentText"/>
        <w:rPr>
          <w:lang w:eastAsia="zh-TW"/>
        </w:rPr>
      </w:pPr>
      <w:r>
        <w:rPr>
          <w:rFonts w:hint="eastAsia"/>
          <w:lang w:eastAsia="zh-TW"/>
        </w:rPr>
        <w:t xml:space="preserve">Below is the number obtained from AI, please check the number from the official sources. </w:t>
      </w:r>
    </w:p>
    <w:p w14:paraId="6533C98B" w14:textId="77777777" w:rsidR="00025F82" w:rsidRPr="00025F82" w:rsidRDefault="00025F82">
      <w:pPr>
        <w:pStyle w:val="CommentText"/>
        <w:rPr>
          <w:lang w:eastAsia="zh-TW"/>
        </w:rPr>
      </w:pPr>
    </w:p>
    <w:p w14:paraId="35FA5A1C" w14:textId="77777777" w:rsidR="00025F82" w:rsidRDefault="00025F82">
      <w:pPr>
        <w:pStyle w:val="CommentText"/>
        <w:rPr>
          <w:lang w:eastAsia="zh-TW"/>
        </w:rPr>
      </w:pPr>
      <w:r w:rsidRPr="00025F82">
        <w:rPr>
          <w:lang w:eastAsia="zh-TW"/>
        </w:rPr>
        <w:t>Indonesia's nominal GDP in 2023 was approximately $1.371 trillion USD</w:t>
      </w:r>
      <w:r>
        <w:rPr>
          <w:rFonts w:hint="eastAsia"/>
          <w:lang w:eastAsia="zh-TW"/>
        </w:rPr>
        <w:t>.</w:t>
      </w:r>
    </w:p>
    <w:p w14:paraId="6A993B07" w14:textId="6C863929" w:rsidR="00025F82" w:rsidRPr="00025F82" w:rsidRDefault="00025F82">
      <w:pPr>
        <w:pStyle w:val="CommentText"/>
        <w:rPr>
          <w:lang w:eastAsia="zh-TW"/>
        </w:rPr>
      </w:pPr>
    </w:p>
  </w:comment>
  <w:comment w:id="170" w:author="drkong" w:date="2026-09-07T02:16:00Z" w:initials="drkong">
    <w:p w14:paraId="627305CF" w14:textId="250E4483" w:rsidR="00025F82" w:rsidRPr="007A56A3" w:rsidRDefault="00025F82">
      <w:pPr>
        <w:pStyle w:val="CommentText"/>
        <w:rPr>
          <w:lang w:eastAsia="zh-TW"/>
        </w:rPr>
      </w:pPr>
      <w:r>
        <w:rPr>
          <w:rStyle w:val="CommentReference"/>
        </w:rPr>
        <w:annotationRef/>
      </w:r>
      <w:r w:rsidR="007A56A3">
        <w:rPr>
          <w:rFonts w:hint="eastAsia"/>
          <w:lang w:eastAsia="zh-TW"/>
        </w:rPr>
        <w:t>One major issue of this table is that t</w:t>
      </w:r>
      <w:r w:rsidR="007A56A3" w:rsidRPr="007A56A3">
        <w:rPr>
          <w:lang w:eastAsia="zh-TW"/>
        </w:rPr>
        <w:t>he</w:t>
      </w:r>
      <w:r w:rsidR="007A56A3">
        <w:rPr>
          <w:rFonts w:hint="eastAsia"/>
          <w:lang w:eastAsia="zh-TW"/>
        </w:rPr>
        <w:t xml:space="preserve"> data on </w:t>
      </w:r>
      <w:proofErr w:type="spellStart"/>
      <w:r w:rsidR="007A56A3">
        <w:rPr>
          <w:rFonts w:hint="eastAsia"/>
          <w:lang w:eastAsia="zh-TW"/>
        </w:rPr>
        <w:t>GoTo</w:t>
      </w:r>
      <w:proofErr w:type="spellEnd"/>
      <w:r w:rsidR="007A56A3" w:rsidRPr="007A56A3">
        <w:rPr>
          <w:lang w:eastAsia="zh-TW"/>
        </w:rPr>
        <w:t xml:space="preserve"> not attributable solely to the Indonesian market.</w:t>
      </w:r>
    </w:p>
  </w:comment>
  <w:comment w:id="174" w:author="drkong" w:date="2026-09-07T00:23:00Z" w:initials="drkong">
    <w:p w14:paraId="5E324D83" w14:textId="0D3BD2CE" w:rsidR="00DD6C90" w:rsidRDefault="00DD6C90">
      <w:pPr>
        <w:pStyle w:val="CommentText"/>
        <w:rPr>
          <w:lang w:eastAsia="zh-TW"/>
        </w:rPr>
      </w:pPr>
      <w:r>
        <w:rPr>
          <w:rStyle w:val="CommentReference"/>
        </w:rPr>
        <w:annotationRef/>
      </w:r>
      <w:r>
        <w:rPr>
          <w:rFonts w:hint="eastAsia"/>
          <w:lang w:eastAsia="zh-TW"/>
        </w:rPr>
        <w:t>Why don</w:t>
      </w:r>
      <w:r>
        <w:rPr>
          <w:lang w:eastAsia="zh-TW"/>
        </w:rPr>
        <w:t>’</w:t>
      </w:r>
      <w:r>
        <w:rPr>
          <w:rFonts w:hint="eastAsia"/>
          <w:lang w:eastAsia="zh-TW"/>
        </w:rPr>
        <w:t>t you include this in the caption?</w:t>
      </w:r>
    </w:p>
  </w:comment>
  <w:comment w:id="177" w:author="drkong" w:date="2026-09-07T00:27:00Z" w:initials="drkong">
    <w:p w14:paraId="640818D4" w14:textId="77777777" w:rsidR="00B7798C" w:rsidRDefault="00B7798C">
      <w:pPr>
        <w:pStyle w:val="CommentText"/>
        <w:rPr>
          <w:lang w:eastAsia="zh-TW"/>
        </w:rPr>
      </w:pPr>
      <w:r>
        <w:rPr>
          <w:rStyle w:val="CommentReference"/>
        </w:rPr>
        <w:annotationRef/>
      </w:r>
      <w:r w:rsidRPr="00B7798C">
        <w:rPr>
          <w:lang w:eastAsia="zh-TW"/>
        </w:rPr>
        <w:t xml:space="preserve">We do not usually number tables in this manner. Please either renumber it as </w:t>
      </w:r>
      <w:r w:rsidRPr="00B7798C">
        <w:rPr>
          <w:b/>
          <w:bCs/>
          <w:lang w:eastAsia="zh-TW"/>
        </w:rPr>
        <w:t>Table 4</w:t>
      </w:r>
      <w:r w:rsidRPr="00B7798C">
        <w:rPr>
          <w:lang w:eastAsia="zh-TW"/>
        </w:rPr>
        <w:t xml:space="preserve"> or present it as </w:t>
      </w:r>
      <w:r w:rsidRPr="00B7798C">
        <w:rPr>
          <w:b/>
          <w:bCs/>
          <w:lang w:eastAsia="zh-TW"/>
        </w:rPr>
        <w:t>Panel B of Table 3</w:t>
      </w:r>
      <w:r w:rsidRPr="00B7798C">
        <w:rPr>
          <w:lang w:eastAsia="zh-TW"/>
        </w:rPr>
        <w:t>.</w:t>
      </w:r>
      <w:r>
        <w:rPr>
          <w:rFonts w:hint="eastAsia"/>
          <w:lang w:eastAsia="zh-TW"/>
        </w:rPr>
        <w:t xml:space="preserve"> </w:t>
      </w:r>
    </w:p>
    <w:p w14:paraId="18C92A13" w14:textId="77777777" w:rsidR="00772029" w:rsidRDefault="00772029">
      <w:pPr>
        <w:pStyle w:val="CommentText"/>
        <w:rPr>
          <w:lang w:eastAsia="zh-TW"/>
        </w:rPr>
      </w:pPr>
    </w:p>
    <w:p w14:paraId="53BD3B7E" w14:textId="77777777" w:rsidR="00772029" w:rsidRDefault="00772029">
      <w:pPr>
        <w:pStyle w:val="CommentText"/>
        <w:rPr>
          <w:lang w:eastAsia="zh-TW"/>
        </w:rPr>
      </w:pPr>
      <w:r w:rsidRPr="00772029">
        <w:rPr>
          <w:lang w:eastAsia="zh-TW"/>
        </w:rPr>
        <w:t>Please refer carefully to my sample draft and follow its format and style.</w:t>
      </w:r>
    </w:p>
    <w:p w14:paraId="302DDFE4" w14:textId="77777777" w:rsidR="00036943" w:rsidRDefault="00036943">
      <w:pPr>
        <w:pStyle w:val="CommentText"/>
        <w:rPr>
          <w:lang w:eastAsia="zh-TW"/>
        </w:rPr>
      </w:pPr>
    </w:p>
    <w:p w14:paraId="4EC877A3" w14:textId="6D072C30" w:rsidR="00036943" w:rsidRPr="00772029" w:rsidRDefault="00036943">
      <w:pPr>
        <w:pStyle w:val="CommentText"/>
        <w:rPr>
          <w:rFonts w:hint="eastAsia"/>
          <w:lang w:eastAsia="zh-TW"/>
        </w:rPr>
      </w:pPr>
    </w:p>
  </w:comment>
  <w:comment w:id="178" w:author="drkong" w:date="2026-09-07T00:30:00Z" w:initials="drkong">
    <w:p w14:paraId="731459CD" w14:textId="5EDC93D2" w:rsidR="00B7798C" w:rsidRDefault="00B7798C">
      <w:pPr>
        <w:pStyle w:val="CommentText"/>
        <w:rPr>
          <w:lang w:eastAsia="zh-TW"/>
        </w:rPr>
      </w:pPr>
      <w:r>
        <w:rPr>
          <w:rFonts w:hint="eastAsia"/>
          <w:lang w:eastAsia="zh-TW"/>
        </w:rPr>
        <w:t xml:space="preserve">Choose one, </w:t>
      </w:r>
      <w:r>
        <w:rPr>
          <w:rStyle w:val="CommentReference"/>
        </w:rPr>
        <w:annotationRef/>
      </w:r>
      <w:r>
        <w:rPr>
          <w:rFonts w:hint="eastAsia"/>
          <w:lang w:eastAsia="zh-TW"/>
        </w:rPr>
        <w:t>GTV or GMV?</w:t>
      </w:r>
    </w:p>
  </w:comment>
  <w:comment w:id="189" w:author="drkong" w:date="2026-09-07T02:20:00Z" w:initials="drkong">
    <w:p w14:paraId="666C69B4" w14:textId="77777777" w:rsidR="001E6CBB" w:rsidRDefault="001E6CBB" w:rsidP="001E6CBB">
      <w:pPr>
        <w:pStyle w:val="CommentText"/>
        <w:rPr>
          <w:lang w:eastAsia="zh-TW"/>
        </w:rPr>
      </w:pPr>
      <w:r>
        <w:rPr>
          <w:rStyle w:val="CommentReference"/>
        </w:rPr>
        <w:annotationRef/>
      </w:r>
      <w:r w:rsidRPr="001E6CBB">
        <w:rPr>
          <w:lang w:eastAsia="zh-TW"/>
        </w:rPr>
        <w:t xml:space="preserve">What exactly is the data coverage of this table? </w:t>
      </w:r>
    </w:p>
    <w:p w14:paraId="34AB6E88" w14:textId="77777777" w:rsidR="001E6CBB" w:rsidRDefault="001E6CBB" w:rsidP="001E6CBB">
      <w:pPr>
        <w:pStyle w:val="CommentText"/>
        <w:rPr>
          <w:lang w:eastAsia="zh-TW"/>
        </w:rPr>
      </w:pPr>
    </w:p>
    <w:p w14:paraId="3751C247" w14:textId="710A56A8" w:rsidR="001E6CBB" w:rsidRPr="001E6CBB" w:rsidRDefault="001E6CBB" w:rsidP="001E6CBB">
      <w:pPr>
        <w:pStyle w:val="CommentText"/>
        <w:rPr>
          <w:lang w:eastAsia="zh-TW"/>
        </w:rPr>
      </w:pPr>
      <w:r w:rsidRPr="001E6CBB">
        <w:rPr>
          <w:lang w:eastAsia="zh-TW"/>
        </w:rPr>
        <w:t>Please clarify the geographic coverage</w:t>
      </w:r>
    </w:p>
    <w:p w14:paraId="317339FE" w14:textId="5696E799" w:rsidR="001E6CBB" w:rsidRDefault="001E6CBB">
      <w:pPr>
        <w:pStyle w:val="CommentText"/>
        <w:rPr>
          <w:lang w:eastAsia="zh-TW"/>
        </w:rPr>
      </w:pPr>
    </w:p>
  </w:comment>
  <w:comment w:id="192" w:author="drkong" w:date="2026-09-07T10:26:00Z" w:initials="drkong">
    <w:p w14:paraId="3B8852D5" w14:textId="77777777" w:rsidR="00036943" w:rsidRDefault="00036943">
      <w:pPr>
        <w:pStyle w:val="CommentText"/>
        <w:rPr>
          <w:lang w:eastAsia="zh-TW"/>
        </w:rPr>
      </w:pPr>
      <w:r>
        <w:rPr>
          <w:rStyle w:val="CommentReference"/>
        </w:rPr>
        <w:annotationRef/>
      </w:r>
      <w:r>
        <w:rPr>
          <w:rFonts w:hint="eastAsia"/>
          <w:lang w:eastAsia="zh-TW"/>
        </w:rPr>
        <w:t>Why do you report the figures in Table 3B and Table 3C, respectively?</w:t>
      </w:r>
    </w:p>
    <w:p w14:paraId="22010883" w14:textId="183D184D" w:rsidR="00036943" w:rsidRDefault="00036943">
      <w:pPr>
        <w:pStyle w:val="CommentText"/>
        <w:rPr>
          <w:rFonts w:hint="eastAsia"/>
        </w:rPr>
      </w:pPr>
    </w:p>
  </w:comment>
  <w:comment w:id="200" w:author="drkong" w:date="2026-09-07T02:37:00Z" w:initials="drkong">
    <w:p w14:paraId="3EFF77A2" w14:textId="38B80B75" w:rsidR="00E40C69" w:rsidRDefault="00E40C69">
      <w:pPr>
        <w:pStyle w:val="CommentText"/>
        <w:rPr>
          <w:lang w:eastAsia="zh-TW"/>
        </w:rPr>
      </w:pPr>
      <w:r>
        <w:rPr>
          <w:rStyle w:val="CommentReference"/>
        </w:rPr>
        <w:annotationRef/>
      </w:r>
      <w:r>
        <w:rPr>
          <w:rFonts w:hint="eastAsia"/>
          <w:lang w:eastAsia="zh-TW"/>
        </w:rPr>
        <w:t xml:space="preserve">What is the </w:t>
      </w:r>
      <w:r w:rsidRPr="001E6CBB">
        <w:rPr>
          <w:lang w:eastAsia="zh-TW"/>
        </w:rPr>
        <w:t xml:space="preserve">geographic </w:t>
      </w:r>
      <w:r>
        <w:rPr>
          <w:rFonts w:hint="eastAsia"/>
          <w:lang w:eastAsia="zh-TW"/>
        </w:rPr>
        <w:t>coverage for this sample?</w:t>
      </w:r>
    </w:p>
  </w:comment>
  <w:comment w:id="203" w:author="drkong" w:date="2026-09-07T10:27:00Z" w:initials="drkong">
    <w:p w14:paraId="1B729ECA" w14:textId="0208C712" w:rsidR="006F2BA5" w:rsidRDefault="006F2BA5">
      <w:pPr>
        <w:pStyle w:val="CommentText"/>
        <w:rPr>
          <w:rFonts w:hint="eastAsia"/>
          <w:lang w:eastAsia="zh-TW"/>
        </w:rPr>
      </w:pPr>
      <w:r>
        <w:rPr>
          <w:rStyle w:val="CommentReference"/>
        </w:rPr>
        <w:annotationRef/>
      </w:r>
      <w:r>
        <w:rPr>
          <w:rFonts w:hint="eastAsia"/>
          <w:lang w:eastAsia="zh-TW"/>
        </w:rPr>
        <w:t>It might be useful to provide the detailed information about the geographic coverage.</w:t>
      </w:r>
    </w:p>
  </w:comment>
  <w:comment w:id="217" w:author="drkong" w:date="2026-09-07T01:06:00Z" w:initials="drkong">
    <w:p w14:paraId="30656D62" w14:textId="2B647FCB" w:rsidR="0059352A" w:rsidRPr="00A619FB" w:rsidRDefault="00A71E98">
      <w:pPr>
        <w:pStyle w:val="CommentText"/>
        <w:rPr>
          <w:lang w:eastAsia="zh-TW"/>
        </w:rPr>
      </w:pPr>
      <w:r>
        <w:rPr>
          <w:rStyle w:val="CommentReference"/>
        </w:rPr>
        <w:annotationRef/>
      </w:r>
      <w:r w:rsidR="00A619FB" w:rsidRPr="00A619FB">
        <w:rPr>
          <w:lang w:eastAsia="zh-TW"/>
        </w:rPr>
        <w:t>If these two terms refer to similar concepts, please choose one term and use it consistently throughout the paper to avoid confusion.</w:t>
      </w:r>
      <w:r w:rsidR="0059352A">
        <w:rPr>
          <w:rFonts w:hint="eastAsia"/>
          <w:lang w:eastAsia="zh-TW"/>
        </w:rPr>
        <w:t xml:space="preserve"> You can further explain it in the definition.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A8BB43" w15:done="0"/>
  <w15:commentEx w15:paraId="4826295F" w15:done="0"/>
  <w15:commentEx w15:paraId="725CC86E" w15:done="0"/>
  <w15:commentEx w15:paraId="5E3FABA9" w15:done="0"/>
  <w15:commentEx w15:paraId="481DADA0" w15:done="0"/>
  <w15:commentEx w15:paraId="0D184705" w15:done="0"/>
  <w15:commentEx w15:paraId="27D4ADA7" w15:done="0"/>
  <w15:commentEx w15:paraId="15A4C8F4" w15:done="0"/>
  <w15:commentEx w15:paraId="2D796A60" w15:done="0"/>
  <w15:commentEx w15:paraId="6A993B07" w15:done="0"/>
  <w15:commentEx w15:paraId="627305CF" w15:done="0"/>
  <w15:commentEx w15:paraId="5E324D83" w15:done="0"/>
  <w15:commentEx w15:paraId="4EC877A3" w15:done="0"/>
  <w15:commentEx w15:paraId="731459CD" w15:done="0"/>
  <w15:commentEx w15:paraId="317339FE" w15:done="0"/>
  <w15:commentEx w15:paraId="22010883" w15:done="0"/>
  <w15:commentEx w15:paraId="3EFF77A2" w15:done="0"/>
  <w15:commentEx w15:paraId="1B729ECA" w15:done="0"/>
  <w15:commentEx w15:paraId="30656D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9D5135D" w16cex:dateUtc="2026-09-06T15:50:00Z"/>
  <w16cex:commentExtensible w16cex:durableId="120F8AE2" w16cex:dateUtc="2026-09-06T15:32:00Z"/>
  <w16cex:commentExtensible w16cex:durableId="4BF3D224" w16cex:dateUtc="2026-09-06T16:57:00Z"/>
  <w16cex:commentExtensible w16cex:durableId="0DD18A41" w16cex:dateUtc="2026-09-06T16:36:00Z"/>
  <w16cex:commentExtensible w16cex:durableId="3FD3B1FD" w16cex:dateUtc="2026-09-06T17:04:00Z"/>
  <w16cex:commentExtensible w16cex:durableId="69D8B6BD" w16cex:dateUtc="2026-09-06T15:59:00Z"/>
  <w16cex:commentExtensible w16cex:durableId="331BBCB9" w16cex:dateUtc="2026-09-06T17:42:00Z"/>
  <w16cex:commentExtensible w16cex:durableId="24F626DC" w16cex:dateUtc="2026-09-06T17:44:00Z"/>
  <w16cex:commentExtensible w16cex:durableId="60C7E189" w16cex:dateUtc="2026-09-06T16:20:00Z"/>
  <w16cex:commentExtensible w16cex:durableId="43E16D66" w16cex:dateUtc="2026-09-06T18:08:00Z"/>
  <w16cex:commentExtensible w16cex:durableId="46C00A91" w16cex:dateUtc="2026-09-06T18:16:00Z"/>
  <w16cex:commentExtensible w16cex:durableId="35802383" w16cex:dateUtc="2026-09-06T16:23:00Z"/>
  <w16cex:commentExtensible w16cex:durableId="02B58A5D" w16cex:dateUtc="2026-09-06T16:27:00Z"/>
  <w16cex:commentExtensible w16cex:durableId="34D5B6B0" w16cex:dateUtc="2026-09-06T16:30:00Z"/>
  <w16cex:commentExtensible w16cex:durableId="0A4137E8" w16cex:dateUtc="2026-09-06T18:20:00Z"/>
  <w16cex:commentExtensible w16cex:durableId="2E1D5976" w16cex:dateUtc="2026-09-07T02:26:00Z"/>
  <w16cex:commentExtensible w16cex:durableId="68DBEAC4" w16cex:dateUtc="2026-09-06T18:37:00Z"/>
  <w16cex:commentExtensible w16cex:durableId="6194A5A7" w16cex:dateUtc="2026-09-07T02:27:00Z"/>
  <w16cex:commentExtensible w16cex:durableId="437A1D41" w16cex:dateUtc="2026-09-06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A8BB43" w16cid:durableId="59D5135D"/>
  <w16cid:commentId w16cid:paraId="4826295F" w16cid:durableId="120F8AE2"/>
  <w16cid:commentId w16cid:paraId="725CC86E" w16cid:durableId="4BF3D224"/>
  <w16cid:commentId w16cid:paraId="5E3FABA9" w16cid:durableId="0DD18A41"/>
  <w16cid:commentId w16cid:paraId="481DADA0" w16cid:durableId="3FD3B1FD"/>
  <w16cid:commentId w16cid:paraId="0D184705" w16cid:durableId="69D8B6BD"/>
  <w16cid:commentId w16cid:paraId="27D4ADA7" w16cid:durableId="331BBCB9"/>
  <w16cid:commentId w16cid:paraId="15A4C8F4" w16cid:durableId="24F626DC"/>
  <w16cid:commentId w16cid:paraId="2D796A60" w16cid:durableId="60C7E189"/>
  <w16cid:commentId w16cid:paraId="6A993B07" w16cid:durableId="43E16D66"/>
  <w16cid:commentId w16cid:paraId="627305CF" w16cid:durableId="46C00A91"/>
  <w16cid:commentId w16cid:paraId="5E324D83" w16cid:durableId="35802383"/>
  <w16cid:commentId w16cid:paraId="4EC877A3" w16cid:durableId="02B58A5D"/>
  <w16cid:commentId w16cid:paraId="731459CD" w16cid:durableId="34D5B6B0"/>
  <w16cid:commentId w16cid:paraId="317339FE" w16cid:durableId="0A4137E8"/>
  <w16cid:commentId w16cid:paraId="22010883" w16cid:durableId="2E1D5976"/>
  <w16cid:commentId w16cid:paraId="3EFF77A2" w16cid:durableId="68DBEAC4"/>
  <w16cid:commentId w16cid:paraId="1B729ECA" w16cid:durableId="6194A5A7"/>
  <w16cid:commentId w16cid:paraId="30656D62" w16cid:durableId="437A1D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B85B8" w14:textId="77777777" w:rsidR="008F373F" w:rsidRDefault="008F373F">
      <w:pPr>
        <w:spacing w:line="240" w:lineRule="auto"/>
      </w:pPr>
      <w:r>
        <w:separator/>
      </w:r>
    </w:p>
  </w:endnote>
  <w:endnote w:type="continuationSeparator" w:id="0">
    <w:p w14:paraId="5375B759" w14:textId="77777777" w:rsidR="008F373F" w:rsidRDefault="008F37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DejaVu Sans">
    <w:panose1 w:val="00000000000000000000"/>
    <w:charset w:val="00"/>
    <w:family w:val="roman"/>
    <w:notTrueType/>
    <w:pitch w:val="default"/>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72506" w14:textId="77777777" w:rsidR="00FF72D1" w:rsidRDefault="00FF72D1">
    <w:pPr>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22375" w14:textId="77777777" w:rsidR="00FF72D1" w:rsidRDefault="00000000">
    <w:pPr>
      <w:spacing w:line="240" w:lineRule="auto"/>
      <w:jc w:val="center"/>
      <w:rPr>
        <w:sz w:val="19"/>
      </w:rPr>
    </w:pPr>
    <w:r>
      <w:rPr>
        <w:sz w:val="19"/>
      </w:rPr>
      <w:fldChar w:fldCharType="begin"/>
    </w:r>
    <w:r>
      <w:rPr>
        <w:sz w:val="19"/>
      </w:rPr>
      <w:instrText xml:space="preserve"> PAGE </w:instrText>
    </w:r>
    <w:r>
      <w:rPr>
        <w:sz w:val="19"/>
      </w:rPr>
      <w:fldChar w:fldCharType="separate"/>
    </w:r>
    <w:r>
      <w:rPr>
        <w:sz w:val="19"/>
      </w:rPr>
      <w:t>vii</w:t>
    </w:r>
    <w:r>
      <w:rPr>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D72F2" w14:textId="77777777" w:rsidR="00FF72D1" w:rsidRDefault="00FF72D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BF248" w14:textId="77777777" w:rsidR="00FF72D1" w:rsidRDefault="00000000">
    <w:pPr>
      <w:spacing w:line="240" w:lineRule="auto"/>
      <w:jc w:val="center"/>
      <w:rPr>
        <w:sz w:val="19"/>
      </w:rPr>
    </w:pPr>
    <w:r>
      <w:rPr>
        <w:sz w:val="19"/>
      </w:rPr>
      <w:fldChar w:fldCharType="begin"/>
    </w:r>
    <w:r>
      <w:rPr>
        <w:sz w:val="19"/>
      </w:rPr>
      <w:instrText xml:space="preserve"> PAGE </w:instrText>
    </w:r>
    <w:r>
      <w:rPr>
        <w:sz w:val="19"/>
      </w:rPr>
      <w:fldChar w:fldCharType="separate"/>
    </w:r>
    <w:r>
      <w:rPr>
        <w:sz w:val="19"/>
      </w:rPr>
      <w:t>26</w:t>
    </w:r>
    <w:r>
      <w:rPr>
        <w:sz w:val="1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B2DA7" w14:textId="77777777" w:rsidR="00FF72D1" w:rsidRDefault="00FF72D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67DC" w14:textId="77777777" w:rsidR="00FF72D1" w:rsidRDefault="00FF7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AA7FD" w14:textId="77777777" w:rsidR="008F373F" w:rsidRDefault="008F373F">
      <w:pPr>
        <w:spacing w:line="240" w:lineRule="auto"/>
      </w:pPr>
      <w:r>
        <w:separator/>
      </w:r>
    </w:p>
  </w:footnote>
  <w:footnote w:type="continuationSeparator" w:id="0">
    <w:p w14:paraId="0DE4219A" w14:textId="77777777" w:rsidR="008F373F" w:rsidRDefault="008F373F">
      <w:pPr>
        <w:spacing w:line="240" w:lineRule="auto"/>
      </w:pPr>
      <w:r>
        <w:continuationSeparator/>
      </w:r>
    </w:p>
  </w:footnote>
  <w:footnote w:id="1">
    <w:p w14:paraId="13EF3CB5" w14:textId="1CE676E2" w:rsidR="00FB038A" w:rsidRPr="004C1FF8" w:rsidRDefault="00FB038A">
      <w:pPr>
        <w:pStyle w:val="FootnoteText"/>
        <w:spacing w:line="240" w:lineRule="auto"/>
        <w:jc w:val="both"/>
        <w:rPr>
          <w:sz w:val="18"/>
          <w:szCs w:val="18"/>
          <w:lang w:eastAsia="zh-TW"/>
          <w:rPrChange w:id="59" w:author="drkong" w:date="2026-09-07T00:11:00Z">
            <w:rPr>
              <w:lang w:eastAsia="zh-TW"/>
            </w:rPr>
          </w:rPrChange>
        </w:rPr>
        <w:pPrChange w:id="60" w:author="drkong" w:date="2026-09-07T00:11:00Z">
          <w:pPr>
            <w:pStyle w:val="FootnoteText"/>
          </w:pPr>
        </w:pPrChange>
      </w:pPr>
      <w:ins w:id="61" w:author="drkong" w:date="2026-09-06T23:42:00Z">
        <w:r w:rsidRPr="004C1FF8">
          <w:rPr>
            <w:rStyle w:val="FootnoteReference"/>
            <w:sz w:val="18"/>
            <w:szCs w:val="18"/>
            <w:rPrChange w:id="62" w:author="drkong" w:date="2026-09-07T00:11:00Z">
              <w:rPr>
                <w:rStyle w:val="FootnoteReference"/>
              </w:rPr>
            </w:rPrChange>
          </w:rPr>
          <w:footnoteRef/>
        </w:r>
        <w:r w:rsidRPr="004C1FF8">
          <w:rPr>
            <w:sz w:val="18"/>
            <w:szCs w:val="18"/>
            <w:rPrChange w:id="63" w:author="drkong" w:date="2026-09-07T00:11:00Z">
              <w:rPr/>
            </w:rPrChange>
          </w:rPr>
          <w:t xml:space="preserve"> </w:t>
        </w:r>
      </w:ins>
      <w:moveToRangeStart w:id="64" w:author="drkong" w:date="2026-09-06T23:42:00Z" w:name="move239630592"/>
      <w:r w:rsidRPr="004C1FF8">
        <w:rPr>
          <w:sz w:val="18"/>
          <w:szCs w:val="18"/>
          <w:rPrChange w:id="65" w:author="drkong" w:date="2026-09-07T00:11:00Z">
            <w:rPr/>
          </w:rPrChange>
        </w:rPr>
        <w:t>The paper measures gross participant-facing transaction value that is not booked as platform revenue; it does not estimate participant profit, unpaid tax, or value-added.</w:t>
      </w:r>
      <w:moveToRangeEnd w:id="64"/>
    </w:p>
  </w:footnote>
  <w:footnote w:id="2">
    <w:p w14:paraId="58C27436" w14:textId="0961972D" w:rsidR="00F2589C" w:rsidRPr="00F2589C" w:rsidRDefault="00F2589C">
      <w:pPr>
        <w:pStyle w:val="FootnoteText"/>
        <w:spacing w:line="240" w:lineRule="auto"/>
        <w:jc w:val="both"/>
        <w:rPr>
          <w:sz w:val="16"/>
          <w:szCs w:val="16"/>
          <w:lang w:eastAsia="zh-TW"/>
          <w:rPrChange w:id="83" w:author="drkong" w:date="2026-09-06T23:31:00Z">
            <w:rPr>
              <w:lang w:eastAsia="zh-TW"/>
            </w:rPr>
          </w:rPrChange>
        </w:rPr>
        <w:pPrChange w:id="84" w:author="drkong" w:date="2026-09-06T23:31:00Z">
          <w:pPr>
            <w:pStyle w:val="FootnoteText"/>
          </w:pPr>
        </w:pPrChange>
      </w:pPr>
      <w:ins w:id="85" w:author="drkong" w:date="2026-09-06T23:31:00Z">
        <w:r w:rsidRPr="00F2589C">
          <w:rPr>
            <w:rStyle w:val="FootnoteReference"/>
            <w:sz w:val="18"/>
            <w:szCs w:val="18"/>
            <w:rPrChange w:id="86" w:author="drkong" w:date="2026-09-06T23:31:00Z">
              <w:rPr>
                <w:rStyle w:val="FootnoteReference"/>
              </w:rPr>
            </w:rPrChange>
          </w:rPr>
          <w:footnoteRef/>
        </w:r>
        <w:r w:rsidRPr="00F2589C">
          <w:rPr>
            <w:sz w:val="18"/>
            <w:szCs w:val="18"/>
            <w:rPrChange w:id="87" w:author="drkong" w:date="2026-09-06T23:31:00Z">
              <w:rPr/>
            </w:rPrChange>
          </w:rPr>
          <w:t xml:space="preserve"> Accordingly, the regional estimate represents an order-of-magnitude scenario calibrated from the Indonesia-focused base estimate, not a set of five independently measured country-specific wedges.</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DD866" w14:textId="77777777" w:rsidR="00FF72D1" w:rsidRDefault="00FF72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199"/>
    <w:multiLevelType w:val="multilevel"/>
    <w:tmpl w:val="2A56A05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DEA7A0B"/>
    <w:multiLevelType w:val="multilevel"/>
    <w:tmpl w:val="77EE8320"/>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145B1B72"/>
    <w:multiLevelType w:val="multilevel"/>
    <w:tmpl w:val="1602A08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1F6EC0"/>
    <w:multiLevelType w:val="multilevel"/>
    <w:tmpl w:val="383A92A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CD2AEB"/>
    <w:multiLevelType w:val="multilevel"/>
    <w:tmpl w:val="85B26FA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E763B14"/>
    <w:multiLevelType w:val="multilevel"/>
    <w:tmpl w:val="6986A09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E8E6B99"/>
    <w:multiLevelType w:val="multilevel"/>
    <w:tmpl w:val="3294B3A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63265013">
    <w:abstractNumId w:val="1"/>
  </w:num>
  <w:num w:numId="2" w16cid:durableId="814689767">
    <w:abstractNumId w:val="2"/>
  </w:num>
  <w:num w:numId="3" w16cid:durableId="1984459102">
    <w:abstractNumId w:val="0"/>
  </w:num>
  <w:num w:numId="4" w16cid:durableId="472791118">
    <w:abstractNumId w:val="3"/>
  </w:num>
  <w:num w:numId="5" w16cid:durableId="1798521200">
    <w:abstractNumId w:val="4"/>
  </w:num>
  <w:num w:numId="6" w16cid:durableId="1715497375">
    <w:abstractNumId w:val="5"/>
  </w:num>
  <w:num w:numId="7" w16cid:durableId="85218607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kong">
    <w15:presenceInfo w15:providerId="None" w15:userId="drk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1"/>
  <w:bordersDoNotSurroundHeader/>
  <w:bordersDoNotSurroundFooter/>
  <w:proofState w:spelling="clean" w:grammar="clean"/>
  <w:trackRevision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F72D1"/>
    <w:rsid w:val="00025F82"/>
    <w:rsid w:val="00036943"/>
    <w:rsid w:val="000E5DA5"/>
    <w:rsid w:val="0010262F"/>
    <w:rsid w:val="00116D04"/>
    <w:rsid w:val="001E6CBB"/>
    <w:rsid w:val="001F4E7D"/>
    <w:rsid w:val="00391523"/>
    <w:rsid w:val="004C1FF8"/>
    <w:rsid w:val="0059352A"/>
    <w:rsid w:val="0064537F"/>
    <w:rsid w:val="006F2BA5"/>
    <w:rsid w:val="00772029"/>
    <w:rsid w:val="007A56A3"/>
    <w:rsid w:val="007C3F73"/>
    <w:rsid w:val="008E7D34"/>
    <w:rsid w:val="008F373F"/>
    <w:rsid w:val="00916594"/>
    <w:rsid w:val="00966AA1"/>
    <w:rsid w:val="00987A06"/>
    <w:rsid w:val="009B3CD1"/>
    <w:rsid w:val="00A619FB"/>
    <w:rsid w:val="00A71E98"/>
    <w:rsid w:val="00B35EE9"/>
    <w:rsid w:val="00B7798C"/>
    <w:rsid w:val="00BC1C66"/>
    <w:rsid w:val="00BC5859"/>
    <w:rsid w:val="00BE5D77"/>
    <w:rsid w:val="00C05FEF"/>
    <w:rsid w:val="00C13BED"/>
    <w:rsid w:val="00C724D4"/>
    <w:rsid w:val="00DD6C90"/>
    <w:rsid w:val="00DF565A"/>
    <w:rsid w:val="00E40C69"/>
    <w:rsid w:val="00E8517C"/>
    <w:rsid w:val="00F2589C"/>
    <w:rsid w:val="00F46618"/>
    <w:rsid w:val="00FB038A"/>
    <w:rsid w:val="00FF72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B7A73"/>
  <w15:docId w15:val="{47B63201-2303-4E56-BFF2-FDE97EE1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DejaVu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標楷體" w:hAnsi="Times New Roman" w:cs="Times New Roman"/>
      <w:sz w:val="24"/>
    </w:rPr>
  </w:style>
  <w:style w:type="paragraph" w:styleId="Heading1">
    <w:name w:val="heading 1"/>
    <w:basedOn w:val="Normal"/>
    <w:next w:val="Normal"/>
    <w:link w:val="Heading1Char"/>
    <w:uiPriority w:val="9"/>
    <w:qFormat/>
    <w:pPr>
      <w:keepNext/>
      <w:keepLines/>
      <w:spacing w:before="480"/>
      <w:outlineLvl w:val="0"/>
    </w:pPr>
    <w:rPr>
      <w:rFonts w:ascii="Calibri" w:eastAsia="MS Gothic" w:hAnsi="Calibri" w:cs="DejaVu Sans"/>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Calibri" w:eastAsia="MS Gothic" w:hAnsi="Calibri" w:cs="DejaVu Sans"/>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Calibri" w:eastAsia="MS Gothic" w:hAnsi="Calibri" w:cs="DejaVu Sans"/>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Calibri" w:eastAsia="MS Gothic" w:hAnsi="Calibri" w:cs="DejaVu Sans"/>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Calibri" w:eastAsia="MS Gothic" w:hAnsi="Calibri" w:cs="DejaVu Sans"/>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Calibri" w:eastAsia="MS Gothic" w:hAnsi="Calibri" w:cs="DejaVu Sans"/>
      <w:i/>
      <w:iCs/>
      <w:color w:val="243F60" w:themeColor="accent1" w:themeShade="7F"/>
    </w:rPr>
  </w:style>
  <w:style w:type="paragraph" w:styleId="Heading7">
    <w:name w:val="heading 7"/>
    <w:basedOn w:val="Normal"/>
    <w:next w:val="Normal"/>
    <w:link w:val="Heading7Char"/>
    <w:qFormat/>
    <w:pPr>
      <w:keepNext/>
      <w:keepLines/>
      <w:spacing w:before="200"/>
      <w:outlineLvl w:val="6"/>
    </w:pPr>
    <w:rPr>
      <w:rFonts w:ascii="Calibri" w:eastAsia="MS Gothic" w:hAnsi="Calibri" w:cs="DejaVu Sans"/>
      <w:i/>
      <w:iCs/>
      <w:color w:val="404040" w:themeColor="dark1" w:themeTint="BF"/>
    </w:rPr>
  </w:style>
  <w:style w:type="paragraph" w:styleId="Heading8">
    <w:name w:val="heading 8"/>
    <w:basedOn w:val="Normal"/>
    <w:next w:val="Normal"/>
    <w:link w:val="Heading8Char"/>
    <w:qFormat/>
    <w:pPr>
      <w:keepNext/>
      <w:keepLines/>
      <w:spacing w:before="200"/>
      <w:outlineLvl w:val="7"/>
    </w:pPr>
    <w:rPr>
      <w:rFonts w:ascii="Calibri" w:eastAsia="MS Gothic" w:hAnsi="Calibri" w:cs="DejaVu Sans"/>
      <w:color w:val="4F81BD" w:themeColor="accent1"/>
      <w:sz w:val="20"/>
      <w:szCs w:val="20"/>
    </w:rPr>
  </w:style>
  <w:style w:type="paragraph" w:styleId="Heading9">
    <w:name w:val="heading 9"/>
    <w:basedOn w:val="Normal"/>
    <w:next w:val="Normal"/>
    <w:link w:val="Heading9Char"/>
    <w:qFormat/>
    <w:pPr>
      <w:keepNext/>
      <w:keepLines/>
      <w:spacing w:before="200"/>
      <w:outlineLvl w:val="8"/>
    </w:pPr>
    <w:rPr>
      <w:rFonts w:ascii="Calibri" w:eastAsia="MS Gothic" w:hAnsi="Calibri" w:cs="DejaVu Sans"/>
      <w:i/>
      <w:iCs/>
      <w:color w:val="404040" w:themeColor="dark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Heading1Char">
    <w:name w:val="Heading 1 Char"/>
    <w:basedOn w:val="DefaultParagraphFont"/>
    <w:link w:val="Heading1"/>
    <w:qFormat/>
    <w:rPr>
      <w:rFonts w:ascii="Calibri" w:eastAsia="MS Gothic" w:hAnsi="Calibri" w:cs="DejaVu Sans"/>
      <w:b/>
      <w:bCs/>
      <w:color w:val="365F91" w:themeColor="accent1" w:themeShade="BF"/>
      <w:sz w:val="28"/>
      <w:szCs w:val="28"/>
    </w:rPr>
  </w:style>
  <w:style w:type="character" w:customStyle="1" w:styleId="Heading2Char">
    <w:name w:val="Heading 2 Char"/>
    <w:basedOn w:val="DefaultParagraphFont"/>
    <w:link w:val="Heading2"/>
    <w:qFormat/>
    <w:rPr>
      <w:rFonts w:ascii="Calibri" w:eastAsia="MS Gothic" w:hAnsi="Calibri" w:cs="DejaVu Sans"/>
      <w:b/>
      <w:bCs/>
      <w:color w:val="4F81BD" w:themeColor="accent1"/>
      <w:sz w:val="26"/>
      <w:szCs w:val="26"/>
    </w:rPr>
  </w:style>
  <w:style w:type="character" w:customStyle="1" w:styleId="Heading3Char">
    <w:name w:val="Heading 3 Char"/>
    <w:basedOn w:val="DefaultParagraphFont"/>
    <w:link w:val="Heading3"/>
    <w:qFormat/>
    <w:rPr>
      <w:rFonts w:ascii="Calibri" w:eastAsia="MS Gothic" w:hAnsi="Calibri" w:cs="DejaVu Sans"/>
      <w:b/>
      <w:bCs/>
      <w:color w:val="4F81BD" w:themeColor="accent1"/>
    </w:rPr>
  </w:style>
  <w:style w:type="character" w:customStyle="1" w:styleId="TitleChar">
    <w:name w:val="Title Char"/>
    <w:basedOn w:val="DefaultParagraphFont"/>
    <w:link w:val="Title"/>
    <w:qFormat/>
    <w:rPr>
      <w:rFonts w:ascii="Calibri" w:eastAsia="MS Gothic" w:hAnsi="Calibri" w:cs="DejaVu Sans"/>
      <w:color w:val="17365D" w:themeColor="dark2" w:themeShade="BF"/>
      <w:spacing w:val="5"/>
      <w:kern w:val="2"/>
      <w:sz w:val="52"/>
      <w:szCs w:val="52"/>
    </w:rPr>
  </w:style>
  <w:style w:type="character" w:customStyle="1" w:styleId="SubtitleChar">
    <w:name w:val="Subtitle Char"/>
    <w:basedOn w:val="DefaultParagraphFont"/>
    <w:link w:val="Subtitle"/>
    <w:qFormat/>
    <w:rPr>
      <w:rFonts w:ascii="Calibri" w:eastAsia="MS Gothic" w:hAnsi="Calibri" w:cs="DejaVu Sans"/>
      <w:i/>
      <w:iCs/>
      <w:color w:val="4F81BD" w:themeColor="accent1"/>
      <w:spacing w:val="15"/>
      <w:sz w:val="24"/>
      <w:szCs w:val="24"/>
    </w:rPr>
  </w:style>
  <w:style w:type="character" w:customStyle="1" w:styleId="BodyTextChar">
    <w:name w:val="Body Text Char"/>
    <w:basedOn w:val="DefaultParagraphFont"/>
    <w:link w:val="BodyText"/>
    <w:qFormat/>
  </w:style>
  <w:style w:type="character" w:customStyle="1" w:styleId="BodyText2Char">
    <w:name w:val="Body Text 2 Char"/>
    <w:basedOn w:val="DefaultParagraphFont"/>
    <w:link w:val="BodyText2"/>
    <w:qFormat/>
  </w:style>
  <w:style w:type="character" w:customStyle="1" w:styleId="BodyText3Char">
    <w:name w:val="Body Text 3 Char"/>
    <w:basedOn w:val="DefaultParagraphFont"/>
    <w:link w:val="BodyText3"/>
    <w:qFormat/>
    <w:rPr>
      <w:sz w:val="16"/>
      <w:szCs w:val="16"/>
    </w:rPr>
  </w:style>
  <w:style w:type="character" w:customStyle="1" w:styleId="MacroTextChar">
    <w:name w:val="Macro Text Char"/>
    <w:basedOn w:val="DefaultParagraphFont"/>
    <w:link w:val="MacroText"/>
    <w:qFormat/>
    <w:rPr>
      <w:rFonts w:ascii="Courier" w:hAnsi="Courier"/>
      <w:sz w:val="20"/>
      <w:szCs w:val="20"/>
    </w:rPr>
  </w:style>
  <w:style w:type="character" w:customStyle="1" w:styleId="QuoteChar">
    <w:name w:val="Quote Char"/>
    <w:basedOn w:val="DefaultParagraphFont"/>
    <w:link w:val="Quote"/>
    <w:qFormat/>
    <w:rPr>
      <w:i/>
      <w:iCs/>
      <w:color w:val="000000" w:themeColor="dark1"/>
    </w:rPr>
  </w:style>
  <w:style w:type="character" w:customStyle="1" w:styleId="Heading4Char">
    <w:name w:val="Heading 4 Char"/>
    <w:basedOn w:val="DefaultParagraphFont"/>
    <w:link w:val="Heading4"/>
    <w:qFormat/>
    <w:rPr>
      <w:rFonts w:ascii="Calibri" w:eastAsia="MS Gothic" w:hAnsi="Calibri" w:cs="DejaVu Sans"/>
      <w:b/>
      <w:bCs/>
      <w:i/>
      <w:iCs/>
      <w:color w:val="4F81BD" w:themeColor="accent1"/>
    </w:rPr>
  </w:style>
  <w:style w:type="character" w:customStyle="1" w:styleId="Heading5Char">
    <w:name w:val="Heading 5 Char"/>
    <w:basedOn w:val="DefaultParagraphFont"/>
    <w:link w:val="Heading5"/>
    <w:qFormat/>
    <w:rPr>
      <w:rFonts w:ascii="Calibri" w:eastAsia="MS Gothic" w:hAnsi="Calibri" w:cs="DejaVu Sans"/>
      <w:color w:val="243F60" w:themeColor="accent1" w:themeShade="7F"/>
    </w:rPr>
  </w:style>
  <w:style w:type="character" w:customStyle="1" w:styleId="Heading6Char">
    <w:name w:val="Heading 6 Char"/>
    <w:basedOn w:val="DefaultParagraphFont"/>
    <w:link w:val="Heading6"/>
    <w:qFormat/>
    <w:rPr>
      <w:rFonts w:ascii="Calibri" w:eastAsia="MS Gothic" w:hAnsi="Calibri" w:cs="DejaVu Sans"/>
      <w:i/>
      <w:iCs/>
      <w:color w:val="243F60" w:themeColor="accent1" w:themeShade="7F"/>
    </w:rPr>
  </w:style>
  <w:style w:type="character" w:customStyle="1" w:styleId="Heading7Char">
    <w:name w:val="Heading 7 Char"/>
    <w:basedOn w:val="DefaultParagraphFont"/>
    <w:link w:val="Heading7"/>
    <w:qFormat/>
    <w:rPr>
      <w:rFonts w:ascii="Calibri" w:eastAsia="MS Gothic" w:hAnsi="Calibri" w:cs="DejaVu Sans"/>
      <w:i/>
      <w:iCs/>
      <w:color w:val="404040" w:themeColor="dark1" w:themeTint="BF"/>
    </w:rPr>
  </w:style>
  <w:style w:type="character" w:customStyle="1" w:styleId="Heading8Char">
    <w:name w:val="Heading 8 Char"/>
    <w:basedOn w:val="DefaultParagraphFont"/>
    <w:link w:val="Heading8"/>
    <w:qFormat/>
    <w:rPr>
      <w:rFonts w:ascii="Calibri" w:eastAsia="MS Gothic" w:hAnsi="Calibri" w:cs="DejaVu Sans"/>
      <w:color w:val="4F81BD" w:themeColor="accent1"/>
      <w:sz w:val="20"/>
      <w:szCs w:val="20"/>
    </w:rPr>
  </w:style>
  <w:style w:type="character" w:customStyle="1" w:styleId="Heading9Char">
    <w:name w:val="Heading 9 Char"/>
    <w:basedOn w:val="DefaultParagraphFont"/>
    <w:link w:val="Heading9"/>
    <w:qFormat/>
    <w:rPr>
      <w:rFonts w:ascii="Calibri" w:eastAsia="MS Gothic" w:hAnsi="Calibri" w:cs="DejaVu Sans"/>
      <w:i/>
      <w:iCs/>
      <w:color w:val="404040" w:themeColor="dark1" w:themeTint="BF"/>
      <w:sz w:val="20"/>
      <w:szCs w:val="20"/>
    </w:rPr>
  </w:style>
  <w:style w:type="character" w:styleId="Strong">
    <w:name w:val="Strong"/>
    <w:basedOn w:val="DefaultParagraphFont"/>
    <w:uiPriority w:val="22"/>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qFormat/>
    <w:rPr>
      <w:b/>
      <w:bCs/>
      <w:i/>
      <w:iCs/>
      <w:color w:val="4F81BD" w:themeColor="accent1"/>
    </w:rPr>
  </w:style>
  <w:style w:type="character" w:styleId="SubtleEmphasis">
    <w:name w:val="Subtle Emphasis"/>
    <w:basedOn w:val="DefaultParagraphFont"/>
    <w:qFormat/>
    <w:rPr>
      <w:i/>
      <w:iCs/>
      <w:color w:val="808080" w:themeColor="dark1" w:themeTint="7F"/>
    </w:rPr>
  </w:style>
  <w:style w:type="character" w:styleId="IntenseEmphasis">
    <w:name w:val="Intense Emphasis"/>
    <w:basedOn w:val="DefaultParagraphFont"/>
    <w:qFormat/>
    <w:rPr>
      <w:b/>
      <w:bCs/>
      <w:i/>
      <w:iCs/>
      <w:color w:val="4F81BD" w:themeColor="accent1"/>
    </w:rPr>
  </w:style>
  <w:style w:type="character" w:styleId="SubtleReference">
    <w:name w:val="Subtle Reference"/>
    <w:basedOn w:val="DefaultParagraphFont"/>
    <w:qFormat/>
    <w:rPr>
      <w:smallCaps/>
      <w:color w:val="C0504D" w:themeColor="accent2"/>
      <w:u w:val="single"/>
    </w:rPr>
  </w:style>
  <w:style w:type="character" w:styleId="IntenseReference">
    <w:name w:val="Intense Reference"/>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20"/>
    </w:pP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line="240" w:lineRule="auto"/>
    </w:pPr>
  </w:style>
  <w:style w:type="paragraph" w:styleId="Footer">
    <w:name w:val="footer"/>
    <w:basedOn w:val="Normal"/>
    <w:link w:val="FooterChar"/>
    <w:pPr>
      <w:tabs>
        <w:tab w:val="center" w:pos="4680"/>
        <w:tab w:val="right" w:pos="9360"/>
      </w:tabs>
      <w:spacing w:line="240" w:lineRule="auto"/>
    </w:pPr>
  </w:style>
  <w:style w:type="paragraph" w:styleId="NoSpacing">
    <w:name w:val="No Spacing"/>
    <w:qFormat/>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s="DejaVu Sans"/>
      <w:color w:val="17365D" w:themeColor="dark2" w:themeShade="BF"/>
      <w:spacing w:val="5"/>
      <w:kern w:val="2"/>
      <w:sz w:val="52"/>
      <w:szCs w:val="52"/>
    </w:rPr>
  </w:style>
  <w:style w:type="paragraph" w:styleId="Subtitle">
    <w:name w:val="Subtitle"/>
    <w:basedOn w:val="Normal"/>
    <w:next w:val="Normal"/>
    <w:link w:val="SubtitleChar"/>
    <w:uiPriority w:val="11"/>
    <w:qFormat/>
    <w:rPr>
      <w:rFonts w:ascii="Calibri" w:eastAsia="MS Gothic" w:hAnsi="Calibri" w:cs="DejaVu Sans"/>
      <w:i/>
      <w:iCs/>
      <w:color w:val="4F81BD" w:themeColor="accent1"/>
      <w:spacing w:val="15"/>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numPr>
        <w:numId w:val="2"/>
      </w:numPr>
      <w:contextualSpacing/>
    </w:pPr>
  </w:style>
  <w:style w:type="paragraph" w:styleId="ListBullet2">
    <w:name w:val="List Bullet 2"/>
    <w:basedOn w:val="Normal"/>
    <w:pPr>
      <w:numPr>
        <w:numId w:val="3"/>
      </w:numPr>
      <w:contextualSpacing/>
    </w:pPr>
  </w:style>
  <w:style w:type="paragraph" w:styleId="ListBullet3">
    <w:name w:val="List Bullet 3"/>
    <w:basedOn w:val="Normal"/>
    <w:pPr>
      <w:numPr>
        <w:numId w:val="4"/>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qFormat/>
    <w:rPr>
      <w:i/>
      <w:iCs/>
      <w:color w:val="000000" w:themeColor="dark1"/>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Body">
    <w:name w:val="Body"/>
    <w:basedOn w:val="Normal"/>
    <w:qFormat/>
    <w:pPr>
      <w:spacing w:line="348" w:lineRule="auto"/>
      <w:ind w:firstLine="425"/>
      <w:jc w:val="both"/>
    </w:pPr>
    <w:rPr>
      <w:sz w:val="23"/>
    </w:rPr>
  </w:style>
  <w:style w:type="paragraph" w:customStyle="1" w:styleId="BodyFirst">
    <w:name w:val="BodyFirst"/>
    <w:basedOn w:val="Normal"/>
    <w:qFormat/>
    <w:pPr>
      <w:spacing w:line="348" w:lineRule="auto"/>
      <w:jc w:val="both"/>
    </w:pPr>
    <w:rPr>
      <w:sz w:val="23"/>
    </w:rPr>
  </w:style>
  <w:style w:type="paragraph" w:customStyle="1" w:styleId="H1">
    <w:name w:val="H1"/>
    <w:basedOn w:val="Normal"/>
    <w:qFormat/>
    <w:pPr>
      <w:keepNext/>
      <w:keepLines/>
      <w:spacing w:before="280" w:after="100" w:line="240" w:lineRule="auto"/>
      <w:outlineLvl w:val="0"/>
    </w:pPr>
    <w:rPr>
      <w:b/>
      <w:sz w:val="28"/>
    </w:rPr>
  </w:style>
  <w:style w:type="paragraph" w:customStyle="1" w:styleId="H2">
    <w:name w:val="H2"/>
    <w:basedOn w:val="Normal"/>
    <w:qFormat/>
    <w:pPr>
      <w:keepNext/>
      <w:keepLines/>
      <w:spacing w:before="180" w:after="60" w:line="240" w:lineRule="auto"/>
      <w:outlineLvl w:val="1"/>
    </w:pPr>
    <w:rPr>
      <w:b/>
      <w:sz w:val="25"/>
    </w:rPr>
  </w:style>
  <w:style w:type="paragraph" w:customStyle="1" w:styleId="H3">
    <w:name w:val="H3"/>
    <w:basedOn w:val="Normal"/>
    <w:qFormat/>
    <w:pPr>
      <w:keepNext/>
      <w:keepLines/>
      <w:spacing w:before="140" w:after="40" w:line="240" w:lineRule="auto"/>
      <w:outlineLvl w:val="2"/>
    </w:pPr>
    <w:rPr>
      <w:b/>
      <w:i/>
      <w:sz w:val="23"/>
    </w:rPr>
  </w:style>
  <w:style w:type="paragraph" w:customStyle="1" w:styleId="TableCaption">
    <w:name w:val="TableCaption"/>
    <w:basedOn w:val="Normal"/>
    <w:qFormat/>
    <w:pPr>
      <w:keepNext/>
      <w:keepLines/>
      <w:spacing w:before="160" w:after="40" w:line="240" w:lineRule="auto"/>
    </w:pPr>
    <w:rPr>
      <w:b/>
      <w:sz w:val="19"/>
    </w:rPr>
  </w:style>
  <w:style w:type="paragraph" w:customStyle="1" w:styleId="TableNote">
    <w:name w:val="TableNote"/>
    <w:basedOn w:val="Normal"/>
    <w:qFormat/>
    <w:pPr>
      <w:spacing w:before="40" w:after="120" w:line="240" w:lineRule="auto"/>
    </w:pPr>
    <w:rPr>
      <w:sz w:val="17"/>
    </w:rPr>
  </w:style>
  <w:style w:type="paragraph" w:customStyle="1" w:styleId="FigureCaption">
    <w:name w:val="FigureCaption"/>
    <w:basedOn w:val="Normal"/>
    <w:qFormat/>
    <w:pPr>
      <w:spacing w:before="80" w:after="120" w:line="240" w:lineRule="auto"/>
    </w:pPr>
    <w:rPr>
      <w:i/>
      <w:sz w:val="19"/>
    </w:rPr>
  </w:style>
  <w:style w:type="paragraph" w:customStyle="1" w:styleId="FigureImage">
    <w:name w:val="FigureImage"/>
    <w:basedOn w:val="Normal"/>
    <w:qFormat/>
    <w:pPr>
      <w:keepNext/>
      <w:keepLines/>
      <w:spacing w:before="160" w:after="40" w:line="240" w:lineRule="auto"/>
      <w:jc w:val="center"/>
    </w:pPr>
  </w:style>
  <w:style w:type="paragraph" w:customStyle="1" w:styleId="TableText">
    <w:name w:val="TableText"/>
    <w:basedOn w:val="Normal"/>
    <w:qFormat/>
    <w:pPr>
      <w:keepLines/>
      <w:spacing w:before="20" w:after="20" w:line="240" w:lineRule="auto"/>
    </w:pPr>
    <w:rPr>
      <w:rFonts w:eastAsia="新細明體"/>
      <w:sz w:val="18"/>
    </w:rPr>
  </w:style>
  <w:style w:type="paragraph" w:customStyle="1" w:styleId="TableHead">
    <w:name w:val="TableHead"/>
    <w:basedOn w:val="Normal"/>
    <w:qFormat/>
    <w:pPr>
      <w:keepLines/>
      <w:spacing w:before="20" w:after="20" w:line="240" w:lineRule="auto"/>
      <w:jc w:val="center"/>
    </w:pPr>
    <w:rPr>
      <w:rFonts w:eastAsia="新細明體"/>
      <w:b/>
      <w:sz w:val="18"/>
    </w:rPr>
  </w:style>
  <w:style w:type="paragraph" w:customStyle="1" w:styleId="Equation">
    <w:name w:val="Equation"/>
    <w:basedOn w:val="Normal"/>
    <w:qFormat/>
    <w:pPr>
      <w:keepLines/>
      <w:spacing w:before="160" w:after="160" w:line="240" w:lineRule="auto"/>
      <w:jc w:val="center"/>
    </w:pPr>
  </w:style>
  <w:style w:type="paragraph" w:customStyle="1" w:styleId="Reference">
    <w:name w:val="Reference"/>
    <w:basedOn w:val="Normal"/>
    <w:qFormat/>
    <w:pPr>
      <w:keepLines/>
      <w:spacing w:after="44" w:line="252" w:lineRule="auto"/>
      <w:ind w:left="425" w:hanging="425"/>
    </w:pPr>
    <w:rPr>
      <w:sz w:val="20"/>
    </w:rPr>
  </w:style>
  <w:style w:type="paragraph" w:customStyle="1" w:styleId="PanelLabel">
    <w:name w:val="PanelLabel"/>
    <w:basedOn w:val="Normal"/>
    <w:qFormat/>
    <w:pPr>
      <w:keepNext/>
      <w:keepLines/>
      <w:spacing w:before="120" w:after="40" w:line="240" w:lineRule="auto"/>
    </w:pPr>
    <w:rPr>
      <w:b/>
      <w:sz w:val="19"/>
    </w:rPr>
  </w:style>
  <w:style w:type="paragraph" w:customStyle="1" w:styleId="FrontHead">
    <w:name w:val="FrontHead"/>
    <w:basedOn w:val="Normal"/>
    <w:qFormat/>
    <w:pPr>
      <w:spacing w:after="240" w:line="240" w:lineRule="auto"/>
      <w:jc w:val="center"/>
    </w:pPr>
    <w:rPr>
      <w:b/>
      <w:sz w:val="32"/>
    </w:rPr>
  </w:style>
  <w:style w:type="paragraph" w:customStyle="1" w:styleId="CoverBig">
    <w:name w:val="CoverBig"/>
    <w:basedOn w:val="Normal"/>
    <w:qFormat/>
    <w:pPr>
      <w:spacing w:after="120" w:line="240" w:lineRule="auto"/>
      <w:jc w:val="center"/>
    </w:pPr>
    <w:rPr>
      <w:b/>
      <w:sz w:val="36"/>
    </w:rPr>
  </w:style>
  <w:style w:type="paragraph" w:customStyle="1" w:styleId="Cover">
    <w:name w:val="Cover"/>
    <w:basedOn w:val="Normal"/>
    <w:qFormat/>
    <w:pPr>
      <w:spacing w:after="80" w:line="240" w:lineRule="auto"/>
      <w:jc w:val="center"/>
    </w:pPr>
    <w:rPr>
      <w:sz w:val="28"/>
    </w:rPr>
  </w:style>
  <w:style w:type="paragraph" w:customStyle="1" w:styleId="CoverSmall">
    <w:name w:val="CoverSmall"/>
    <w:basedOn w:val="Normal"/>
    <w:qFormat/>
    <w:pPr>
      <w:spacing w:after="60" w:line="240" w:lineRule="auto"/>
      <w:jc w:val="center"/>
    </w:pPr>
    <w:rPr>
      <w:sz w:val="23"/>
    </w:rPr>
  </w:style>
  <w:style w:type="paragraph" w:customStyle="1" w:styleId="AbstractBody">
    <w:name w:val="Abstract Body"/>
    <w:basedOn w:val="Normal"/>
    <w:qFormat/>
    <w:pPr>
      <w:ind w:firstLine="567"/>
      <w:jc w:val="both"/>
    </w:pPr>
  </w:style>
  <w:style w:type="paragraph" w:customStyle="1" w:styleId="Keywords">
    <w:name w:val="Keywords"/>
    <w:basedOn w:val="Normal"/>
    <w:qFormat/>
    <w:pPr>
      <w:spacing w:before="160" w:line="276" w:lineRule="auto"/>
      <w:jc w:val="both"/>
    </w:pPr>
    <w:rPr>
      <w:sz w:val="22"/>
    </w:rPr>
  </w:style>
  <w:style w:type="paragraph" w:customStyle="1" w:styleId="TocEntry1">
    <w:name w:val="TocEntry1"/>
    <w:basedOn w:val="Normal"/>
    <w:qFormat/>
    <w:pPr>
      <w:spacing w:before="40" w:after="20" w:line="240" w:lineRule="auto"/>
    </w:pPr>
    <w:rPr>
      <w:sz w:val="22"/>
    </w:rPr>
  </w:style>
  <w:style w:type="paragraph" w:customStyle="1" w:styleId="TocEntry2">
    <w:name w:val="TocEntry2"/>
    <w:basedOn w:val="Normal"/>
    <w:qFormat/>
    <w:pPr>
      <w:spacing w:before="20" w:after="10" w:line="240" w:lineRule="auto"/>
    </w:pPr>
    <w:rPr>
      <w:sz w:val="21"/>
    </w:rPr>
  </w:style>
  <w:style w:type="paragraph" w:customStyle="1" w:styleId="TableContents">
    <w:name w:val="Table Contents"/>
    <w:basedOn w:val="Normal"/>
    <w:qFormat/>
    <w:pPr>
      <w:widowControl w:val="0"/>
      <w:suppressLineNumbers/>
    </w:pPr>
  </w:style>
  <w:style w:type="paragraph" w:styleId="Revision">
    <w:name w:val="Revision"/>
    <w:hidden/>
    <w:uiPriority w:val="99"/>
    <w:semiHidden/>
    <w:rsid w:val="00F46618"/>
    <w:pPr>
      <w:suppressAutoHyphens w:val="0"/>
    </w:pPr>
    <w:rPr>
      <w:rFonts w:ascii="Times New Roman" w:eastAsia="標楷體" w:hAnsi="Times New Roman" w:cs="Times New Roman"/>
      <w:sz w:val="24"/>
    </w:rPr>
  </w:style>
  <w:style w:type="paragraph" w:styleId="FootnoteText">
    <w:name w:val="footnote text"/>
    <w:basedOn w:val="Normal"/>
    <w:link w:val="FootnoteTextChar"/>
    <w:uiPriority w:val="99"/>
    <w:semiHidden/>
    <w:unhideWhenUsed/>
    <w:rsid w:val="00F2589C"/>
    <w:pPr>
      <w:snapToGrid w:val="0"/>
    </w:pPr>
    <w:rPr>
      <w:sz w:val="20"/>
      <w:szCs w:val="20"/>
    </w:rPr>
  </w:style>
  <w:style w:type="character" w:customStyle="1" w:styleId="FootnoteTextChar">
    <w:name w:val="Footnote Text Char"/>
    <w:basedOn w:val="DefaultParagraphFont"/>
    <w:link w:val="FootnoteText"/>
    <w:uiPriority w:val="99"/>
    <w:semiHidden/>
    <w:rsid w:val="00F2589C"/>
    <w:rPr>
      <w:rFonts w:ascii="Times New Roman" w:eastAsia="標楷體" w:hAnsi="Times New Roman" w:cs="Times New Roman"/>
      <w:sz w:val="20"/>
      <w:szCs w:val="20"/>
    </w:rPr>
  </w:style>
  <w:style w:type="character" w:styleId="FootnoteReference">
    <w:name w:val="footnote reference"/>
    <w:basedOn w:val="DefaultParagraphFont"/>
    <w:uiPriority w:val="99"/>
    <w:semiHidden/>
    <w:unhideWhenUsed/>
    <w:rsid w:val="00F2589C"/>
    <w:rPr>
      <w:vertAlign w:val="superscript"/>
    </w:rPr>
  </w:style>
  <w:style w:type="character" w:styleId="CommentReference">
    <w:name w:val="annotation reference"/>
    <w:basedOn w:val="DefaultParagraphFont"/>
    <w:uiPriority w:val="99"/>
    <w:semiHidden/>
    <w:unhideWhenUsed/>
    <w:rsid w:val="00F2589C"/>
    <w:rPr>
      <w:sz w:val="18"/>
      <w:szCs w:val="18"/>
    </w:rPr>
  </w:style>
  <w:style w:type="paragraph" w:styleId="CommentText">
    <w:name w:val="annotation text"/>
    <w:basedOn w:val="Normal"/>
    <w:link w:val="CommentTextChar"/>
    <w:uiPriority w:val="99"/>
    <w:unhideWhenUsed/>
    <w:rsid w:val="00F2589C"/>
  </w:style>
  <w:style w:type="character" w:customStyle="1" w:styleId="CommentTextChar">
    <w:name w:val="Comment Text Char"/>
    <w:basedOn w:val="DefaultParagraphFont"/>
    <w:link w:val="CommentText"/>
    <w:uiPriority w:val="99"/>
    <w:rsid w:val="00F2589C"/>
    <w:rPr>
      <w:rFonts w:ascii="Times New Roman" w:eastAsia="標楷體" w:hAnsi="Times New Roman" w:cs="Times New Roman"/>
      <w:sz w:val="24"/>
    </w:rPr>
  </w:style>
  <w:style w:type="paragraph" w:styleId="CommentSubject">
    <w:name w:val="annotation subject"/>
    <w:basedOn w:val="CommentText"/>
    <w:next w:val="CommentText"/>
    <w:link w:val="CommentSubjectChar"/>
    <w:uiPriority w:val="99"/>
    <w:semiHidden/>
    <w:unhideWhenUsed/>
    <w:rsid w:val="00F2589C"/>
    <w:rPr>
      <w:b/>
      <w:bCs/>
    </w:rPr>
  </w:style>
  <w:style w:type="character" w:customStyle="1" w:styleId="CommentSubjectChar">
    <w:name w:val="Comment Subject Char"/>
    <w:basedOn w:val="CommentTextChar"/>
    <w:link w:val="CommentSubject"/>
    <w:uiPriority w:val="99"/>
    <w:semiHidden/>
    <w:rsid w:val="00F2589C"/>
    <w:rPr>
      <w:rFonts w:ascii="Times New Roman" w:eastAsia="標楷體"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78226">
      <w:bodyDiv w:val="1"/>
      <w:marLeft w:val="0"/>
      <w:marRight w:val="0"/>
      <w:marTop w:val="0"/>
      <w:marBottom w:val="0"/>
      <w:divBdr>
        <w:top w:val="none" w:sz="0" w:space="0" w:color="auto"/>
        <w:left w:val="none" w:sz="0" w:space="0" w:color="auto"/>
        <w:bottom w:val="none" w:sz="0" w:space="0" w:color="auto"/>
        <w:right w:val="none" w:sz="0" w:space="0" w:color="auto"/>
      </w:divBdr>
      <w:divsChild>
        <w:div w:id="330137335">
          <w:marLeft w:val="0"/>
          <w:marRight w:val="0"/>
          <w:marTop w:val="0"/>
          <w:marBottom w:val="0"/>
          <w:divBdr>
            <w:top w:val="none" w:sz="0" w:space="0" w:color="auto"/>
            <w:left w:val="none" w:sz="0" w:space="0" w:color="auto"/>
            <w:bottom w:val="none" w:sz="0" w:space="0" w:color="auto"/>
            <w:right w:val="none" w:sz="0" w:space="0" w:color="auto"/>
          </w:divBdr>
          <w:divsChild>
            <w:div w:id="869495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4299154">
      <w:bodyDiv w:val="1"/>
      <w:marLeft w:val="0"/>
      <w:marRight w:val="0"/>
      <w:marTop w:val="0"/>
      <w:marBottom w:val="0"/>
      <w:divBdr>
        <w:top w:val="none" w:sz="0" w:space="0" w:color="auto"/>
        <w:left w:val="none" w:sz="0" w:space="0" w:color="auto"/>
        <w:bottom w:val="none" w:sz="0" w:space="0" w:color="auto"/>
        <w:right w:val="none" w:sz="0" w:space="0" w:color="auto"/>
      </w:divBdr>
      <w:divsChild>
        <w:div w:id="69929115">
          <w:marLeft w:val="0"/>
          <w:marRight w:val="0"/>
          <w:marTop w:val="0"/>
          <w:marBottom w:val="0"/>
          <w:divBdr>
            <w:top w:val="none" w:sz="0" w:space="0" w:color="auto"/>
            <w:left w:val="none" w:sz="0" w:space="0" w:color="auto"/>
            <w:bottom w:val="none" w:sz="0" w:space="0" w:color="auto"/>
            <w:right w:val="none" w:sz="0" w:space="0" w:color="auto"/>
          </w:divBdr>
        </w:div>
      </w:divsChild>
    </w:div>
    <w:div w:id="633996032">
      <w:bodyDiv w:val="1"/>
      <w:marLeft w:val="0"/>
      <w:marRight w:val="0"/>
      <w:marTop w:val="0"/>
      <w:marBottom w:val="0"/>
      <w:divBdr>
        <w:top w:val="none" w:sz="0" w:space="0" w:color="auto"/>
        <w:left w:val="none" w:sz="0" w:space="0" w:color="auto"/>
        <w:bottom w:val="none" w:sz="0" w:space="0" w:color="auto"/>
        <w:right w:val="none" w:sz="0" w:space="0" w:color="auto"/>
      </w:divBdr>
    </w:div>
    <w:div w:id="639313186">
      <w:bodyDiv w:val="1"/>
      <w:marLeft w:val="0"/>
      <w:marRight w:val="0"/>
      <w:marTop w:val="0"/>
      <w:marBottom w:val="0"/>
      <w:divBdr>
        <w:top w:val="none" w:sz="0" w:space="0" w:color="auto"/>
        <w:left w:val="none" w:sz="0" w:space="0" w:color="auto"/>
        <w:bottom w:val="none" w:sz="0" w:space="0" w:color="auto"/>
        <w:right w:val="none" w:sz="0" w:space="0" w:color="auto"/>
      </w:divBdr>
      <w:divsChild>
        <w:div w:id="1334337527">
          <w:marLeft w:val="0"/>
          <w:marRight w:val="0"/>
          <w:marTop w:val="0"/>
          <w:marBottom w:val="0"/>
          <w:divBdr>
            <w:top w:val="none" w:sz="0" w:space="0" w:color="auto"/>
            <w:left w:val="none" w:sz="0" w:space="0" w:color="auto"/>
            <w:bottom w:val="none" w:sz="0" w:space="0" w:color="auto"/>
            <w:right w:val="none" w:sz="0" w:space="0" w:color="auto"/>
          </w:divBdr>
        </w:div>
      </w:divsChild>
    </w:div>
    <w:div w:id="640352864">
      <w:bodyDiv w:val="1"/>
      <w:marLeft w:val="0"/>
      <w:marRight w:val="0"/>
      <w:marTop w:val="0"/>
      <w:marBottom w:val="0"/>
      <w:divBdr>
        <w:top w:val="none" w:sz="0" w:space="0" w:color="auto"/>
        <w:left w:val="none" w:sz="0" w:space="0" w:color="auto"/>
        <w:bottom w:val="none" w:sz="0" w:space="0" w:color="auto"/>
        <w:right w:val="none" w:sz="0" w:space="0" w:color="auto"/>
      </w:divBdr>
      <w:divsChild>
        <w:div w:id="1327637554">
          <w:marLeft w:val="0"/>
          <w:marRight w:val="0"/>
          <w:marTop w:val="0"/>
          <w:marBottom w:val="0"/>
          <w:divBdr>
            <w:top w:val="none" w:sz="0" w:space="0" w:color="auto"/>
            <w:left w:val="none" w:sz="0" w:space="0" w:color="auto"/>
            <w:bottom w:val="none" w:sz="0" w:space="0" w:color="auto"/>
            <w:right w:val="none" w:sz="0" w:space="0" w:color="auto"/>
          </w:divBdr>
        </w:div>
      </w:divsChild>
    </w:div>
    <w:div w:id="736316696">
      <w:bodyDiv w:val="1"/>
      <w:marLeft w:val="0"/>
      <w:marRight w:val="0"/>
      <w:marTop w:val="0"/>
      <w:marBottom w:val="0"/>
      <w:divBdr>
        <w:top w:val="none" w:sz="0" w:space="0" w:color="auto"/>
        <w:left w:val="none" w:sz="0" w:space="0" w:color="auto"/>
        <w:bottom w:val="none" w:sz="0" w:space="0" w:color="auto"/>
        <w:right w:val="none" w:sz="0" w:space="0" w:color="auto"/>
      </w:divBdr>
      <w:divsChild>
        <w:div w:id="911158990">
          <w:marLeft w:val="0"/>
          <w:marRight w:val="0"/>
          <w:marTop w:val="0"/>
          <w:marBottom w:val="0"/>
          <w:divBdr>
            <w:top w:val="none" w:sz="0" w:space="0" w:color="auto"/>
            <w:left w:val="none" w:sz="0" w:space="0" w:color="auto"/>
            <w:bottom w:val="none" w:sz="0" w:space="0" w:color="auto"/>
            <w:right w:val="none" w:sz="0" w:space="0" w:color="auto"/>
          </w:divBdr>
        </w:div>
      </w:divsChild>
    </w:div>
    <w:div w:id="764302152">
      <w:bodyDiv w:val="1"/>
      <w:marLeft w:val="0"/>
      <w:marRight w:val="0"/>
      <w:marTop w:val="0"/>
      <w:marBottom w:val="0"/>
      <w:divBdr>
        <w:top w:val="none" w:sz="0" w:space="0" w:color="auto"/>
        <w:left w:val="none" w:sz="0" w:space="0" w:color="auto"/>
        <w:bottom w:val="none" w:sz="0" w:space="0" w:color="auto"/>
        <w:right w:val="none" w:sz="0" w:space="0" w:color="auto"/>
      </w:divBdr>
      <w:divsChild>
        <w:div w:id="1212841403">
          <w:marLeft w:val="0"/>
          <w:marRight w:val="0"/>
          <w:marTop w:val="0"/>
          <w:marBottom w:val="0"/>
          <w:divBdr>
            <w:top w:val="none" w:sz="0" w:space="0" w:color="auto"/>
            <w:left w:val="none" w:sz="0" w:space="0" w:color="auto"/>
            <w:bottom w:val="none" w:sz="0" w:space="0" w:color="auto"/>
            <w:right w:val="none" w:sz="0" w:space="0" w:color="auto"/>
          </w:divBdr>
          <w:divsChild>
            <w:div w:id="1817993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9028796">
      <w:bodyDiv w:val="1"/>
      <w:marLeft w:val="0"/>
      <w:marRight w:val="0"/>
      <w:marTop w:val="0"/>
      <w:marBottom w:val="0"/>
      <w:divBdr>
        <w:top w:val="none" w:sz="0" w:space="0" w:color="auto"/>
        <w:left w:val="none" w:sz="0" w:space="0" w:color="auto"/>
        <w:bottom w:val="none" w:sz="0" w:space="0" w:color="auto"/>
        <w:right w:val="none" w:sz="0" w:space="0" w:color="auto"/>
      </w:divBdr>
    </w:div>
    <w:div w:id="839271283">
      <w:bodyDiv w:val="1"/>
      <w:marLeft w:val="0"/>
      <w:marRight w:val="0"/>
      <w:marTop w:val="0"/>
      <w:marBottom w:val="0"/>
      <w:divBdr>
        <w:top w:val="none" w:sz="0" w:space="0" w:color="auto"/>
        <w:left w:val="none" w:sz="0" w:space="0" w:color="auto"/>
        <w:bottom w:val="none" w:sz="0" w:space="0" w:color="auto"/>
        <w:right w:val="none" w:sz="0" w:space="0" w:color="auto"/>
      </w:divBdr>
      <w:divsChild>
        <w:div w:id="1382828001">
          <w:marLeft w:val="0"/>
          <w:marRight w:val="0"/>
          <w:marTop w:val="0"/>
          <w:marBottom w:val="0"/>
          <w:divBdr>
            <w:top w:val="none" w:sz="0" w:space="0" w:color="auto"/>
            <w:left w:val="none" w:sz="0" w:space="0" w:color="auto"/>
            <w:bottom w:val="none" w:sz="0" w:space="0" w:color="auto"/>
            <w:right w:val="none" w:sz="0" w:space="0" w:color="auto"/>
          </w:divBdr>
        </w:div>
      </w:divsChild>
    </w:div>
    <w:div w:id="882403794">
      <w:bodyDiv w:val="1"/>
      <w:marLeft w:val="0"/>
      <w:marRight w:val="0"/>
      <w:marTop w:val="0"/>
      <w:marBottom w:val="0"/>
      <w:divBdr>
        <w:top w:val="none" w:sz="0" w:space="0" w:color="auto"/>
        <w:left w:val="none" w:sz="0" w:space="0" w:color="auto"/>
        <w:bottom w:val="none" w:sz="0" w:space="0" w:color="auto"/>
        <w:right w:val="none" w:sz="0" w:space="0" w:color="auto"/>
      </w:divBdr>
      <w:divsChild>
        <w:div w:id="1917547413">
          <w:marLeft w:val="0"/>
          <w:marRight w:val="0"/>
          <w:marTop w:val="0"/>
          <w:marBottom w:val="0"/>
          <w:divBdr>
            <w:top w:val="none" w:sz="0" w:space="0" w:color="auto"/>
            <w:left w:val="none" w:sz="0" w:space="0" w:color="auto"/>
            <w:bottom w:val="none" w:sz="0" w:space="0" w:color="auto"/>
            <w:right w:val="none" w:sz="0" w:space="0" w:color="auto"/>
          </w:divBdr>
        </w:div>
      </w:divsChild>
    </w:div>
    <w:div w:id="1010914586">
      <w:bodyDiv w:val="1"/>
      <w:marLeft w:val="0"/>
      <w:marRight w:val="0"/>
      <w:marTop w:val="0"/>
      <w:marBottom w:val="0"/>
      <w:divBdr>
        <w:top w:val="none" w:sz="0" w:space="0" w:color="auto"/>
        <w:left w:val="none" w:sz="0" w:space="0" w:color="auto"/>
        <w:bottom w:val="none" w:sz="0" w:space="0" w:color="auto"/>
        <w:right w:val="none" w:sz="0" w:space="0" w:color="auto"/>
      </w:divBdr>
      <w:divsChild>
        <w:div w:id="719286201">
          <w:marLeft w:val="0"/>
          <w:marRight w:val="0"/>
          <w:marTop w:val="0"/>
          <w:marBottom w:val="0"/>
          <w:divBdr>
            <w:top w:val="none" w:sz="0" w:space="0" w:color="auto"/>
            <w:left w:val="none" w:sz="0" w:space="0" w:color="auto"/>
            <w:bottom w:val="none" w:sz="0" w:space="0" w:color="auto"/>
            <w:right w:val="none" w:sz="0" w:space="0" w:color="auto"/>
          </w:divBdr>
        </w:div>
      </w:divsChild>
    </w:div>
    <w:div w:id="1030380179">
      <w:bodyDiv w:val="1"/>
      <w:marLeft w:val="0"/>
      <w:marRight w:val="0"/>
      <w:marTop w:val="0"/>
      <w:marBottom w:val="0"/>
      <w:divBdr>
        <w:top w:val="none" w:sz="0" w:space="0" w:color="auto"/>
        <w:left w:val="none" w:sz="0" w:space="0" w:color="auto"/>
        <w:bottom w:val="none" w:sz="0" w:space="0" w:color="auto"/>
        <w:right w:val="none" w:sz="0" w:space="0" w:color="auto"/>
      </w:divBdr>
      <w:divsChild>
        <w:div w:id="850028856">
          <w:marLeft w:val="0"/>
          <w:marRight w:val="0"/>
          <w:marTop w:val="0"/>
          <w:marBottom w:val="0"/>
          <w:divBdr>
            <w:top w:val="none" w:sz="0" w:space="0" w:color="auto"/>
            <w:left w:val="none" w:sz="0" w:space="0" w:color="auto"/>
            <w:bottom w:val="none" w:sz="0" w:space="0" w:color="auto"/>
            <w:right w:val="none" w:sz="0" w:space="0" w:color="auto"/>
          </w:divBdr>
        </w:div>
      </w:divsChild>
    </w:div>
    <w:div w:id="1273512073">
      <w:bodyDiv w:val="1"/>
      <w:marLeft w:val="0"/>
      <w:marRight w:val="0"/>
      <w:marTop w:val="0"/>
      <w:marBottom w:val="0"/>
      <w:divBdr>
        <w:top w:val="none" w:sz="0" w:space="0" w:color="auto"/>
        <w:left w:val="none" w:sz="0" w:space="0" w:color="auto"/>
        <w:bottom w:val="none" w:sz="0" w:space="0" w:color="auto"/>
        <w:right w:val="none" w:sz="0" w:space="0" w:color="auto"/>
      </w:divBdr>
      <w:divsChild>
        <w:div w:id="1941142535">
          <w:marLeft w:val="0"/>
          <w:marRight w:val="0"/>
          <w:marTop w:val="0"/>
          <w:marBottom w:val="0"/>
          <w:divBdr>
            <w:top w:val="none" w:sz="0" w:space="0" w:color="auto"/>
            <w:left w:val="none" w:sz="0" w:space="0" w:color="auto"/>
            <w:bottom w:val="none" w:sz="0" w:space="0" w:color="auto"/>
            <w:right w:val="none" w:sz="0" w:space="0" w:color="auto"/>
          </w:divBdr>
        </w:div>
      </w:divsChild>
    </w:div>
    <w:div w:id="1365866392">
      <w:bodyDiv w:val="1"/>
      <w:marLeft w:val="0"/>
      <w:marRight w:val="0"/>
      <w:marTop w:val="0"/>
      <w:marBottom w:val="0"/>
      <w:divBdr>
        <w:top w:val="none" w:sz="0" w:space="0" w:color="auto"/>
        <w:left w:val="none" w:sz="0" w:space="0" w:color="auto"/>
        <w:bottom w:val="none" w:sz="0" w:space="0" w:color="auto"/>
        <w:right w:val="none" w:sz="0" w:space="0" w:color="auto"/>
      </w:divBdr>
      <w:divsChild>
        <w:div w:id="748576323">
          <w:marLeft w:val="0"/>
          <w:marRight w:val="0"/>
          <w:marTop w:val="0"/>
          <w:marBottom w:val="0"/>
          <w:divBdr>
            <w:top w:val="none" w:sz="0" w:space="0" w:color="auto"/>
            <w:left w:val="none" w:sz="0" w:space="0" w:color="auto"/>
            <w:bottom w:val="none" w:sz="0" w:space="0" w:color="auto"/>
            <w:right w:val="none" w:sz="0" w:space="0" w:color="auto"/>
          </w:divBdr>
        </w:div>
      </w:divsChild>
    </w:div>
    <w:div w:id="1416971052">
      <w:bodyDiv w:val="1"/>
      <w:marLeft w:val="0"/>
      <w:marRight w:val="0"/>
      <w:marTop w:val="0"/>
      <w:marBottom w:val="0"/>
      <w:divBdr>
        <w:top w:val="none" w:sz="0" w:space="0" w:color="auto"/>
        <w:left w:val="none" w:sz="0" w:space="0" w:color="auto"/>
        <w:bottom w:val="none" w:sz="0" w:space="0" w:color="auto"/>
        <w:right w:val="none" w:sz="0" w:space="0" w:color="auto"/>
      </w:divBdr>
      <w:divsChild>
        <w:div w:id="1038436930">
          <w:marLeft w:val="0"/>
          <w:marRight w:val="0"/>
          <w:marTop w:val="0"/>
          <w:marBottom w:val="0"/>
          <w:divBdr>
            <w:top w:val="none" w:sz="0" w:space="0" w:color="auto"/>
            <w:left w:val="none" w:sz="0" w:space="0" w:color="auto"/>
            <w:bottom w:val="none" w:sz="0" w:space="0" w:color="auto"/>
            <w:right w:val="none" w:sz="0" w:space="0" w:color="auto"/>
          </w:divBdr>
        </w:div>
      </w:divsChild>
    </w:div>
    <w:div w:id="1472482208">
      <w:bodyDiv w:val="1"/>
      <w:marLeft w:val="0"/>
      <w:marRight w:val="0"/>
      <w:marTop w:val="0"/>
      <w:marBottom w:val="0"/>
      <w:divBdr>
        <w:top w:val="none" w:sz="0" w:space="0" w:color="auto"/>
        <w:left w:val="none" w:sz="0" w:space="0" w:color="auto"/>
        <w:bottom w:val="none" w:sz="0" w:space="0" w:color="auto"/>
        <w:right w:val="none" w:sz="0" w:space="0" w:color="auto"/>
      </w:divBdr>
      <w:divsChild>
        <w:div w:id="415786514">
          <w:marLeft w:val="0"/>
          <w:marRight w:val="0"/>
          <w:marTop w:val="0"/>
          <w:marBottom w:val="0"/>
          <w:divBdr>
            <w:top w:val="none" w:sz="0" w:space="0" w:color="auto"/>
            <w:left w:val="none" w:sz="0" w:space="0" w:color="auto"/>
            <w:bottom w:val="none" w:sz="0" w:space="0" w:color="auto"/>
            <w:right w:val="none" w:sz="0" w:space="0" w:color="auto"/>
          </w:divBdr>
        </w:div>
      </w:divsChild>
    </w:div>
    <w:div w:id="1624339677">
      <w:bodyDiv w:val="1"/>
      <w:marLeft w:val="0"/>
      <w:marRight w:val="0"/>
      <w:marTop w:val="0"/>
      <w:marBottom w:val="0"/>
      <w:divBdr>
        <w:top w:val="none" w:sz="0" w:space="0" w:color="auto"/>
        <w:left w:val="none" w:sz="0" w:space="0" w:color="auto"/>
        <w:bottom w:val="none" w:sz="0" w:space="0" w:color="auto"/>
        <w:right w:val="none" w:sz="0" w:space="0" w:color="auto"/>
      </w:divBdr>
      <w:divsChild>
        <w:div w:id="1782728421">
          <w:marLeft w:val="0"/>
          <w:marRight w:val="0"/>
          <w:marTop w:val="0"/>
          <w:marBottom w:val="0"/>
          <w:divBdr>
            <w:top w:val="none" w:sz="0" w:space="0" w:color="auto"/>
            <w:left w:val="none" w:sz="0" w:space="0" w:color="auto"/>
            <w:bottom w:val="none" w:sz="0" w:space="0" w:color="auto"/>
            <w:right w:val="none" w:sz="0" w:space="0" w:color="auto"/>
          </w:divBdr>
        </w:div>
      </w:divsChild>
    </w:div>
    <w:div w:id="1821726369">
      <w:bodyDiv w:val="1"/>
      <w:marLeft w:val="0"/>
      <w:marRight w:val="0"/>
      <w:marTop w:val="0"/>
      <w:marBottom w:val="0"/>
      <w:divBdr>
        <w:top w:val="none" w:sz="0" w:space="0" w:color="auto"/>
        <w:left w:val="none" w:sz="0" w:space="0" w:color="auto"/>
        <w:bottom w:val="none" w:sz="0" w:space="0" w:color="auto"/>
        <w:right w:val="none" w:sz="0" w:space="0" w:color="auto"/>
      </w:divBdr>
      <w:divsChild>
        <w:div w:id="330570893">
          <w:marLeft w:val="0"/>
          <w:marRight w:val="0"/>
          <w:marTop w:val="0"/>
          <w:marBottom w:val="0"/>
          <w:divBdr>
            <w:top w:val="none" w:sz="0" w:space="0" w:color="auto"/>
            <w:left w:val="none" w:sz="0" w:space="0" w:color="auto"/>
            <w:bottom w:val="none" w:sz="0" w:space="0" w:color="auto"/>
            <w:right w:val="none" w:sz="0" w:space="0" w:color="auto"/>
          </w:divBdr>
        </w:div>
      </w:divsChild>
    </w:div>
    <w:div w:id="1878660367">
      <w:bodyDiv w:val="1"/>
      <w:marLeft w:val="0"/>
      <w:marRight w:val="0"/>
      <w:marTop w:val="0"/>
      <w:marBottom w:val="0"/>
      <w:divBdr>
        <w:top w:val="none" w:sz="0" w:space="0" w:color="auto"/>
        <w:left w:val="none" w:sz="0" w:space="0" w:color="auto"/>
        <w:bottom w:val="none" w:sz="0" w:space="0" w:color="auto"/>
        <w:right w:val="none" w:sz="0" w:space="0" w:color="auto"/>
      </w:divBdr>
      <w:divsChild>
        <w:div w:id="771241170">
          <w:marLeft w:val="0"/>
          <w:marRight w:val="0"/>
          <w:marTop w:val="0"/>
          <w:marBottom w:val="0"/>
          <w:divBdr>
            <w:top w:val="none" w:sz="0" w:space="0" w:color="auto"/>
            <w:left w:val="none" w:sz="0" w:space="0" w:color="auto"/>
            <w:bottom w:val="none" w:sz="0" w:space="0" w:color="auto"/>
            <w:right w:val="none" w:sz="0" w:space="0" w:color="auto"/>
          </w:divBdr>
        </w:div>
      </w:divsChild>
    </w:div>
    <w:div w:id="1898935537">
      <w:bodyDiv w:val="1"/>
      <w:marLeft w:val="0"/>
      <w:marRight w:val="0"/>
      <w:marTop w:val="0"/>
      <w:marBottom w:val="0"/>
      <w:divBdr>
        <w:top w:val="none" w:sz="0" w:space="0" w:color="auto"/>
        <w:left w:val="none" w:sz="0" w:space="0" w:color="auto"/>
        <w:bottom w:val="none" w:sz="0" w:space="0" w:color="auto"/>
        <w:right w:val="none" w:sz="0" w:space="0" w:color="auto"/>
      </w:divBdr>
      <w:divsChild>
        <w:div w:id="15873964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細明體"/>
        <a:cs typeface="DejaVu Sans"/>
      </a:majorFont>
      <a:minorFont>
        <a:latin typeface="Arial"/>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3AFA4-E1DD-46F2-AEF2-523807259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Pages>
  <Words>11674</Words>
  <Characters>66547</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drkong</cp:lastModifiedBy>
  <cp:revision>12</cp:revision>
  <dcterms:created xsi:type="dcterms:W3CDTF">2026-09-06T15:43:00Z</dcterms:created>
  <dcterms:modified xsi:type="dcterms:W3CDTF">2026-09-07T02:30:00Z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