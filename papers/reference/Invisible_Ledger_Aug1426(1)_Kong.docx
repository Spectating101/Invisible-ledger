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D33B0" w14:textId="77777777" w:rsidR="00D052D2" w:rsidRDefault="00000000">
      <w:pPr>
        <w:pStyle w:val="Title"/>
        <w:keepNext/>
        <w:spacing w:line="268" w:lineRule="auto"/>
        <w:ind w:firstLine="218"/>
      </w:pPr>
      <w:commentRangeStart w:id="0"/>
      <w:r>
        <w:t xml:space="preserve">The Invisible Ledger: Quantifying ASEAN’s </w:t>
      </w:r>
      <w:commentRangeStart w:id="1"/>
      <w:r>
        <w:t>$200 Billion</w:t>
      </w:r>
      <w:commentRangeEnd w:id="1"/>
      <w:r w:rsidR="00205375">
        <w:rPr>
          <w:rStyle w:val="CommentReference"/>
          <w:rFonts w:eastAsiaTheme="minorEastAsia"/>
          <w:b w:val="0"/>
          <w:bCs w:val="0"/>
        </w:rPr>
        <w:commentReference w:id="1"/>
      </w:r>
      <w:r>
        <w:t xml:space="preserve"> Unmeasured Platform Economy</w:t>
      </w:r>
      <w:commentRangeEnd w:id="0"/>
      <w:r w:rsidR="00964257">
        <w:rPr>
          <w:rStyle w:val="CommentReference"/>
          <w:rFonts w:eastAsiaTheme="minorEastAsia"/>
          <w:b w:val="0"/>
          <w:bCs w:val="0"/>
        </w:rPr>
        <w:commentReference w:id="0"/>
      </w:r>
    </w:p>
    <w:p w14:paraId="0014B28B" w14:textId="77777777" w:rsidR="00D052D2" w:rsidRDefault="00000000">
      <w:pPr>
        <w:pStyle w:val="Heading2"/>
        <w:widowControl/>
        <w:spacing w:before="133" w:after="0"/>
        <w:ind w:left="218" w:firstLine="0"/>
        <w:jc w:val="left"/>
        <w:rPr>
          <w:rFonts w:ascii="Cambria" w:eastAsia="Cambria" w:hAnsi="Cambria" w:cs="Cambria"/>
        </w:rPr>
      </w:pPr>
      <w:r>
        <w:rPr>
          <w:rFonts w:ascii="Cambria" w:eastAsia="Cambria" w:hAnsi="Cambria" w:cs="Cambria"/>
        </w:rPr>
        <w:t>Christopher Ongko (</w:t>
      </w:r>
      <w:r>
        <w:rPr>
          <w:rFonts w:ascii="Malgun Gothic" w:eastAsia="Malgun Gothic" w:hAnsi="Malgun Gothic" w:cs="Malgun Gothic"/>
        </w:rPr>
        <w:t>王新福</w:t>
      </w:r>
      <w:r>
        <w:rPr>
          <w:rFonts w:ascii="Cambria" w:eastAsia="Cambria" w:hAnsi="Cambria" w:cs="Cambria"/>
        </w:rPr>
        <w:t>)</w:t>
      </w:r>
    </w:p>
    <w:p w14:paraId="35123C8A" w14:textId="77777777" w:rsidR="00D052D2" w:rsidRDefault="00000000">
      <w:pPr>
        <w:widowControl/>
        <w:spacing w:before="124" w:line="268" w:lineRule="auto"/>
        <w:ind w:left="218" w:right="1419"/>
        <w:rPr>
          <w:sz w:val="20"/>
          <w:szCs w:val="20"/>
        </w:rPr>
      </w:pPr>
      <w:r>
        <w:rPr>
          <w:sz w:val="20"/>
          <w:szCs w:val="20"/>
        </w:rPr>
        <w:t xml:space="preserve">Department of Finance, College of Management, Yuan Ze University, Taiwan </w:t>
      </w:r>
      <w:hyperlink r:id="rId12">
        <w:r>
          <w:rPr>
            <w:sz w:val="20"/>
            <w:szCs w:val="20"/>
          </w:rPr>
          <w:t>s1133958@mail.yzu.edu.tw</w:t>
        </w:r>
      </w:hyperlink>
      <w:r>
        <w:rPr>
          <w:sz w:val="20"/>
          <w:szCs w:val="20"/>
        </w:rPr>
        <w:t xml:space="preserve"> · ORCID: 0009-0007-9339-9098</w:t>
      </w:r>
    </w:p>
    <w:p w14:paraId="17A93CE6" w14:textId="77777777" w:rsidR="00D052D2" w:rsidRDefault="00D052D2">
      <w:pPr>
        <w:widowControl/>
        <w:pBdr>
          <w:top w:val="nil"/>
          <w:left w:val="nil"/>
          <w:bottom w:val="nil"/>
          <w:right w:val="nil"/>
          <w:between w:val="nil"/>
        </w:pBdr>
        <w:spacing w:before="31" w:line="252" w:lineRule="auto"/>
        <w:jc w:val="both"/>
        <w:rPr>
          <w:color w:val="000000"/>
          <w:sz w:val="20"/>
          <w:szCs w:val="20"/>
        </w:rPr>
      </w:pPr>
    </w:p>
    <w:p w14:paraId="5291FE99" w14:textId="77777777" w:rsidR="00D052D2" w:rsidRDefault="00000000">
      <w:pPr>
        <w:pStyle w:val="Heading1"/>
        <w:widowControl/>
        <w:spacing w:before="1"/>
        <w:ind w:left="218" w:firstLine="0"/>
      </w:pPr>
      <w:commentRangeStart w:id="2"/>
      <w:r>
        <w:t>Abstract</w:t>
      </w:r>
      <w:commentRangeEnd w:id="2"/>
      <w:r w:rsidR="00964257">
        <w:rPr>
          <w:rStyle w:val="CommentReference"/>
          <w:rFonts w:eastAsiaTheme="minorEastAsia"/>
          <w:b w:val="0"/>
          <w:bCs w:val="0"/>
        </w:rPr>
        <w:commentReference w:id="2"/>
      </w:r>
    </w:p>
    <w:p w14:paraId="45E11284" w14:textId="77777777" w:rsidR="00D052D2" w:rsidRDefault="00000000">
      <w:pPr>
        <w:widowControl/>
        <w:pBdr>
          <w:top w:val="nil"/>
          <w:left w:val="nil"/>
          <w:bottom w:val="nil"/>
          <w:right w:val="nil"/>
          <w:between w:val="nil"/>
        </w:pBdr>
        <w:spacing w:before="99" w:line="252" w:lineRule="auto"/>
        <w:ind w:left="218" w:right="208"/>
        <w:jc w:val="both"/>
        <w:rPr>
          <w:color w:val="000000"/>
        </w:rPr>
      </w:pPr>
      <w:r>
        <w:rPr>
          <w:rFonts w:eastAsia="Times New Roman"/>
          <w:color w:val="000000"/>
        </w:rPr>
        <w:t>This paper estimates the scale of platform-mediated transaction value that remains outside routine third-party income reporting across ASEAN’s five largest digital markets. Using directly reported and transparently derived figures for Grab, GoTo, and Sea Limited/Shopee, I estimate a $66.8 billion wedge for Indonesia and a calibrated ASEAN-5 total of approximately $200 billion. The corresponding ecosystem ratio is 16.0:1: for each dollar booked as platform revenue, approximately $16 is paid onward or otherwise attributed to ecosystem participants. This ratio is an accounting measure of gross transaction value not booked as platform revenue; it is not a measure of participant profit, tax liability, or value-added. The Indonesia estimate is anchored most directly by GoTo, for which both gross transaction value and net revenue are reported in Indonesia-native filings. Grab and Shopee require disclosed take rates or independently sourced market-share information, and the four non-Indonesian country estimates apply Indonesia’s blended 5.88 percent retained share to country transaction volumes. They are calibrated rescalings rather than independent measurements. As a limited policy check, Malaysia’s 2024 low-value-goods expansion collected $114 million directly. A descriptive two-country before-and-after difference against Vietnam gives $152 million, or $149 million using period-average exchange rates. The comparison has four annual observations, unmatched tax bases, and no pre-trend test, so it is reported as a bound rather than a causal estimate. GoTo’s own filings show the share of transaction value not booked as revenue rising from 95.7 percent in 2020 to 97.6 percent in 2023. The policy implication is narrower than a call for immediate taxation: digital platforms already hold the records required for third-party reporting, but registration, reporting, and withholding should be designed separately and evaluated against administrative costs and participant welfare.</w:t>
      </w:r>
    </w:p>
    <w:p w14:paraId="6690311C" w14:textId="77777777" w:rsidR="00D052D2" w:rsidRDefault="00000000">
      <w:pPr>
        <w:widowControl/>
        <w:spacing w:before="68"/>
        <w:ind w:left="218" w:right="631"/>
        <w:jc w:val="both"/>
        <w:rPr>
          <w:sz w:val="20"/>
          <w:szCs w:val="20"/>
        </w:rPr>
      </w:pPr>
      <w:r>
        <w:rPr>
          <w:sz w:val="20"/>
          <w:szCs w:val="20"/>
        </w:rPr>
        <w:t>Keywords: digital economy; platform economy; fiscal capacity; informal sector; third-party reporting; ASEAN; tax administration.</w:t>
      </w:r>
    </w:p>
    <w:p w14:paraId="44B8F33C" w14:textId="77777777" w:rsidR="00D052D2" w:rsidRDefault="00000000">
      <w:pPr>
        <w:widowControl/>
        <w:spacing w:before="103"/>
        <w:ind w:left="218"/>
        <w:jc w:val="both"/>
        <w:rPr>
          <w:sz w:val="20"/>
          <w:szCs w:val="20"/>
        </w:rPr>
      </w:pPr>
      <w:r>
        <w:rPr>
          <w:sz w:val="20"/>
          <w:szCs w:val="20"/>
        </w:rPr>
        <w:t>JEL codes: H25; H26; O17; O33; F23.</w:t>
      </w:r>
    </w:p>
    <w:p w14:paraId="06582C80" w14:textId="77777777" w:rsidR="00D052D2" w:rsidRDefault="00D052D2">
      <w:pPr>
        <w:widowControl/>
        <w:pBdr>
          <w:top w:val="nil"/>
          <w:left w:val="nil"/>
          <w:bottom w:val="nil"/>
          <w:right w:val="nil"/>
          <w:between w:val="nil"/>
        </w:pBdr>
        <w:spacing w:before="31" w:line="252" w:lineRule="auto"/>
        <w:jc w:val="both"/>
        <w:rPr>
          <w:color w:val="000000"/>
          <w:sz w:val="20"/>
          <w:szCs w:val="20"/>
        </w:rPr>
      </w:pPr>
    </w:p>
    <w:p w14:paraId="7FAFECF5" w14:textId="77777777" w:rsidR="00D052D2" w:rsidRDefault="00000000">
      <w:pPr>
        <w:pStyle w:val="Heading1"/>
        <w:widowControl/>
        <w:numPr>
          <w:ilvl w:val="0"/>
          <w:numId w:val="1"/>
        </w:numPr>
        <w:tabs>
          <w:tab w:val="left" w:pos="498"/>
        </w:tabs>
        <w:spacing w:before="0" w:after="0"/>
      </w:pPr>
      <w:r>
        <w:t>Introduction</w:t>
      </w:r>
    </w:p>
    <w:p w14:paraId="3C016BB2" w14:textId="52AF561B" w:rsidR="00205375" w:rsidRDefault="00000000">
      <w:pPr>
        <w:widowControl/>
        <w:pBdr>
          <w:top w:val="nil"/>
          <w:left w:val="nil"/>
          <w:bottom w:val="nil"/>
          <w:right w:val="nil"/>
          <w:between w:val="nil"/>
        </w:pBdr>
        <w:spacing w:before="99" w:line="268" w:lineRule="auto"/>
        <w:ind w:left="218" w:right="206"/>
        <w:jc w:val="both"/>
        <w:rPr>
          <w:ins w:id="3" w:author="drkong" w:date="2026-08-19T15:40:00Z"/>
          <w:color w:val="000000"/>
        </w:rPr>
      </w:pPr>
      <w:r>
        <w:rPr>
          <w:rFonts w:eastAsia="Times New Roman"/>
          <w:color w:val="000000"/>
        </w:rPr>
        <w:t xml:space="preserve">Southeast Asia’s digital economy grew from $98 billion in 2020 to $263 billion in 2024 (Google, Temasek and Bain 2024). Yet platform scale and tax-administrative visibility are not the same thing. A platform records </w:t>
      </w:r>
      <w:ins w:id="4" w:author="drkong" w:date="2026-08-19T16:05:00Z">
        <w:r w:rsidR="007978BB" w:rsidRPr="007978BB">
          <w:rPr>
            <w:rFonts w:eastAsia="Times New Roman"/>
            <w:color w:val="000000"/>
          </w:rPr>
          <w:t>each transaction, determines the payout to participants, and accounts for its own revenue. Yet, the gross receipts earned by participating restaurants, delivery service providers, or vendors may not be routinely captured through third-party income reporting mechanisms, thereby creating an administrative gap in tax enforcement</w:t>
        </w:r>
      </w:ins>
      <w:del w:id="5" w:author="drkong" w:date="2026-08-19T16:05:00Z">
        <w:r w:rsidDel="007978BB">
          <w:rPr>
            <w:rFonts w:eastAsia="Times New Roman"/>
            <w:color w:val="000000"/>
          </w:rPr>
          <w:delText>the transaction, computes the payout, and books its own revenue, while the participant’s gross receipts may remain outside routine third-party income reporting</w:delText>
        </w:r>
      </w:del>
      <w:r>
        <w:rPr>
          <w:rFonts w:eastAsia="Times New Roman"/>
          <w:color w:val="000000"/>
        </w:rPr>
        <w:t>.</w:t>
      </w:r>
      <w:ins w:id="6" w:author="drkong" w:date="2026-08-19T15:38:00Z">
        <w:r w:rsidR="00205375">
          <w:rPr>
            <w:rFonts w:hint="eastAsia"/>
            <w:color w:val="000000"/>
          </w:rPr>
          <w:t xml:space="preserve"> In this paper, I </w:t>
        </w:r>
      </w:ins>
      <w:ins w:id="7" w:author="drkong" w:date="2026-08-19T16:05:00Z">
        <w:r w:rsidR="007978BB" w:rsidRPr="007978BB">
          <w:rPr>
            <w:color w:val="000000"/>
          </w:rPr>
          <w:t>define</w:t>
        </w:r>
        <w:r w:rsidR="007978BB">
          <w:rPr>
            <w:rFonts w:hint="eastAsia"/>
            <w:color w:val="000000"/>
          </w:rPr>
          <w:t xml:space="preserve"> </w:t>
        </w:r>
      </w:ins>
      <w:ins w:id="8" w:author="drkong" w:date="2026-08-19T15:38:00Z">
        <w:r w:rsidR="00205375">
          <w:rPr>
            <w:rFonts w:hint="eastAsia"/>
            <w:color w:val="000000"/>
          </w:rPr>
          <w:t xml:space="preserve">this gap as </w:t>
        </w:r>
      </w:ins>
      <w:ins w:id="9" w:author="drkong" w:date="2026-08-19T15:39:00Z">
        <w:r w:rsidR="00205375" w:rsidRPr="001A7798">
          <w:rPr>
            <w:rFonts w:eastAsia="Times New Roman"/>
            <w:color w:val="000000"/>
            <w:highlight w:val="yellow"/>
          </w:rPr>
          <w:t>“invisible wedge</w:t>
        </w:r>
        <w:r w:rsidR="00205375">
          <w:rPr>
            <w:rFonts w:hint="eastAsia"/>
            <w:color w:val="000000"/>
            <w:highlight w:val="yellow"/>
          </w:rPr>
          <w:t>.</w:t>
        </w:r>
        <w:r w:rsidR="00205375" w:rsidRPr="001A7798">
          <w:rPr>
            <w:rFonts w:eastAsia="Times New Roman"/>
            <w:color w:val="000000"/>
            <w:highlight w:val="yellow"/>
          </w:rPr>
          <w:t>”</w:t>
        </w:r>
      </w:ins>
      <w:r>
        <w:rPr>
          <w:rFonts w:eastAsia="Times New Roman"/>
          <w:color w:val="000000"/>
        </w:rPr>
        <w:t xml:space="preserve"> </w:t>
      </w:r>
      <w:ins w:id="10" w:author="drkong" w:date="2026-08-19T17:03:00Z">
        <w:r w:rsidR="00EE3F5C" w:rsidRPr="00EE3F5C">
          <w:rPr>
            <w:rFonts w:eastAsia="Times New Roman"/>
            <w:color w:val="000000"/>
          </w:rPr>
          <w:t>A natural question to ask is the extent to which the invisible wedge affects tax administration.</w:t>
        </w:r>
        <w:r w:rsidR="00EE3F5C" w:rsidRPr="00EE3F5C" w:rsidDel="0082798E">
          <w:rPr>
            <w:rFonts w:eastAsia="Times New Roman"/>
            <w:color w:val="000000"/>
          </w:rPr>
          <w:t xml:space="preserve"> </w:t>
        </w:r>
      </w:ins>
      <w:moveToRangeStart w:id="11" w:author="drkong" w:date="2026-08-19T16:08:00Z" w:name="move238048142"/>
      <w:del w:id="12" w:author="drkong" w:date="2026-08-19T16:35:00Z">
        <w:r w:rsidR="007978BB" w:rsidRPr="007978BB" w:rsidDel="0082798E">
          <w:rPr>
            <w:rFonts w:eastAsia="Times New Roman"/>
            <w:color w:val="000000"/>
          </w:rPr>
          <w:delText xml:space="preserve">The empirical question </w:delText>
        </w:r>
      </w:del>
      <w:del w:id="13" w:author="drkong" w:date="2026-08-19T17:03:00Z">
        <w:r w:rsidR="007978BB" w:rsidRPr="007978BB" w:rsidDel="00EE3F5C">
          <w:rPr>
            <w:rFonts w:eastAsia="Times New Roman"/>
            <w:color w:val="000000"/>
          </w:rPr>
          <w:delText>is whether that recorded but separately unreported flow is large enough to matter for tax administration.</w:delText>
        </w:r>
      </w:del>
      <w:moveToRangeEnd w:id="11"/>
    </w:p>
    <w:p w14:paraId="1B2277A1" w14:textId="3A2BC02B" w:rsidR="00D052D2" w:rsidRPr="00205375" w:rsidDel="00205375" w:rsidRDefault="007978BB">
      <w:pPr>
        <w:widowControl/>
        <w:pBdr>
          <w:top w:val="nil"/>
          <w:left w:val="nil"/>
          <w:bottom w:val="nil"/>
          <w:right w:val="nil"/>
          <w:between w:val="nil"/>
        </w:pBdr>
        <w:spacing w:before="99" w:line="268" w:lineRule="auto"/>
        <w:ind w:left="218" w:right="206"/>
        <w:jc w:val="both"/>
        <w:rPr>
          <w:del w:id="14" w:author="drkong" w:date="2026-08-19T15:41:00Z"/>
          <w:color w:val="000000"/>
        </w:rPr>
      </w:pPr>
      <w:ins w:id="15" w:author="drkong" w:date="2026-08-19T16:07:00Z">
        <w:r>
          <w:rPr>
            <w:rFonts w:hint="eastAsia"/>
            <w:color w:val="000000"/>
          </w:rPr>
          <w:t>The goal</w:t>
        </w:r>
      </w:ins>
      <w:ins w:id="16" w:author="drkong" w:date="2026-08-19T16:08:00Z">
        <w:r>
          <w:rPr>
            <w:rFonts w:hint="eastAsia"/>
            <w:color w:val="000000"/>
          </w:rPr>
          <w:t xml:space="preserve"> of this paper is to</w:t>
        </w:r>
      </w:ins>
      <w:del w:id="17" w:author="drkong" w:date="2026-08-19T15:40:00Z">
        <w:r w:rsidDel="00205375">
          <w:rPr>
            <w:rFonts w:eastAsia="Times New Roman"/>
            <w:color w:val="000000"/>
          </w:rPr>
          <w:delText>T</w:delText>
        </w:r>
      </w:del>
      <w:del w:id="18" w:author="drkong" w:date="2026-08-19T16:07:00Z">
        <w:r w:rsidDel="007978BB">
          <w:rPr>
            <w:rFonts w:eastAsia="Times New Roman"/>
            <w:color w:val="000000"/>
          </w:rPr>
          <w:delText>his paper</w:delText>
        </w:r>
      </w:del>
      <w:r>
        <w:rPr>
          <w:rFonts w:eastAsia="Times New Roman"/>
          <w:color w:val="000000"/>
        </w:rPr>
        <w:t xml:space="preserve"> </w:t>
      </w:r>
      <w:del w:id="19" w:author="drkong" w:date="2026-08-19T15:42:00Z">
        <w:r w:rsidDel="00205375">
          <w:rPr>
            <w:rFonts w:eastAsia="Times New Roman"/>
            <w:color w:val="000000"/>
          </w:rPr>
          <w:delText xml:space="preserve">estimates </w:delText>
        </w:r>
      </w:del>
      <w:ins w:id="20" w:author="drkong" w:date="2026-08-19T15:42:00Z">
        <w:r w:rsidR="00205375">
          <w:rPr>
            <w:rFonts w:hint="eastAsia"/>
            <w:color w:val="000000"/>
          </w:rPr>
          <w:t>evaluate</w:t>
        </w:r>
        <w:r w:rsidR="00205375">
          <w:rPr>
            <w:rFonts w:eastAsia="Times New Roman"/>
            <w:color w:val="000000"/>
          </w:rPr>
          <w:t xml:space="preserve"> </w:t>
        </w:r>
      </w:ins>
      <w:del w:id="21" w:author="drkong" w:date="2026-08-19T16:08:00Z">
        <w:r w:rsidDel="007978BB">
          <w:rPr>
            <w:rFonts w:eastAsia="Times New Roman"/>
            <w:color w:val="000000"/>
          </w:rPr>
          <w:delText xml:space="preserve">that </w:delText>
        </w:r>
      </w:del>
      <w:ins w:id="22" w:author="drkong" w:date="2026-08-19T15:41:00Z">
        <w:r w:rsidR="00205375" w:rsidRPr="00205375">
          <w:rPr>
            <w:rFonts w:eastAsia="Times New Roman"/>
            <w:color w:val="000000"/>
          </w:rPr>
          <w:t>invisible wedge</w:t>
        </w:r>
      </w:ins>
      <w:del w:id="23" w:author="drkong" w:date="2026-08-19T15:41:00Z">
        <w:r w:rsidDel="00205375">
          <w:rPr>
            <w:rFonts w:eastAsia="Times New Roman"/>
            <w:color w:val="000000"/>
          </w:rPr>
          <w:delText>administrative gap</w:delText>
        </w:r>
      </w:del>
      <w:r>
        <w:rPr>
          <w:rFonts w:eastAsia="Times New Roman"/>
          <w:color w:val="000000"/>
        </w:rPr>
        <w:t xml:space="preserve"> for the largest platform markets in </w:t>
      </w:r>
      <w:ins w:id="24" w:author="drkong" w:date="2026-08-19T15:26:00Z">
        <w:r w:rsidR="00F1297E">
          <w:rPr>
            <w:rFonts w:hint="eastAsia"/>
            <w:color w:val="000000"/>
          </w:rPr>
          <w:t>t</w:t>
        </w:r>
        <w:r w:rsidR="00F1297E" w:rsidRPr="00F1297E">
          <w:rPr>
            <w:rFonts w:eastAsia="Times New Roman"/>
            <w:color w:val="000000"/>
          </w:rPr>
          <w:t>he Association of Southeast Asian Nations (ASEAN)</w:t>
        </w:r>
      </w:ins>
      <w:ins w:id="25" w:author="drkong" w:date="2026-08-19T15:42:00Z">
        <w:r w:rsidR="00205375">
          <w:rPr>
            <w:rFonts w:hint="eastAsia"/>
            <w:color w:val="000000"/>
          </w:rPr>
          <w:t xml:space="preserve">, particularly for </w:t>
        </w:r>
        <w:r w:rsidR="00205375" w:rsidRPr="001A7798">
          <w:rPr>
            <w:rFonts w:eastAsia="Times New Roman"/>
            <w:color w:val="000000"/>
            <w:highlight w:val="yellow"/>
          </w:rPr>
          <w:t>Indonesia, Vietnam, the Philippines, Thailand, and Malaysia</w:t>
        </w:r>
      </w:ins>
      <w:del w:id="26" w:author="drkong" w:date="2026-08-19T15:26:00Z">
        <w:r w:rsidDel="00F1297E">
          <w:rPr>
            <w:rFonts w:eastAsia="Times New Roman"/>
            <w:color w:val="000000"/>
          </w:rPr>
          <w:delText>ASEAN</w:delText>
        </w:r>
      </w:del>
      <w:r>
        <w:rPr>
          <w:rFonts w:eastAsia="Times New Roman"/>
          <w:color w:val="000000"/>
        </w:rPr>
        <w:t>.</w:t>
      </w:r>
      <w:ins w:id="27" w:author="drkong" w:date="2026-08-19T15:41:00Z">
        <w:r w:rsidR="00205375">
          <w:rPr>
            <w:rFonts w:hint="eastAsia"/>
            <w:color w:val="000000"/>
          </w:rPr>
          <w:t xml:space="preserve"> </w:t>
        </w:r>
      </w:ins>
    </w:p>
    <w:p w14:paraId="14542273" w14:textId="48CC3A0C" w:rsidR="00D052D2" w:rsidRDefault="00000000" w:rsidP="00205375">
      <w:pPr>
        <w:widowControl/>
        <w:pBdr>
          <w:top w:val="nil"/>
          <w:left w:val="nil"/>
          <w:bottom w:val="nil"/>
          <w:right w:val="nil"/>
          <w:between w:val="nil"/>
        </w:pBdr>
        <w:spacing w:before="99" w:line="268" w:lineRule="auto"/>
        <w:ind w:left="218" w:right="206"/>
        <w:jc w:val="both"/>
        <w:rPr>
          <w:ins w:id="28" w:author="drkong" w:date="2026-08-19T17:06:00Z"/>
          <w:color w:val="000000"/>
        </w:rPr>
      </w:pPr>
      <w:del w:id="29" w:author="drkong" w:date="2026-08-19T15:45:00Z">
        <w:r w:rsidRPr="00205375" w:rsidDel="00205375">
          <w:rPr>
            <w:rFonts w:eastAsia="Times New Roman"/>
            <w:color w:val="000000"/>
            <w:highlight w:val="yellow"/>
            <w:rPrChange w:id="30" w:author="drkong" w:date="2026-08-19T15:36:00Z">
              <w:rPr>
                <w:rFonts w:eastAsia="Times New Roman"/>
                <w:color w:val="000000"/>
              </w:rPr>
            </w:rPrChange>
          </w:rPr>
          <w:delText>The headline result is a $200 billion calibrated “invisible wedge” across Indonesia, Vietnam, the Philippines, Thailand, and Malaysia.</w:delText>
        </w:r>
        <w:r w:rsidDel="00205375">
          <w:rPr>
            <w:rFonts w:eastAsia="Times New Roman"/>
            <w:color w:val="000000"/>
          </w:rPr>
          <w:delText xml:space="preserve"> </w:delText>
        </w:r>
      </w:del>
      <w:r>
        <w:rPr>
          <w:rFonts w:eastAsia="Times New Roman"/>
          <w:color w:val="000000"/>
        </w:rPr>
        <w:t>The term invisible refers to the administration’s information channel, not to criminal concealment. The transactions are digitally recorded</w:t>
      </w:r>
      <w:ins w:id="31" w:author="drkong" w:date="2026-08-19T15:50:00Z">
        <w:r w:rsidR="00205375">
          <w:rPr>
            <w:rFonts w:hint="eastAsia"/>
            <w:color w:val="000000"/>
          </w:rPr>
          <w:t xml:space="preserve"> by </w:t>
        </w:r>
      </w:ins>
      <w:ins w:id="32" w:author="drkong" w:date="2026-08-19T15:54:00Z">
        <w:r w:rsidR="00993A23" w:rsidRPr="00993A23">
          <w:rPr>
            <w:color w:val="000000"/>
          </w:rPr>
          <w:t>platform operators; however, these records</w:t>
        </w:r>
      </w:ins>
      <w:del w:id="33" w:author="drkong" w:date="2026-08-19T15:54:00Z">
        <w:r w:rsidDel="00993A23">
          <w:rPr>
            <w:rFonts w:eastAsia="Times New Roman"/>
            <w:color w:val="000000"/>
          </w:rPr>
          <w:delText>, but the record</w:delText>
        </w:r>
      </w:del>
      <w:r>
        <w:rPr>
          <w:rFonts w:eastAsia="Times New Roman"/>
          <w:color w:val="000000"/>
        </w:rPr>
        <w:t xml:space="preserve"> </w:t>
      </w:r>
      <w:del w:id="34" w:author="drkong" w:date="2026-08-19T15:50:00Z">
        <w:r w:rsidDel="00205375">
          <w:rPr>
            <w:rFonts w:eastAsia="Times New Roman"/>
            <w:color w:val="000000"/>
          </w:rPr>
          <w:delText xml:space="preserve">is </w:delText>
        </w:r>
      </w:del>
      <w:ins w:id="35" w:author="drkong" w:date="2026-08-19T15:50:00Z">
        <w:r w:rsidR="00205375">
          <w:rPr>
            <w:rFonts w:hint="eastAsia"/>
            <w:color w:val="000000"/>
          </w:rPr>
          <w:t>are</w:t>
        </w:r>
        <w:r w:rsidR="00205375">
          <w:rPr>
            <w:rFonts w:eastAsia="Times New Roman"/>
            <w:color w:val="000000"/>
          </w:rPr>
          <w:t xml:space="preserve"> </w:t>
        </w:r>
      </w:ins>
      <w:r>
        <w:rPr>
          <w:rFonts w:eastAsia="Times New Roman"/>
          <w:color w:val="000000"/>
        </w:rPr>
        <w:t xml:space="preserve">generally used for payment </w:t>
      </w:r>
      <w:ins w:id="36" w:author="drkong" w:date="2026-08-19T15:55:00Z">
        <w:r w:rsidR="00993A23" w:rsidRPr="00993A23">
          <w:rPr>
            <w:rFonts w:eastAsia="Times New Roman"/>
            <w:color w:val="000000"/>
          </w:rPr>
          <w:t>processing</w:t>
        </w:r>
        <w:r w:rsidR="00993A23">
          <w:rPr>
            <w:rFonts w:hint="eastAsia"/>
            <w:color w:val="000000"/>
          </w:rPr>
          <w:t xml:space="preserve"> </w:t>
        </w:r>
      </w:ins>
      <w:r>
        <w:rPr>
          <w:rFonts w:eastAsia="Times New Roman"/>
          <w:color w:val="000000"/>
        </w:rPr>
        <w:t>and platform accounting</w:t>
      </w:r>
      <w:ins w:id="37" w:author="drkong" w:date="2026-08-19T15:55:00Z">
        <w:r w:rsidR="00993A23" w:rsidRPr="00993A23">
          <w:t xml:space="preserve"> </w:t>
        </w:r>
        <w:r w:rsidR="00993A23" w:rsidRPr="00993A23">
          <w:rPr>
            <w:rFonts w:eastAsia="Times New Roman"/>
            <w:color w:val="000000"/>
          </w:rPr>
          <w:t>purposes</w:t>
        </w:r>
      </w:ins>
      <w:r>
        <w:rPr>
          <w:rFonts w:eastAsia="Times New Roman"/>
          <w:color w:val="000000"/>
        </w:rPr>
        <w:t xml:space="preserve"> rather than </w:t>
      </w:r>
      <w:ins w:id="38" w:author="drkong" w:date="2026-08-19T15:55:00Z">
        <w:r w:rsidR="00993A23" w:rsidRPr="00993A23">
          <w:rPr>
            <w:rFonts w:eastAsia="Times New Roman"/>
            <w:color w:val="000000"/>
          </w:rPr>
          <w:t>being</w:t>
        </w:r>
        <w:r w:rsidR="00993A23">
          <w:rPr>
            <w:rFonts w:hint="eastAsia"/>
            <w:color w:val="000000"/>
          </w:rPr>
          <w:t xml:space="preserve"> </w:t>
        </w:r>
      </w:ins>
      <w:r>
        <w:rPr>
          <w:rFonts w:eastAsia="Times New Roman"/>
          <w:color w:val="000000"/>
        </w:rPr>
        <w:t xml:space="preserve">transmitted as </w:t>
      </w:r>
      <w:ins w:id="39" w:author="drkong" w:date="2026-08-19T15:56:00Z">
        <w:r w:rsidR="00993A23" w:rsidRPr="00993A23">
          <w:rPr>
            <w:rFonts w:eastAsia="Times New Roman"/>
            <w:color w:val="000000"/>
          </w:rPr>
          <w:t>formal</w:t>
        </w:r>
        <w:r w:rsidR="00993A23">
          <w:rPr>
            <w:rFonts w:hint="eastAsia"/>
            <w:color w:val="000000"/>
          </w:rPr>
          <w:t xml:space="preserve"> </w:t>
        </w:r>
      </w:ins>
      <w:del w:id="40" w:author="drkong" w:date="2026-08-19T15:56:00Z">
        <w:r w:rsidDel="00993A23">
          <w:rPr>
            <w:rFonts w:eastAsia="Times New Roman"/>
            <w:color w:val="000000"/>
          </w:rPr>
          <w:delText xml:space="preserve">an </w:delText>
        </w:r>
      </w:del>
      <w:r>
        <w:rPr>
          <w:rFonts w:eastAsia="Times New Roman"/>
          <w:color w:val="000000"/>
        </w:rPr>
        <w:t>income report</w:t>
      </w:r>
      <w:ins w:id="41" w:author="drkong" w:date="2026-08-19T15:56:00Z">
        <w:r w:rsidR="00993A23">
          <w:rPr>
            <w:rFonts w:hint="eastAsia"/>
            <w:color w:val="000000"/>
          </w:rPr>
          <w:t>s</w:t>
        </w:r>
      </w:ins>
      <w:r>
        <w:rPr>
          <w:rFonts w:eastAsia="Times New Roman"/>
          <w:color w:val="000000"/>
        </w:rPr>
        <w:t xml:space="preserve"> for </w:t>
      </w:r>
      <w:ins w:id="42" w:author="drkong" w:date="2026-08-19T15:56:00Z">
        <w:r w:rsidR="00993A23" w:rsidRPr="00993A23">
          <w:rPr>
            <w:rFonts w:eastAsia="Times New Roman"/>
            <w:color w:val="000000"/>
          </w:rPr>
          <w:t>participating businesses and workers, such as restaurants, delivery providers, and vendors</w:t>
        </w:r>
      </w:ins>
      <w:del w:id="43" w:author="drkong" w:date="2026-08-19T15:56:00Z">
        <w:r w:rsidDel="00993A23">
          <w:rPr>
            <w:rFonts w:eastAsia="Times New Roman"/>
            <w:color w:val="000000"/>
          </w:rPr>
          <w:delText>the participant</w:delText>
        </w:r>
      </w:del>
      <w:r>
        <w:rPr>
          <w:rFonts w:eastAsia="Times New Roman"/>
          <w:color w:val="000000"/>
        </w:rPr>
        <w:t xml:space="preserve">. </w:t>
      </w:r>
      <w:moveToRangeStart w:id="44" w:author="drkong" w:date="2026-08-19T16:00:00Z" w:name="move238047644"/>
      <w:moveTo w:id="45" w:author="drkong" w:date="2026-08-19T16:00:00Z">
        <w:r w:rsidR="00993A23">
          <w:rPr>
            <w:rFonts w:eastAsia="Times New Roman"/>
            <w:color w:val="000000"/>
          </w:rPr>
          <w:t xml:space="preserve">A schematic example clarifies the accounting. Suppose a platform processes 100 units of transaction value and books 10 as revenue. The remaining 90 is visible in the platform’s transaction system but is not platform revenue. It may </w:t>
        </w:r>
        <w:r w:rsidR="00993A23">
          <w:rPr>
            <w:rFonts w:eastAsia="Times New Roman"/>
            <w:color w:val="000000"/>
          </w:rPr>
          <w:lastRenderedPageBreak/>
          <w:t>include merchant receipts, driver payouts, inventory costs, taxes already paid elsewhere, and other pass-through values.</w:t>
        </w:r>
      </w:moveTo>
      <w:moveToRangeEnd w:id="44"/>
      <w:del w:id="46" w:author="drkong" w:date="2026-08-19T15:48:00Z">
        <w:r w:rsidDel="00205375">
          <w:rPr>
            <w:rFonts w:eastAsia="Times New Roman"/>
            <w:color w:val="000000"/>
          </w:rPr>
          <w:delText>The regional figure is an order-of-magnitude estimate anchored on Indonesia; it is not five independent country measurements.</w:delText>
        </w:r>
      </w:del>
    </w:p>
    <w:p w14:paraId="35D1DB93" w14:textId="2AFA0910" w:rsidR="0098200A" w:rsidRDefault="0098200A">
      <w:pPr>
        <w:widowControl/>
        <w:pBdr>
          <w:top w:val="nil"/>
          <w:left w:val="nil"/>
          <w:bottom w:val="nil"/>
          <w:right w:val="nil"/>
          <w:between w:val="nil"/>
        </w:pBdr>
        <w:spacing w:before="99" w:line="268" w:lineRule="auto"/>
        <w:ind w:left="218" w:right="206"/>
        <w:jc w:val="both"/>
        <w:rPr>
          <w:ins w:id="47" w:author="drkong" w:date="2026-08-20T17:02:00Z"/>
        </w:rPr>
      </w:pPr>
      <w:ins w:id="48" w:author="drkong" w:date="2026-08-19T17:06:00Z">
        <w:r w:rsidRPr="001B12A7">
          <w:rPr>
            <w:highlight w:val="yellow"/>
            <w:rPrChange w:id="49" w:author="drkong" w:date="2026-08-19T17:20:00Z">
              <w:rPr>
                <w:color w:val="000000"/>
              </w:rPr>
            </w:rPrChange>
          </w:rPr>
          <w:t>B</w:t>
        </w:r>
      </w:ins>
      <w:ins w:id="50" w:author="drkong" w:date="2026-08-19T17:07:00Z">
        <w:r w:rsidRPr="001B12A7">
          <w:rPr>
            <w:highlight w:val="yellow"/>
            <w:rPrChange w:id="51" w:author="drkong" w:date="2026-08-19T17:20:00Z">
              <w:rPr>
                <w:color w:val="000000"/>
              </w:rPr>
            </w:rPrChange>
          </w:rPr>
          <w:t>riefly d</w:t>
        </w:r>
      </w:ins>
      <w:ins w:id="52" w:author="drkong" w:date="2026-08-19T17:06:00Z">
        <w:r w:rsidRPr="001B12A7">
          <w:rPr>
            <w:highlight w:val="yellow"/>
            <w:rPrChange w:id="53" w:author="drkong" w:date="2026-08-19T17:20:00Z">
              <w:rPr>
                <w:color w:val="000000"/>
              </w:rPr>
            </w:rPrChange>
          </w:rPr>
          <w:t xml:space="preserve">escribe </w:t>
        </w:r>
      </w:ins>
      <w:ins w:id="54" w:author="drkong" w:date="2026-08-19T17:07:00Z">
        <w:r w:rsidRPr="001B12A7">
          <w:rPr>
            <w:highlight w:val="yellow"/>
            <w:rPrChange w:id="55" w:author="drkong" w:date="2026-08-19T17:20:00Z">
              <w:rPr>
                <w:color w:val="000000"/>
              </w:rPr>
            </w:rPrChange>
          </w:rPr>
          <w:t>how you evaluate the invisible wedge here</w:t>
        </w:r>
      </w:ins>
      <w:ins w:id="56" w:author="drkong" w:date="2026-08-19T17:08:00Z">
        <w:r w:rsidRPr="001B12A7">
          <w:rPr>
            <w:highlight w:val="yellow"/>
            <w:rPrChange w:id="57" w:author="drkong" w:date="2026-08-19T17:20:00Z">
              <w:rPr>
                <w:color w:val="000000"/>
              </w:rPr>
            </w:rPrChange>
          </w:rPr>
          <w:t xml:space="preserve">, including </w:t>
        </w:r>
        <w:commentRangeStart w:id="58"/>
        <w:r w:rsidRPr="001B12A7">
          <w:rPr>
            <w:highlight w:val="yellow"/>
            <w:rPrChange w:id="59" w:author="drkong" w:date="2026-08-19T17:20:00Z">
              <w:rPr>
                <w:color w:val="000000"/>
              </w:rPr>
            </w:rPrChange>
          </w:rPr>
          <w:t>the sample selection</w:t>
        </w:r>
      </w:ins>
      <w:commentRangeEnd w:id="58"/>
      <w:ins w:id="60" w:author="drkong" w:date="2026-08-19T17:10:00Z">
        <w:r w:rsidRPr="001B12A7">
          <w:rPr>
            <w:rStyle w:val="CommentReference"/>
            <w:highlight w:val="yellow"/>
            <w:rPrChange w:id="61" w:author="drkong" w:date="2026-08-19T17:20:00Z">
              <w:rPr>
                <w:rStyle w:val="CommentReference"/>
              </w:rPr>
            </w:rPrChange>
          </w:rPr>
          <w:commentReference w:id="58"/>
        </w:r>
      </w:ins>
      <w:ins w:id="62" w:author="drkong" w:date="2026-08-19T17:08:00Z">
        <w:r w:rsidRPr="001B12A7">
          <w:rPr>
            <w:highlight w:val="yellow"/>
            <w:rPrChange w:id="63" w:author="drkong" w:date="2026-08-19T17:20:00Z">
              <w:rPr>
                <w:color w:val="000000"/>
              </w:rPr>
            </w:rPrChange>
          </w:rPr>
          <w:t xml:space="preserve"> and construction of your proxy for </w:t>
        </w:r>
      </w:ins>
      <w:ins w:id="64" w:author="drkong" w:date="2026-08-19T17:09:00Z">
        <w:r w:rsidRPr="001B12A7">
          <w:rPr>
            <w:highlight w:val="yellow"/>
            <w:rPrChange w:id="65" w:author="drkong" w:date="2026-08-19T17:20:00Z">
              <w:rPr>
                <w:color w:val="000000"/>
              </w:rPr>
            </w:rPrChange>
          </w:rPr>
          <w:t>the wedge</w:t>
        </w:r>
      </w:ins>
      <w:ins w:id="66" w:author="drkong" w:date="2026-08-19T17:08:00Z">
        <w:r w:rsidRPr="001B12A7">
          <w:rPr>
            <w:highlight w:val="yellow"/>
            <w:rPrChange w:id="67" w:author="drkong" w:date="2026-08-19T17:20:00Z">
              <w:rPr>
                <w:color w:val="000000"/>
              </w:rPr>
            </w:rPrChange>
          </w:rPr>
          <w:t xml:space="preserve">. </w:t>
        </w:r>
      </w:ins>
      <w:ins w:id="68" w:author="drkong" w:date="2026-08-19T17:20:00Z">
        <w:r w:rsidR="001B12A7" w:rsidRPr="001B12A7">
          <w:rPr>
            <w:highlight w:val="yellow"/>
            <w:rPrChange w:id="69" w:author="drkong" w:date="2026-08-19T17:20:00Z">
              <w:rPr/>
            </w:rPrChange>
          </w:rPr>
          <w:t>One or two paragraph</w:t>
        </w:r>
        <w:r w:rsidR="001B12A7">
          <w:rPr>
            <w:rFonts w:hint="eastAsia"/>
            <w:highlight w:val="yellow"/>
          </w:rPr>
          <w:t>s</w:t>
        </w:r>
        <w:r w:rsidR="001B12A7" w:rsidRPr="001B12A7">
          <w:rPr>
            <w:highlight w:val="yellow"/>
            <w:rPrChange w:id="70" w:author="drkong" w:date="2026-08-19T17:20:00Z">
              <w:rPr/>
            </w:rPrChange>
          </w:rPr>
          <w:t xml:space="preserve"> should be sufficient.</w:t>
        </w:r>
      </w:ins>
      <w:ins w:id="71" w:author="drkong" w:date="2026-08-20T17:02:00Z">
        <w:r w:rsidR="001678D4">
          <w:rPr>
            <w:rFonts w:hint="eastAsia"/>
          </w:rPr>
          <w:t xml:space="preserve"> </w:t>
        </w:r>
      </w:ins>
    </w:p>
    <w:p w14:paraId="53D32370" w14:textId="19501F9A" w:rsidR="001678D4" w:rsidRPr="001678D4" w:rsidRDefault="00927AF7">
      <w:pPr>
        <w:widowControl/>
        <w:pBdr>
          <w:top w:val="nil"/>
          <w:left w:val="nil"/>
          <w:bottom w:val="nil"/>
          <w:right w:val="nil"/>
          <w:between w:val="nil"/>
        </w:pBdr>
        <w:spacing w:before="99" w:line="268" w:lineRule="auto"/>
        <w:ind w:left="218" w:right="206"/>
        <w:jc w:val="both"/>
        <w:rPr>
          <w:rPrChange w:id="72" w:author="drkong" w:date="2026-08-20T17:05:00Z">
            <w:rPr>
              <w:color w:val="000000"/>
            </w:rPr>
          </w:rPrChange>
        </w:rPr>
        <w:pPrChange w:id="73" w:author="drkong" w:date="2026-08-19T15:45:00Z">
          <w:pPr>
            <w:widowControl/>
            <w:pBdr>
              <w:top w:val="nil"/>
              <w:left w:val="nil"/>
              <w:bottom w:val="nil"/>
              <w:right w:val="nil"/>
              <w:between w:val="nil"/>
            </w:pBdr>
            <w:spacing w:before="98" w:line="268" w:lineRule="auto"/>
            <w:ind w:left="218" w:right="207"/>
            <w:jc w:val="both"/>
          </w:pPr>
        </w:pPrChange>
      </w:pPr>
      <w:ins w:id="74" w:author="drkong" w:date="2026-08-20T17:26:00Z">
        <w:r w:rsidRPr="00927AF7">
          <w:rPr>
            <w:color w:val="000000"/>
          </w:rPr>
          <w:t xml:space="preserve">In this study, I focus on Grab, GoTo, and Shopee (operated by Sea Limited) because they are the three largest consumer-facing digital platforms originating from Southeast Asia. </w:t>
        </w:r>
      </w:ins>
      <w:ins w:id="75" w:author="drkong" w:date="2026-08-20T17:28:00Z">
        <w:r w:rsidRPr="00927AF7">
          <w:rPr>
            <w:color w:val="000000"/>
          </w:rPr>
          <w:t>Together, they operate integrated ecosystems that combine services such as e-commerce, ride-hailing, food delivery, and digital payments, while also providing publicly available financial disclosures.</w:t>
        </w:r>
      </w:ins>
    </w:p>
    <w:p w14:paraId="7ABA49C6" w14:textId="5BABDB57" w:rsidR="00D052D2" w:rsidRDefault="00000000">
      <w:pPr>
        <w:widowControl/>
        <w:pBdr>
          <w:top w:val="nil"/>
          <w:left w:val="nil"/>
          <w:bottom w:val="nil"/>
          <w:right w:val="nil"/>
          <w:between w:val="nil"/>
        </w:pBdr>
        <w:spacing w:before="99" w:line="268" w:lineRule="auto"/>
        <w:ind w:left="218" w:right="209"/>
        <w:jc w:val="both"/>
        <w:rPr>
          <w:color w:val="000000"/>
        </w:rPr>
      </w:pPr>
      <w:moveFromRangeStart w:id="76" w:author="drkong" w:date="2026-08-19T16:00:00Z" w:name="move238047644"/>
      <w:moveFrom w:id="77" w:author="drkong" w:date="2026-08-19T16:00:00Z">
        <w:r w:rsidDel="00993A23">
          <w:rPr>
            <w:rFonts w:eastAsia="Times New Roman"/>
            <w:color w:val="000000"/>
          </w:rPr>
          <w:t xml:space="preserve">A schematic example clarifies the accounting. Suppose a platform processes 100 units of transaction value and books 10 as revenue. The remaining 90 is visible in the platform’s transaction system but is not platform revenue. It may include merchant receipts, driver payouts, inventory costs, taxes already paid elsewhere, and other pass-through values. </w:t>
        </w:r>
      </w:moveFrom>
      <w:moveFromRangeEnd w:id="76"/>
      <w:r>
        <w:rPr>
          <w:rFonts w:eastAsia="Times New Roman"/>
          <w:color w:val="000000"/>
        </w:rPr>
        <w:t xml:space="preserve">The paper therefore measures gross participant-facing transaction value, not participant profit or unpaid tax. </w:t>
      </w:r>
      <w:moveFromRangeStart w:id="78" w:author="drkong" w:date="2026-08-19T16:08:00Z" w:name="move238048142"/>
      <w:moveFrom w:id="79" w:author="drkong" w:date="2026-08-19T16:08:00Z">
        <w:r w:rsidDel="007978BB">
          <w:rPr>
            <w:rFonts w:eastAsia="Times New Roman"/>
            <w:color w:val="000000"/>
          </w:rPr>
          <w:t>The empirical question is whether that recorded but separately unreported flow is large enough to matter for tax administration.</w:t>
        </w:r>
      </w:moveFrom>
      <w:moveFromRangeEnd w:id="78"/>
    </w:p>
    <w:p w14:paraId="57AD3361" w14:textId="77777777" w:rsidR="00D052D2" w:rsidRDefault="00000000">
      <w:pPr>
        <w:pStyle w:val="Heading2"/>
        <w:widowControl/>
        <w:numPr>
          <w:ilvl w:val="1"/>
          <w:numId w:val="1"/>
        </w:numPr>
        <w:tabs>
          <w:tab w:val="left" w:pos="578"/>
        </w:tabs>
        <w:spacing w:before="180" w:after="0"/>
      </w:pPr>
      <w:commentRangeStart w:id="80"/>
      <w:r>
        <w:t>Contributions</w:t>
      </w:r>
      <w:commentRangeEnd w:id="80"/>
      <w:r w:rsidR="001B12A7">
        <w:rPr>
          <w:rStyle w:val="CommentReference"/>
          <w:rFonts w:eastAsiaTheme="minorEastAsia"/>
          <w:b w:val="0"/>
          <w:bCs w:val="0"/>
        </w:rPr>
        <w:commentReference w:id="80"/>
      </w:r>
    </w:p>
    <w:p w14:paraId="2A98F338" w14:textId="40275449" w:rsidR="00D052D2" w:rsidRDefault="001B12A7">
      <w:pPr>
        <w:widowControl/>
        <w:pBdr>
          <w:top w:val="nil"/>
          <w:left w:val="nil"/>
          <w:bottom w:val="nil"/>
          <w:right w:val="nil"/>
          <w:between w:val="nil"/>
        </w:pBdr>
        <w:spacing w:before="60" w:line="268" w:lineRule="auto"/>
        <w:ind w:left="218" w:right="210"/>
        <w:jc w:val="both"/>
        <w:rPr>
          <w:color w:val="000000"/>
        </w:rPr>
      </w:pPr>
      <w:ins w:id="81" w:author="drkong" w:date="2026-08-19T17:21:00Z">
        <w:r w:rsidRPr="001B12A7">
          <w:rPr>
            <w:rFonts w:eastAsia="Times New Roman"/>
            <w:color w:val="000000"/>
          </w:rPr>
          <w:t>Overall, my study makes several important contributions.</w:t>
        </w:r>
        <w:r>
          <w:rPr>
            <w:rFonts w:hint="eastAsia"/>
            <w:color w:val="000000"/>
          </w:rPr>
          <w:t xml:space="preserve"> </w:t>
        </w:r>
      </w:ins>
      <w:r>
        <w:rPr>
          <w:rFonts w:eastAsia="Times New Roman"/>
          <w:color w:val="000000"/>
        </w:rPr>
        <w:t>First, I provide directly reported and transparently derived platform-level estimates for Indonesia, then use the measured Indonesian retained share to calibrate four additional ASEAN markets.</w:t>
      </w:r>
      <w:ins w:id="82" w:author="drkong" w:date="2026-08-19T17:22:00Z">
        <w:r>
          <w:rPr>
            <w:rStyle w:val="FootnoteReference"/>
            <w:rFonts w:eastAsia="Times New Roman"/>
            <w:color w:val="000000"/>
          </w:rPr>
          <w:footnoteReference w:id="1"/>
        </w:r>
      </w:ins>
      <w:r>
        <w:rPr>
          <w:rFonts w:eastAsia="Times New Roman"/>
          <w:color w:val="000000"/>
        </w:rPr>
        <w:t xml:space="preserve"> </w:t>
      </w:r>
      <w:del w:id="87" w:author="drkong" w:date="2026-08-19T17:22:00Z">
        <w:r w:rsidDel="001B12A7">
          <w:rPr>
            <w:rFonts w:eastAsia="Times New Roman"/>
            <w:color w:val="000000"/>
          </w:rPr>
          <w:delText>Only GoTo reports both relevant inputs independently; every derived input is labelled by provenance.</w:delText>
        </w:r>
      </w:del>
    </w:p>
    <w:p w14:paraId="48B78329" w14:textId="77777777" w:rsidR="00D052D2" w:rsidRDefault="00000000">
      <w:pPr>
        <w:widowControl/>
        <w:pBdr>
          <w:top w:val="nil"/>
          <w:left w:val="nil"/>
          <w:bottom w:val="nil"/>
          <w:right w:val="nil"/>
          <w:between w:val="nil"/>
        </w:pBdr>
        <w:spacing w:before="99" w:line="268" w:lineRule="auto"/>
        <w:ind w:left="218" w:right="229"/>
        <w:jc w:val="both"/>
        <w:rPr>
          <w:color w:val="000000"/>
        </w:rPr>
      </w:pPr>
      <w:r>
        <w:rPr>
          <w:rFonts w:eastAsia="Times New Roman"/>
          <w:color w:val="000000"/>
        </w:rPr>
        <w:t>Second, I compare the regional estimate with Malaysia’s January 2024 low-value-goods expansion. I report the policy’s own collections and a descriptive two-country before-and-after difference against Vietnam, without a significance claim and without treating unmatched tax bases as a valid causal control.</w:t>
      </w:r>
    </w:p>
    <w:p w14:paraId="432F913D" w14:textId="77777777" w:rsidR="00D052D2" w:rsidRDefault="00000000">
      <w:pPr>
        <w:widowControl/>
        <w:pBdr>
          <w:top w:val="nil"/>
          <w:left w:val="nil"/>
          <w:bottom w:val="nil"/>
          <w:right w:val="nil"/>
          <w:between w:val="nil"/>
        </w:pBdr>
        <w:spacing w:before="99" w:line="268" w:lineRule="auto"/>
        <w:ind w:left="218" w:right="228"/>
        <w:jc w:val="both"/>
        <w:rPr>
          <w:color w:val="000000"/>
        </w:rPr>
      </w:pPr>
      <w:r>
        <w:rPr>
          <w:rFonts w:eastAsia="Times New Roman"/>
          <w:color w:val="000000"/>
        </w:rPr>
        <w:t>Third, I document fiscal decoupling in GoTo’s Indonesia-native filings: gross transaction value remains high while the share booked as net revenue falls. This is the result least dependent on cross-platform or cross-country calibration.</w:t>
      </w:r>
    </w:p>
    <w:p w14:paraId="12E3A6BB" w14:textId="77777777" w:rsidR="00D052D2" w:rsidRDefault="00000000">
      <w:pPr>
        <w:pStyle w:val="Heading2"/>
        <w:widowControl/>
        <w:numPr>
          <w:ilvl w:val="1"/>
          <w:numId w:val="1"/>
        </w:numPr>
        <w:tabs>
          <w:tab w:val="left" w:pos="578"/>
        </w:tabs>
        <w:spacing w:before="179" w:after="0"/>
        <w:jc w:val="left"/>
      </w:pPr>
      <w:r>
        <w:t>What this paper does and does not claim</w:t>
      </w:r>
    </w:p>
    <w:p w14:paraId="4280180B" w14:textId="77777777" w:rsidR="00D052D2" w:rsidRDefault="00000000">
      <w:pPr>
        <w:widowControl/>
        <w:pBdr>
          <w:top w:val="nil"/>
          <w:left w:val="nil"/>
          <w:bottom w:val="nil"/>
          <w:right w:val="nil"/>
          <w:between w:val="nil"/>
        </w:pBdr>
        <w:spacing w:before="60" w:line="268" w:lineRule="auto"/>
        <w:ind w:left="218" w:right="144"/>
        <w:jc w:val="both"/>
        <w:rPr>
          <w:color w:val="000000"/>
        </w:rPr>
      </w:pPr>
      <w:r>
        <w:rPr>
          <w:rFonts w:eastAsia="Times New Roman"/>
          <w:color w:val="000000"/>
        </w:rPr>
        <w:t>Table 1 states the inferential boundaries before the estimates are presented. The correction history is retained in Appendix A so that provenance is auditable without turning the main argument into an errata list.</w:t>
      </w:r>
    </w:p>
    <w:p w14:paraId="47273C1B" w14:textId="77777777" w:rsidR="00D052D2" w:rsidRDefault="00000000">
      <w:pPr>
        <w:keepNext/>
        <w:widowControl/>
        <w:spacing w:before="100" w:after="40"/>
        <w:ind w:left="218"/>
        <w:rPr>
          <w:b/>
          <w:bCs/>
          <w:sz w:val="20"/>
          <w:szCs w:val="20"/>
        </w:rPr>
      </w:pPr>
      <w:r>
        <w:rPr>
          <w:rFonts w:eastAsia="Times New Roman"/>
          <w:b/>
          <w:bCs/>
          <w:sz w:val="19"/>
          <w:szCs w:val="19"/>
        </w:rPr>
        <w:t>Table 1. Claims and non-claims</w:t>
      </w:r>
    </w:p>
    <w:p w14:paraId="4739B70B" w14:textId="77777777" w:rsidR="00D052D2" w:rsidRDefault="00D052D2">
      <w:pPr>
        <w:widowControl/>
        <w:pBdr>
          <w:top w:val="nil"/>
          <w:left w:val="nil"/>
          <w:bottom w:val="nil"/>
          <w:right w:val="nil"/>
          <w:between w:val="nil"/>
        </w:pBdr>
        <w:spacing w:before="1" w:line="252" w:lineRule="auto"/>
        <w:jc w:val="both"/>
        <w:rPr>
          <w:b/>
          <w:bCs/>
          <w:color w:val="000000"/>
          <w:sz w:val="11"/>
          <w:szCs w:val="11"/>
        </w:rPr>
      </w:pPr>
    </w:p>
    <w:tbl>
      <w:tblPr>
        <w:tblStyle w:val="a"/>
        <w:tblW w:w="9648"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4"/>
        <w:gridCol w:w="4824"/>
      </w:tblGrid>
      <w:tr w:rsidR="00D052D2" w14:paraId="6E5FF270" w14:textId="77777777">
        <w:trPr>
          <w:cantSplit/>
          <w:trHeight w:val="232"/>
          <w:tblHeader/>
        </w:trPr>
        <w:tc>
          <w:tcPr>
            <w:tcW w:w="4824" w:type="dxa"/>
            <w:shd w:val="clear" w:color="auto" w:fill="D9E1F3"/>
            <w:vAlign w:val="center"/>
          </w:tcPr>
          <w:p w14:paraId="0C2FF5AB"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Established here</w:t>
            </w:r>
          </w:p>
        </w:tc>
        <w:tc>
          <w:tcPr>
            <w:tcW w:w="4824" w:type="dxa"/>
            <w:shd w:val="clear" w:color="auto" w:fill="D9E1F3"/>
            <w:vAlign w:val="center"/>
          </w:tcPr>
          <w:p w14:paraId="26F05E57"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Not established here</w:t>
            </w:r>
          </w:p>
        </w:tc>
      </w:tr>
      <w:tr w:rsidR="00D052D2" w14:paraId="31E32C86" w14:textId="77777777">
        <w:trPr>
          <w:cantSplit/>
          <w:trHeight w:val="461"/>
        </w:trPr>
        <w:tc>
          <w:tcPr>
            <w:tcW w:w="4824" w:type="dxa"/>
            <w:vAlign w:val="center"/>
          </w:tcPr>
          <w:p w14:paraId="71E4B3C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An order-of-magnitude regional estimate built from one measured market and four calibrated rescalings.</w:t>
            </w:r>
          </w:p>
        </w:tc>
        <w:tc>
          <w:tcPr>
            <w:tcW w:w="4824" w:type="dxa"/>
            <w:vAlign w:val="center"/>
          </w:tcPr>
          <w:p w14:paraId="6DD2250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Five independent country measurements or a complete measure of ASEAN’s informal economy.</w:t>
            </w:r>
          </w:p>
        </w:tc>
      </w:tr>
      <w:tr w:rsidR="00D052D2" w14:paraId="664BFF65" w14:textId="77777777">
        <w:trPr>
          <w:cantSplit/>
          <w:trHeight w:val="460"/>
        </w:trPr>
        <w:tc>
          <w:tcPr>
            <w:tcW w:w="4824" w:type="dxa"/>
            <w:vAlign w:val="center"/>
          </w:tcPr>
          <w:p w14:paraId="732FE65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A descriptive $114–152 million range around Malaysia’s</w:t>
            </w:r>
          </w:p>
          <w:p w14:paraId="0FA3C93C"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2024 expansion, stable to the FX convention used.</w:t>
            </w:r>
          </w:p>
        </w:tc>
        <w:tc>
          <w:tcPr>
            <w:tcW w:w="4824" w:type="dxa"/>
            <w:vAlign w:val="center"/>
          </w:tcPr>
          <w:p w14:paraId="196BB693"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A causal effect identified by matched tax bases, parallel</w:t>
            </w:r>
          </w:p>
          <w:p w14:paraId="5447EC9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trends, or a statistically informative panel.</w:t>
            </w:r>
          </w:p>
        </w:tc>
      </w:tr>
      <w:tr w:rsidR="00D052D2" w14:paraId="4B1C276F" w14:textId="77777777">
        <w:trPr>
          <w:cantSplit/>
          <w:trHeight w:val="461"/>
        </w:trPr>
        <w:tc>
          <w:tcPr>
            <w:tcW w:w="4824" w:type="dxa"/>
            <w:vAlign w:val="center"/>
          </w:tcPr>
          <w:p w14:paraId="0C91BBC8"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A directly grounded GoTo time series in which the unbooked share of GTV rises from 95.7% to 97.6%.</w:t>
            </w:r>
          </w:p>
        </w:tc>
        <w:tc>
          <w:tcPr>
            <w:tcW w:w="4824" w:type="dxa"/>
            <w:vAlign w:val="center"/>
          </w:tcPr>
          <w:p w14:paraId="4DDDA55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That all participant-facing GTV is profit, taxable income, unpaid tax, or GDP value-added.</w:t>
            </w:r>
          </w:p>
        </w:tc>
      </w:tr>
    </w:tbl>
    <w:p w14:paraId="1221B5B4" w14:textId="77777777" w:rsidR="00D052D2" w:rsidRDefault="00D052D2">
      <w:pPr>
        <w:widowControl/>
        <w:pBdr>
          <w:top w:val="nil"/>
          <w:left w:val="nil"/>
          <w:bottom w:val="nil"/>
          <w:right w:val="nil"/>
          <w:between w:val="nil"/>
        </w:pBdr>
        <w:spacing w:before="31" w:line="252" w:lineRule="auto"/>
        <w:jc w:val="both"/>
        <w:rPr>
          <w:b/>
          <w:bCs/>
          <w:color w:val="000000"/>
          <w:sz w:val="20"/>
          <w:szCs w:val="20"/>
        </w:rPr>
      </w:pPr>
    </w:p>
    <w:p w14:paraId="32446ED7" w14:textId="77777777" w:rsidR="00D052D2" w:rsidRDefault="00000000">
      <w:pPr>
        <w:pStyle w:val="Heading1"/>
        <w:widowControl/>
        <w:numPr>
          <w:ilvl w:val="0"/>
          <w:numId w:val="1"/>
        </w:numPr>
        <w:tabs>
          <w:tab w:val="left" w:pos="498"/>
        </w:tabs>
        <w:spacing w:before="0" w:after="0"/>
      </w:pPr>
      <w:commentRangeStart w:id="88"/>
      <w:r>
        <w:t>Literature review and theoretical framework</w:t>
      </w:r>
      <w:commentRangeEnd w:id="88"/>
      <w:r w:rsidR="00866469">
        <w:rPr>
          <w:rStyle w:val="CommentReference"/>
          <w:rFonts w:eastAsiaTheme="minorEastAsia"/>
          <w:b w:val="0"/>
          <w:bCs w:val="0"/>
        </w:rPr>
        <w:commentReference w:id="88"/>
      </w:r>
    </w:p>
    <w:p w14:paraId="065D0DA5" w14:textId="77777777" w:rsidR="00D052D2" w:rsidRDefault="00000000">
      <w:pPr>
        <w:pStyle w:val="Heading2"/>
        <w:widowControl/>
        <w:numPr>
          <w:ilvl w:val="1"/>
          <w:numId w:val="1"/>
        </w:numPr>
        <w:tabs>
          <w:tab w:val="left" w:pos="578"/>
        </w:tabs>
        <w:spacing w:before="180" w:after="0"/>
      </w:pPr>
      <w:r>
        <w:t>Platform economics and the location of value</w:t>
      </w:r>
    </w:p>
    <w:p w14:paraId="3AE116C2" w14:textId="77777777" w:rsidR="00D052D2" w:rsidRDefault="00000000">
      <w:pPr>
        <w:widowControl/>
        <w:pBdr>
          <w:top w:val="nil"/>
          <w:left w:val="nil"/>
          <w:bottom w:val="nil"/>
          <w:right w:val="nil"/>
          <w:between w:val="nil"/>
        </w:pBdr>
        <w:spacing w:before="59" w:line="268" w:lineRule="auto"/>
        <w:ind w:left="218" w:right="205"/>
        <w:jc w:val="both"/>
        <w:rPr>
          <w:color w:val="000000"/>
        </w:rPr>
      </w:pPr>
      <w:r>
        <w:rPr>
          <w:rFonts w:eastAsia="Times New Roman"/>
          <w:color w:val="000000"/>
        </w:rPr>
        <w:t>The economics of multisided platforms begins with the interaction of distinct user groups whose participation affects the value received by the other side. Rochet and Tirole (2003), Caillaud and Jullien (2003), Parker and Van Alstyne (2005), and Armstrong (2006) show why platform pricing cannot be read as a simple markup over cost: prices and commissions are chosen to balance cross-group network effects, participation, and competition. Hagiu and Wright (2015) further distinguish a multisided platform from a vertically integrated firm by locating decision rights and entrepreneurial effort with affiliated participants rather than inside the platform. Evans and Schmalensee (2016) translate the same point into the business-model literature. These results explain why low retained shares can coexist with large ecosystems and why platform revenue is a poor proxy for the transaction value coordinated through the platform.</w:t>
      </w:r>
    </w:p>
    <w:p w14:paraId="6832E392" w14:textId="77777777" w:rsidR="00D052D2" w:rsidRDefault="00000000">
      <w:pPr>
        <w:pStyle w:val="Heading2"/>
        <w:widowControl/>
        <w:numPr>
          <w:ilvl w:val="1"/>
          <w:numId w:val="1"/>
        </w:numPr>
        <w:tabs>
          <w:tab w:val="left" w:pos="578"/>
        </w:tabs>
        <w:spacing w:before="178" w:after="0"/>
      </w:pPr>
      <w:r>
        <w:lastRenderedPageBreak/>
        <w:t>Informality, platform work, and measurement</w:t>
      </w:r>
    </w:p>
    <w:p w14:paraId="035142BE" w14:textId="77777777" w:rsidR="00D052D2" w:rsidRDefault="00000000">
      <w:pPr>
        <w:widowControl/>
        <w:pBdr>
          <w:top w:val="nil"/>
          <w:left w:val="nil"/>
          <w:bottom w:val="nil"/>
          <w:right w:val="nil"/>
          <w:between w:val="nil"/>
        </w:pBdr>
        <w:spacing w:before="59" w:line="268" w:lineRule="auto"/>
        <w:ind w:left="218" w:right="212"/>
        <w:jc w:val="both"/>
        <w:rPr>
          <w:color w:val="000000"/>
        </w:rPr>
      </w:pPr>
      <w:r>
        <w:rPr>
          <w:rFonts w:eastAsia="Times New Roman"/>
          <w:color w:val="000000"/>
        </w:rPr>
        <w:t>Traditional informal-economy estimates rely on household surveys, firm surveys, or indirect macroeconomic indicators. Medina and Schneider (2019) estimate a large global shadow economy; La Porta and Shleifer (2014) emphasise the small scale and low productivity of informal firms; and Ulyssea (2018) shows that registration and off-the-books employment are distinct margins whose welfare effects cannot be inferred from formal status alone. The International Labour Organization (2021, 2023) likewise treats platform work and informality as overlapping but non-identical categories.</w:t>
      </w:r>
    </w:p>
    <w:p w14:paraId="5F7A194F" w14:textId="77777777" w:rsidR="00D052D2" w:rsidRDefault="00000000">
      <w:pPr>
        <w:widowControl/>
        <w:pBdr>
          <w:top w:val="nil"/>
          <w:left w:val="nil"/>
          <w:bottom w:val="nil"/>
          <w:right w:val="nil"/>
          <w:between w:val="nil"/>
        </w:pBdr>
        <w:spacing w:before="98" w:line="268" w:lineRule="auto"/>
        <w:ind w:left="218" w:right="212"/>
        <w:jc w:val="both"/>
        <w:rPr>
          <w:color w:val="000000"/>
        </w:rPr>
      </w:pPr>
      <w:r>
        <w:rPr>
          <w:rFonts w:eastAsia="Times New Roman"/>
          <w:color w:val="000000"/>
        </w:rPr>
        <w:t>Platform participants occupy an unusual position in this literature. Their transactions are priced, recorded, and settled through a formal intermediary, but the participant may remain self-employed, unregistered, below filing thresholds, or simply outside an automatic reporting channel. The object measured here is therefore not the shadow economy as conventionally defined. It is a digitally recorded flow whose administrative treatment resembles self-reported income even though an intermediary already possesses the record.</w:t>
      </w:r>
    </w:p>
    <w:p w14:paraId="6A29E4EF" w14:textId="77777777" w:rsidR="00D052D2" w:rsidRDefault="00000000">
      <w:pPr>
        <w:pStyle w:val="Heading2"/>
        <w:widowControl/>
        <w:numPr>
          <w:ilvl w:val="1"/>
          <w:numId w:val="1"/>
        </w:numPr>
        <w:tabs>
          <w:tab w:val="left" w:pos="578"/>
        </w:tabs>
        <w:spacing w:before="180" w:after="0"/>
      </w:pPr>
      <w:r>
        <w:t>Third-party reporting as tax capacity</w:t>
      </w:r>
    </w:p>
    <w:p w14:paraId="6440919E" w14:textId="77777777" w:rsidR="00D052D2" w:rsidRDefault="00000000">
      <w:pPr>
        <w:widowControl/>
        <w:pBdr>
          <w:top w:val="nil"/>
          <w:left w:val="nil"/>
          <w:bottom w:val="nil"/>
          <w:right w:val="nil"/>
          <w:between w:val="nil"/>
        </w:pBdr>
        <w:spacing w:before="59" w:line="268" w:lineRule="auto"/>
        <w:ind w:left="218" w:right="213"/>
        <w:jc w:val="both"/>
        <w:rPr>
          <w:color w:val="000000"/>
        </w:rPr>
      </w:pPr>
      <w:r>
        <w:rPr>
          <w:rFonts w:eastAsia="Times New Roman"/>
          <w:color w:val="000000"/>
        </w:rPr>
        <w:t>A central result in public finance is that tax compliance depends strongly on third-party information and remittance structure. Kleven et al. (2011) find an evasion rate of 0.3 percent on income subject to third-party reporting versus 37 percent on self-reported income in Denmark. Pomeranz (2015) shows that the VAT paper trail creates self-enforcement across firms, while Naritomi (2019) demonstrates that consumer-held records can raise reported sales. Kleven, Kreiner and Saez (2016) formalise firms as fiscal intermediaries, and Slemrod (2019) places information reporting and remittance regimes among the core instruments of modern enforcement.</w:t>
      </w:r>
    </w:p>
    <w:p w14:paraId="1C1F50B6" w14:textId="77777777" w:rsidR="00D052D2" w:rsidRDefault="00000000">
      <w:pPr>
        <w:widowControl/>
        <w:pBdr>
          <w:top w:val="nil"/>
          <w:left w:val="nil"/>
          <w:bottom w:val="nil"/>
          <w:right w:val="nil"/>
          <w:between w:val="nil"/>
        </w:pBdr>
        <w:spacing w:before="98" w:line="268" w:lineRule="auto"/>
        <w:ind w:left="218" w:right="213"/>
        <w:jc w:val="both"/>
        <w:rPr>
          <w:color w:val="000000"/>
        </w:rPr>
      </w:pPr>
      <w:r>
        <w:rPr>
          <w:rFonts w:eastAsia="Times New Roman"/>
          <w:color w:val="000000"/>
        </w:rPr>
        <w:t>Jensen (2022) connects this mechanism to development: as employment moves into organisations that keep records and report income, the feasible tax base expands. Platform work creates a new configuration - a large intermediary with detailed records but, in many jurisdictions, no comprehensive obligation to report seller or worker income. Collins et al. (2019) and Garin et al. (2023) show how platform information returns affect the measured prevalence of gig work in the United States. The administrative problem is therefore not a lack of data generation; it is the absence, incompleteness, or fragmentation of the reporting rule.</w:t>
      </w:r>
    </w:p>
    <w:p w14:paraId="786828AF" w14:textId="77777777" w:rsidR="00D052D2" w:rsidRDefault="00000000">
      <w:pPr>
        <w:pStyle w:val="Heading2"/>
        <w:widowControl/>
        <w:numPr>
          <w:ilvl w:val="1"/>
          <w:numId w:val="1"/>
        </w:numPr>
        <w:tabs>
          <w:tab w:val="left" w:pos="578"/>
        </w:tabs>
        <w:spacing w:before="178" w:after="0"/>
      </w:pPr>
      <w:r>
        <w:t>Digital taxation and platform-reporting rules</w:t>
      </w:r>
    </w:p>
    <w:p w14:paraId="4EEDC838" w14:textId="77777777" w:rsidR="00D052D2" w:rsidRDefault="00000000">
      <w:pPr>
        <w:widowControl/>
        <w:pBdr>
          <w:top w:val="nil"/>
          <w:left w:val="nil"/>
          <w:bottom w:val="nil"/>
          <w:right w:val="nil"/>
          <w:between w:val="nil"/>
        </w:pBdr>
        <w:spacing w:before="60" w:line="268" w:lineRule="auto"/>
        <w:ind w:left="218" w:right="207"/>
        <w:jc w:val="both"/>
        <w:rPr>
          <w:color w:val="000000"/>
        </w:rPr>
      </w:pPr>
      <w:r>
        <w:rPr>
          <w:rFonts w:eastAsia="Times New Roman"/>
          <w:color w:val="000000"/>
        </w:rPr>
        <w:t>Corporate digital-tax reforms and platform-participant reporting address different bases. The OECD Pillar One blueprint concerns the allocation of taxing rights over large multinational enterprises (OECD 2020b). By contrast, the OECD’s Forum on Tax Administration report and Model Rules require platforms to collect and report information on income realised by sellers and service providers (OECD 2019, 2020a). The European Union’s DAC7 regime similarly imposes due-diligence and reporting duties on platform operators (European Union 2021). These instruments provide the closest policy precedent for the mechanism studied here: using the platform’s existing transaction record to improve participant-level visibility without treating platform revenue as the participant tax base.</w:t>
      </w:r>
    </w:p>
    <w:p w14:paraId="1326F5EC" w14:textId="77777777" w:rsidR="00D052D2" w:rsidRDefault="00D052D2">
      <w:pPr>
        <w:widowControl/>
        <w:pBdr>
          <w:top w:val="nil"/>
          <w:left w:val="nil"/>
          <w:bottom w:val="nil"/>
          <w:right w:val="nil"/>
          <w:between w:val="nil"/>
        </w:pBdr>
        <w:spacing w:before="5" w:line="252" w:lineRule="auto"/>
        <w:jc w:val="both"/>
        <w:rPr>
          <w:color w:val="000000"/>
        </w:rPr>
      </w:pPr>
    </w:p>
    <w:p w14:paraId="58B50F96" w14:textId="77777777" w:rsidR="00D052D2" w:rsidRDefault="00000000">
      <w:pPr>
        <w:pStyle w:val="Heading1"/>
        <w:widowControl/>
        <w:numPr>
          <w:ilvl w:val="0"/>
          <w:numId w:val="1"/>
        </w:numPr>
        <w:tabs>
          <w:tab w:val="left" w:pos="498"/>
        </w:tabs>
        <w:spacing w:before="0" w:after="0"/>
        <w:jc w:val="both"/>
      </w:pPr>
      <w:commentRangeStart w:id="89"/>
      <w:r>
        <w:t>Theoretical framework: the ecosystem ratio</w:t>
      </w:r>
      <w:commentRangeEnd w:id="89"/>
      <w:r w:rsidR="001B12A7">
        <w:rPr>
          <w:rStyle w:val="CommentReference"/>
          <w:rFonts w:eastAsiaTheme="minorEastAsia"/>
          <w:b w:val="0"/>
          <w:bCs w:val="0"/>
        </w:rPr>
        <w:commentReference w:id="89"/>
      </w:r>
    </w:p>
    <w:p w14:paraId="19ACA16C" w14:textId="3D7CA8BE" w:rsidR="002F4C9D" w:rsidRPr="002F4C9D" w:rsidRDefault="002F4C9D">
      <w:pPr>
        <w:widowControl/>
        <w:pBdr>
          <w:top w:val="nil"/>
          <w:left w:val="nil"/>
          <w:bottom w:val="nil"/>
          <w:right w:val="nil"/>
          <w:between w:val="nil"/>
        </w:pBdr>
        <w:spacing w:before="130" w:line="268" w:lineRule="auto"/>
        <w:ind w:left="218" w:right="224"/>
        <w:jc w:val="both"/>
        <w:rPr>
          <w:ins w:id="90" w:author="drkong" w:date="2026-08-20T16:07:00Z"/>
          <w:color w:val="000000"/>
          <w:rPrChange w:id="91" w:author="drkong" w:date="2026-08-20T16:08:00Z">
            <w:rPr>
              <w:ins w:id="92" w:author="drkong" w:date="2026-08-20T16:07:00Z"/>
              <w:b/>
              <w:bCs/>
            </w:rPr>
          </w:rPrChange>
        </w:rPr>
        <w:pPrChange w:id="93" w:author="drkong" w:date="2026-08-20T16:07:00Z">
          <w:pPr>
            <w:widowControl/>
            <w:spacing w:before="99"/>
            <w:ind w:left="1818"/>
            <w:jc w:val="both"/>
          </w:pPr>
        </w:pPrChange>
      </w:pPr>
      <w:ins w:id="94" w:author="drkong" w:date="2026-08-20T16:07:00Z">
        <w:r w:rsidRPr="002F4C9D">
          <w:rPr>
            <w:color w:val="000000"/>
            <w:highlight w:val="yellow"/>
            <w:rPrChange w:id="95" w:author="drkong" w:date="2026-08-20T16:10:00Z">
              <w:rPr>
                <w:color w:val="000000"/>
              </w:rPr>
            </w:rPrChange>
          </w:rPr>
          <w:t>To measure the invisible we</w:t>
        </w:r>
      </w:ins>
      <w:ins w:id="96" w:author="drkong" w:date="2026-08-20T16:08:00Z">
        <w:r w:rsidRPr="002F4C9D">
          <w:rPr>
            <w:color w:val="000000"/>
            <w:highlight w:val="yellow"/>
            <w:rPrChange w:id="97" w:author="drkong" w:date="2026-08-20T16:10:00Z">
              <w:rPr>
                <w:color w:val="000000"/>
              </w:rPr>
            </w:rPrChange>
          </w:rPr>
          <w:t xml:space="preserve">dge, I </w:t>
        </w:r>
      </w:ins>
      <w:ins w:id="98" w:author="drkong" w:date="2026-08-20T16:10:00Z">
        <w:r>
          <w:rPr>
            <w:rFonts w:hint="eastAsia"/>
            <w:color w:val="000000"/>
            <w:highlight w:val="yellow"/>
          </w:rPr>
          <w:t>propose</w:t>
        </w:r>
      </w:ins>
      <w:ins w:id="99" w:author="drkong" w:date="2026-08-20T16:08:00Z">
        <w:r w:rsidRPr="002F4C9D">
          <w:rPr>
            <w:color w:val="000000"/>
            <w:highlight w:val="yellow"/>
            <w:rPrChange w:id="100" w:author="drkong" w:date="2026-08-20T16:10:00Z">
              <w:rPr>
                <w:color w:val="000000"/>
              </w:rPr>
            </w:rPrChange>
          </w:rPr>
          <w:t xml:space="preserve"> ….. (If you </w:t>
        </w:r>
      </w:ins>
      <w:ins w:id="101" w:author="drkong" w:date="2026-08-20T16:09:00Z">
        <w:r w:rsidRPr="002F4C9D">
          <w:rPr>
            <w:color w:val="000000"/>
            <w:highlight w:val="yellow"/>
            <w:rPrChange w:id="102" w:author="drkong" w:date="2026-08-20T16:10:00Z">
              <w:rPr>
                <w:color w:val="000000"/>
              </w:rPr>
            </w:rPrChange>
          </w:rPr>
          <w:t>create this proxy on your idea</w:t>
        </w:r>
      </w:ins>
      <w:ins w:id="103" w:author="drkong" w:date="2026-08-20T16:08:00Z">
        <w:r w:rsidRPr="002F4C9D">
          <w:rPr>
            <w:color w:val="000000"/>
            <w:highlight w:val="yellow"/>
            <w:rPrChange w:id="104" w:author="drkong" w:date="2026-08-20T16:10:00Z">
              <w:rPr>
                <w:color w:val="000000"/>
              </w:rPr>
            </w:rPrChange>
          </w:rPr>
          <w:t>)</w:t>
        </w:r>
      </w:ins>
      <w:ins w:id="105" w:author="drkong" w:date="2026-08-20T16:09:00Z">
        <w:r w:rsidRPr="002F4C9D">
          <w:rPr>
            <w:color w:val="000000"/>
            <w:highlight w:val="yellow"/>
            <w:rPrChange w:id="106" w:author="drkong" w:date="2026-08-20T16:10:00Z">
              <w:rPr>
                <w:color w:val="000000"/>
              </w:rPr>
            </w:rPrChange>
          </w:rPr>
          <w:t>.</w:t>
        </w:r>
      </w:ins>
    </w:p>
    <w:p w14:paraId="3523D7D1" w14:textId="5911C482" w:rsidR="00D052D2" w:rsidRDefault="00000000">
      <w:pPr>
        <w:widowControl/>
        <w:spacing w:before="99"/>
        <w:ind w:left="1818"/>
        <w:jc w:val="both"/>
        <w:rPr>
          <w:b/>
          <w:bCs/>
        </w:rPr>
      </w:pPr>
      <w:r>
        <w:rPr>
          <w:b/>
          <w:bCs/>
        </w:rPr>
        <w:t>Ecosystem ratio = (</w:t>
      </w:r>
      <w:commentRangeStart w:id="107"/>
      <w:r>
        <w:rPr>
          <w:b/>
          <w:bCs/>
        </w:rPr>
        <w:t>GTV</w:t>
      </w:r>
      <w:commentRangeEnd w:id="107"/>
      <w:r w:rsidR="000F22DC">
        <w:rPr>
          <w:rStyle w:val="CommentReference"/>
        </w:rPr>
        <w:commentReference w:id="107"/>
      </w:r>
      <w:r>
        <w:rPr>
          <w:b/>
          <w:bCs/>
        </w:rPr>
        <w:t xml:space="preserve"> - platform revenue) / platform revenue  (1)</w:t>
      </w:r>
    </w:p>
    <w:p w14:paraId="57320F8F" w14:textId="77777777" w:rsidR="005B7792" w:rsidRPr="005B7792" w:rsidRDefault="00000000" w:rsidP="005B7792">
      <w:pPr>
        <w:widowControl/>
        <w:pBdr>
          <w:top w:val="nil"/>
          <w:left w:val="nil"/>
          <w:bottom w:val="nil"/>
          <w:right w:val="nil"/>
          <w:between w:val="nil"/>
        </w:pBdr>
        <w:spacing w:before="99" w:line="268" w:lineRule="auto"/>
        <w:ind w:left="218" w:right="218"/>
        <w:jc w:val="both"/>
        <w:rPr>
          <w:ins w:id="108" w:author="drkong" w:date="2026-08-20T19:08:00Z"/>
          <w:color w:val="000000"/>
          <w:lang w:val="en-US"/>
        </w:rPr>
      </w:pPr>
      <w:r>
        <w:rPr>
          <w:rFonts w:eastAsia="Times New Roman"/>
          <w:color w:val="000000"/>
        </w:rPr>
        <w:t>The numerator is gross transaction value</w:t>
      </w:r>
      <w:ins w:id="109" w:author="drkong" w:date="2026-08-20T19:05:00Z">
        <w:r w:rsidR="005B7792">
          <w:rPr>
            <w:rFonts w:hint="eastAsia"/>
            <w:color w:val="000000"/>
          </w:rPr>
          <w:t xml:space="preserve"> </w:t>
        </w:r>
        <w:r w:rsidR="005B7792" w:rsidRPr="005B7792">
          <w:rPr>
            <w:color w:val="000000"/>
            <w:highlight w:val="yellow"/>
            <w:rPrChange w:id="110" w:author="drkong" w:date="2026-08-20T19:06:00Z">
              <w:rPr>
                <w:color w:val="000000"/>
              </w:rPr>
            </w:rPrChange>
          </w:rPr>
          <w:t>(G</w:t>
        </w:r>
      </w:ins>
      <w:ins w:id="111" w:author="drkong" w:date="2026-08-20T19:06:00Z">
        <w:r w:rsidR="005B7792" w:rsidRPr="005B7792">
          <w:rPr>
            <w:color w:val="000000"/>
            <w:highlight w:val="yellow"/>
            <w:rPrChange w:id="112" w:author="drkong" w:date="2026-08-20T19:06:00Z">
              <w:rPr>
                <w:color w:val="000000"/>
              </w:rPr>
            </w:rPrChange>
          </w:rPr>
          <w:t>TV</w:t>
        </w:r>
      </w:ins>
      <w:ins w:id="113" w:author="drkong" w:date="2026-08-20T19:05:00Z">
        <w:r w:rsidR="005B7792" w:rsidRPr="005B7792">
          <w:rPr>
            <w:color w:val="000000"/>
            <w:highlight w:val="yellow"/>
            <w:rPrChange w:id="114" w:author="drkong" w:date="2026-08-20T19:06:00Z">
              <w:rPr>
                <w:color w:val="000000"/>
              </w:rPr>
            </w:rPrChange>
          </w:rPr>
          <w:t>)</w:t>
        </w:r>
      </w:ins>
      <w:r>
        <w:rPr>
          <w:rFonts w:eastAsia="Times New Roman"/>
          <w:color w:val="000000"/>
        </w:rPr>
        <w:t xml:space="preserve"> not booked as platform revenue. The denominator is the platform revenue already visible in corporate accounts. The ratio therefore describes the scale of participant-facing transaction value relative to the platform’s auditable revenue base. It does not, by itself, establish participant profit, taxable income, value-added, non-compliance, or tax due.</w:t>
      </w:r>
      <w:ins w:id="115" w:author="drkong" w:date="2026-08-20T19:07:00Z">
        <w:r w:rsidR="005B7792">
          <w:rPr>
            <w:rFonts w:hint="eastAsia"/>
            <w:color w:val="000000"/>
          </w:rPr>
          <w:t xml:space="preserve"> </w:t>
        </w:r>
      </w:ins>
      <w:ins w:id="116" w:author="drkong" w:date="2026-08-20T19:08:00Z">
        <w:r w:rsidR="005B7792" w:rsidRPr="005B7792">
          <w:rPr>
            <w:color w:val="000000"/>
            <w:highlight w:val="yellow"/>
            <w:lang w:val="en-US"/>
            <w:rPrChange w:id="117" w:author="drkong" w:date="2026-08-20T19:08:00Z">
              <w:rPr>
                <w:color w:val="000000"/>
                <w:lang w:val="en-US"/>
              </w:rPr>
            </w:rPrChange>
          </w:rPr>
          <w:t>A higher value of the Ecosystem Ratio indicates what exactly?</w:t>
        </w:r>
      </w:ins>
    </w:p>
    <w:p w14:paraId="3B1B3D1A" w14:textId="368BCC53" w:rsidR="00D052D2" w:rsidRPr="005B7792" w:rsidDel="005B7792" w:rsidRDefault="00D052D2" w:rsidP="005B7792">
      <w:pPr>
        <w:widowControl/>
        <w:pBdr>
          <w:top w:val="nil"/>
          <w:left w:val="nil"/>
          <w:bottom w:val="nil"/>
          <w:right w:val="nil"/>
          <w:between w:val="nil"/>
        </w:pBdr>
        <w:spacing w:before="130" w:line="268" w:lineRule="auto"/>
        <w:ind w:left="218" w:right="224"/>
        <w:jc w:val="both"/>
        <w:rPr>
          <w:del w:id="118" w:author="drkong" w:date="2026-08-20T19:08:00Z"/>
          <w:color w:val="000000"/>
        </w:rPr>
      </w:pPr>
    </w:p>
    <w:p w14:paraId="1F03CF8F" w14:textId="77777777" w:rsidR="00D052D2" w:rsidRDefault="00000000">
      <w:pPr>
        <w:widowControl/>
        <w:pBdr>
          <w:top w:val="nil"/>
          <w:left w:val="nil"/>
          <w:bottom w:val="nil"/>
          <w:right w:val="nil"/>
          <w:between w:val="nil"/>
        </w:pBdr>
        <w:spacing w:before="99" w:line="268" w:lineRule="auto"/>
        <w:ind w:left="218" w:right="218"/>
        <w:jc w:val="both"/>
        <w:rPr>
          <w:color w:val="000000"/>
        </w:rPr>
      </w:pPr>
      <w:r>
        <w:rPr>
          <w:rFonts w:eastAsia="Times New Roman"/>
          <w:color w:val="000000"/>
        </w:rPr>
        <w:t>This distinction is essential. Platform filings and investor disclosures can make the accounting gap measurable, but the tax treatment of the residual depends on participant type, deductible costs, thresholds, registration status, and taxes already remitted through other channels. The empirical contribution is to quantify the size of the recorded flow that current corporate-level digital taxes do not directly reach.</w:t>
      </w:r>
    </w:p>
    <w:p w14:paraId="703E74DE" w14:textId="77777777" w:rsidR="00D052D2" w:rsidRDefault="00D052D2">
      <w:pPr>
        <w:widowControl/>
        <w:pBdr>
          <w:top w:val="nil"/>
          <w:left w:val="nil"/>
          <w:bottom w:val="nil"/>
          <w:right w:val="nil"/>
          <w:between w:val="nil"/>
        </w:pBdr>
        <w:spacing w:before="6" w:line="252" w:lineRule="auto"/>
        <w:jc w:val="both"/>
        <w:rPr>
          <w:color w:val="000000"/>
        </w:rPr>
      </w:pPr>
    </w:p>
    <w:p w14:paraId="27165346" w14:textId="77777777" w:rsidR="00D052D2" w:rsidRDefault="00000000">
      <w:pPr>
        <w:pStyle w:val="Heading1"/>
        <w:widowControl/>
        <w:numPr>
          <w:ilvl w:val="0"/>
          <w:numId w:val="1"/>
        </w:numPr>
        <w:tabs>
          <w:tab w:val="left" w:pos="498"/>
        </w:tabs>
        <w:spacing w:before="1" w:after="0"/>
        <w:jc w:val="both"/>
      </w:pPr>
      <w:commentRangeStart w:id="119"/>
      <w:r>
        <w:t>Data, methodology, and provenance</w:t>
      </w:r>
      <w:commentRangeEnd w:id="119"/>
      <w:r w:rsidR="005B7792">
        <w:rPr>
          <w:rStyle w:val="CommentReference"/>
          <w:rFonts w:eastAsiaTheme="minorEastAsia"/>
          <w:b w:val="0"/>
          <w:bCs w:val="0"/>
        </w:rPr>
        <w:commentReference w:id="119"/>
      </w:r>
    </w:p>
    <w:p w14:paraId="1E856A31" w14:textId="21E0EA29" w:rsidR="00D052D2" w:rsidRDefault="00000000">
      <w:pPr>
        <w:pStyle w:val="Heading2"/>
        <w:widowControl/>
        <w:numPr>
          <w:ilvl w:val="1"/>
          <w:numId w:val="1"/>
        </w:numPr>
        <w:tabs>
          <w:tab w:val="left" w:pos="578"/>
        </w:tabs>
        <w:spacing w:before="179" w:after="0"/>
      </w:pPr>
      <w:r>
        <w:t xml:space="preserve">Institutional </w:t>
      </w:r>
      <w:del w:id="120" w:author="drkong" w:date="2026-08-20T17:29:00Z">
        <w:r w:rsidDel="00927AF7">
          <w:delText>setting</w:delText>
        </w:r>
      </w:del>
      <w:ins w:id="121" w:author="drkong" w:date="2026-08-20T17:29:00Z">
        <w:r w:rsidR="00927AF7">
          <w:rPr>
            <w:rFonts w:eastAsiaTheme="minorEastAsia" w:hint="eastAsia"/>
          </w:rPr>
          <w:t>background</w:t>
        </w:r>
      </w:ins>
      <w:r>
        <w:t>: Grab, GoTo, and Shopee</w:t>
      </w:r>
    </w:p>
    <w:p w14:paraId="7F479165" w14:textId="30ABB65A" w:rsidR="00D052D2" w:rsidRDefault="001678D4">
      <w:pPr>
        <w:widowControl/>
        <w:pBdr>
          <w:top w:val="nil"/>
          <w:left w:val="nil"/>
          <w:bottom w:val="nil"/>
          <w:right w:val="nil"/>
          <w:between w:val="nil"/>
        </w:pBdr>
        <w:spacing w:before="60" w:line="268" w:lineRule="auto"/>
        <w:ind w:left="218" w:right="214"/>
        <w:jc w:val="both"/>
        <w:rPr>
          <w:color w:val="000000"/>
        </w:rPr>
      </w:pPr>
      <w:ins w:id="122" w:author="drkong" w:date="2026-08-20T17:01:00Z">
        <w:r>
          <w:rPr>
            <w:rFonts w:hint="eastAsia"/>
            <w:color w:val="000000"/>
          </w:rPr>
          <w:t xml:space="preserve">In this study, I focus on </w:t>
        </w:r>
      </w:ins>
      <w:r>
        <w:rPr>
          <w:rFonts w:eastAsia="Times New Roman"/>
          <w:color w:val="000000"/>
        </w:rPr>
        <w:t>Grab, GoTo, and Shopee (operated by Sea Limited)</w:t>
      </w:r>
      <w:ins w:id="123" w:author="drkong" w:date="2026-08-20T17:01:00Z">
        <w:r>
          <w:rPr>
            <w:rFonts w:hint="eastAsia"/>
            <w:color w:val="000000"/>
          </w:rPr>
          <w:t>, because they</w:t>
        </w:r>
      </w:ins>
      <w:r>
        <w:rPr>
          <w:rFonts w:eastAsia="Times New Roman"/>
          <w:color w:val="000000"/>
        </w:rPr>
        <w:t xml:space="preserve"> are the three largest consumer-facing digital platforms headquartered in or built around Southeast Asia, and together they are the only three ASEAN “super-apps” with public financial disclosure: all three are listed (Grab and Sea on U.S. exchanges, GoTo on the Indonesia Stock Exchange), which is what makes company-level GMV and revenue observable at all. Google, Temasek and Bain’s e-Conomy SEA reports estimate the region’s digital economy grew from $98 billion (2020) to $263 billion (2024); these three platforms account for a large and disproportionately visible share of that growth, because unlisted or privately held competitors do not disclose comparable figures.</w:t>
      </w:r>
    </w:p>
    <w:p w14:paraId="77A1C759" w14:textId="77777777" w:rsidR="00D052D2" w:rsidRDefault="00000000">
      <w:pPr>
        <w:widowControl/>
        <w:pBdr>
          <w:top w:val="nil"/>
          <w:left w:val="nil"/>
          <w:bottom w:val="nil"/>
          <w:right w:val="nil"/>
          <w:between w:val="nil"/>
        </w:pBdr>
        <w:spacing w:before="99" w:line="268" w:lineRule="auto"/>
        <w:ind w:left="218" w:right="208"/>
        <w:jc w:val="both"/>
        <w:rPr>
          <w:color w:val="000000"/>
        </w:rPr>
      </w:pPr>
      <w:r>
        <w:rPr>
          <w:rFonts w:eastAsia="Times New Roman"/>
          <w:b/>
          <w:bCs/>
          <w:color w:val="000000"/>
        </w:rPr>
        <w:t xml:space="preserve">Grab Holdings Limited. </w:t>
      </w:r>
      <w:r>
        <w:rPr>
          <w:rFonts w:eastAsia="Times New Roman"/>
          <w:color w:val="000000"/>
        </w:rPr>
        <w:t>Grab began as a ride-hailing app in Malaysia in 2012 and has since expanded into a multi-service “super-app” spanning Mobility (ride-hailing), Deliveries (food and grocery delivery), and Financial Services (digital payments, lending, and insurance) across eight Southeast Asian countries. It listed on Nasdaq in December 2021 via SPAC merger with Altimeter Growth Corp, at the time the largest-ever U.S. listing by a Southeast Asian company. Grab reports “On-Demand GMV” (the combined transaction value of Mobility and Deliveries) as its primary operating KPI; Financial Services is reported separately and is not included in this figure.</w:t>
      </w:r>
    </w:p>
    <w:p w14:paraId="1469A4AF" w14:textId="77777777" w:rsidR="00D052D2" w:rsidRDefault="00000000">
      <w:pPr>
        <w:widowControl/>
        <w:pBdr>
          <w:top w:val="nil"/>
          <w:left w:val="nil"/>
          <w:bottom w:val="nil"/>
          <w:right w:val="nil"/>
          <w:between w:val="nil"/>
        </w:pBdr>
        <w:spacing w:before="98" w:line="268" w:lineRule="auto"/>
        <w:ind w:left="218" w:right="209"/>
        <w:jc w:val="both"/>
        <w:rPr>
          <w:color w:val="000000"/>
        </w:rPr>
      </w:pPr>
      <w:r>
        <w:rPr>
          <w:rFonts w:eastAsia="Times New Roman"/>
          <w:b/>
          <w:bCs/>
          <w:color w:val="000000"/>
        </w:rPr>
        <w:t xml:space="preserve">PT GoTo Gojek Tokopedia Tbk (GoTo). </w:t>
      </w:r>
      <w:r>
        <w:rPr>
          <w:rFonts w:eastAsia="Times New Roman"/>
          <w:color w:val="000000"/>
        </w:rPr>
        <w:t>GoTo is the product of a 2021 merger between Gojek (ride-hailing and on-demand services, founded 2010) and Tokopedia (e-commerce, founded 2009), Indonesia’s two largest homegrown technology companies. It listed on the Indonesia Stock Exchange in April 2022. Unlike Grab and Sea, GoTo’s operations are concentrated almost entirely within Indonesia, which makes its disclosures the most direct read on the Indonesian platform economy of the three—and is precisely why this paper’s Indonesia-specific wedge estimate leans most heavily on GoTo’s own filings (Section 4.3). In January 2024, GoTo combined Tokopedia’s e-commerce operations with TikTok Shop, a transaction in which TikTok’s parent, ByteDance, committed over $1.5 billion of investment; Tokopedia was deconsolidated to an associate-company basis from that point forward. This is a structural break in GoTo’s own reported GTV and revenue series, not a mere reporting change—pre- and post-2024 figures are not on a like-for-like consolidation basis and should not be pooled without adjustment.</w:t>
      </w:r>
    </w:p>
    <w:p w14:paraId="33DF9116" w14:textId="77777777" w:rsidR="00D052D2" w:rsidRDefault="00000000">
      <w:pPr>
        <w:widowControl/>
        <w:pBdr>
          <w:top w:val="nil"/>
          <w:left w:val="nil"/>
          <w:bottom w:val="nil"/>
          <w:right w:val="nil"/>
          <w:between w:val="nil"/>
        </w:pBdr>
        <w:spacing w:before="96" w:line="268" w:lineRule="auto"/>
        <w:ind w:left="218" w:right="225"/>
        <w:jc w:val="both"/>
        <w:rPr>
          <w:color w:val="000000"/>
        </w:rPr>
      </w:pPr>
      <w:r>
        <w:rPr>
          <w:rFonts w:eastAsia="Times New Roman"/>
          <w:b/>
          <w:bCs/>
          <w:color w:val="000000"/>
        </w:rPr>
        <w:t xml:space="preserve">Sea Limited / Shopee. </w:t>
      </w:r>
      <w:r>
        <w:rPr>
          <w:rFonts w:eastAsia="Times New Roman"/>
          <w:color w:val="000000"/>
        </w:rPr>
        <w:t>Sea Limited, headquartered in Singapore, operates three segments: Shopee (e-commerce, the platform relevant to this paper), Garena (digital entertainment/gaming, notably Free Fire), and Monee (formerly SeaMoney; digital financial services). Sea listed on the NYSE in October 2017. Shopee operates across Southeast Asia, Taiwan, and Latin America (notably Brazil), making it the only one of the three platforms with a meaningful footprint outside ASEAN—a scope difference worth flagging explicitly, since Sea’s consolidated revenue includes Garena and Monee alongside Shopee, so a “Shopee GMV to Sea revenue” ratio is not a like-for-like segment comparison in the way Grab’s or GoTo’s ratios are.</w:t>
      </w:r>
    </w:p>
    <w:p w14:paraId="22CDC5B9" w14:textId="77777777" w:rsidR="00D052D2" w:rsidRDefault="00000000">
      <w:pPr>
        <w:widowControl/>
        <w:pBdr>
          <w:top w:val="nil"/>
          <w:left w:val="nil"/>
          <w:bottom w:val="nil"/>
          <w:right w:val="nil"/>
          <w:between w:val="nil"/>
        </w:pBdr>
        <w:spacing w:before="98" w:line="268" w:lineRule="auto"/>
        <w:ind w:left="218" w:right="206"/>
        <w:jc w:val="both"/>
        <w:rPr>
          <w:color w:val="000000"/>
        </w:rPr>
      </w:pPr>
      <w:r>
        <w:rPr>
          <w:rFonts w:eastAsia="Times New Roman"/>
          <w:b/>
          <w:bCs/>
          <w:color w:val="000000"/>
        </w:rPr>
        <w:t xml:space="preserve">Scope note. </w:t>
      </w:r>
      <w:r>
        <w:rPr>
          <w:rFonts w:eastAsia="Times New Roman"/>
          <w:color w:val="000000"/>
        </w:rPr>
        <w:t>These three platforms are not interchangeable observations of one phenomenon. Grab and GoTo are dominantly ride-hailing/on-demand businesses with e-commerce or fintech as secondary lines; Shopee is dominantly e-commerce with gaming and fintech as secondary lines. GoTo is Indonesia-only; Grab and Shopee are multi-country. This heterogeneity is why Section 7’s regional calibration treats Indonesia as the only directly measured country and the other four ASEAN markets as calibrated rescalings, rather than presenting all five as independently observed.</w:t>
      </w:r>
    </w:p>
    <w:p w14:paraId="4B26FDAF" w14:textId="5A995793" w:rsidR="00D052D2" w:rsidDel="005B7792" w:rsidRDefault="00000000">
      <w:pPr>
        <w:pStyle w:val="Heading2"/>
        <w:widowControl/>
        <w:numPr>
          <w:ilvl w:val="1"/>
          <w:numId w:val="1"/>
        </w:numPr>
        <w:tabs>
          <w:tab w:val="left" w:pos="578"/>
        </w:tabs>
        <w:spacing w:before="178" w:after="0"/>
        <w:jc w:val="left"/>
        <w:rPr>
          <w:del w:id="124" w:author="drkong" w:date="2026-08-20T19:11:00Z"/>
        </w:rPr>
      </w:pPr>
      <w:commentRangeStart w:id="125"/>
      <w:del w:id="126" w:author="drkong" w:date="2026-08-21T14:13:00Z">
        <w:r w:rsidDel="00886634">
          <w:lastRenderedPageBreak/>
          <w:delText>Source provenance by platform</w:delText>
        </w:r>
        <w:commentRangeEnd w:id="125"/>
        <w:r w:rsidR="005B7792" w:rsidDel="00886634">
          <w:rPr>
            <w:rStyle w:val="CommentReference"/>
            <w:rFonts w:eastAsiaTheme="minorEastAsia"/>
            <w:b w:val="0"/>
            <w:bCs w:val="0"/>
          </w:rPr>
          <w:commentReference w:id="125"/>
        </w:r>
      </w:del>
      <w:ins w:id="127" w:author="drkong" w:date="2026-08-21T14:13:00Z">
        <w:r w:rsidR="00886634">
          <w:rPr>
            <w:rFonts w:eastAsiaTheme="minorEastAsia" w:hint="eastAsia"/>
          </w:rPr>
          <w:t>Sample construction</w:t>
        </w:r>
      </w:ins>
    </w:p>
    <w:p w14:paraId="61233565" w14:textId="77777777" w:rsidR="005B7792" w:rsidRPr="005B7792" w:rsidRDefault="005B7792">
      <w:pPr>
        <w:pStyle w:val="Heading2"/>
        <w:widowControl/>
        <w:numPr>
          <w:ilvl w:val="1"/>
          <w:numId w:val="1"/>
        </w:numPr>
        <w:tabs>
          <w:tab w:val="left" w:pos="578"/>
        </w:tabs>
        <w:spacing w:before="178" w:after="0"/>
        <w:jc w:val="left"/>
        <w:rPr>
          <w:ins w:id="128" w:author="drkong" w:date="2026-08-20T19:11:00Z"/>
          <w:b w:val="0"/>
          <w:bCs w:val="0"/>
          <w:sz w:val="19"/>
          <w:szCs w:val="19"/>
          <w:rPrChange w:id="129" w:author="drkong" w:date="2026-08-20T19:11:00Z">
            <w:rPr>
              <w:ins w:id="130" w:author="drkong" w:date="2026-08-20T19:11:00Z"/>
              <w:b/>
              <w:bCs/>
            </w:rPr>
          </w:rPrChange>
        </w:rPr>
        <w:pPrChange w:id="131" w:author="drkong" w:date="2026-08-20T19:11:00Z">
          <w:pPr>
            <w:keepNext/>
            <w:widowControl/>
            <w:spacing w:before="100" w:after="40"/>
            <w:ind w:left="218"/>
            <w:jc w:val="both"/>
          </w:pPr>
        </w:pPrChange>
      </w:pPr>
    </w:p>
    <w:p w14:paraId="2ED75D5E" w14:textId="1589D4D1" w:rsidR="005B7792" w:rsidRPr="005B7792" w:rsidRDefault="005B7792">
      <w:pPr>
        <w:widowControl/>
        <w:pBdr>
          <w:top w:val="nil"/>
          <w:left w:val="nil"/>
          <w:bottom w:val="nil"/>
          <w:right w:val="nil"/>
          <w:between w:val="nil"/>
        </w:pBdr>
        <w:spacing w:before="98" w:line="268" w:lineRule="auto"/>
        <w:ind w:left="218" w:right="206"/>
        <w:jc w:val="both"/>
        <w:rPr>
          <w:ins w:id="132" w:author="drkong" w:date="2026-08-20T19:11:00Z"/>
          <w:rPrChange w:id="133" w:author="drkong" w:date="2026-08-20T19:14:00Z">
            <w:rPr>
              <w:ins w:id="134" w:author="drkong" w:date="2026-08-20T19:11:00Z"/>
              <w:b/>
              <w:bCs/>
              <w:sz w:val="19"/>
              <w:szCs w:val="19"/>
            </w:rPr>
          </w:rPrChange>
        </w:rPr>
        <w:pPrChange w:id="135" w:author="drkong" w:date="2026-08-20T19:12:00Z">
          <w:pPr>
            <w:keepNext/>
            <w:widowControl/>
            <w:spacing w:before="100" w:after="40"/>
            <w:ind w:left="218"/>
            <w:jc w:val="both"/>
          </w:pPr>
        </w:pPrChange>
      </w:pPr>
      <w:ins w:id="136" w:author="drkong" w:date="2026-08-20T19:12:00Z">
        <w:r w:rsidRPr="005B7792">
          <w:rPr>
            <w:highlight w:val="yellow"/>
            <w:rPrChange w:id="137" w:author="drkong" w:date="2026-08-20T19:14:00Z">
              <w:rPr>
                <w:b/>
                <w:bCs/>
                <w:sz w:val="19"/>
                <w:szCs w:val="19"/>
              </w:rPr>
            </w:rPrChange>
          </w:rPr>
          <w:t xml:space="preserve">I obtain data on </w:t>
        </w:r>
        <w:r w:rsidRPr="005B7792">
          <w:rPr>
            <w:highlight w:val="yellow"/>
            <w:rPrChange w:id="138" w:author="drkong" w:date="2026-08-20T19:14:00Z">
              <w:rPr/>
            </w:rPrChange>
          </w:rPr>
          <w:t>digital pla</w:t>
        </w:r>
      </w:ins>
      <w:ins w:id="139" w:author="drkong" w:date="2026-08-20T19:13:00Z">
        <w:r w:rsidRPr="005B7792">
          <w:rPr>
            <w:highlight w:val="yellow"/>
            <w:rPrChange w:id="140" w:author="drkong" w:date="2026-08-20T19:14:00Z">
              <w:rPr/>
            </w:rPrChange>
          </w:rPr>
          <w:t xml:space="preserve">tform revenue from </w:t>
        </w:r>
      </w:ins>
      <w:ins w:id="141" w:author="drkong" w:date="2026-08-20T19:14:00Z">
        <w:r>
          <w:rPr>
            <w:highlight w:val="yellow"/>
          </w:rPr>
          <w:t>…</w:t>
        </w:r>
        <w:r w:rsidRPr="005B7792">
          <w:rPr>
            <w:highlight w:val="yellow"/>
            <w:rPrChange w:id="142" w:author="drkong" w:date="2026-08-20T19:14:00Z">
              <w:rPr/>
            </w:rPrChange>
          </w:rPr>
          <w:t xml:space="preserve"> and </w:t>
        </w:r>
        <w:r w:rsidRPr="005B7792">
          <w:rPr>
            <w:rFonts w:eastAsia="Times New Roman"/>
            <w:color w:val="000000"/>
            <w:highlight w:val="yellow"/>
            <w:rPrChange w:id="143" w:author="drkong" w:date="2026-08-20T19:14:00Z">
              <w:rPr>
                <w:rFonts w:eastAsia="Times New Roman"/>
                <w:color w:val="000000"/>
              </w:rPr>
            </w:rPrChange>
          </w:rPr>
          <w:t>gross transaction value</w:t>
        </w:r>
        <w:r w:rsidRPr="005B7792">
          <w:rPr>
            <w:color w:val="000000"/>
            <w:highlight w:val="yellow"/>
            <w:rPrChange w:id="144" w:author="drkong" w:date="2026-08-20T19:14:00Z">
              <w:rPr>
                <w:color w:val="000000"/>
              </w:rPr>
            </w:rPrChange>
          </w:rPr>
          <w:t xml:space="preserve"> from </w:t>
        </w:r>
      </w:ins>
      <w:ins w:id="145" w:author="drkong" w:date="2026-08-21T13:37:00Z">
        <w:r w:rsidR="00C30CF7">
          <w:rPr>
            <w:rFonts w:hint="eastAsia"/>
            <w:color w:val="000000"/>
            <w:highlight w:val="yellow"/>
          </w:rPr>
          <w:t>.</w:t>
        </w:r>
      </w:ins>
      <w:ins w:id="146" w:author="drkong" w:date="2026-08-20T19:14:00Z">
        <w:r w:rsidRPr="005B7792">
          <w:rPr>
            <w:color w:val="000000"/>
            <w:highlight w:val="yellow"/>
            <w:rPrChange w:id="147" w:author="drkong" w:date="2026-08-20T19:14:00Z">
              <w:rPr>
                <w:color w:val="000000"/>
              </w:rPr>
            </w:rPrChange>
          </w:rPr>
          <w:t>..</w:t>
        </w:r>
        <w:r>
          <w:rPr>
            <w:rFonts w:hint="eastAsia"/>
            <w:color w:val="000000"/>
          </w:rPr>
          <w:t xml:space="preserve"> </w:t>
        </w:r>
      </w:ins>
    </w:p>
    <w:p w14:paraId="7F918E0C" w14:textId="5AEA9053" w:rsidR="005B7792" w:rsidRPr="00886634" w:rsidRDefault="00E07365">
      <w:pPr>
        <w:keepNext/>
        <w:widowControl/>
        <w:spacing w:before="100" w:after="40"/>
        <w:ind w:left="218"/>
        <w:jc w:val="both"/>
        <w:rPr>
          <w:ins w:id="148" w:author="drkong" w:date="2026-08-20T19:11:00Z"/>
          <w:rPrChange w:id="149" w:author="drkong" w:date="2026-08-21T14:13:00Z">
            <w:rPr>
              <w:ins w:id="150" w:author="drkong" w:date="2026-08-20T19:11:00Z"/>
              <w:b/>
              <w:bCs/>
              <w:sz w:val="19"/>
              <w:szCs w:val="19"/>
            </w:rPr>
          </w:rPrChange>
        </w:rPr>
      </w:pPr>
      <w:ins w:id="151" w:author="drkong" w:date="2026-08-21T14:24:00Z">
        <w:r w:rsidRPr="00E07365">
          <w:rPr>
            <w:highlight w:val="yellow"/>
            <w:rPrChange w:id="152" w:author="drkong" w:date="2026-08-21T14:25:00Z">
              <w:rPr/>
            </w:rPrChange>
          </w:rPr>
          <w:t>Please provide more details about the main sample. In particular, describe the data collection process, sample period, and key characteristics of the observations. A more comprehensive discussion of the sample will help readers better understand the empirical setting and assess the generalizability of the findings.</w:t>
        </w:r>
      </w:ins>
    </w:p>
    <w:p w14:paraId="31DEF43F" w14:textId="3B77D776" w:rsidR="00D052D2" w:rsidRDefault="00000000">
      <w:pPr>
        <w:keepNext/>
        <w:widowControl/>
        <w:spacing w:before="100" w:after="40"/>
        <w:ind w:left="218"/>
        <w:jc w:val="both"/>
        <w:rPr>
          <w:b/>
          <w:bCs/>
          <w:sz w:val="20"/>
          <w:szCs w:val="20"/>
        </w:rPr>
      </w:pPr>
      <w:commentRangeStart w:id="153"/>
      <w:r>
        <w:rPr>
          <w:rFonts w:eastAsia="Times New Roman"/>
          <w:b/>
          <w:bCs/>
          <w:sz w:val="19"/>
          <w:szCs w:val="19"/>
        </w:rPr>
        <w:t>Table 2. Source provenance for each Indonesia platform figure</w:t>
      </w:r>
      <w:commentRangeEnd w:id="153"/>
      <w:r w:rsidR="00927AF7">
        <w:rPr>
          <w:rStyle w:val="CommentReference"/>
        </w:rPr>
        <w:commentReference w:id="153"/>
      </w:r>
    </w:p>
    <w:p w14:paraId="514CEE47" w14:textId="77777777" w:rsidR="00D052D2" w:rsidRDefault="00D052D2">
      <w:pPr>
        <w:widowControl/>
        <w:pBdr>
          <w:top w:val="nil"/>
          <w:left w:val="nil"/>
          <w:bottom w:val="nil"/>
          <w:right w:val="nil"/>
          <w:between w:val="nil"/>
        </w:pBdr>
        <w:spacing w:before="2" w:line="252" w:lineRule="auto"/>
        <w:jc w:val="both"/>
        <w:rPr>
          <w:b/>
          <w:bCs/>
          <w:color w:val="000000"/>
          <w:sz w:val="11"/>
          <w:szCs w:val="11"/>
        </w:rPr>
      </w:pPr>
    </w:p>
    <w:tbl>
      <w:tblPr>
        <w:tblStyle w:val="a0"/>
        <w:tblW w:w="9660"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920"/>
        <w:gridCol w:w="2580"/>
        <w:gridCol w:w="3900"/>
      </w:tblGrid>
      <w:tr w:rsidR="00D052D2" w14:paraId="6AEBFDD5" w14:textId="77777777">
        <w:trPr>
          <w:cantSplit/>
          <w:trHeight w:val="230"/>
          <w:tblHeader/>
        </w:trPr>
        <w:tc>
          <w:tcPr>
            <w:tcW w:w="1260" w:type="dxa"/>
            <w:shd w:val="clear" w:color="auto" w:fill="D9E1F3"/>
            <w:vAlign w:val="center"/>
          </w:tcPr>
          <w:p w14:paraId="0F5DE805"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Platform</w:t>
            </w:r>
          </w:p>
        </w:tc>
        <w:tc>
          <w:tcPr>
            <w:tcW w:w="1920" w:type="dxa"/>
            <w:shd w:val="clear" w:color="auto" w:fill="D9E1F3"/>
            <w:vAlign w:val="center"/>
          </w:tcPr>
          <w:p w14:paraId="209AD392"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Metric</w:t>
            </w:r>
          </w:p>
        </w:tc>
        <w:tc>
          <w:tcPr>
            <w:tcW w:w="2580" w:type="dxa"/>
            <w:shd w:val="clear" w:color="auto" w:fill="D9E1F3"/>
            <w:vAlign w:val="center"/>
          </w:tcPr>
          <w:p w14:paraId="6EB35404"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Source</w:t>
            </w:r>
          </w:p>
        </w:tc>
        <w:tc>
          <w:tcPr>
            <w:tcW w:w="3900" w:type="dxa"/>
            <w:shd w:val="clear" w:color="auto" w:fill="D9E1F3"/>
            <w:vAlign w:val="center"/>
          </w:tcPr>
          <w:p w14:paraId="70AAFE55"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Provenance</w:t>
            </w:r>
          </w:p>
        </w:tc>
      </w:tr>
      <w:tr w:rsidR="00D052D2" w14:paraId="45A18175" w14:textId="77777777">
        <w:trPr>
          <w:cantSplit/>
          <w:trHeight w:val="231"/>
        </w:trPr>
        <w:tc>
          <w:tcPr>
            <w:tcW w:w="1260" w:type="dxa"/>
            <w:vAlign w:val="center"/>
          </w:tcPr>
          <w:p w14:paraId="7A75D76D"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Grab</w:t>
            </w:r>
          </w:p>
        </w:tc>
        <w:tc>
          <w:tcPr>
            <w:tcW w:w="1920" w:type="dxa"/>
            <w:vAlign w:val="center"/>
          </w:tcPr>
          <w:p w14:paraId="15D664F7"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Revenue</w:t>
            </w:r>
          </w:p>
        </w:tc>
        <w:tc>
          <w:tcPr>
            <w:tcW w:w="2580" w:type="dxa"/>
            <w:vAlign w:val="center"/>
          </w:tcPr>
          <w:p w14:paraId="5CEC0EA7"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Grab 2023 Form 20-F</w:t>
            </w:r>
          </w:p>
        </w:tc>
        <w:tc>
          <w:tcPr>
            <w:tcW w:w="3900" w:type="dxa"/>
            <w:vAlign w:val="center"/>
          </w:tcPr>
          <w:p w14:paraId="66FAFBFA"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Directly disclosed at country level.</w:t>
            </w:r>
          </w:p>
        </w:tc>
      </w:tr>
      <w:tr w:rsidR="00D052D2" w14:paraId="1DC930DC" w14:textId="77777777">
        <w:trPr>
          <w:cantSplit/>
          <w:trHeight w:val="691"/>
        </w:trPr>
        <w:tc>
          <w:tcPr>
            <w:tcW w:w="1260" w:type="dxa"/>
            <w:vAlign w:val="center"/>
          </w:tcPr>
          <w:p w14:paraId="5FF044F6" w14:textId="77777777" w:rsidR="00D052D2" w:rsidRDefault="00D052D2">
            <w:pPr>
              <w:pBdr>
                <w:top w:val="nil"/>
                <w:left w:val="nil"/>
                <w:bottom w:val="nil"/>
                <w:right w:val="nil"/>
                <w:between w:val="nil"/>
              </w:pBdr>
              <w:rPr>
                <w:b/>
                <w:bCs/>
                <w:color w:val="000000"/>
                <w:sz w:val="20"/>
                <w:szCs w:val="20"/>
              </w:rPr>
            </w:pPr>
          </w:p>
          <w:p w14:paraId="1F927AF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Grab</w:t>
            </w:r>
          </w:p>
        </w:tc>
        <w:tc>
          <w:tcPr>
            <w:tcW w:w="1920" w:type="dxa"/>
            <w:vAlign w:val="center"/>
          </w:tcPr>
          <w:p w14:paraId="518346C4" w14:textId="77777777" w:rsidR="00D052D2" w:rsidRDefault="00D052D2">
            <w:pPr>
              <w:pBdr>
                <w:top w:val="nil"/>
                <w:left w:val="nil"/>
                <w:bottom w:val="nil"/>
                <w:right w:val="nil"/>
                <w:between w:val="nil"/>
              </w:pBdr>
              <w:rPr>
                <w:b/>
                <w:bCs/>
                <w:color w:val="000000"/>
                <w:sz w:val="20"/>
                <w:szCs w:val="20"/>
              </w:rPr>
            </w:pPr>
          </w:p>
          <w:p w14:paraId="343EB787"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GTV</w:t>
            </w:r>
          </w:p>
        </w:tc>
        <w:tc>
          <w:tcPr>
            <w:tcW w:w="2580" w:type="dxa"/>
            <w:vAlign w:val="center"/>
          </w:tcPr>
          <w:p w14:paraId="65138637" w14:textId="77777777" w:rsidR="00D052D2" w:rsidRDefault="00D052D2">
            <w:pPr>
              <w:pBdr>
                <w:top w:val="nil"/>
                <w:left w:val="nil"/>
                <w:bottom w:val="nil"/>
                <w:right w:val="nil"/>
                <w:between w:val="nil"/>
              </w:pBdr>
              <w:rPr>
                <w:b/>
                <w:bCs/>
                <w:color w:val="000000"/>
                <w:sz w:val="20"/>
                <w:szCs w:val="20"/>
              </w:rPr>
            </w:pPr>
          </w:p>
          <w:p w14:paraId="3910D37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Derived</w:t>
            </w:r>
          </w:p>
        </w:tc>
        <w:tc>
          <w:tcPr>
            <w:tcW w:w="3900" w:type="dxa"/>
            <w:vAlign w:val="center"/>
          </w:tcPr>
          <w:p w14:paraId="558D036C" w14:textId="77777777" w:rsidR="00D052D2" w:rsidRDefault="00000000">
            <w:pPr>
              <w:pBdr>
                <w:top w:val="nil"/>
                <w:left w:val="nil"/>
                <w:bottom w:val="nil"/>
                <w:right w:val="nil"/>
                <w:between w:val="nil"/>
              </w:pBdr>
              <w:ind w:left="110" w:right="100"/>
              <w:jc w:val="both"/>
              <w:rPr>
                <w:color w:val="000000"/>
                <w:sz w:val="20"/>
                <w:szCs w:val="20"/>
              </w:rPr>
            </w:pPr>
            <w:r>
              <w:rPr>
                <w:rFonts w:eastAsia="Times New Roman"/>
                <w:color w:val="000000"/>
                <w:sz w:val="20"/>
                <w:szCs w:val="20"/>
              </w:rPr>
              <w:t>Indonesia revenue divided by company-wide take rate (11.24%); country GTV is not independently disclosed.</w:t>
            </w:r>
          </w:p>
        </w:tc>
      </w:tr>
      <w:tr w:rsidR="00D052D2" w14:paraId="1D813407" w14:textId="77777777">
        <w:trPr>
          <w:cantSplit/>
          <w:trHeight w:val="462"/>
        </w:trPr>
        <w:tc>
          <w:tcPr>
            <w:tcW w:w="1260" w:type="dxa"/>
            <w:vAlign w:val="center"/>
          </w:tcPr>
          <w:p w14:paraId="4A642D9B"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GoTo</w:t>
            </w:r>
          </w:p>
        </w:tc>
        <w:tc>
          <w:tcPr>
            <w:tcW w:w="1920" w:type="dxa"/>
            <w:vAlign w:val="center"/>
          </w:tcPr>
          <w:p w14:paraId="00366A4E"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GTV and revenue</w:t>
            </w:r>
          </w:p>
        </w:tc>
        <w:tc>
          <w:tcPr>
            <w:tcW w:w="2580" w:type="dxa"/>
            <w:vAlign w:val="center"/>
          </w:tcPr>
          <w:p w14:paraId="4298E164"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GoTo 2023 annual report</w:t>
            </w:r>
          </w:p>
        </w:tc>
        <w:tc>
          <w:tcPr>
            <w:tcW w:w="3900" w:type="dxa"/>
            <w:vAlign w:val="center"/>
          </w:tcPr>
          <w:p w14:paraId="7E0B95DD" w14:textId="77777777" w:rsidR="00D052D2" w:rsidRDefault="00000000">
            <w:pPr>
              <w:pBdr>
                <w:top w:val="nil"/>
                <w:left w:val="nil"/>
                <w:bottom w:val="nil"/>
                <w:right w:val="nil"/>
                <w:between w:val="nil"/>
              </w:pBdr>
              <w:ind w:left="110" w:right="94"/>
              <w:rPr>
                <w:color w:val="000000"/>
                <w:sz w:val="20"/>
                <w:szCs w:val="20"/>
              </w:rPr>
            </w:pPr>
            <w:r>
              <w:rPr>
                <w:rFonts w:eastAsia="Times New Roman"/>
                <w:color w:val="000000"/>
                <w:sz w:val="20"/>
                <w:szCs w:val="20"/>
              </w:rPr>
              <w:t>Both inputs directly reported by an Indonesia-native company.</w:t>
            </w:r>
          </w:p>
        </w:tc>
      </w:tr>
      <w:tr w:rsidR="00D052D2" w14:paraId="6C4F75A5" w14:textId="77777777">
        <w:trPr>
          <w:cantSplit/>
          <w:trHeight w:val="921"/>
        </w:trPr>
        <w:tc>
          <w:tcPr>
            <w:tcW w:w="1260" w:type="dxa"/>
            <w:vAlign w:val="center"/>
          </w:tcPr>
          <w:p w14:paraId="00B5A406" w14:textId="77777777" w:rsidR="00D052D2" w:rsidRDefault="00D052D2">
            <w:pPr>
              <w:pBdr>
                <w:top w:val="nil"/>
                <w:left w:val="nil"/>
                <w:bottom w:val="nil"/>
                <w:right w:val="nil"/>
                <w:between w:val="nil"/>
              </w:pBdr>
              <w:rPr>
                <w:b/>
                <w:bCs/>
                <w:color w:val="000000"/>
                <w:sz w:val="20"/>
                <w:szCs w:val="20"/>
              </w:rPr>
            </w:pPr>
          </w:p>
          <w:p w14:paraId="5362257D"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Shopee</w:t>
            </w:r>
          </w:p>
        </w:tc>
        <w:tc>
          <w:tcPr>
            <w:tcW w:w="1920" w:type="dxa"/>
            <w:vAlign w:val="center"/>
          </w:tcPr>
          <w:p w14:paraId="774505CC" w14:textId="77777777" w:rsidR="00D052D2" w:rsidRDefault="00D052D2">
            <w:pPr>
              <w:pBdr>
                <w:top w:val="nil"/>
                <w:left w:val="nil"/>
                <w:bottom w:val="nil"/>
                <w:right w:val="nil"/>
                <w:between w:val="nil"/>
              </w:pBdr>
              <w:rPr>
                <w:b/>
                <w:bCs/>
                <w:color w:val="000000"/>
                <w:sz w:val="20"/>
                <w:szCs w:val="20"/>
              </w:rPr>
            </w:pPr>
          </w:p>
          <w:p w14:paraId="2DFC632A"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GTV and revenue</w:t>
            </w:r>
          </w:p>
        </w:tc>
        <w:tc>
          <w:tcPr>
            <w:tcW w:w="2580" w:type="dxa"/>
            <w:vAlign w:val="center"/>
          </w:tcPr>
          <w:p w14:paraId="46750611" w14:textId="77777777" w:rsidR="00D052D2" w:rsidRDefault="00000000">
            <w:pPr>
              <w:pBdr>
                <w:top w:val="nil"/>
                <w:left w:val="nil"/>
                <w:bottom w:val="nil"/>
                <w:right w:val="nil"/>
                <w:between w:val="nil"/>
              </w:pBdr>
              <w:tabs>
                <w:tab w:val="left" w:pos="667"/>
                <w:tab w:val="left" w:pos="1336"/>
                <w:tab w:val="left" w:pos="2040"/>
              </w:tabs>
              <w:ind w:left="110" w:right="94"/>
              <w:rPr>
                <w:color w:val="000000"/>
                <w:sz w:val="20"/>
                <w:szCs w:val="20"/>
              </w:rPr>
            </w:pPr>
            <w:r>
              <w:rPr>
                <w:rFonts w:eastAsia="Times New Roman"/>
                <w:color w:val="000000"/>
                <w:sz w:val="20"/>
                <w:szCs w:val="20"/>
              </w:rPr>
              <w:t>Sea</w:t>
            </w:r>
            <w:r>
              <w:rPr>
                <w:rFonts w:eastAsia="Times New Roman"/>
                <w:color w:val="000000"/>
                <w:sz w:val="20"/>
                <w:szCs w:val="20"/>
              </w:rPr>
              <w:tab/>
              <w:t>2023</w:t>
            </w:r>
            <w:r>
              <w:rPr>
                <w:rFonts w:eastAsia="Times New Roman"/>
                <w:color w:val="000000"/>
                <w:sz w:val="20"/>
                <w:szCs w:val="20"/>
              </w:rPr>
              <w:tab/>
              <w:t>Form</w:t>
            </w:r>
            <w:r>
              <w:rPr>
                <w:rFonts w:eastAsia="Times New Roman"/>
                <w:color w:val="000000"/>
                <w:sz w:val="20"/>
                <w:szCs w:val="20"/>
              </w:rPr>
              <w:tab/>
              <w:t>20-F; Momentum Works 2024</w:t>
            </w:r>
          </w:p>
        </w:tc>
        <w:tc>
          <w:tcPr>
            <w:tcW w:w="3900" w:type="dxa"/>
            <w:vAlign w:val="center"/>
          </w:tcPr>
          <w:p w14:paraId="1276A2C7" w14:textId="77777777" w:rsidR="00D052D2" w:rsidRDefault="00000000">
            <w:pPr>
              <w:pBdr>
                <w:top w:val="nil"/>
                <w:left w:val="nil"/>
                <w:bottom w:val="nil"/>
                <w:right w:val="nil"/>
                <w:between w:val="nil"/>
              </w:pBdr>
              <w:ind w:left="110" w:right="99"/>
              <w:jc w:val="both"/>
              <w:rPr>
                <w:color w:val="000000"/>
                <w:sz w:val="20"/>
                <w:szCs w:val="20"/>
              </w:rPr>
            </w:pPr>
            <w:r>
              <w:rPr>
                <w:rFonts w:eastAsia="Times New Roman"/>
                <w:color w:val="000000"/>
                <w:sz w:val="20"/>
                <w:szCs w:val="20"/>
              </w:rPr>
              <w:t>Regional revenue/GMV disclosed; Indonesia GMV estimated from market share, with revenue derived from disclosed take rate (10.06%).</w:t>
            </w:r>
          </w:p>
        </w:tc>
      </w:tr>
    </w:tbl>
    <w:p w14:paraId="3F61347A" w14:textId="77777777" w:rsidR="00D052D2" w:rsidRDefault="00000000">
      <w:pPr>
        <w:widowControl/>
        <w:spacing w:before="81"/>
        <w:ind w:left="218" w:right="411"/>
        <w:jc w:val="both"/>
        <w:rPr>
          <w:sz w:val="18"/>
          <w:szCs w:val="18"/>
        </w:rPr>
      </w:pPr>
      <w:r>
        <w:rPr>
          <w:sz w:val="18"/>
          <w:szCs w:val="18"/>
        </w:rPr>
        <w:t>Only GoTo supplies both inputs independently. Grab and Shopee ratios inherit the take-rate assumptions used to derive one or both components.</w:t>
      </w:r>
    </w:p>
    <w:p w14:paraId="0F26F7C7" w14:textId="77777777" w:rsidR="00D052D2" w:rsidRDefault="00000000">
      <w:pPr>
        <w:pStyle w:val="Heading2"/>
        <w:widowControl/>
        <w:numPr>
          <w:ilvl w:val="1"/>
          <w:numId w:val="1"/>
        </w:numPr>
        <w:tabs>
          <w:tab w:val="left" w:pos="578"/>
        </w:tabs>
        <w:spacing w:before="180" w:after="0"/>
      </w:pPr>
      <w:r>
        <w:t>Indonesia platform estimates</w:t>
      </w:r>
    </w:p>
    <w:p w14:paraId="64FC3D65" w14:textId="276C3367" w:rsidR="00D052D2" w:rsidRDefault="00622DA6">
      <w:pPr>
        <w:widowControl/>
        <w:pBdr>
          <w:top w:val="nil"/>
          <w:left w:val="nil"/>
          <w:bottom w:val="nil"/>
          <w:right w:val="nil"/>
          <w:between w:val="nil"/>
        </w:pBdr>
        <w:spacing w:before="59" w:line="268" w:lineRule="auto"/>
        <w:ind w:left="218" w:right="204"/>
        <w:jc w:val="both"/>
        <w:rPr>
          <w:color w:val="000000"/>
        </w:rPr>
      </w:pPr>
      <w:commentRangeStart w:id="154"/>
      <w:ins w:id="155" w:author="drkong" w:date="2026-08-20T18:24:00Z">
        <w:r w:rsidRPr="00622DA6">
          <w:rPr>
            <w:color w:val="000000"/>
            <w:highlight w:val="yellow"/>
            <w:rPrChange w:id="156" w:author="drkong" w:date="2026-08-20T18:24:00Z">
              <w:rPr>
                <w:color w:val="000000"/>
              </w:rPr>
            </w:rPrChange>
          </w:rPr>
          <w:t xml:space="preserve">Table 3 reports </w:t>
        </w:r>
      </w:ins>
      <w:ins w:id="157" w:author="drkong" w:date="2026-08-20T18:25:00Z">
        <w:r w:rsidRPr="00622DA6">
          <w:rPr>
            <w:color w:val="000000"/>
            <w:highlight w:val="yellow"/>
          </w:rPr>
          <w:t>….</w:t>
        </w:r>
        <w:commentRangeEnd w:id="154"/>
        <w:r>
          <w:rPr>
            <w:rStyle w:val="CommentReference"/>
          </w:rPr>
          <w:commentReference w:id="154"/>
        </w:r>
      </w:ins>
      <w:ins w:id="158" w:author="drkong" w:date="2026-08-20T18:24:00Z">
        <w:r>
          <w:rPr>
            <w:rFonts w:hint="eastAsia"/>
            <w:color w:val="000000"/>
          </w:rPr>
          <w:t xml:space="preserve"> </w:t>
        </w:r>
      </w:ins>
      <w:r>
        <w:rPr>
          <w:rFonts w:eastAsia="Times New Roman"/>
          <w:color w:val="000000"/>
        </w:rPr>
        <w:t>GoTo’s markedly higher ecosystem ratio (40.0×) relative to Grab and Shopee (roughly 8–9×) reflects its consolidated GTV reporting: Tokopedia’s full marketplace GMV is included while GoTo books only a thin commission as revenue. The spread across platforms is therefore an artifact of reporting convention, not a measured difference in the share of GTV not booked as platform revenue, and it should not be read as evidence that the ratio is a stable structural parameter. The corrected Indonesia blended take rate - total platform revenue divided by total platform GTV - is 5.88%, used as the calibration basis for the four remaining ASEAN countries in Section 7.</w:t>
      </w:r>
    </w:p>
    <w:p w14:paraId="3BCC3D0F" w14:textId="77777777" w:rsidR="00D052D2" w:rsidRDefault="00000000">
      <w:pPr>
        <w:keepNext/>
        <w:widowControl/>
        <w:spacing w:before="100" w:after="40"/>
        <w:ind w:left="218"/>
        <w:jc w:val="both"/>
        <w:rPr>
          <w:b/>
          <w:bCs/>
          <w:sz w:val="20"/>
          <w:szCs w:val="20"/>
        </w:rPr>
      </w:pPr>
      <w:commentRangeStart w:id="159"/>
      <w:r>
        <w:rPr>
          <w:rFonts w:eastAsia="Times New Roman"/>
          <w:b/>
          <w:bCs/>
          <w:sz w:val="19"/>
          <w:szCs w:val="19"/>
        </w:rPr>
        <w:t>Table 3. Indonesia’s invisible wedge, 2023</w:t>
      </w:r>
      <w:commentRangeEnd w:id="159"/>
      <w:r w:rsidR="00D137A4">
        <w:rPr>
          <w:rStyle w:val="CommentReference"/>
        </w:rPr>
        <w:commentReference w:id="159"/>
      </w:r>
    </w:p>
    <w:p w14:paraId="254F3B79" w14:textId="77777777" w:rsidR="00D052D2" w:rsidRDefault="00D052D2">
      <w:pPr>
        <w:widowControl/>
        <w:pBdr>
          <w:top w:val="nil"/>
          <w:left w:val="nil"/>
          <w:bottom w:val="nil"/>
          <w:right w:val="nil"/>
          <w:between w:val="nil"/>
        </w:pBdr>
        <w:spacing w:before="1" w:line="252" w:lineRule="auto"/>
        <w:jc w:val="both"/>
        <w:rPr>
          <w:b/>
          <w:bCs/>
          <w:color w:val="000000"/>
          <w:sz w:val="11"/>
          <w:szCs w:val="11"/>
        </w:rPr>
      </w:pPr>
    </w:p>
    <w:tbl>
      <w:tblPr>
        <w:tblStyle w:val="a1"/>
        <w:tblW w:w="9650"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0"/>
        <w:gridCol w:w="1930"/>
        <w:gridCol w:w="1930"/>
        <w:gridCol w:w="1930"/>
        <w:gridCol w:w="1930"/>
      </w:tblGrid>
      <w:tr w:rsidR="00D052D2" w14:paraId="651CB3A3" w14:textId="77777777">
        <w:trPr>
          <w:cantSplit/>
          <w:trHeight w:val="232"/>
          <w:tblHeader/>
        </w:trPr>
        <w:tc>
          <w:tcPr>
            <w:tcW w:w="1930" w:type="dxa"/>
            <w:shd w:val="clear" w:color="auto" w:fill="D9E1F3"/>
            <w:vAlign w:val="center"/>
          </w:tcPr>
          <w:p w14:paraId="6BA94E52"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Platform</w:t>
            </w:r>
          </w:p>
        </w:tc>
        <w:tc>
          <w:tcPr>
            <w:tcW w:w="1930" w:type="dxa"/>
            <w:shd w:val="clear" w:color="auto" w:fill="D9E1F3"/>
            <w:vAlign w:val="center"/>
          </w:tcPr>
          <w:p w14:paraId="592E96ED"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Indonesia GTV</w:t>
            </w:r>
          </w:p>
        </w:tc>
        <w:tc>
          <w:tcPr>
            <w:tcW w:w="1930" w:type="dxa"/>
            <w:shd w:val="clear" w:color="auto" w:fill="D9E1F3"/>
            <w:vAlign w:val="center"/>
          </w:tcPr>
          <w:p w14:paraId="6B60D4BE"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Net revenue</w:t>
            </w:r>
          </w:p>
        </w:tc>
        <w:tc>
          <w:tcPr>
            <w:tcW w:w="1930" w:type="dxa"/>
            <w:shd w:val="clear" w:color="auto" w:fill="D9E1F3"/>
            <w:vAlign w:val="center"/>
          </w:tcPr>
          <w:p w14:paraId="7CCE6445"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Unbooked GTV</w:t>
            </w:r>
          </w:p>
        </w:tc>
        <w:tc>
          <w:tcPr>
            <w:tcW w:w="1930" w:type="dxa"/>
            <w:shd w:val="clear" w:color="auto" w:fill="D9E1F3"/>
            <w:vAlign w:val="center"/>
          </w:tcPr>
          <w:p w14:paraId="14E9B6F6"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Ecosystem ratio</w:t>
            </w:r>
          </w:p>
        </w:tc>
      </w:tr>
      <w:tr w:rsidR="00D052D2" w14:paraId="1517A53A" w14:textId="77777777">
        <w:trPr>
          <w:cantSplit/>
          <w:trHeight w:val="230"/>
        </w:trPr>
        <w:tc>
          <w:tcPr>
            <w:tcW w:w="1930" w:type="dxa"/>
            <w:vAlign w:val="center"/>
          </w:tcPr>
          <w:p w14:paraId="19245DDE"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Grab</w:t>
            </w:r>
          </w:p>
        </w:tc>
        <w:tc>
          <w:tcPr>
            <w:tcW w:w="1930" w:type="dxa"/>
            <w:vAlign w:val="center"/>
          </w:tcPr>
          <w:p w14:paraId="2331C579"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$5.40B</w:t>
            </w:r>
          </w:p>
        </w:tc>
        <w:tc>
          <w:tcPr>
            <w:tcW w:w="1930" w:type="dxa"/>
            <w:vAlign w:val="center"/>
          </w:tcPr>
          <w:p w14:paraId="477172CC"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$0.61B</w:t>
            </w:r>
          </w:p>
        </w:tc>
        <w:tc>
          <w:tcPr>
            <w:tcW w:w="1930" w:type="dxa"/>
            <w:vAlign w:val="center"/>
          </w:tcPr>
          <w:p w14:paraId="664DCCA8"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$4.80B</w:t>
            </w:r>
          </w:p>
        </w:tc>
        <w:tc>
          <w:tcPr>
            <w:tcW w:w="1930" w:type="dxa"/>
            <w:vAlign w:val="center"/>
          </w:tcPr>
          <w:p w14:paraId="51B12CFC"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7.9×</w:t>
            </w:r>
          </w:p>
        </w:tc>
      </w:tr>
      <w:tr w:rsidR="00D052D2" w14:paraId="72FF0B51" w14:textId="77777777">
        <w:trPr>
          <w:cantSplit/>
          <w:trHeight w:val="232"/>
        </w:trPr>
        <w:tc>
          <w:tcPr>
            <w:tcW w:w="1930" w:type="dxa"/>
            <w:vAlign w:val="center"/>
          </w:tcPr>
          <w:p w14:paraId="472A6834"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GoTo</w:t>
            </w:r>
          </w:p>
        </w:tc>
        <w:tc>
          <w:tcPr>
            <w:tcW w:w="1930" w:type="dxa"/>
            <w:vAlign w:val="center"/>
          </w:tcPr>
          <w:p w14:paraId="40EC6D54"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$39.80B</w:t>
            </w:r>
          </w:p>
        </w:tc>
        <w:tc>
          <w:tcPr>
            <w:tcW w:w="1930" w:type="dxa"/>
            <w:vAlign w:val="center"/>
          </w:tcPr>
          <w:p w14:paraId="492B1292"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$0.97B</w:t>
            </w:r>
          </w:p>
        </w:tc>
        <w:tc>
          <w:tcPr>
            <w:tcW w:w="1930" w:type="dxa"/>
            <w:vAlign w:val="center"/>
          </w:tcPr>
          <w:p w14:paraId="147449D4"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$38.83B</w:t>
            </w:r>
          </w:p>
        </w:tc>
        <w:tc>
          <w:tcPr>
            <w:tcW w:w="1930" w:type="dxa"/>
            <w:vAlign w:val="center"/>
          </w:tcPr>
          <w:p w14:paraId="4C40F4E0"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40.0×</w:t>
            </w:r>
          </w:p>
        </w:tc>
      </w:tr>
      <w:tr w:rsidR="00D052D2" w14:paraId="4842AF1B" w14:textId="77777777">
        <w:trPr>
          <w:cantSplit/>
          <w:trHeight w:val="230"/>
        </w:trPr>
        <w:tc>
          <w:tcPr>
            <w:tcW w:w="1930" w:type="dxa"/>
            <w:vAlign w:val="center"/>
          </w:tcPr>
          <w:p w14:paraId="3D620961"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Shopee</w:t>
            </w:r>
          </w:p>
        </w:tc>
        <w:tc>
          <w:tcPr>
            <w:tcW w:w="1930" w:type="dxa"/>
            <w:vAlign w:val="center"/>
          </w:tcPr>
          <w:p w14:paraId="750E97E4"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$25.80B</w:t>
            </w:r>
          </w:p>
        </w:tc>
        <w:tc>
          <w:tcPr>
            <w:tcW w:w="1930" w:type="dxa"/>
            <w:vAlign w:val="center"/>
          </w:tcPr>
          <w:p w14:paraId="4BE5F4DF"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$2.60B</w:t>
            </w:r>
          </w:p>
        </w:tc>
        <w:tc>
          <w:tcPr>
            <w:tcW w:w="1930" w:type="dxa"/>
            <w:vAlign w:val="center"/>
          </w:tcPr>
          <w:p w14:paraId="4FEFF058"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$23.20B</w:t>
            </w:r>
          </w:p>
        </w:tc>
        <w:tc>
          <w:tcPr>
            <w:tcW w:w="1930" w:type="dxa"/>
            <w:vAlign w:val="center"/>
          </w:tcPr>
          <w:p w14:paraId="42E437EF"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8.9×</w:t>
            </w:r>
          </w:p>
        </w:tc>
      </w:tr>
      <w:tr w:rsidR="00D052D2" w14:paraId="5B079CF6" w14:textId="77777777">
        <w:trPr>
          <w:cantSplit/>
          <w:trHeight w:val="231"/>
        </w:trPr>
        <w:tc>
          <w:tcPr>
            <w:tcW w:w="1930" w:type="dxa"/>
            <w:vAlign w:val="center"/>
          </w:tcPr>
          <w:p w14:paraId="41446C23"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Total</w:t>
            </w:r>
          </w:p>
        </w:tc>
        <w:tc>
          <w:tcPr>
            <w:tcW w:w="1930" w:type="dxa"/>
            <w:vAlign w:val="center"/>
          </w:tcPr>
          <w:p w14:paraId="78F53F92"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$71.00B</w:t>
            </w:r>
          </w:p>
        </w:tc>
        <w:tc>
          <w:tcPr>
            <w:tcW w:w="1930" w:type="dxa"/>
            <w:vAlign w:val="center"/>
          </w:tcPr>
          <w:p w14:paraId="7394C177"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$4.18B</w:t>
            </w:r>
          </w:p>
        </w:tc>
        <w:tc>
          <w:tcPr>
            <w:tcW w:w="1930" w:type="dxa"/>
            <w:vAlign w:val="center"/>
          </w:tcPr>
          <w:p w14:paraId="2CCEF522"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$66.83B</w:t>
            </w:r>
          </w:p>
        </w:tc>
        <w:tc>
          <w:tcPr>
            <w:tcW w:w="1930" w:type="dxa"/>
            <w:vAlign w:val="center"/>
          </w:tcPr>
          <w:p w14:paraId="1A9ED96B"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16.0×</w:t>
            </w:r>
          </w:p>
        </w:tc>
      </w:tr>
    </w:tbl>
    <w:p w14:paraId="4E1D60F5" w14:textId="77777777" w:rsidR="00D052D2" w:rsidRDefault="00000000">
      <w:pPr>
        <w:widowControl/>
        <w:ind w:left="218" w:right="244"/>
        <w:jc w:val="both"/>
        <w:rPr>
          <w:sz w:val="18"/>
          <w:szCs w:val="18"/>
        </w:rPr>
      </w:pPr>
      <w:r>
        <w:rPr>
          <w:sz w:val="18"/>
          <w:szCs w:val="18"/>
        </w:rPr>
        <w:t>Wedges and ratios are calculated from unrounded source values. Displayed components are rounded and may therefore not reproduce the reported results exactly.</w:t>
      </w:r>
    </w:p>
    <w:p w14:paraId="581D7DCE" w14:textId="77777777" w:rsidR="00D052D2" w:rsidRDefault="00D052D2">
      <w:pPr>
        <w:widowControl/>
        <w:pBdr>
          <w:top w:val="nil"/>
          <w:left w:val="nil"/>
          <w:bottom w:val="nil"/>
          <w:right w:val="nil"/>
          <w:between w:val="nil"/>
        </w:pBdr>
        <w:spacing w:line="252" w:lineRule="auto"/>
        <w:jc w:val="both"/>
        <w:rPr>
          <w:color w:val="000000"/>
          <w:sz w:val="20"/>
          <w:szCs w:val="20"/>
        </w:rPr>
      </w:pPr>
    </w:p>
    <w:p w14:paraId="7E7029C4" w14:textId="77777777" w:rsidR="00D052D2" w:rsidRDefault="00000000">
      <w:pPr>
        <w:widowControl/>
        <w:pBdr>
          <w:top w:val="nil"/>
          <w:left w:val="nil"/>
          <w:bottom w:val="nil"/>
          <w:right w:val="nil"/>
          <w:between w:val="nil"/>
        </w:pBdr>
        <w:spacing w:before="213" w:line="252" w:lineRule="auto"/>
        <w:jc w:val="both"/>
        <w:rPr>
          <w:color w:val="000000"/>
          <w:sz w:val="20"/>
          <w:szCs w:val="20"/>
        </w:rPr>
      </w:pPr>
      <w:r>
        <w:rPr>
          <w:noProof/>
        </w:rPr>
        <w:lastRenderedPageBreak/>
        <w:drawing>
          <wp:anchor distT="0" distB="0" distL="0" distR="0" simplePos="0" relativeHeight="251658240" behindDoc="0" locked="0" layoutInCell="1" hidden="0" allowOverlap="1" wp14:anchorId="4DAB715E" wp14:editId="2169A170">
            <wp:simplePos x="0" y="0"/>
            <wp:positionH relativeFrom="column">
              <wp:posOffset>688818</wp:posOffset>
            </wp:positionH>
            <wp:positionV relativeFrom="paragraph">
              <wp:posOffset>297056</wp:posOffset>
            </wp:positionV>
            <wp:extent cx="5023309" cy="2508504"/>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023309" cy="2508504"/>
                    </a:xfrm>
                    <a:prstGeom prst="rect">
                      <a:avLst/>
                    </a:prstGeom>
                    <a:ln/>
                  </pic:spPr>
                </pic:pic>
              </a:graphicData>
            </a:graphic>
          </wp:anchor>
        </w:drawing>
      </w:r>
    </w:p>
    <w:p w14:paraId="2FFF2D8E" w14:textId="77777777" w:rsidR="00D052D2" w:rsidRDefault="00000000">
      <w:pPr>
        <w:widowControl/>
        <w:spacing w:before="40" w:after="80" w:line="268" w:lineRule="auto"/>
        <w:ind w:left="218" w:right="251"/>
        <w:jc w:val="both"/>
        <w:rPr>
          <w:i/>
          <w:iCs/>
          <w:sz w:val="18"/>
          <w:szCs w:val="18"/>
        </w:rPr>
      </w:pPr>
      <w:commentRangeStart w:id="160"/>
      <w:r>
        <w:rPr>
          <w:rFonts w:eastAsia="Times New Roman"/>
          <w:i/>
          <w:iCs/>
          <w:sz w:val="18"/>
          <w:szCs w:val="18"/>
        </w:rPr>
        <w:t>Figure 1</w:t>
      </w:r>
      <w:commentRangeEnd w:id="160"/>
      <w:r w:rsidR="00E351C2">
        <w:rPr>
          <w:rStyle w:val="CommentReference"/>
        </w:rPr>
        <w:commentReference w:id="160"/>
      </w:r>
      <w:r>
        <w:rPr>
          <w:rFonts w:eastAsia="Times New Roman"/>
          <w:i/>
          <w:iCs/>
          <w:sz w:val="18"/>
          <w:szCs w:val="18"/>
        </w:rPr>
        <w:t>. Indonesia platform gross transaction value and net revenue, 2023. Ratios describe the relation between the paired bars and are strongly affected by reporting convention.</w:t>
      </w:r>
    </w:p>
    <w:p w14:paraId="6B83630C" w14:textId="77777777" w:rsidR="00D052D2" w:rsidRDefault="00000000">
      <w:pPr>
        <w:pStyle w:val="Heading2"/>
        <w:widowControl/>
        <w:numPr>
          <w:ilvl w:val="1"/>
          <w:numId w:val="1"/>
        </w:numPr>
        <w:tabs>
          <w:tab w:val="left" w:pos="578"/>
        </w:tabs>
        <w:spacing w:before="178" w:after="0"/>
      </w:pPr>
      <w:r>
        <w:t>Sensitivity of the Indonesia estimate</w:t>
      </w:r>
    </w:p>
    <w:p w14:paraId="2A7BA19F" w14:textId="77777777" w:rsidR="00D052D2" w:rsidRDefault="00000000">
      <w:pPr>
        <w:widowControl/>
        <w:pBdr>
          <w:top w:val="nil"/>
          <w:left w:val="nil"/>
          <w:bottom w:val="nil"/>
          <w:right w:val="nil"/>
          <w:between w:val="nil"/>
        </w:pBdr>
        <w:spacing w:before="60" w:line="268" w:lineRule="auto"/>
        <w:ind w:left="218" w:right="206"/>
        <w:jc w:val="both"/>
        <w:rPr>
          <w:color w:val="000000"/>
        </w:rPr>
      </w:pPr>
      <w:r>
        <w:rPr>
          <w:rFonts w:eastAsia="Times New Roman"/>
          <w:color w:val="000000"/>
        </w:rPr>
        <w:t xml:space="preserve">The blended </w:t>
      </w:r>
      <w:commentRangeStart w:id="161"/>
      <w:r>
        <w:rPr>
          <w:rFonts w:eastAsia="Times New Roman"/>
          <w:color w:val="000000"/>
        </w:rPr>
        <w:t>take rate</w:t>
      </w:r>
      <w:commentRangeEnd w:id="161"/>
      <w:r w:rsidR="00E351C2">
        <w:rPr>
          <w:rStyle w:val="CommentReference"/>
        </w:rPr>
        <w:commentReference w:id="161"/>
      </w:r>
      <w:r>
        <w:rPr>
          <w:rFonts w:eastAsia="Times New Roman"/>
          <w:color w:val="000000"/>
        </w:rPr>
        <w:t xml:space="preserve"> is the parameter varied in this sensitivity check; Grab’s and Shopee’s Indonesia figures additionally depend on their own derived take rates and, for Shopee, an estimated market share, which are not propagated here. It is nonetheless worth showing what the estimate does when the blended rate moves. Table 4 varies it across the plausible range.</w:t>
      </w:r>
    </w:p>
    <w:p w14:paraId="63F417B8" w14:textId="77777777" w:rsidR="00D052D2" w:rsidRDefault="00000000">
      <w:pPr>
        <w:keepNext/>
        <w:widowControl/>
        <w:spacing w:before="100" w:after="40"/>
        <w:ind w:left="218"/>
        <w:jc w:val="both"/>
        <w:rPr>
          <w:b/>
          <w:bCs/>
          <w:sz w:val="20"/>
          <w:szCs w:val="20"/>
        </w:rPr>
      </w:pPr>
      <w:r>
        <w:rPr>
          <w:rFonts w:eastAsia="Times New Roman"/>
          <w:b/>
          <w:bCs/>
          <w:sz w:val="19"/>
          <w:szCs w:val="19"/>
        </w:rPr>
        <w:t>Table 4. Sensitivity to the take-rate assumption</w:t>
      </w:r>
    </w:p>
    <w:p w14:paraId="263EC836" w14:textId="77777777" w:rsidR="00D052D2" w:rsidRDefault="00D052D2">
      <w:pPr>
        <w:widowControl/>
        <w:pBdr>
          <w:top w:val="nil"/>
          <w:left w:val="nil"/>
          <w:bottom w:val="nil"/>
          <w:right w:val="nil"/>
          <w:between w:val="nil"/>
        </w:pBdr>
        <w:spacing w:before="1" w:line="252" w:lineRule="auto"/>
        <w:jc w:val="both"/>
        <w:rPr>
          <w:b/>
          <w:bCs/>
          <w:color w:val="000000"/>
          <w:sz w:val="11"/>
          <w:szCs w:val="11"/>
        </w:rPr>
      </w:pPr>
    </w:p>
    <w:tbl>
      <w:tblPr>
        <w:tblStyle w:val="a2"/>
        <w:tblW w:w="9648"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2412"/>
        <w:gridCol w:w="2412"/>
        <w:gridCol w:w="2412"/>
      </w:tblGrid>
      <w:tr w:rsidR="00D052D2" w14:paraId="02DD2A5E" w14:textId="77777777">
        <w:trPr>
          <w:cantSplit/>
          <w:trHeight w:val="232"/>
          <w:tblHeader/>
        </w:trPr>
        <w:tc>
          <w:tcPr>
            <w:tcW w:w="2412" w:type="dxa"/>
            <w:shd w:val="clear" w:color="auto" w:fill="D9E1F3"/>
            <w:vAlign w:val="center"/>
          </w:tcPr>
          <w:p w14:paraId="51937557"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Take rate</w:t>
            </w:r>
          </w:p>
        </w:tc>
        <w:tc>
          <w:tcPr>
            <w:tcW w:w="2412" w:type="dxa"/>
            <w:shd w:val="clear" w:color="auto" w:fill="D9E1F3"/>
            <w:vAlign w:val="center"/>
          </w:tcPr>
          <w:p w14:paraId="21096D83"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Platform revenue</w:t>
            </w:r>
          </w:p>
        </w:tc>
        <w:tc>
          <w:tcPr>
            <w:tcW w:w="2412" w:type="dxa"/>
            <w:shd w:val="clear" w:color="auto" w:fill="D9E1F3"/>
            <w:vAlign w:val="center"/>
          </w:tcPr>
          <w:p w14:paraId="01BB0B71"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Unbooked GTV</w:t>
            </w:r>
          </w:p>
        </w:tc>
        <w:tc>
          <w:tcPr>
            <w:tcW w:w="2412" w:type="dxa"/>
            <w:shd w:val="clear" w:color="auto" w:fill="D9E1F3"/>
            <w:vAlign w:val="center"/>
          </w:tcPr>
          <w:p w14:paraId="7FB2A126"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Ecosystem ratio</w:t>
            </w:r>
          </w:p>
        </w:tc>
      </w:tr>
      <w:tr w:rsidR="00D052D2" w14:paraId="7ED76A42" w14:textId="77777777">
        <w:trPr>
          <w:cantSplit/>
          <w:trHeight w:val="230"/>
        </w:trPr>
        <w:tc>
          <w:tcPr>
            <w:tcW w:w="2412" w:type="dxa"/>
            <w:vAlign w:val="center"/>
          </w:tcPr>
          <w:p w14:paraId="79AF106B"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5.00% (low)</w:t>
            </w:r>
          </w:p>
        </w:tc>
        <w:tc>
          <w:tcPr>
            <w:tcW w:w="2412" w:type="dxa"/>
            <w:vAlign w:val="center"/>
          </w:tcPr>
          <w:p w14:paraId="4C15C286"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$3.55B</w:t>
            </w:r>
          </w:p>
        </w:tc>
        <w:tc>
          <w:tcPr>
            <w:tcW w:w="2412" w:type="dxa"/>
            <w:vAlign w:val="center"/>
          </w:tcPr>
          <w:p w14:paraId="79D45D93"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$67.45B</w:t>
            </w:r>
          </w:p>
        </w:tc>
        <w:tc>
          <w:tcPr>
            <w:tcW w:w="2412" w:type="dxa"/>
            <w:vAlign w:val="center"/>
          </w:tcPr>
          <w:p w14:paraId="6316DADE"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19.0×</w:t>
            </w:r>
          </w:p>
        </w:tc>
      </w:tr>
      <w:tr w:rsidR="00D052D2" w14:paraId="2BC5CCF3" w14:textId="77777777">
        <w:trPr>
          <w:cantSplit/>
          <w:trHeight w:val="231"/>
        </w:trPr>
        <w:tc>
          <w:tcPr>
            <w:tcW w:w="2412" w:type="dxa"/>
            <w:vAlign w:val="center"/>
          </w:tcPr>
          <w:p w14:paraId="29147098"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5.88% (base)</w:t>
            </w:r>
          </w:p>
        </w:tc>
        <w:tc>
          <w:tcPr>
            <w:tcW w:w="2412" w:type="dxa"/>
            <w:vAlign w:val="center"/>
          </w:tcPr>
          <w:p w14:paraId="1030528F"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$4.18B</w:t>
            </w:r>
          </w:p>
        </w:tc>
        <w:tc>
          <w:tcPr>
            <w:tcW w:w="2412" w:type="dxa"/>
            <w:vAlign w:val="center"/>
          </w:tcPr>
          <w:p w14:paraId="28DBFB8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$66.83B</w:t>
            </w:r>
          </w:p>
        </w:tc>
        <w:tc>
          <w:tcPr>
            <w:tcW w:w="2412" w:type="dxa"/>
            <w:vAlign w:val="center"/>
          </w:tcPr>
          <w:p w14:paraId="1A4D8A78"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16.0×</w:t>
            </w:r>
          </w:p>
        </w:tc>
      </w:tr>
      <w:tr w:rsidR="00D052D2" w14:paraId="474B5AD0" w14:textId="77777777">
        <w:trPr>
          <w:cantSplit/>
          <w:trHeight w:val="230"/>
        </w:trPr>
        <w:tc>
          <w:tcPr>
            <w:tcW w:w="2412" w:type="dxa"/>
            <w:vAlign w:val="center"/>
          </w:tcPr>
          <w:p w14:paraId="5E545853"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7.50% (earlier draft)</w:t>
            </w:r>
          </w:p>
        </w:tc>
        <w:tc>
          <w:tcPr>
            <w:tcW w:w="2412" w:type="dxa"/>
            <w:vAlign w:val="center"/>
          </w:tcPr>
          <w:p w14:paraId="64CD3E0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$5.33B</w:t>
            </w:r>
          </w:p>
        </w:tc>
        <w:tc>
          <w:tcPr>
            <w:tcW w:w="2412" w:type="dxa"/>
            <w:vAlign w:val="center"/>
          </w:tcPr>
          <w:p w14:paraId="30D125CD"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$65.68B</w:t>
            </w:r>
          </w:p>
        </w:tc>
        <w:tc>
          <w:tcPr>
            <w:tcW w:w="2412" w:type="dxa"/>
            <w:vAlign w:val="center"/>
          </w:tcPr>
          <w:p w14:paraId="62A3F71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12.3×</w:t>
            </w:r>
          </w:p>
        </w:tc>
      </w:tr>
      <w:tr w:rsidR="00D052D2" w14:paraId="2AE201F5" w14:textId="77777777">
        <w:trPr>
          <w:cantSplit/>
          <w:trHeight w:val="232"/>
        </w:trPr>
        <w:tc>
          <w:tcPr>
            <w:tcW w:w="2412" w:type="dxa"/>
            <w:vAlign w:val="center"/>
          </w:tcPr>
          <w:p w14:paraId="30E7CA8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10.00% (high)</w:t>
            </w:r>
          </w:p>
        </w:tc>
        <w:tc>
          <w:tcPr>
            <w:tcW w:w="2412" w:type="dxa"/>
            <w:vAlign w:val="center"/>
          </w:tcPr>
          <w:p w14:paraId="4750BB1D"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$7.10B</w:t>
            </w:r>
          </w:p>
        </w:tc>
        <w:tc>
          <w:tcPr>
            <w:tcW w:w="2412" w:type="dxa"/>
            <w:vAlign w:val="center"/>
          </w:tcPr>
          <w:p w14:paraId="7F2711DC"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$63.90B</w:t>
            </w:r>
          </w:p>
        </w:tc>
        <w:tc>
          <w:tcPr>
            <w:tcW w:w="2412" w:type="dxa"/>
            <w:vAlign w:val="center"/>
          </w:tcPr>
          <w:p w14:paraId="18E52C5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9.0×</w:t>
            </w:r>
          </w:p>
        </w:tc>
      </w:tr>
    </w:tbl>
    <w:p w14:paraId="3B71E860" w14:textId="77777777" w:rsidR="00D052D2" w:rsidRDefault="00000000">
      <w:pPr>
        <w:widowControl/>
        <w:spacing w:before="81"/>
        <w:ind w:left="218" w:right="290"/>
        <w:jc w:val="both"/>
        <w:rPr>
          <w:sz w:val="18"/>
          <w:szCs w:val="18"/>
        </w:rPr>
      </w:pPr>
      <w:commentRangeStart w:id="162"/>
      <w:r>
        <w:rPr>
          <w:sz w:val="18"/>
          <w:szCs w:val="18"/>
        </w:rPr>
        <w:t>The dollar wedge is comparatively insensitive to the take rate because the retained share is small; the ratio is largely a transformation of that assumed share.</w:t>
      </w:r>
      <w:commentRangeEnd w:id="162"/>
      <w:r w:rsidR="00E351C2">
        <w:rPr>
          <w:rStyle w:val="CommentReference"/>
        </w:rPr>
        <w:commentReference w:id="162"/>
      </w:r>
    </w:p>
    <w:p w14:paraId="1BEC7295" w14:textId="77777777" w:rsidR="00D052D2" w:rsidRDefault="00000000">
      <w:pPr>
        <w:pStyle w:val="Heading2"/>
        <w:widowControl/>
        <w:numPr>
          <w:ilvl w:val="1"/>
          <w:numId w:val="1"/>
        </w:numPr>
        <w:tabs>
          <w:tab w:val="left" w:pos="578"/>
        </w:tabs>
        <w:spacing w:before="203" w:after="0"/>
      </w:pPr>
      <w:r>
        <w:t>The investor-response sample</w:t>
      </w:r>
    </w:p>
    <w:p w14:paraId="58F49173" w14:textId="77777777" w:rsidR="00D052D2" w:rsidRDefault="00000000">
      <w:pPr>
        <w:widowControl/>
        <w:pBdr>
          <w:top w:val="nil"/>
          <w:left w:val="nil"/>
          <w:bottom w:val="nil"/>
          <w:right w:val="nil"/>
          <w:between w:val="nil"/>
        </w:pBdr>
        <w:spacing w:before="59" w:line="268" w:lineRule="auto"/>
        <w:ind w:left="218" w:right="208"/>
        <w:jc w:val="both"/>
        <w:rPr>
          <w:color w:val="000000"/>
        </w:rPr>
      </w:pPr>
      <w:r>
        <w:rPr>
          <w:rFonts w:eastAsia="Times New Roman"/>
          <w:color w:val="000000"/>
        </w:rPr>
        <w:t xml:space="preserve">The pricing test in Section 8 draws on a 35-firm-quarter panel covering Grab (14 quarters), GoTo (9 quarters), and Sea (12 quarters), 2022Q1 through 2026Q1. Every </w:t>
      </w:r>
      <w:commentRangeStart w:id="163"/>
      <w:r>
        <w:rPr>
          <w:rFonts w:eastAsia="Times New Roman"/>
          <w:color w:val="000000"/>
        </w:rPr>
        <w:t>GMV</w:t>
      </w:r>
      <w:commentRangeEnd w:id="163"/>
      <w:r w:rsidR="00055789">
        <w:rPr>
          <w:rStyle w:val="CommentReference"/>
        </w:rPr>
        <w:commentReference w:id="163"/>
      </w:r>
      <w:r>
        <w:rPr>
          <w:rFonts w:eastAsia="Times New Roman"/>
          <w:color w:val="000000"/>
        </w:rPr>
        <w:t>, revenue, and announcement-date figure is read directly from the platform’s own quarterly earnings release, with a source citation carried alongside each value; none is interpolated or back-filled. Table 5 reports the sample’s coverage and its descriptive statistics.</w:t>
      </w:r>
    </w:p>
    <w:p w14:paraId="397CC205" w14:textId="77777777" w:rsidR="00D052D2" w:rsidRDefault="00000000">
      <w:pPr>
        <w:keepNext/>
        <w:widowControl/>
        <w:spacing w:before="100" w:after="40"/>
        <w:ind w:left="218"/>
        <w:jc w:val="both"/>
        <w:rPr>
          <w:b/>
          <w:bCs/>
          <w:sz w:val="20"/>
          <w:szCs w:val="20"/>
        </w:rPr>
      </w:pPr>
      <w:r>
        <w:rPr>
          <w:rFonts w:eastAsia="Times New Roman"/>
          <w:b/>
          <w:bCs/>
          <w:sz w:val="19"/>
          <w:szCs w:val="19"/>
        </w:rPr>
        <w:t>Table 5. Summary statistics for the investor-response sample</w:t>
      </w:r>
    </w:p>
    <w:p w14:paraId="022BFA1C" w14:textId="77777777" w:rsidR="00D052D2" w:rsidRDefault="00000000">
      <w:pPr>
        <w:widowControl/>
        <w:pBdr>
          <w:top w:val="nil"/>
          <w:left w:val="nil"/>
          <w:bottom w:val="nil"/>
          <w:right w:val="nil"/>
          <w:between w:val="nil"/>
        </w:pBdr>
        <w:spacing w:before="127" w:line="252" w:lineRule="auto"/>
        <w:ind w:left="218"/>
        <w:jc w:val="both"/>
        <w:rPr>
          <w:color w:val="000000"/>
        </w:rPr>
      </w:pPr>
      <w:commentRangeStart w:id="164"/>
      <w:r>
        <w:rPr>
          <w:rFonts w:eastAsia="Times New Roman"/>
          <w:color w:val="000000"/>
        </w:rPr>
        <w:t>Panel A. Number of firm-quarter observations by year and platform</w:t>
      </w:r>
      <w:commentRangeEnd w:id="164"/>
      <w:r w:rsidR="000F22DC">
        <w:rPr>
          <w:rStyle w:val="CommentReference"/>
        </w:rPr>
        <w:commentReference w:id="164"/>
      </w:r>
    </w:p>
    <w:p w14:paraId="6C26B1CD" w14:textId="77777777" w:rsidR="00D052D2" w:rsidRDefault="00D052D2">
      <w:pPr>
        <w:widowControl/>
        <w:pBdr>
          <w:top w:val="nil"/>
          <w:left w:val="nil"/>
          <w:bottom w:val="nil"/>
          <w:right w:val="nil"/>
          <w:between w:val="nil"/>
        </w:pBdr>
        <w:spacing w:before="5" w:line="252" w:lineRule="auto"/>
        <w:jc w:val="both"/>
        <w:rPr>
          <w:color w:val="000000"/>
          <w:sz w:val="11"/>
          <w:szCs w:val="11"/>
        </w:rPr>
      </w:pPr>
    </w:p>
    <w:tbl>
      <w:tblPr>
        <w:tblStyle w:val="a3"/>
        <w:tblW w:w="9650"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0"/>
        <w:gridCol w:w="1930"/>
        <w:gridCol w:w="1930"/>
        <w:gridCol w:w="1930"/>
        <w:gridCol w:w="1930"/>
      </w:tblGrid>
      <w:tr w:rsidR="00D052D2" w14:paraId="37CD3CFE" w14:textId="77777777">
        <w:trPr>
          <w:cantSplit/>
          <w:trHeight w:val="230"/>
          <w:tblHeader/>
        </w:trPr>
        <w:tc>
          <w:tcPr>
            <w:tcW w:w="1930" w:type="dxa"/>
            <w:shd w:val="clear" w:color="auto" w:fill="D9E1F3"/>
            <w:vAlign w:val="center"/>
          </w:tcPr>
          <w:p w14:paraId="237FF712" w14:textId="77777777" w:rsidR="00D052D2" w:rsidRDefault="00000000">
            <w:pPr>
              <w:pBdr>
                <w:top w:val="nil"/>
                <w:left w:val="nil"/>
                <w:bottom w:val="nil"/>
                <w:right w:val="nil"/>
                <w:between w:val="nil"/>
              </w:pBdr>
              <w:ind w:left="109"/>
              <w:jc w:val="center"/>
              <w:rPr>
                <w:b/>
                <w:bCs/>
                <w:color w:val="000000"/>
                <w:sz w:val="20"/>
                <w:szCs w:val="20"/>
              </w:rPr>
              <w:pPrChange w:id="165" w:author="drkong" w:date="2026-08-20T16:41:00Z">
                <w:pPr>
                  <w:pBdr>
                    <w:top w:val="nil"/>
                    <w:left w:val="nil"/>
                    <w:bottom w:val="nil"/>
                    <w:right w:val="nil"/>
                    <w:between w:val="nil"/>
                  </w:pBdr>
                  <w:ind w:left="109"/>
                </w:pPr>
              </w:pPrChange>
            </w:pPr>
            <w:r>
              <w:rPr>
                <w:rFonts w:eastAsia="Times New Roman"/>
                <w:b/>
                <w:bCs/>
                <w:color w:val="000000"/>
                <w:sz w:val="20"/>
                <w:szCs w:val="20"/>
              </w:rPr>
              <w:t>Year</w:t>
            </w:r>
          </w:p>
        </w:tc>
        <w:tc>
          <w:tcPr>
            <w:tcW w:w="1930" w:type="dxa"/>
            <w:shd w:val="clear" w:color="auto" w:fill="D9E1F3"/>
            <w:vAlign w:val="center"/>
          </w:tcPr>
          <w:p w14:paraId="7F361FD0" w14:textId="77777777" w:rsidR="00D052D2" w:rsidRDefault="00000000">
            <w:pPr>
              <w:pBdr>
                <w:top w:val="nil"/>
                <w:left w:val="nil"/>
                <w:bottom w:val="nil"/>
                <w:right w:val="nil"/>
                <w:between w:val="nil"/>
              </w:pBdr>
              <w:ind w:left="108"/>
              <w:jc w:val="center"/>
              <w:rPr>
                <w:b/>
                <w:bCs/>
                <w:color w:val="000000"/>
                <w:sz w:val="20"/>
                <w:szCs w:val="20"/>
              </w:rPr>
              <w:pPrChange w:id="166" w:author="drkong" w:date="2026-08-20T16:41:00Z">
                <w:pPr>
                  <w:pBdr>
                    <w:top w:val="nil"/>
                    <w:left w:val="nil"/>
                    <w:bottom w:val="nil"/>
                    <w:right w:val="nil"/>
                    <w:between w:val="nil"/>
                  </w:pBdr>
                  <w:ind w:left="108"/>
                </w:pPr>
              </w:pPrChange>
            </w:pPr>
            <w:commentRangeStart w:id="167"/>
            <w:r>
              <w:rPr>
                <w:rFonts w:eastAsia="Times New Roman"/>
                <w:b/>
                <w:bCs/>
                <w:color w:val="000000"/>
                <w:sz w:val="20"/>
                <w:szCs w:val="20"/>
              </w:rPr>
              <w:t>GRAB</w:t>
            </w:r>
            <w:commentRangeEnd w:id="167"/>
            <w:r w:rsidR="00097EF2">
              <w:rPr>
                <w:rStyle w:val="CommentReference"/>
              </w:rPr>
              <w:commentReference w:id="167"/>
            </w:r>
          </w:p>
        </w:tc>
        <w:tc>
          <w:tcPr>
            <w:tcW w:w="1930" w:type="dxa"/>
            <w:shd w:val="clear" w:color="auto" w:fill="D9E1F3"/>
            <w:vAlign w:val="center"/>
          </w:tcPr>
          <w:p w14:paraId="5A6F6A31" w14:textId="77777777" w:rsidR="00D052D2" w:rsidRDefault="00000000">
            <w:pPr>
              <w:pBdr>
                <w:top w:val="nil"/>
                <w:left w:val="nil"/>
                <w:bottom w:val="nil"/>
                <w:right w:val="nil"/>
                <w:between w:val="nil"/>
              </w:pBdr>
              <w:ind w:left="108"/>
              <w:jc w:val="center"/>
              <w:rPr>
                <w:b/>
                <w:bCs/>
                <w:color w:val="000000"/>
                <w:sz w:val="20"/>
                <w:szCs w:val="20"/>
              </w:rPr>
              <w:pPrChange w:id="168" w:author="drkong" w:date="2026-08-20T16:41:00Z">
                <w:pPr>
                  <w:pBdr>
                    <w:top w:val="nil"/>
                    <w:left w:val="nil"/>
                    <w:bottom w:val="nil"/>
                    <w:right w:val="nil"/>
                    <w:between w:val="nil"/>
                  </w:pBdr>
                  <w:ind w:left="108"/>
                </w:pPr>
              </w:pPrChange>
            </w:pPr>
            <w:r>
              <w:rPr>
                <w:rFonts w:eastAsia="Times New Roman"/>
                <w:b/>
                <w:bCs/>
                <w:color w:val="000000"/>
                <w:sz w:val="20"/>
                <w:szCs w:val="20"/>
              </w:rPr>
              <w:t>GOTO</w:t>
            </w:r>
          </w:p>
        </w:tc>
        <w:tc>
          <w:tcPr>
            <w:tcW w:w="1930" w:type="dxa"/>
            <w:shd w:val="clear" w:color="auto" w:fill="D9E1F3"/>
            <w:vAlign w:val="center"/>
          </w:tcPr>
          <w:p w14:paraId="7F49CEE9" w14:textId="77777777" w:rsidR="00D052D2" w:rsidRDefault="00000000">
            <w:pPr>
              <w:pBdr>
                <w:top w:val="nil"/>
                <w:left w:val="nil"/>
                <w:bottom w:val="nil"/>
                <w:right w:val="nil"/>
                <w:between w:val="nil"/>
              </w:pBdr>
              <w:ind w:left="108"/>
              <w:jc w:val="center"/>
              <w:rPr>
                <w:b/>
                <w:bCs/>
                <w:color w:val="000000"/>
                <w:sz w:val="20"/>
                <w:szCs w:val="20"/>
              </w:rPr>
              <w:pPrChange w:id="169" w:author="drkong" w:date="2026-08-20T16:41:00Z">
                <w:pPr>
                  <w:pBdr>
                    <w:top w:val="nil"/>
                    <w:left w:val="nil"/>
                    <w:bottom w:val="nil"/>
                    <w:right w:val="nil"/>
                    <w:between w:val="nil"/>
                  </w:pBdr>
                  <w:ind w:left="108"/>
                </w:pPr>
              </w:pPrChange>
            </w:pPr>
            <w:r>
              <w:rPr>
                <w:rFonts w:eastAsia="Times New Roman"/>
                <w:b/>
                <w:bCs/>
                <w:color w:val="000000"/>
                <w:sz w:val="20"/>
                <w:szCs w:val="20"/>
              </w:rPr>
              <w:t>SEA</w:t>
            </w:r>
          </w:p>
        </w:tc>
        <w:tc>
          <w:tcPr>
            <w:tcW w:w="1930" w:type="dxa"/>
            <w:shd w:val="clear" w:color="auto" w:fill="D9E1F3"/>
            <w:vAlign w:val="center"/>
          </w:tcPr>
          <w:p w14:paraId="4D93BD2D" w14:textId="77777777" w:rsidR="00D052D2" w:rsidRDefault="00000000">
            <w:pPr>
              <w:pBdr>
                <w:top w:val="nil"/>
                <w:left w:val="nil"/>
                <w:bottom w:val="nil"/>
                <w:right w:val="nil"/>
                <w:between w:val="nil"/>
              </w:pBdr>
              <w:ind w:left="108"/>
              <w:jc w:val="center"/>
              <w:rPr>
                <w:b/>
                <w:bCs/>
                <w:color w:val="000000"/>
                <w:sz w:val="20"/>
                <w:szCs w:val="20"/>
              </w:rPr>
              <w:pPrChange w:id="170" w:author="drkong" w:date="2026-08-20T16:41:00Z">
                <w:pPr>
                  <w:pBdr>
                    <w:top w:val="nil"/>
                    <w:left w:val="nil"/>
                    <w:bottom w:val="nil"/>
                    <w:right w:val="nil"/>
                    <w:between w:val="nil"/>
                  </w:pBdr>
                  <w:ind w:left="108"/>
                </w:pPr>
              </w:pPrChange>
            </w:pPr>
            <w:r>
              <w:rPr>
                <w:rFonts w:eastAsia="Times New Roman"/>
                <w:b/>
                <w:bCs/>
                <w:color w:val="000000"/>
                <w:sz w:val="20"/>
                <w:szCs w:val="20"/>
              </w:rPr>
              <w:t>Total</w:t>
            </w:r>
          </w:p>
        </w:tc>
      </w:tr>
      <w:tr w:rsidR="00D052D2" w14:paraId="153B5D49" w14:textId="77777777">
        <w:trPr>
          <w:cantSplit/>
          <w:trHeight w:val="232"/>
        </w:trPr>
        <w:tc>
          <w:tcPr>
            <w:tcW w:w="1930" w:type="dxa"/>
            <w:shd w:val="clear" w:color="auto" w:fill="D9E1F3"/>
            <w:vAlign w:val="center"/>
          </w:tcPr>
          <w:p w14:paraId="57A9A75A" w14:textId="77777777" w:rsidR="00D052D2" w:rsidRDefault="00000000">
            <w:pPr>
              <w:pBdr>
                <w:top w:val="nil"/>
                <w:left w:val="nil"/>
                <w:bottom w:val="nil"/>
                <w:right w:val="nil"/>
                <w:between w:val="nil"/>
              </w:pBdr>
              <w:ind w:left="109"/>
              <w:jc w:val="center"/>
              <w:rPr>
                <w:color w:val="000000"/>
                <w:sz w:val="20"/>
                <w:szCs w:val="20"/>
              </w:rPr>
              <w:pPrChange w:id="171" w:author="drkong" w:date="2026-08-20T16:41:00Z">
                <w:pPr>
                  <w:pBdr>
                    <w:top w:val="nil"/>
                    <w:left w:val="nil"/>
                    <w:bottom w:val="nil"/>
                    <w:right w:val="nil"/>
                    <w:between w:val="nil"/>
                  </w:pBdr>
                  <w:ind w:left="109"/>
                </w:pPr>
              </w:pPrChange>
            </w:pPr>
            <w:r>
              <w:rPr>
                <w:rFonts w:eastAsia="Times New Roman"/>
                <w:color w:val="000000"/>
                <w:sz w:val="20"/>
                <w:szCs w:val="20"/>
              </w:rPr>
              <w:t>2022</w:t>
            </w:r>
          </w:p>
        </w:tc>
        <w:tc>
          <w:tcPr>
            <w:tcW w:w="1930" w:type="dxa"/>
            <w:shd w:val="clear" w:color="auto" w:fill="D9E1F3"/>
            <w:vAlign w:val="center"/>
          </w:tcPr>
          <w:p w14:paraId="228601B0" w14:textId="77777777" w:rsidR="00D052D2" w:rsidRDefault="00000000">
            <w:pPr>
              <w:pBdr>
                <w:top w:val="nil"/>
                <w:left w:val="nil"/>
                <w:bottom w:val="nil"/>
                <w:right w:val="nil"/>
                <w:between w:val="nil"/>
              </w:pBdr>
              <w:ind w:left="108"/>
              <w:jc w:val="center"/>
              <w:rPr>
                <w:color w:val="000000"/>
                <w:sz w:val="20"/>
                <w:szCs w:val="20"/>
              </w:rPr>
              <w:pPrChange w:id="172" w:author="drkong" w:date="2026-08-20T16:41:00Z">
                <w:pPr>
                  <w:pBdr>
                    <w:top w:val="nil"/>
                    <w:left w:val="nil"/>
                    <w:bottom w:val="nil"/>
                    <w:right w:val="nil"/>
                    <w:between w:val="nil"/>
                  </w:pBdr>
                  <w:ind w:left="108"/>
                </w:pPr>
              </w:pPrChange>
            </w:pPr>
            <w:r>
              <w:rPr>
                <w:rFonts w:eastAsia="Times New Roman"/>
                <w:color w:val="000000"/>
                <w:sz w:val="20"/>
                <w:szCs w:val="20"/>
              </w:rPr>
              <w:t>4</w:t>
            </w:r>
          </w:p>
        </w:tc>
        <w:tc>
          <w:tcPr>
            <w:tcW w:w="1930" w:type="dxa"/>
            <w:shd w:val="clear" w:color="auto" w:fill="D9E1F3"/>
            <w:vAlign w:val="center"/>
          </w:tcPr>
          <w:p w14:paraId="09FB7630" w14:textId="77777777" w:rsidR="00D052D2" w:rsidRDefault="00000000">
            <w:pPr>
              <w:pBdr>
                <w:top w:val="nil"/>
                <w:left w:val="nil"/>
                <w:bottom w:val="nil"/>
                <w:right w:val="nil"/>
                <w:between w:val="nil"/>
              </w:pBdr>
              <w:ind w:left="108"/>
              <w:jc w:val="center"/>
              <w:rPr>
                <w:color w:val="000000"/>
                <w:sz w:val="20"/>
                <w:szCs w:val="20"/>
              </w:rPr>
              <w:pPrChange w:id="173" w:author="drkong" w:date="2026-08-20T16:41:00Z">
                <w:pPr>
                  <w:pBdr>
                    <w:top w:val="nil"/>
                    <w:left w:val="nil"/>
                    <w:bottom w:val="nil"/>
                    <w:right w:val="nil"/>
                    <w:between w:val="nil"/>
                  </w:pBdr>
                  <w:ind w:left="108"/>
                </w:pPr>
              </w:pPrChange>
            </w:pPr>
            <w:r>
              <w:rPr>
                <w:rFonts w:eastAsia="Times New Roman"/>
                <w:color w:val="000000"/>
                <w:sz w:val="20"/>
                <w:szCs w:val="20"/>
              </w:rPr>
              <w:t>0</w:t>
            </w:r>
          </w:p>
        </w:tc>
        <w:tc>
          <w:tcPr>
            <w:tcW w:w="1930" w:type="dxa"/>
            <w:shd w:val="clear" w:color="auto" w:fill="D9E1F3"/>
            <w:vAlign w:val="center"/>
          </w:tcPr>
          <w:p w14:paraId="0EF1BA3A" w14:textId="77777777" w:rsidR="00D052D2" w:rsidRDefault="00000000">
            <w:pPr>
              <w:pBdr>
                <w:top w:val="nil"/>
                <w:left w:val="nil"/>
                <w:bottom w:val="nil"/>
                <w:right w:val="nil"/>
                <w:between w:val="nil"/>
              </w:pBdr>
              <w:ind w:left="108"/>
              <w:jc w:val="center"/>
              <w:rPr>
                <w:color w:val="000000"/>
                <w:sz w:val="20"/>
                <w:szCs w:val="20"/>
              </w:rPr>
              <w:pPrChange w:id="174" w:author="drkong" w:date="2026-08-20T16:41:00Z">
                <w:pPr>
                  <w:pBdr>
                    <w:top w:val="nil"/>
                    <w:left w:val="nil"/>
                    <w:bottom w:val="nil"/>
                    <w:right w:val="nil"/>
                    <w:between w:val="nil"/>
                  </w:pBdr>
                  <w:ind w:left="108"/>
                </w:pPr>
              </w:pPrChange>
            </w:pPr>
            <w:r>
              <w:rPr>
                <w:rFonts w:eastAsia="Times New Roman"/>
                <w:color w:val="000000"/>
                <w:sz w:val="20"/>
                <w:szCs w:val="20"/>
              </w:rPr>
              <w:t>4</w:t>
            </w:r>
          </w:p>
        </w:tc>
        <w:tc>
          <w:tcPr>
            <w:tcW w:w="1930" w:type="dxa"/>
            <w:shd w:val="clear" w:color="auto" w:fill="D9E1F3"/>
            <w:vAlign w:val="center"/>
          </w:tcPr>
          <w:p w14:paraId="6A81EBAE" w14:textId="77777777" w:rsidR="00D052D2" w:rsidRDefault="00000000">
            <w:pPr>
              <w:pBdr>
                <w:top w:val="nil"/>
                <w:left w:val="nil"/>
                <w:bottom w:val="nil"/>
                <w:right w:val="nil"/>
                <w:between w:val="nil"/>
              </w:pBdr>
              <w:ind w:left="108"/>
              <w:jc w:val="center"/>
              <w:rPr>
                <w:color w:val="000000"/>
                <w:sz w:val="20"/>
                <w:szCs w:val="20"/>
              </w:rPr>
              <w:pPrChange w:id="175" w:author="drkong" w:date="2026-08-20T16:41:00Z">
                <w:pPr>
                  <w:pBdr>
                    <w:top w:val="nil"/>
                    <w:left w:val="nil"/>
                    <w:bottom w:val="nil"/>
                    <w:right w:val="nil"/>
                    <w:between w:val="nil"/>
                  </w:pBdr>
                  <w:ind w:left="108"/>
                </w:pPr>
              </w:pPrChange>
            </w:pPr>
            <w:r>
              <w:rPr>
                <w:rFonts w:eastAsia="Times New Roman"/>
                <w:color w:val="000000"/>
                <w:sz w:val="20"/>
                <w:szCs w:val="20"/>
              </w:rPr>
              <w:t>8</w:t>
            </w:r>
          </w:p>
        </w:tc>
      </w:tr>
      <w:tr w:rsidR="00D052D2" w14:paraId="5FCDA90A" w14:textId="77777777">
        <w:trPr>
          <w:cantSplit/>
          <w:trHeight w:val="230"/>
        </w:trPr>
        <w:tc>
          <w:tcPr>
            <w:tcW w:w="1930" w:type="dxa"/>
            <w:shd w:val="clear" w:color="auto" w:fill="D9E1F3"/>
            <w:vAlign w:val="center"/>
          </w:tcPr>
          <w:p w14:paraId="217682A7" w14:textId="77777777" w:rsidR="00D052D2" w:rsidRDefault="00000000">
            <w:pPr>
              <w:pBdr>
                <w:top w:val="nil"/>
                <w:left w:val="nil"/>
                <w:bottom w:val="nil"/>
                <w:right w:val="nil"/>
                <w:between w:val="nil"/>
              </w:pBdr>
              <w:ind w:left="109"/>
              <w:jc w:val="center"/>
              <w:rPr>
                <w:color w:val="000000"/>
                <w:sz w:val="20"/>
                <w:szCs w:val="20"/>
              </w:rPr>
              <w:pPrChange w:id="176" w:author="drkong" w:date="2026-08-20T16:41:00Z">
                <w:pPr>
                  <w:pBdr>
                    <w:top w:val="nil"/>
                    <w:left w:val="nil"/>
                    <w:bottom w:val="nil"/>
                    <w:right w:val="nil"/>
                    <w:between w:val="nil"/>
                  </w:pBdr>
                  <w:ind w:left="109"/>
                </w:pPr>
              </w:pPrChange>
            </w:pPr>
            <w:r>
              <w:rPr>
                <w:rFonts w:eastAsia="Times New Roman"/>
                <w:color w:val="000000"/>
                <w:sz w:val="20"/>
                <w:szCs w:val="20"/>
              </w:rPr>
              <w:t>2023</w:t>
            </w:r>
          </w:p>
        </w:tc>
        <w:tc>
          <w:tcPr>
            <w:tcW w:w="1930" w:type="dxa"/>
            <w:shd w:val="clear" w:color="auto" w:fill="D9E1F3"/>
            <w:vAlign w:val="center"/>
          </w:tcPr>
          <w:p w14:paraId="5A7EFEEF" w14:textId="77777777" w:rsidR="00D052D2" w:rsidRDefault="00000000">
            <w:pPr>
              <w:pBdr>
                <w:top w:val="nil"/>
                <w:left w:val="nil"/>
                <w:bottom w:val="nil"/>
                <w:right w:val="nil"/>
                <w:between w:val="nil"/>
              </w:pBdr>
              <w:ind w:left="108"/>
              <w:jc w:val="center"/>
              <w:rPr>
                <w:color w:val="000000"/>
                <w:sz w:val="20"/>
                <w:szCs w:val="20"/>
              </w:rPr>
              <w:pPrChange w:id="177" w:author="drkong" w:date="2026-08-20T16:41:00Z">
                <w:pPr>
                  <w:pBdr>
                    <w:top w:val="nil"/>
                    <w:left w:val="nil"/>
                    <w:bottom w:val="nil"/>
                    <w:right w:val="nil"/>
                    <w:between w:val="nil"/>
                  </w:pBdr>
                  <w:ind w:left="108"/>
                </w:pPr>
              </w:pPrChange>
            </w:pPr>
            <w:r w:rsidRPr="000F22DC">
              <w:rPr>
                <w:rFonts w:eastAsia="Times New Roman"/>
                <w:color w:val="000000"/>
                <w:sz w:val="20"/>
                <w:szCs w:val="20"/>
                <w:highlight w:val="yellow"/>
                <w:rPrChange w:id="178" w:author="drkong" w:date="2026-08-20T16:41:00Z">
                  <w:rPr>
                    <w:rFonts w:eastAsia="Times New Roman"/>
                    <w:color w:val="000000"/>
                    <w:sz w:val="20"/>
                    <w:szCs w:val="20"/>
                  </w:rPr>
                </w:rPrChange>
              </w:rPr>
              <w:t>2</w:t>
            </w:r>
          </w:p>
        </w:tc>
        <w:tc>
          <w:tcPr>
            <w:tcW w:w="1930" w:type="dxa"/>
            <w:shd w:val="clear" w:color="auto" w:fill="D9E1F3"/>
            <w:vAlign w:val="center"/>
          </w:tcPr>
          <w:p w14:paraId="5506EE7D" w14:textId="77777777" w:rsidR="00D052D2" w:rsidRPr="000F22DC" w:rsidRDefault="00000000">
            <w:pPr>
              <w:pBdr>
                <w:top w:val="nil"/>
                <w:left w:val="nil"/>
                <w:bottom w:val="nil"/>
                <w:right w:val="nil"/>
                <w:between w:val="nil"/>
              </w:pBdr>
              <w:ind w:left="108"/>
              <w:jc w:val="center"/>
              <w:rPr>
                <w:color w:val="000000"/>
                <w:sz w:val="20"/>
                <w:szCs w:val="20"/>
                <w:highlight w:val="yellow"/>
                <w:rPrChange w:id="179" w:author="drkong" w:date="2026-08-20T16:41:00Z">
                  <w:rPr>
                    <w:color w:val="000000"/>
                    <w:sz w:val="20"/>
                    <w:szCs w:val="20"/>
                  </w:rPr>
                </w:rPrChange>
              </w:rPr>
              <w:pPrChange w:id="180" w:author="drkong" w:date="2026-08-20T16:41:00Z">
                <w:pPr>
                  <w:pBdr>
                    <w:top w:val="nil"/>
                    <w:left w:val="nil"/>
                    <w:bottom w:val="nil"/>
                    <w:right w:val="nil"/>
                    <w:between w:val="nil"/>
                  </w:pBdr>
                  <w:ind w:left="108"/>
                </w:pPr>
              </w:pPrChange>
            </w:pPr>
            <w:r w:rsidRPr="000F22DC">
              <w:rPr>
                <w:rFonts w:eastAsia="Times New Roman"/>
                <w:color w:val="000000"/>
                <w:sz w:val="20"/>
                <w:szCs w:val="20"/>
                <w:highlight w:val="yellow"/>
                <w:rPrChange w:id="181" w:author="drkong" w:date="2026-08-20T16:41:00Z">
                  <w:rPr>
                    <w:rFonts w:eastAsia="Times New Roman"/>
                    <w:color w:val="000000"/>
                    <w:sz w:val="20"/>
                    <w:szCs w:val="20"/>
                  </w:rPr>
                </w:rPrChange>
              </w:rPr>
              <w:t>2</w:t>
            </w:r>
          </w:p>
        </w:tc>
        <w:tc>
          <w:tcPr>
            <w:tcW w:w="1930" w:type="dxa"/>
            <w:shd w:val="clear" w:color="auto" w:fill="D9E1F3"/>
            <w:vAlign w:val="center"/>
          </w:tcPr>
          <w:p w14:paraId="05F81F2F" w14:textId="77777777" w:rsidR="00D052D2" w:rsidRPr="000F22DC" w:rsidRDefault="00000000">
            <w:pPr>
              <w:pBdr>
                <w:top w:val="nil"/>
                <w:left w:val="nil"/>
                <w:bottom w:val="nil"/>
                <w:right w:val="nil"/>
                <w:between w:val="nil"/>
              </w:pBdr>
              <w:ind w:left="108"/>
              <w:jc w:val="center"/>
              <w:rPr>
                <w:color w:val="000000"/>
                <w:sz w:val="20"/>
                <w:szCs w:val="20"/>
                <w:highlight w:val="yellow"/>
                <w:rPrChange w:id="182" w:author="drkong" w:date="2026-08-20T16:41:00Z">
                  <w:rPr>
                    <w:color w:val="000000"/>
                    <w:sz w:val="20"/>
                    <w:szCs w:val="20"/>
                  </w:rPr>
                </w:rPrChange>
              </w:rPr>
              <w:pPrChange w:id="183" w:author="drkong" w:date="2026-08-20T16:41:00Z">
                <w:pPr>
                  <w:pBdr>
                    <w:top w:val="nil"/>
                    <w:left w:val="nil"/>
                    <w:bottom w:val="nil"/>
                    <w:right w:val="nil"/>
                    <w:between w:val="nil"/>
                  </w:pBdr>
                  <w:ind w:left="108"/>
                </w:pPr>
              </w:pPrChange>
            </w:pPr>
            <w:r w:rsidRPr="000F22DC">
              <w:rPr>
                <w:rFonts w:eastAsia="Times New Roman"/>
                <w:color w:val="000000"/>
                <w:sz w:val="20"/>
                <w:szCs w:val="20"/>
                <w:highlight w:val="yellow"/>
                <w:rPrChange w:id="184" w:author="drkong" w:date="2026-08-20T16:41:00Z">
                  <w:rPr>
                    <w:rFonts w:eastAsia="Times New Roman"/>
                    <w:color w:val="000000"/>
                    <w:sz w:val="20"/>
                    <w:szCs w:val="20"/>
                  </w:rPr>
                </w:rPrChange>
              </w:rPr>
              <w:t>2</w:t>
            </w:r>
          </w:p>
        </w:tc>
        <w:tc>
          <w:tcPr>
            <w:tcW w:w="1930" w:type="dxa"/>
            <w:shd w:val="clear" w:color="auto" w:fill="D9E1F3"/>
            <w:vAlign w:val="center"/>
          </w:tcPr>
          <w:p w14:paraId="1AD10586" w14:textId="77777777" w:rsidR="00D052D2" w:rsidRDefault="00000000">
            <w:pPr>
              <w:pBdr>
                <w:top w:val="nil"/>
                <w:left w:val="nil"/>
                <w:bottom w:val="nil"/>
                <w:right w:val="nil"/>
                <w:between w:val="nil"/>
              </w:pBdr>
              <w:ind w:left="108"/>
              <w:jc w:val="center"/>
              <w:rPr>
                <w:color w:val="000000"/>
                <w:sz w:val="20"/>
                <w:szCs w:val="20"/>
              </w:rPr>
              <w:pPrChange w:id="185" w:author="drkong" w:date="2026-08-20T16:41:00Z">
                <w:pPr>
                  <w:pBdr>
                    <w:top w:val="nil"/>
                    <w:left w:val="nil"/>
                    <w:bottom w:val="nil"/>
                    <w:right w:val="nil"/>
                    <w:between w:val="nil"/>
                  </w:pBdr>
                  <w:ind w:left="108"/>
                </w:pPr>
              </w:pPrChange>
            </w:pPr>
            <w:r>
              <w:rPr>
                <w:rFonts w:eastAsia="Times New Roman"/>
                <w:color w:val="000000"/>
                <w:sz w:val="20"/>
                <w:szCs w:val="20"/>
              </w:rPr>
              <w:t>6</w:t>
            </w:r>
          </w:p>
        </w:tc>
      </w:tr>
      <w:tr w:rsidR="00D052D2" w14:paraId="759AEE19" w14:textId="77777777">
        <w:trPr>
          <w:cantSplit/>
          <w:trHeight w:val="232"/>
        </w:trPr>
        <w:tc>
          <w:tcPr>
            <w:tcW w:w="1930" w:type="dxa"/>
            <w:shd w:val="clear" w:color="auto" w:fill="D9E1F3"/>
            <w:vAlign w:val="center"/>
          </w:tcPr>
          <w:p w14:paraId="6FDAC9C9" w14:textId="77777777" w:rsidR="00D052D2" w:rsidRDefault="00000000">
            <w:pPr>
              <w:pBdr>
                <w:top w:val="nil"/>
                <w:left w:val="nil"/>
                <w:bottom w:val="nil"/>
                <w:right w:val="nil"/>
                <w:between w:val="nil"/>
              </w:pBdr>
              <w:ind w:left="109"/>
              <w:jc w:val="center"/>
              <w:rPr>
                <w:color w:val="000000"/>
                <w:sz w:val="20"/>
                <w:szCs w:val="20"/>
              </w:rPr>
              <w:pPrChange w:id="186" w:author="drkong" w:date="2026-08-20T16:41:00Z">
                <w:pPr>
                  <w:pBdr>
                    <w:top w:val="nil"/>
                    <w:left w:val="nil"/>
                    <w:bottom w:val="nil"/>
                    <w:right w:val="nil"/>
                    <w:between w:val="nil"/>
                  </w:pBdr>
                  <w:ind w:left="109"/>
                </w:pPr>
              </w:pPrChange>
            </w:pPr>
            <w:r>
              <w:rPr>
                <w:rFonts w:eastAsia="Times New Roman"/>
                <w:color w:val="000000"/>
                <w:sz w:val="20"/>
                <w:szCs w:val="20"/>
              </w:rPr>
              <w:t>2024</w:t>
            </w:r>
          </w:p>
        </w:tc>
        <w:tc>
          <w:tcPr>
            <w:tcW w:w="1930" w:type="dxa"/>
            <w:shd w:val="clear" w:color="auto" w:fill="D9E1F3"/>
            <w:vAlign w:val="center"/>
          </w:tcPr>
          <w:p w14:paraId="377C061A" w14:textId="77777777" w:rsidR="00D052D2" w:rsidRDefault="00000000">
            <w:pPr>
              <w:pBdr>
                <w:top w:val="nil"/>
                <w:left w:val="nil"/>
                <w:bottom w:val="nil"/>
                <w:right w:val="nil"/>
                <w:between w:val="nil"/>
              </w:pBdr>
              <w:ind w:left="108"/>
              <w:jc w:val="center"/>
              <w:rPr>
                <w:color w:val="000000"/>
                <w:sz w:val="20"/>
                <w:szCs w:val="20"/>
              </w:rPr>
              <w:pPrChange w:id="187" w:author="drkong" w:date="2026-08-20T16:41:00Z">
                <w:pPr>
                  <w:pBdr>
                    <w:top w:val="nil"/>
                    <w:left w:val="nil"/>
                    <w:bottom w:val="nil"/>
                    <w:right w:val="nil"/>
                    <w:between w:val="nil"/>
                  </w:pBdr>
                  <w:ind w:left="108"/>
                </w:pPr>
              </w:pPrChange>
            </w:pPr>
            <w:r>
              <w:rPr>
                <w:rFonts w:eastAsia="Times New Roman"/>
                <w:color w:val="000000"/>
                <w:sz w:val="20"/>
                <w:szCs w:val="20"/>
              </w:rPr>
              <w:t>4</w:t>
            </w:r>
          </w:p>
        </w:tc>
        <w:tc>
          <w:tcPr>
            <w:tcW w:w="1930" w:type="dxa"/>
            <w:shd w:val="clear" w:color="auto" w:fill="D9E1F3"/>
            <w:vAlign w:val="center"/>
          </w:tcPr>
          <w:p w14:paraId="2C02E472" w14:textId="77777777" w:rsidR="00D052D2" w:rsidRPr="000F22DC" w:rsidRDefault="00000000">
            <w:pPr>
              <w:pBdr>
                <w:top w:val="nil"/>
                <w:left w:val="nil"/>
                <w:bottom w:val="nil"/>
                <w:right w:val="nil"/>
                <w:between w:val="nil"/>
              </w:pBdr>
              <w:ind w:left="108"/>
              <w:jc w:val="center"/>
              <w:rPr>
                <w:color w:val="000000"/>
                <w:sz w:val="20"/>
                <w:szCs w:val="20"/>
                <w:highlight w:val="yellow"/>
                <w:rPrChange w:id="188" w:author="drkong" w:date="2026-08-20T16:41:00Z">
                  <w:rPr>
                    <w:color w:val="000000"/>
                    <w:sz w:val="20"/>
                    <w:szCs w:val="20"/>
                  </w:rPr>
                </w:rPrChange>
              </w:rPr>
              <w:pPrChange w:id="189" w:author="drkong" w:date="2026-08-20T16:41:00Z">
                <w:pPr>
                  <w:pBdr>
                    <w:top w:val="nil"/>
                    <w:left w:val="nil"/>
                    <w:bottom w:val="nil"/>
                    <w:right w:val="nil"/>
                    <w:between w:val="nil"/>
                  </w:pBdr>
                  <w:ind w:left="108"/>
                </w:pPr>
              </w:pPrChange>
            </w:pPr>
            <w:r w:rsidRPr="000F22DC">
              <w:rPr>
                <w:rFonts w:eastAsia="Times New Roman"/>
                <w:color w:val="000000"/>
                <w:sz w:val="20"/>
                <w:szCs w:val="20"/>
                <w:highlight w:val="yellow"/>
                <w:rPrChange w:id="190" w:author="drkong" w:date="2026-08-20T16:41:00Z">
                  <w:rPr>
                    <w:rFonts w:eastAsia="Times New Roman"/>
                    <w:color w:val="000000"/>
                    <w:sz w:val="20"/>
                    <w:szCs w:val="20"/>
                  </w:rPr>
                </w:rPrChange>
              </w:rPr>
              <w:t>2</w:t>
            </w:r>
          </w:p>
        </w:tc>
        <w:tc>
          <w:tcPr>
            <w:tcW w:w="1930" w:type="dxa"/>
            <w:shd w:val="clear" w:color="auto" w:fill="D9E1F3"/>
            <w:vAlign w:val="center"/>
          </w:tcPr>
          <w:p w14:paraId="0602AA75" w14:textId="77777777" w:rsidR="00D052D2" w:rsidRPr="000F22DC" w:rsidRDefault="00000000">
            <w:pPr>
              <w:pBdr>
                <w:top w:val="nil"/>
                <w:left w:val="nil"/>
                <w:bottom w:val="nil"/>
                <w:right w:val="nil"/>
                <w:between w:val="nil"/>
              </w:pBdr>
              <w:ind w:left="108"/>
              <w:jc w:val="center"/>
              <w:rPr>
                <w:color w:val="000000"/>
                <w:sz w:val="20"/>
                <w:szCs w:val="20"/>
                <w:highlight w:val="yellow"/>
                <w:rPrChange w:id="191" w:author="drkong" w:date="2026-08-20T16:41:00Z">
                  <w:rPr>
                    <w:color w:val="000000"/>
                    <w:sz w:val="20"/>
                    <w:szCs w:val="20"/>
                  </w:rPr>
                </w:rPrChange>
              </w:rPr>
              <w:pPrChange w:id="192" w:author="drkong" w:date="2026-08-20T16:41:00Z">
                <w:pPr>
                  <w:pBdr>
                    <w:top w:val="nil"/>
                    <w:left w:val="nil"/>
                    <w:bottom w:val="nil"/>
                    <w:right w:val="nil"/>
                    <w:between w:val="nil"/>
                  </w:pBdr>
                  <w:ind w:left="108"/>
                </w:pPr>
              </w:pPrChange>
            </w:pPr>
            <w:r w:rsidRPr="000F22DC">
              <w:rPr>
                <w:rFonts w:eastAsia="Times New Roman"/>
                <w:color w:val="000000"/>
                <w:sz w:val="20"/>
                <w:szCs w:val="20"/>
                <w:highlight w:val="yellow"/>
                <w:rPrChange w:id="193" w:author="drkong" w:date="2026-08-20T16:41:00Z">
                  <w:rPr>
                    <w:rFonts w:eastAsia="Times New Roman"/>
                    <w:color w:val="000000"/>
                    <w:sz w:val="20"/>
                    <w:szCs w:val="20"/>
                  </w:rPr>
                </w:rPrChange>
              </w:rPr>
              <w:t>1</w:t>
            </w:r>
          </w:p>
        </w:tc>
        <w:tc>
          <w:tcPr>
            <w:tcW w:w="1930" w:type="dxa"/>
            <w:shd w:val="clear" w:color="auto" w:fill="D9E1F3"/>
            <w:vAlign w:val="center"/>
          </w:tcPr>
          <w:p w14:paraId="2F51F118" w14:textId="77777777" w:rsidR="00D052D2" w:rsidRDefault="00000000">
            <w:pPr>
              <w:pBdr>
                <w:top w:val="nil"/>
                <w:left w:val="nil"/>
                <w:bottom w:val="nil"/>
                <w:right w:val="nil"/>
                <w:between w:val="nil"/>
              </w:pBdr>
              <w:ind w:left="108"/>
              <w:jc w:val="center"/>
              <w:rPr>
                <w:color w:val="000000"/>
                <w:sz w:val="20"/>
                <w:szCs w:val="20"/>
              </w:rPr>
              <w:pPrChange w:id="194" w:author="drkong" w:date="2026-08-20T16:41:00Z">
                <w:pPr>
                  <w:pBdr>
                    <w:top w:val="nil"/>
                    <w:left w:val="nil"/>
                    <w:bottom w:val="nil"/>
                    <w:right w:val="nil"/>
                    <w:between w:val="nil"/>
                  </w:pBdr>
                  <w:ind w:left="108"/>
                </w:pPr>
              </w:pPrChange>
            </w:pPr>
            <w:r>
              <w:rPr>
                <w:rFonts w:eastAsia="Times New Roman"/>
                <w:color w:val="000000"/>
                <w:sz w:val="20"/>
                <w:szCs w:val="20"/>
              </w:rPr>
              <w:t>7</w:t>
            </w:r>
          </w:p>
        </w:tc>
      </w:tr>
      <w:tr w:rsidR="00D052D2" w14:paraId="51A32097" w14:textId="77777777">
        <w:trPr>
          <w:cantSplit/>
          <w:trHeight w:val="230"/>
        </w:trPr>
        <w:tc>
          <w:tcPr>
            <w:tcW w:w="1930" w:type="dxa"/>
            <w:shd w:val="clear" w:color="auto" w:fill="D9E1F3"/>
            <w:vAlign w:val="center"/>
          </w:tcPr>
          <w:p w14:paraId="53AD20C1" w14:textId="77777777" w:rsidR="00D052D2" w:rsidRDefault="00000000">
            <w:pPr>
              <w:pBdr>
                <w:top w:val="nil"/>
                <w:left w:val="nil"/>
                <w:bottom w:val="nil"/>
                <w:right w:val="nil"/>
                <w:between w:val="nil"/>
              </w:pBdr>
              <w:ind w:left="109"/>
              <w:jc w:val="center"/>
              <w:rPr>
                <w:color w:val="000000"/>
                <w:sz w:val="20"/>
                <w:szCs w:val="20"/>
              </w:rPr>
              <w:pPrChange w:id="195" w:author="drkong" w:date="2026-08-20T16:41:00Z">
                <w:pPr>
                  <w:pBdr>
                    <w:top w:val="nil"/>
                    <w:left w:val="nil"/>
                    <w:bottom w:val="nil"/>
                    <w:right w:val="nil"/>
                    <w:between w:val="nil"/>
                  </w:pBdr>
                  <w:ind w:left="109"/>
                </w:pPr>
              </w:pPrChange>
            </w:pPr>
            <w:r>
              <w:rPr>
                <w:rFonts w:eastAsia="Times New Roman"/>
                <w:color w:val="000000"/>
                <w:sz w:val="20"/>
                <w:szCs w:val="20"/>
              </w:rPr>
              <w:t>2025</w:t>
            </w:r>
          </w:p>
        </w:tc>
        <w:tc>
          <w:tcPr>
            <w:tcW w:w="1930" w:type="dxa"/>
            <w:shd w:val="clear" w:color="auto" w:fill="D9E1F3"/>
            <w:vAlign w:val="center"/>
          </w:tcPr>
          <w:p w14:paraId="33CE66B4" w14:textId="77777777" w:rsidR="00D052D2" w:rsidRDefault="00000000">
            <w:pPr>
              <w:pBdr>
                <w:top w:val="nil"/>
                <w:left w:val="nil"/>
                <w:bottom w:val="nil"/>
                <w:right w:val="nil"/>
                <w:between w:val="nil"/>
              </w:pBdr>
              <w:ind w:left="108"/>
              <w:jc w:val="center"/>
              <w:rPr>
                <w:color w:val="000000"/>
                <w:sz w:val="20"/>
                <w:szCs w:val="20"/>
              </w:rPr>
              <w:pPrChange w:id="196" w:author="drkong" w:date="2026-08-20T16:41:00Z">
                <w:pPr>
                  <w:pBdr>
                    <w:top w:val="nil"/>
                    <w:left w:val="nil"/>
                    <w:bottom w:val="nil"/>
                    <w:right w:val="nil"/>
                    <w:between w:val="nil"/>
                  </w:pBdr>
                  <w:ind w:left="108"/>
                </w:pPr>
              </w:pPrChange>
            </w:pPr>
            <w:r>
              <w:rPr>
                <w:rFonts w:eastAsia="Times New Roman"/>
                <w:color w:val="000000"/>
                <w:sz w:val="20"/>
                <w:szCs w:val="20"/>
              </w:rPr>
              <w:t>4</w:t>
            </w:r>
          </w:p>
        </w:tc>
        <w:tc>
          <w:tcPr>
            <w:tcW w:w="1930" w:type="dxa"/>
            <w:shd w:val="clear" w:color="auto" w:fill="D9E1F3"/>
            <w:vAlign w:val="center"/>
          </w:tcPr>
          <w:p w14:paraId="1046D206" w14:textId="77777777" w:rsidR="00D052D2" w:rsidRDefault="00000000">
            <w:pPr>
              <w:pBdr>
                <w:top w:val="nil"/>
                <w:left w:val="nil"/>
                <w:bottom w:val="nil"/>
                <w:right w:val="nil"/>
                <w:between w:val="nil"/>
              </w:pBdr>
              <w:ind w:left="108"/>
              <w:jc w:val="center"/>
              <w:rPr>
                <w:color w:val="000000"/>
                <w:sz w:val="20"/>
                <w:szCs w:val="20"/>
              </w:rPr>
              <w:pPrChange w:id="197" w:author="drkong" w:date="2026-08-20T16:41:00Z">
                <w:pPr>
                  <w:pBdr>
                    <w:top w:val="nil"/>
                    <w:left w:val="nil"/>
                    <w:bottom w:val="nil"/>
                    <w:right w:val="nil"/>
                    <w:between w:val="nil"/>
                  </w:pBdr>
                  <w:ind w:left="108"/>
                </w:pPr>
              </w:pPrChange>
            </w:pPr>
            <w:r>
              <w:rPr>
                <w:rFonts w:eastAsia="Times New Roman"/>
                <w:color w:val="000000"/>
                <w:sz w:val="20"/>
                <w:szCs w:val="20"/>
              </w:rPr>
              <w:t>4</w:t>
            </w:r>
          </w:p>
        </w:tc>
        <w:tc>
          <w:tcPr>
            <w:tcW w:w="1930" w:type="dxa"/>
            <w:shd w:val="clear" w:color="auto" w:fill="D9E1F3"/>
            <w:vAlign w:val="center"/>
          </w:tcPr>
          <w:p w14:paraId="07F3E05D" w14:textId="77777777" w:rsidR="00D052D2" w:rsidRDefault="00000000">
            <w:pPr>
              <w:pBdr>
                <w:top w:val="nil"/>
                <w:left w:val="nil"/>
                <w:bottom w:val="nil"/>
                <w:right w:val="nil"/>
                <w:between w:val="nil"/>
              </w:pBdr>
              <w:ind w:left="108"/>
              <w:jc w:val="center"/>
              <w:rPr>
                <w:color w:val="000000"/>
                <w:sz w:val="20"/>
                <w:szCs w:val="20"/>
              </w:rPr>
              <w:pPrChange w:id="198" w:author="drkong" w:date="2026-08-20T16:41:00Z">
                <w:pPr>
                  <w:pBdr>
                    <w:top w:val="nil"/>
                    <w:left w:val="nil"/>
                    <w:bottom w:val="nil"/>
                    <w:right w:val="nil"/>
                    <w:between w:val="nil"/>
                  </w:pBdr>
                  <w:ind w:left="108"/>
                </w:pPr>
              </w:pPrChange>
            </w:pPr>
            <w:r>
              <w:rPr>
                <w:rFonts w:eastAsia="Times New Roman"/>
                <w:color w:val="000000"/>
                <w:sz w:val="20"/>
                <w:szCs w:val="20"/>
              </w:rPr>
              <w:t>4</w:t>
            </w:r>
          </w:p>
        </w:tc>
        <w:tc>
          <w:tcPr>
            <w:tcW w:w="1930" w:type="dxa"/>
            <w:shd w:val="clear" w:color="auto" w:fill="D9E1F3"/>
            <w:vAlign w:val="center"/>
          </w:tcPr>
          <w:p w14:paraId="31F2FB65" w14:textId="77777777" w:rsidR="00D052D2" w:rsidRDefault="00000000">
            <w:pPr>
              <w:pBdr>
                <w:top w:val="nil"/>
                <w:left w:val="nil"/>
                <w:bottom w:val="nil"/>
                <w:right w:val="nil"/>
                <w:between w:val="nil"/>
              </w:pBdr>
              <w:ind w:left="108"/>
              <w:jc w:val="center"/>
              <w:rPr>
                <w:color w:val="000000"/>
                <w:sz w:val="20"/>
                <w:szCs w:val="20"/>
              </w:rPr>
              <w:pPrChange w:id="199" w:author="drkong" w:date="2026-08-20T16:41:00Z">
                <w:pPr>
                  <w:pBdr>
                    <w:top w:val="nil"/>
                    <w:left w:val="nil"/>
                    <w:bottom w:val="nil"/>
                    <w:right w:val="nil"/>
                    <w:between w:val="nil"/>
                  </w:pBdr>
                  <w:ind w:left="108"/>
                </w:pPr>
              </w:pPrChange>
            </w:pPr>
            <w:r>
              <w:rPr>
                <w:rFonts w:eastAsia="Times New Roman"/>
                <w:color w:val="000000"/>
                <w:sz w:val="20"/>
                <w:szCs w:val="20"/>
              </w:rPr>
              <w:t>12</w:t>
            </w:r>
          </w:p>
        </w:tc>
      </w:tr>
      <w:tr w:rsidR="00D052D2" w14:paraId="073F822F" w14:textId="77777777">
        <w:trPr>
          <w:cantSplit/>
          <w:trHeight w:val="232"/>
        </w:trPr>
        <w:tc>
          <w:tcPr>
            <w:tcW w:w="1930" w:type="dxa"/>
            <w:shd w:val="clear" w:color="auto" w:fill="D9E1F3"/>
            <w:vAlign w:val="center"/>
          </w:tcPr>
          <w:p w14:paraId="7A2624F5" w14:textId="77777777" w:rsidR="00D052D2" w:rsidRDefault="00000000">
            <w:pPr>
              <w:pBdr>
                <w:top w:val="nil"/>
                <w:left w:val="nil"/>
                <w:bottom w:val="nil"/>
                <w:right w:val="nil"/>
                <w:between w:val="nil"/>
              </w:pBdr>
              <w:ind w:left="109"/>
              <w:jc w:val="center"/>
              <w:rPr>
                <w:color w:val="000000"/>
                <w:sz w:val="20"/>
                <w:szCs w:val="20"/>
              </w:rPr>
              <w:pPrChange w:id="200" w:author="drkong" w:date="2026-08-20T16:41:00Z">
                <w:pPr>
                  <w:pBdr>
                    <w:top w:val="nil"/>
                    <w:left w:val="nil"/>
                    <w:bottom w:val="nil"/>
                    <w:right w:val="nil"/>
                    <w:between w:val="nil"/>
                  </w:pBdr>
                  <w:ind w:left="109"/>
                </w:pPr>
              </w:pPrChange>
            </w:pPr>
            <w:r>
              <w:rPr>
                <w:rFonts w:eastAsia="Times New Roman"/>
                <w:color w:val="000000"/>
                <w:sz w:val="20"/>
                <w:szCs w:val="20"/>
              </w:rPr>
              <w:t>2026</w:t>
            </w:r>
          </w:p>
        </w:tc>
        <w:tc>
          <w:tcPr>
            <w:tcW w:w="1930" w:type="dxa"/>
            <w:shd w:val="clear" w:color="auto" w:fill="D9E1F3"/>
            <w:vAlign w:val="center"/>
          </w:tcPr>
          <w:p w14:paraId="2464BE9F" w14:textId="77777777" w:rsidR="00D052D2" w:rsidRDefault="00000000">
            <w:pPr>
              <w:pBdr>
                <w:top w:val="nil"/>
                <w:left w:val="nil"/>
                <w:bottom w:val="nil"/>
                <w:right w:val="nil"/>
                <w:between w:val="nil"/>
              </w:pBdr>
              <w:ind w:left="108"/>
              <w:jc w:val="center"/>
              <w:rPr>
                <w:color w:val="000000"/>
                <w:sz w:val="20"/>
                <w:szCs w:val="20"/>
              </w:rPr>
              <w:pPrChange w:id="201" w:author="drkong" w:date="2026-08-20T16:41:00Z">
                <w:pPr>
                  <w:pBdr>
                    <w:top w:val="nil"/>
                    <w:left w:val="nil"/>
                    <w:bottom w:val="nil"/>
                    <w:right w:val="nil"/>
                    <w:between w:val="nil"/>
                  </w:pBdr>
                  <w:ind w:left="108"/>
                </w:pPr>
              </w:pPrChange>
            </w:pPr>
            <w:r>
              <w:rPr>
                <w:rFonts w:eastAsia="Times New Roman"/>
                <w:color w:val="000000"/>
                <w:sz w:val="20"/>
                <w:szCs w:val="20"/>
              </w:rPr>
              <w:t>0</w:t>
            </w:r>
          </w:p>
        </w:tc>
        <w:tc>
          <w:tcPr>
            <w:tcW w:w="1930" w:type="dxa"/>
            <w:shd w:val="clear" w:color="auto" w:fill="D9E1F3"/>
            <w:vAlign w:val="center"/>
          </w:tcPr>
          <w:p w14:paraId="47F197BA" w14:textId="77777777" w:rsidR="00D052D2" w:rsidRPr="000F22DC" w:rsidRDefault="00000000">
            <w:pPr>
              <w:pBdr>
                <w:top w:val="nil"/>
                <w:left w:val="nil"/>
                <w:bottom w:val="nil"/>
                <w:right w:val="nil"/>
                <w:between w:val="nil"/>
              </w:pBdr>
              <w:ind w:left="108"/>
              <w:jc w:val="center"/>
              <w:rPr>
                <w:color w:val="000000"/>
                <w:sz w:val="20"/>
                <w:szCs w:val="20"/>
                <w:highlight w:val="yellow"/>
                <w:rPrChange w:id="202" w:author="drkong" w:date="2026-08-20T16:41:00Z">
                  <w:rPr>
                    <w:color w:val="000000"/>
                    <w:sz w:val="20"/>
                    <w:szCs w:val="20"/>
                  </w:rPr>
                </w:rPrChange>
              </w:rPr>
              <w:pPrChange w:id="203" w:author="drkong" w:date="2026-08-20T16:41:00Z">
                <w:pPr>
                  <w:pBdr>
                    <w:top w:val="nil"/>
                    <w:left w:val="nil"/>
                    <w:bottom w:val="nil"/>
                    <w:right w:val="nil"/>
                    <w:between w:val="nil"/>
                  </w:pBdr>
                  <w:ind w:left="108"/>
                </w:pPr>
              </w:pPrChange>
            </w:pPr>
            <w:r w:rsidRPr="000F22DC">
              <w:rPr>
                <w:rFonts w:eastAsia="Times New Roman"/>
                <w:color w:val="000000"/>
                <w:sz w:val="20"/>
                <w:szCs w:val="20"/>
                <w:highlight w:val="yellow"/>
                <w:rPrChange w:id="204" w:author="drkong" w:date="2026-08-20T16:41:00Z">
                  <w:rPr>
                    <w:rFonts w:eastAsia="Times New Roman"/>
                    <w:color w:val="000000"/>
                    <w:sz w:val="20"/>
                    <w:szCs w:val="20"/>
                  </w:rPr>
                </w:rPrChange>
              </w:rPr>
              <w:t>1</w:t>
            </w:r>
          </w:p>
        </w:tc>
        <w:tc>
          <w:tcPr>
            <w:tcW w:w="1930" w:type="dxa"/>
            <w:shd w:val="clear" w:color="auto" w:fill="D9E1F3"/>
            <w:vAlign w:val="center"/>
          </w:tcPr>
          <w:p w14:paraId="1A569CBB" w14:textId="77777777" w:rsidR="00D052D2" w:rsidRPr="000F22DC" w:rsidRDefault="00000000">
            <w:pPr>
              <w:pBdr>
                <w:top w:val="nil"/>
                <w:left w:val="nil"/>
                <w:bottom w:val="nil"/>
                <w:right w:val="nil"/>
                <w:between w:val="nil"/>
              </w:pBdr>
              <w:ind w:left="108"/>
              <w:jc w:val="center"/>
              <w:rPr>
                <w:color w:val="000000"/>
                <w:sz w:val="20"/>
                <w:szCs w:val="20"/>
                <w:highlight w:val="yellow"/>
                <w:rPrChange w:id="205" w:author="drkong" w:date="2026-08-20T16:41:00Z">
                  <w:rPr>
                    <w:color w:val="000000"/>
                    <w:sz w:val="20"/>
                    <w:szCs w:val="20"/>
                  </w:rPr>
                </w:rPrChange>
              </w:rPr>
              <w:pPrChange w:id="206" w:author="drkong" w:date="2026-08-20T16:41:00Z">
                <w:pPr>
                  <w:pBdr>
                    <w:top w:val="nil"/>
                    <w:left w:val="nil"/>
                    <w:bottom w:val="nil"/>
                    <w:right w:val="nil"/>
                    <w:between w:val="nil"/>
                  </w:pBdr>
                  <w:ind w:left="108"/>
                </w:pPr>
              </w:pPrChange>
            </w:pPr>
            <w:r w:rsidRPr="000F22DC">
              <w:rPr>
                <w:rFonts w:eastAsia="Times New Roman"/>
                <w:color w:val="000000"/>
                <w:sz w:val="20"/>
                <w:szCs w:val="20"/>
                <w:highlight w:val="yellow"/>
                <w:rPrChange w:id="207" w:author="drkong" w:date="2026-08-20T16:41:00Z">
                  <w:rPr>
                    <w:rFonts w:eastAsia="Times New Roman"/>
                    <w:color w:val="000000"/>
                    <w:sz w:val="20"/>
                    <w:szCs w:val="20"/>
                  </w:rPr>
                </w:rPrChange>
              </w:rPr>
              <w:t>1</w:t>
            </w:r>
          </w:p>
        </w:tc>
        <w:tc>
          <w:tcPr>
            <w:tcW w:w="1930" w:type="dxa"/>
            <w:shd w:val="clear" w:color="auto" w:fill="D9E1F3"/>
            <w:vAlign w:val="center"/>
          </w:tcPr>
          <w:p w14:paraId="07C76377" w14:textId="77777777" w:rsidR="00D052D2" w:rsidRDefault="00000000">
            <w:pPr>
              <w:pBdr>
                <w:top w:val="nil"/>
                <w:left w:val="nil"/>
                <w:bottom w:val="nil"/>
                <w:right w:val="nil"/>
                <w:between w:val="nil"/>
              </w:pBdr>
              <w:ind w:left="108"/>
              <w:jc w:val="center"/>
              <w:rPr>
                <w:color w:val="000000"/>
                <w:sz w:val="20"/>
                <w:szCs w:val="20"/>
              </w:rPr>
              <w:pPrChange w:id="208" w:author="drkong" w:date="2026-08-20T16:41:00Z">
                <w:pPr>
                  <w:pBdr>
                    <w:top w:val="nil"/>
                    <w:left w:val="nil"/>
                    <w:bottom w:val="nil"/>
                    <w:right w:val="nil"/>
                    <w:between w:val="nil"/>
                  </w:pBdr>
                  <w:ind w:left="108"/>
                </w:pPr>
              </w:pPrChange>
            </w:pPr>
            <w:r>
              <w:rPr>
                <w:rFonts w:eastAsia="Times New Roman"/>
                <w:color w:val="000000"/>
                <w:sz w:val="20"/>
                <w:szCs w:val="20"/>
              </w:rPr>
              <w:t>2</w:t>
            </w:r>
          </w:p>
        </w:tc>
      </w:tr>
      <w:tr w:rsidR="00D052D2" w14:paraId="59C5BFE8" w14:textId="77777777">
        <w:trPr>
          <w:cantSplit/>
          <w:trHeight w:val="229"/>
        </w:trPr>
        <w:tc>
          <w:tcPr>
            <w:tcW w:w="1930" w:type="dxa"/>
            <w:shd w:val="clear" w:color="auto" w:fill="D9E1F3"/>
            <w:vAlign w:val="center"/>
          </w:tcPr>
          <w:p w14:paraId="2A71F029" w14:textId="77777777" w:rsidR="00D052D2" w:rsidRDefault="00000000">
            <w:pPr>
              <w:pBdr>
                <w:top w:val="nil"/>
                <w:left w:val="nil"/>
                <w:bottom w:val="nil"/>
                <w:right w:val="nil"/>
                <w:between w:val="nil"/>
              </w:pBdr>
              <w:ind w:left="109"/>
              <w:jc w:val="center"/>
              <w:rPr>
                <w:b/>
                <w:bCs/>
                <w:color w:val="000000"/>
                <w:sz w:val="20"/>
                <w:szCs w:val="20"/>
              </w:rPr>
              <w:pPrChange w:id="209" w:author="drkong" w:date="2026-08-20T16:41:00Z">
                <w:pPr>
                  <w:pBdr>
                    <w:top w:val="nil"/>
                    <w:left w:val="nil"/>
                    <w:bottom w:val="nil"/>
                    <w:right w:val="nil"/>
                    <w:between w:val="nil"/>
                  </w:pBdr>
                  <w:ind w:left="109"/>
                </w:pPr>
              </w:pPrChange>
            </w:pPr>
            <w:r>
              <w:rPr>
                <w:rFonts w:eastAsia="Times New Roman"/>
                <w:b/>
                <w:bCs/>
                <w:color w:val="000000"/>
                <w:sz w:val="20"/>
                <w:szCs w:val="20"/>
              </w:rPr>
              <w:t>Total</w:t>
            </w:r>
          </w:p>
        </w:tc>
        <w:tc>
          <w:tcPr>
            <w:tcW w:w="1930" w:type="dxa"/>
            <w:shd w:val="clear" w:color="auto" w:fill="D9E1F3"/>
            <w:vAlign w:val="center"/>
          </w:tcPr>
          <w:p w14:paraId="70171960" w14:textId="77777777" w:rsidR="00D052D2" w:rsidRDefault="00000000">
            <w:pPr>
              <w:pBdr>
                <w:top w:val="nil"/>
                <w:left w:val="nil"/>
                <w:bottom w:val="nil"/>
                <w:right w:val="nil"/>
                <w:between w:val="nil"/>
              </w:pBdr>
              <w:ind w:left="108"/>
              <w:jc w:val="center"/>
              <w:rPr>
                <w:b/>
                <w:bCs/>
                <w:color w:val="000000"/>
                <w:sz w:val="20"/>
                <w:szCs w:val="20"/>
              </w:rPr>
              <w:pPrChange w:id="210" w:author="drkong" w:date="2026-08-20T16:41:00Z">
                <w:pPr>
                  <w:pBdr>
                    <w:top w:val="nil"/>
                    <w:left w:val="nil"/>
                    <w:bottom w:val="nil"/>
                    <w:right w:val="nil"/>
                    <w:between w:val="nil"/>
                  </w:pBdr>
                  <w:ind w:left="108"/>
                </w:pPr>
              </w:pPrChange>
            </w:pPr>
            <w:r>
              <w:rPr>
                <w:rFonts w:eastAsia="Times New Roman"/>
                <w:b/>
                <w:bCs/>
                <w:color w:val="000000"/>
                <w:sz w:val="20"/>
                <w:szCs w:val="20"/>
              </w:rPr>
              <w:t>14</w:t>
            </w:r>
          </w:p>
        </w:tc>
        <w:tc>
          <w:tcPr>
            <w:tcW w:w="1930" w:type="dxa"/>
            <w:shd w:val="clear" w:color="auto" w:fill="D9E1F3"/>
            <w:vAlign w:val="center"/>
          </w:tcPr>
          <w:p w14:paraId="413578D4" w14:textId="77777777" w:rsidR="00D052D2" w:rsidRDefault="00000000">
            <w:pPr>
              <w:pBdr>
                <w:top w:val="nil"/>
                <w:left w:val="nil"/>
                <w:bottom w:val="nil"/>
                <w:right w:val="nil"/>
                <w:between w:val="nil"/>
              </w:pBdr>
              <w:ind w:left="108"/>
              <w:jc w:val="center"/>
              <w:rPr>
                <w:b/>
                <w:bCs/>
                <w:color w:val="000000"/>
                <w:sz w:val="20"/>
                <w:szCs w:val="20"/>
              </w:rPr>
              <w:pPrChange w:id="211" w:author="drkong" w:date="2026-08-20T16:41:00Z">
                <w:pPr>
                  <w:pBdr>
                    <w:top w:val="nil"/>
                    <w:left w:val="nil"/>
                    <w:bottom w:val="nil"/>
                    <w:right w:val="nil"/>
                    <w:between w:val="nil"/>
                  </w:pBdr>
                  <w:ind w:left="108"/>
                </w:pPr>
              </w:pPrChange>
            </w:pPr>
            <w:r>
              <w:rPr>
                <w:rFonts w:eastAsia="Times New Roman"/>
                <w:b/>
                <w:bCs/>
                <w:color w:val="000000"/>
                <w:sz w:val="20"/>
                <w:szCs w:val="20"/>
              </w:rPr>
              <w:t>9</w:t>
            </w:r>
          </w:p>
        </w:tc>
        <w:tc>
          <w:tcPr>
            <w:tcW w:w="1930" w:type="dxa"/>
            <w:shd w:val="clear" w:color="auto" w:fill="D9E1F3"/>
            <w:vAlign w:val="center"/>
          </w:tcPr>
          <w:p w14:paraId="3B6927B8" w14:textId="77777777" w:rsidR="00D052D2" w:rsidRDefault="00000000">
            <w:pPr>
              <w:pBdr>
                <w:top w:val="nil"/>
                <w:left w:val="nil"/>
                <w:bottom w:val="nil"/>
                <w:right w:val="nil"/>
                <w:between w:val="nil"/>
              </w:pBdr>
              <w:ind w:left="108"/>
              <w:jc w:val="center"/>
              <w:rPr>
                <w:b/>
                <w:bCs/>
                <w:color w:val="000000"/>
                <w:sz w:val="20"/>
                <w:szCs w:val="20"/>
              </w:rPr>
              <w:pPrChange w:id="212" w:author="drkong" w:date="2026-08-20T16:41:00Z">
                <w:pPr>
                  <w:pBdr>
                    <w:top w:val="nil"/>
                    <w:left w:val="nil"/>
                    <w:bottom w:val="nil"/>
                    <w:right w:val="nil"/>
                    <w:between w:val="nil"/>
                  </w:pBdr>
                  <w:ind w:left="108"/>
                </w:pPr>
              </w:pPrChange>
            </w:pPr>
            <w:r>
              <w:rPr>
                <w:rFonts w:eastAsia="Times New Roman"/>
                <w:b/>
                <w:bCs/>
                <w:color w:val="000000"/>
                <w:sz w:val="20"/>
                <w:szCs w:val="20"/>
              </w:rPr>
              <w:t>12</w:t>
            </w:r>
          </w:p>
        </w:tc>
        <w:tc>
          <w:tcPr>
            <w:tcW w:w="1930" w:type="dxa"/>
            <w:shd w:val="clear" w:color="auto" w:fill="D9E1F3"/>
            <w:vAlign w:val="center"/>
          </w:tcPr>
          <w:p w14:paraId="4C259B5B" w14:textId="77777777" w:rsidR="00D052D2" w:rsidRDefault="00000000">
            <w:pPr>
              <w:pBdr>
                <w:top w:val="nil"/>
                <w:left w:val="nil"/>
                <w:bottom w:val="nil"/>
                <w:right w:val="nil"/>
                <w:between w:val="nil"/>
              </w:pBdr>
              <w:ind w:left="108"/>
              <w:jc w:val="center"/>
              <w:rPr>
                <w:b/>
                <w:bCs/>
                <w:color w:val="000000"/>
                <w:sz w:val="20"/>
                <w:szCs w:val="20"/>
              </w:rPr>
              <w:pPrChange w:id="213" w:author="drkong" w:date="2026-08-20T16:41:00Z">
                <w:pPr>
                  <w:pBdr>
                    <w:top w:val="nil"/>
                    <w:left w:val="nil"/>
                    <w:bottom w:val="nil"/>
                    <w:right w:val="nil"/>
                    <w:between w:val="nil"/>
                  </w:pBdr>
                  <w:ind w:left="108"/>
                </w:pPr>
              </w:pPrChange>
            </w:pPr>
            <w:r>
              <w:rPr>
                <w:rFonts w:eastAsia="Times New Roman"/>
                <w:b/>
                <w:bCs/>
                <w:color w:val="000000"/>
                <w:sz w:val="20"/>
                <w:szCs w:val="20"/>
              </w:rPr>
              <w:t>35</w:t>
            </w:r>
          </w:p>
        </w:tc>
      </w:tr>
    </w:tbl>
    <w:p w14:paraId="12601CEC" w14:textId="77777777" w:rsidR="00D052D2" w:rsidRDefault="00000000">
      <w:pPr>
        <w:widowControl/>
        <w:pBdr>
          <w:top w:val="nil"/>
          <w:left w:val="nil"/>
          <w:bottom w:val="nil"/>
          <w:right w:val="nil"/>
          <w:between w:val="nil"/>
        </w:pBdr>
        <w:spacing w:line="252" w:lineRule="auto"/>
        <w:ind w:left="218"/>
        <w:jc w:val="both"/>
        <w:rPr>
          <w:color w:val="000000"/>
        </w:rPr>
      </w:pPr>
      <w:r>
        <w:rPr>
          <w:rFonts w:eastAsia="Times New Roman"/>
          <w:color w:val="000000"/>
        </w:rPr>
        <w:t>Panel B. GMV/GTV, revenue, and ecosystem ratio by platform</w:t>
      </w:r>
    </w:p>
    <w:p w14:paraId="0C4243F5" w14:textId="77777777" w:rsidR="00D052D2" w:rsidRDefault="00D052D2">
      <w:pPr>
        <w:widowControl/>
        <w:pBdr>
          <w:top w:val="nil"/>
          <w:left w:val="nil"/>
          <w:bottom w:val="nil"/>
          <w:right w:val="nil"/>
          <w:between w:val="nil"/>
        </w:pBdr>
        <w:spacing w:before="5" w:line="252" w:lineRule="auto"/>
        <w:jc w:val="both"/>
        <w:rPr>
          <w:color w:val="000000"/>
          <w:sz w:val="11"/>
          <w:szCs w:val="11"/>
        </w:rPr>
      </w:pPr>
    </w:p>
    <w:tbl>
      <w:tblPr>
        <w:tblStyle w:val="a4"/>
        <w:tblW w:w="9650"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8"/>
        <w:gridCol w:w="702"/>
        <w:gridCol w:w="1400"/>
        <w:gridCol w:w="1050"/>
        <w:gridCol w:w="1050"/>
        <w:gridCol w:w="998"/>
        <w:gridCol w:w="1000"/>
        <w:gridCol w:w="1002"/>
        <w:gridCol w:w="950"/>
      </w:tblGrid>
      <w:tr w:rsidR="00D052D2" w14:paraId="18E6D31A" w14:textId="77777777">
        <w:trPr>
          <w:cantSplit/>
          <w:trHeight w:val="462"/>
          <w:tblHeader/>
        </w:trPr>
        <w:tc>
          <w:tcPr>
            <w:tcW w:w="1498" w:type="dxa"/>
            <w:shd w:val="clear" w:color="auto" w:fill="D9E1F3"/>
            <w:vAlign w:val="center"/>
          </w:tcPr>
          <w:p w14:paraId="6535C6A6"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lastRenderedPageBreak/>
              <w:t>Platform</w:t>
            </w:r>
          </w:p>
        </w:tc>
        <w:tc>
          <w:tcPr>
            <w:tcW w:w="702" w:type="dxa"/>
            <w:shd w:val="clear" w:color="auto" w:fill="D9E1F3"/>
            <w:vAlign w:val="center"/>
          </w:tcPr>
          <w:p w14:paraId="5B12B46E"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N</w:t>
            </w:r>
          </w:p>
        </w:tc>
        <w:tc>
          <w:tcPr>
            <w:tcW w:w="1400" w:type="dxa"/>
            <w:shd w:val="clear" w:color="auto" w:fill="D9E1F3"/>
            <w:vAlign w:val="center"/>
          </w:tcPr>
          <w:p w14:paraId="77A0CFE7"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Currency</w:t>
            </w:r>
          </w:p>
        </w:tc>
        <w:tc>
          <w:tcPr>
            <w:tcW w:w="1050" w:type="dxa"/>
            <w:shd w:val="clear" w:color="auto" w:fill="D9E1F3"/>
            <w:vAlign w:val="center"/>
          </w:tcPr>
          <w:p w14:paraId="6F54B8FE"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GMV</w:t>
            </w:r>
          </w:p>
          <w:p w14:paraId="2049CDA7"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Mean</w:t>
            </w:r>
          </w:p>
        </w:tc>
        <w:tc>
          <w:tcPr>
            <w:tcW w:w="1050" w:type="dxa"/>
            <w:shd w:val="clear" w:color="auto" w:fill="D9E1F3"/>
            <w:vAlign w:val="center"/>
          </w:tcPr>
          <w:p w14:paraId="4A63505E"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GMV</w:t>
            </w:r>
          </w:p>
          <w:p w14:paraId="5F0EF1AD"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Median</w:t>
            </w:r>
          </w:p>
        </w:tc>
        <w:tc>
          <w:tcPr>
            <w:tcW w:w="998" w:type="dxa"/>
            <w:shd w:val="clear" w:color="auto" w:fill="D9E1F3"/>
            <w:vAlign w:val="center"/>
          </w:tcPr>
          <w:p w14:paraId="5B5A5748" w14:textId="77777777" w:rsidR="00D052D2" w:rsidRDefault="00000000">
            <w:pPr>
              <w:pBdr>
                <w:top w:val="nil"/>
                <w:left w:val="nil"/>
                <w:bottom w:val="nil"/>
                <w:right w:val="nil"/>
                <w:between w:val="nil"/>
              </w:pBdr>
              <w:ind w:left="109" w:right="386"/>
              <w:rPr>
                <w:b/>
                <w:bCs/>
                <w:color w:val="000000"/>
                <w:sz w:val="20"/>
                <w:szCs w:val="20"/>
              </w:rPr>
            </w:pPr>
            <w:r>
              <w:rPr>
                <w:rFonts w:eastAsia="Times New Roman"/>
                <w:b/>
                <w:bCs/>
                <w:color w:val="000000"/>
                <w:sz w:val="20"/>
                <w:szCs w:val="20"/>
              </w:rPr>
              <w:t>Rev Mean</w:t>
            </w:r>
          </w:p>
        </w:tc>
        <w:tc>
          <w:tcPr>
            <w:tcW w:w="1000" w:type="dxa"/>
            <w:shd w:val="clear" w:color="auto" w:fill="D9E1F3"/>
            <w:vAlign w:val="center"/>
          </w:tcPr>
          <w:p w14:paraId="33D35267" w14:textId="77777777" w:rsidR="00D052D2" w:rsidRDefault="00000000">
            <w:pPr>
              <w:pBdr>
                <w:top w:val="nil"/>
                <w:left w:val="nil"/>
                <w:bottom w:val="nil"/>
                <w:right w:val="nil"/>
                <w:between w:val="nil"/>
              </w:pBdr>
              <w:ind w:left="110" w:right="216"/>
              <w:rPr>
                <w:b/>
                <w:bCs/>
                <w:color w:val="000000"/>
                <w:sz w:val="20"/>
                <w:szCs w:val="20"/>
              </w:rPr>
            </w:pPr>
            <w:r>
              <w:rPr>
                <w:rFonts w:eastAsia="Times New Roman"/>
                <w:b/>
                <w:bCs/>
                <w:color w:val="000000"/>
                <w:sz w:val="20"/>
                <w:szCs w:val="20"/>
              </w:rPr>
              <w:t>Rev Median</w:t>
            </w:r>
          </w:p>
        </w:tc>
        <w:tc>
          <w:tcPr>
            <w:tcW w:w="1002" w:type="dxa"/>
            <w:shd w:val="clear" w:color="auto" w:fill="D9E1F3"/>
            <w:vAlign w:val="center"/>
          </w:tcPr>
          <w:p w14:paraId="4D0D0CD0" w14:textId="77777777" w:rsidR="00D052D2" w:rsidRDefault="00000000">
            <w:pPr>
              <w:pBdr>
                <w:top w:val="nil"/>
                <w:left w:val="nil"/>
                <w:bottom w:val="nil"/>
                <w:right w:val="nil"/>
                <w:between w:val="nil"/>
              </w:pBdr>
              <w:ind w:left="110" w:right="389"/>
              <w:rPr>
                <w:b/>
                <w:bCs/>
                <w:color w:val="000000"/>
                <w:sz w:val="20"/>
                <w:szCs w:val="20"/>
              </w:rPr>
            </w:pPr>
            <w:r>
              <w:rPr>
                <w:rFonts w:eastAsia="Times New Roman"/>
                <w:b/>
                <w:bCs/>
                <w:color w:val="000000"/>
                <w:sz w:val="20"/>
                <w:szCs w:val="20"/>
              </w:rPr>
              <w:t>Ratio Mean</w:t>
            </w:r>
          </w:p>
        </w:tc>
        <w:tc>
          <w:tcPr>
            <w:tcW w:w="950" w:type="dxa"/>
            <w:shd w:val="clear" w:color="auto" w:fill="D9E1F3"/>
            <w:vAlign w:val="center"/>
          </w:tcPr>
          <w:p w14:paraId="08B167C6" w14:textId="77777777" w:rsidR="00D052D2" w:rsidRDefault="00000000">
            <w:pPr>
              <w:pBdr>
                <w:top w:val="nil"/>
                <w:left w:val="nil"/>
                <w:bottom w:val="nil"/>
                <w:right w:val="nil"/>
                <w:between w:val="nil"/>
              </w:pBdr>
              <w:ind w:left="109" w:right="167"/>
              <w:rPr>
                <w:b/>
                <w:bCs/>
                <w:color w:val="000000"/>
                <w:sz w:val="20"/>
                <w:szCs w:val="20"/>
              </w:rPr>
            </w:pPr>
            <w:r>
              <w:rPr>
                <w:rFonts w:eastAsia="Times New Roman"/>
                <w:b/>
                <w:bCs/>
                <w:color w:val="000000"/>
                <w:sz w:val="20"/>
                <w:szCs w:val="20"/>
              </w:rPr>
              <w:t>Ratio Median</w:t>
            </w:r>
          </w:p>
        </w:tc>
      </w:tr>
      <w:tr w:rsidR="00D052D2" w14:paraId="7C318F13" w14:textId="77777777">
        <w:trPr>
          <w:cantSplit/>
          <w:trHeight w:val="462"/>
        </w:trPr>
        <w:tc>
          <w:tcPr>
            <w:tcW w:w="1498" w:type="dxa"/>
            <w:shd w:val="clear" w:color="auto" w:fill="D9E1F3"/>
            <w:vAlign w:val="center"/>
          </w:tcPr>
          <w:p w14:paraId="6A3D3A73"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GRAB</w:t>
            </w:r>
          </w:p>
        </w:tc>
        <w:tc>
          <w:tcPr>
            <w:tcW w:w="702" w:type="dxa"/>
            <w:shd w:val="clear" w:color="auto" w:fill="D9E1F3"/>
            <w:vAlign w:val="center"/>
          </w:tcPr>
          <w:p w14:paraId="49F83BD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14</w:t>
            </w:r>
          </w:p>
        </w:tc>
        <w:tc>
          <w:tcPr>
            <w:tcW w:w="1400" w:type="dxa"/>
            <w:shd w:val="clear" w:color="auto" w:fill="D9E1F3"/>
            <w:vAlign w:val="center"/>
          </w:tcPr>
          <w:p w14:paraId="531CC727"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USD</w:t>
            </w:r>
          </w:p>
          <w:p w14:paraId="1210FC69"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(millions)</w:t>
            </w:r>
          </w:p>
        </w:tc>
        <w:tc>
          <w:tcPr>
            <w:tcW w:w="1050" w:type="dxa"/>
            <w:shd w:val="clear" w:color="auto" w:fill="D9E1F3"/>
            <w:vAlign w:val="center"/>
          </w:tcPr>
          <w:p w14:paraId="30B0086F"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5,060.1</w:t>
            </w:r>
          </w:p>
        </w:tc>
        <w:tc>
          <w:tcPr>
            <w:tcW w:w="1050" w:type="dxa"/>
            <w:shd w:val="clear" w:color="auto" w:fill="D9E1F3"/>
            <w:vAlign w:val="center"/>
          </w:tcPr>
          <w:p w14:paraId="6C405E51"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5,000.0</w:t>
            </w:r>
          </w:p>
        </w:tc>
        <w:tc>
          <w:tcPr>
            <w:tcW w:w="998" w:type="dxa"/>
            <w:shd w:val="clear" w:color="auto" w:fill="D9E1F3"/>
            <w:vAlign w:val="center"/>
          </w:tcPr>
          <w:p w14:paraId="7C6F3B04"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624.4</w:t>
            </w:r>
          </w:p>
        </w:tc>
        <w:tc>
          <w:tcPr>
            <w:tcW w:w="1000" w:type="dxa"/>
            <w:shd w:val="clear" w:color="auto" w:fill="D9E1F3"/>
            <w:vAlign w:val="center"/>
          </w:tcPr>
          <w:p w14:paraId="5237F061"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658.5</w:t>
            </w:r>
          </w:p>
        </w:tc>
        <w:tc>
          <w:tcPr>
            <w:tcW w:w="1002" w:type="dxa"/>
            <w:shd w:val="clear" w:color="auto" w:fill="D9E1F3"/>
            <w:vAlign w:val="center"/>
          </w:tcPr>
          <w:p w14:paraId="470D90AE"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9.35</w:t>
            </w:r>
          </w:p>
        </w:tc>
        <w:tc>
          <w:tcPr>
            <w:tcW w:w="950" w:type="dxa"/>
            <w:shd w:val="clear" w:color="auto" w:fill="D9E1F3"/>
            <w:vAlign w:val="center"/>
          </w:tcPr>
          <w:p w14:paraId="6E743C13"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6.69</w:t>
            </w:r>
          </w:p>
        </w:tc>
      </w:tr>
      <w:tr w:rsidR="00D052D2" w14:paraId="79011E60" w14:textId="77777777">
        <w:trPr>
          <w:cantSplit/>
          <w:trHeight w:val="230"/>
        </w:trPr>
        <w:tc>
          <w:tcPr>
            <w:tcW w:w="1498" w:type="dxa"/>
            <w:shd w:val="clear" w:color="auto" w:fill="D9E1F3"/>
            <w:vAlign w:val="center"/>
          </w:tcPr>
          <w:p w14:paraId="144AB495"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GOTO</w:t>
            </w:r>
          </w:p>
        </w:tc>
        <w:tc>
          <w:tcPr>
            <w:tcW w:w="702" w:type="dxa"/>
            <w:shd w:val="clear" w:color="auto" w:fill="D9E1F3"/>
            <w:vAlign w:val="center"/>
          </w:tcPr>
          <w:p w14:paraId="10FE622B"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9</w:t>
            </w:r>
          </w:p>
        </w:tc>
        <w:tc>
          <w:tcPr>
            <w:tcW w:w="1400" w:type="dxa"/>
            <w:shd w:val="clear" w:color="auto" w:fill="D9E1F3"/>
            <w:vAlign w:val="center"/>
          </w:tcPr>
          <w:p w14:paraId="0A08BB47"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IDR (trillions)</w:t>
            </w:r>
          </w:p>
        </w:tc>
        <w:tc>
          <w:tcPr>
            <w:tcW w:w="1050" w:type="dxa"/>
            <w:shd w:val="clear" w:color="auto" w:fill="D9E1F3"/>
            <w:vAlign w:val="center"/>
          </w:tcPr>
          <w:p w14:paraId="0C055A5A"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166.4</w:t>
            </w:r>
          </w:p>
        </w:tc>
        <w:tc>
          <w:tcPr>
            <w:tcW w:w="1050" w:type="dxa"/>
            <w:shd w:val="clear" w:color="auto" w:fill="D9E1F3"/>
            <w:vAlign w:val="center"/>
          </w:tcPr>
          <w:p w14:paraId="4467F414"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152.9</w:t>
            </w:r>
          </w:p>
        </w:tc>
        <w:tc>
          <w:tcPr>
            <w:tcW w:w="998" w:type="dxa"/>
            <w:shd w:val="clear" w:color="auto" w:fill="D9E1F3"/>
            <w:vAlign w:val="center"/>
          </w:tcPr>
          <w:p w14:paraId="630B84BF"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4.3</w:t>
            </w:r>
          </w:p>
        </w:tc>
        <w:tc>
          <w:tcPr>
            <w:tcW w:w="1000" w:type="dxa"/>
            <w:shd w:val="clear" w:color="auto" w:fill="D9E1F3"/>
            <w:vAlign w:val="center"/>
          </w:tcPr>
          <w:p w14:paraId="4BF0794A"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4.3</w:t>
            </w:r>
          </w:p>
        </w:tc>
        <w:tc>
          <w:tcPr>
            <w:tcW w:w="1002" w:type="dxa"/>
            <w:shd w:val="clear" w:color="auto" w:fill="D9E1F3"/>
            <w:vAlign w:val="center"/>
          </w:tcPr>
          <w:p w14:paraId="6369E6EB"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38.45</w:t>
            </w:r>
          </w:p>
        </w:tc>
        <w:tc>
          <w:tcPr>
            <w:tcW w:w="950" w:type="dxa"/>
            <w:shd w:val="clear" w:color="auto" w:fill="D9E1F3"/>
            <w:vAlign w:val="center"/>
          </w:tcPr>
          <w:p w14:paraId="70CCB9CF"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37.58</w:t>
            </w:r>
          </w:p>
        </w:tc>
      </w:tr>
      <w:tr w:rsidR="00D052D2" w14:paraId="3398BBF4" w14:textId="77777777">
        <w:trPr>
          <w:cantSplit/>
          <w:trHeight w:val="461"/>
        </w:trPr>
        <w:tc>
          <w:tcPr>
            <w:tcW w:w="1498" w:type="dxa"/>
            <w:shd w:val="clear" w:color="auto" w:fill="D9E1F3"/>
            <w:vAlign w:val="center"/>
          </w:tcPr>
          <w:p w14:paraId="3AF74389"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SEA</w:t>
            </w:r>
          </w:p>
        </w:tc>
        <w:tc>
          <w:tcPr>
            <w:tcW w:w="702" w:type="dxa"/>
            <w:shd w:val="clear" w:color="auto" w:fill="D9E1F3"/>
            <w:vAlign w:val="center"/>
          </w:tcPr>
          <w:p w14:paraId="3AE69F9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12</w:t>
            </w:r>
          </w:p>
        </w:tc>
        <w:tc>
          <w:tcPr>
            <w:tcW w:w="1400" w:type="dxa"/>
            <w:shd w:val="clear" w:color="auto" w:fill="D9E1F3"/>
            <w:vAlign w:val="center"/>
          </w:tcPr>
          <w:p w14:paraId="3C84F58A" w14:textId="77777777" w:rsidR="00D052D2" w:rsidRDefault="00000000">
            <w:pPr>
              <w:pBdr>
                <w:top w:val="nil"/>
                <w:left w:val="nil"/>
                <w:bottom w:val="nil"/>
                <w:right w:val="nil"/>
                <w:between w:val="nil"/>
              </w:pBdr>
              <w:ind w:left="109"/>
              <w:rPr>
                <w:color w:val="000000"/>
                <w:sz w:val="20"/>
                <w:szCs w:val="20"/>
              </w:rPr>
            </w:pPr>
            <w:commentRangeStart w:id="214"/>
            <w:r>
              <w:rPr>
                <w:rFonts w:eastAsia="Times New Roman"/>
                <w:color w:val="000000"/>
                <w:sz w:val="20"/>
                <w:szCs w:val="20"/>
              </w:rPr>
              <w:t>USD</w:t>
            </w:r>
          </w:p>
          <w:p w14:paraId="53CC83E0"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(millions)</w:t>
            </w:r>
            <w:commentRangeEnd w:id="214"/>
            <w:r w:rsidR="000F22DC">
              <w:rPr>
                <w:rStyle w:val="CommentReference"/>
              </w:rPr>
              <w:commentReference w:id="214"/>
            </w:r>
          </w:p>
        </w:tc>
        <w:tc>
          <w:tcPr>
            <w:tcW w:w="1050" w:type="dxa"/>
            <w:shd w:val="clear" w:color="auto" w:fill="D9E1F3"/>
            <w:vAlign w:val="center"/>
          </w:tcPr>
          <w:p w14:paraId="67EC12EC"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25,164.7</w:t>
            </w:r>
          </w:p>
        </w:tc>
        <w:tc>
          <w:tcPr>
            <w:tcW w:w="1050" w:type="dxa"/>
            <w:shd w:val="clear" w:color="auto" w:fill="D9E1F3"/>
            <w:vAlign w:val="center"/>
          </w:tcPr>
          <w:p w14:paraId="669ECCD0"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23,850.0</w:t>
            </w:r>
          </w:p>
        </w:tc>
        <w:tc>
          <w:tcPr>
            <w:tcW w:w="998" w:type="dxa"/>
            <w:shd w:val="clear" w:color="auto" w:fill="D9E1F3"/>
            <w:vAlign w:val="center"/>
          </w:tcPr>
          <w:p w14:paraId="752422AC"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4,103.1</w:t>
            </w:r>
          </w:p>
        </w:tc>
        <w:tc>
          <w:tcPr>
            <w:tcW w:w="1000" w:type="dxa"/>
            <w:shd w:val="clear" w:color="auto" w:fill="D9E1F3"/>
            <w:vAlign w:val="center"/>
          </w:tcPr>
          <w:p w14:paraId="06531BE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3,500.0</w:t>
            </w:r>
          </w:p>
        </w:tc>
        <w:tc>
          <w:tcPr>
            <w:tcW w:w="1002" w:type="dxa"/>
            <w:shd w:val="clear" w:color="auto" w:fill="D9E1F3"/>
            <w:vAlign w:val="center"/>
          </w:tcPr>
          <w:p w14:paraId="3D61D9F6"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6.25</w:t>
            </w:r>
          </w:p>
        </w:tc>
        <w:tc>
          <w:tcPr>
            <w:tcW w:w="950" w:type="dxa"/>
            <w:shd w:val="clear" w:color="auto" w:fill="D9E1F3"/>
            <w:vAlign w:val="center"/>
          </w:tcPr>
          <w:p w14:paraId="6DF38DED"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5.90</w:t>
            </w:r>
          </w:p>
        </w:tc>
      </w:tr>
    </w:tbl>
    <w:p w14:paraId="056F470D" w14:textId="77777777" w:rsidR="00D052D2" w:rsidRDefault="00000000">
      <w:pPr>
        <w:widowControl/>
        <w:spacing w:before="1"/>
        <w:ind w:left="218" w:right="250"/>
        <w:jc w:val="both"/>
        <w:rPr>
          <w:sz w:val="18"/>
          <w:szCs w:val="18"/>
        </w:rPr>
      </w:pPr>
      <w:r>
        <w:rPr>
          <w:sz w:val="18"/>
          <w:szCs w:val="18"/>
        </w:rPr>
        <w:t>Note: currency and scale differ by platform—read the Currency column literally, do not assume millions throughout (GoTo is trillions; Grab and Sea are millions). The ecosystem ratio itself is unit-free, which makes it arithmetically comparable across platforms regardless of currency or scale—this is comparability of units, not of economic scope. Grab’s GMV uses the “On-Demand GMV” (mobility segment) definition from 2024Q1 onward and “Total GMV” in 2022–2023; the two appear to be the same underlying scope under different labels, inferred from one release’s own wording, not independently confirmed across the full sample. Sea’s figures are Shopee-segment GMV against Sea’s consolidated revenue (which also includes Garena and Monee), so Sea’s ratio is not on a like-for-like segment basis with Grab’s or GoTo’s.</w:t>
      </w:r>
    </w:p>
    <w:p w14:paraId="1905752C" w14:textId="77777777" w:rsidR="00D052D2" w:rsidRDefault="00000000">
      <w:pPr>
        <w:pStyle w:val="Heading2"/>
        <w:widowControl/>
        <w:numPr>
          <w:ilvl w:val="1"/>
          <w:numId w:val="1"/>
        </w:numPr>
        <w:tabs>
          <w:tab w:val="left" w:pos="578"/>
        </w:tabs>
        <w:spacing w:before="180" w:after="0"/>
      </w:pPr>
      <w:r>
        <w:t>Reconciling the Indonesia and company-wide ecosystem ratios</w:t>
      </w:r>
    </w:p>
    <w:p w14:paraId="016CDC59" w14:textId="77777777" w:rsidR="00D052D2" w:rsidRDefault="00000000">
      <w:pPr>
        <w:widowControl/>
        <w:pBdr>
          <w:top w:val="nil"/>
          <w:left w:val="nil"/>
          <w:bottom w:val="nil"/>
          <w:right w:val="nil"/>
          <w:between w:val="nil"/>
        </w:pBdr>
        <w:spacing w:before="59" w:line="268" w:lineRule="auto"/>
        <w:ind w:left="218" w:right="206"/>
        <w:jc w:val="both"/>
        <w:rPr>
          <w:color w:val="000000"/>
        </w:rPr>
      </w:pPr>
      <w:commentRangeStart w:id="215"/>
      <w:r>
        <w:rPr>
          <w:rFonts w:ascii="Gungsuh" w:eastAsia="Gungsuh" w:hAnsi="Gungsuh" w:cs="Gungsuh"/>
          <w:color w:val="000000"/>
        </w:rPr>
        <w:t>The paper’s existing Indonesia-specific measurement (Table 3) and the company-wide panel built for the pricing test (Table 5) report different ecosystem ratios for Grab, and the difference is large enough to require explanation rather than a footnote. Table 3 puts Grab’s Indonesia ecosystem ratio at 7.9× ($4.80B unbooked GTV against $605M revenue in 2023, using the paper’s own (GTV−Revenue)/Revenue definition). The company-wide panel shows Grab’s ratio settling into a stable 6.3–6.7× band across all eight quarters of 2024–2025.</w:t>
      </w:r>
      <w:commentRangeEnd w:id="215"/>
      <w:r w:rsidR="00055789">
        <w:rPr>
          <w:rStyle w:val="CommentReference"/>
        </w:rPr>
        <w:commentReference w:id="215"/>
      </w:r>
    </w:p>
    <w:p w14:paraId="484E011F" w14:textId="77777777" w:rsidR="00D052D2" w:rsidRDefault="00000000">
      <w:pPr>
        <w:widowControl/>
        <w:pBdr>
          <w:top w:val="nil"/>
          <w:left w:val="nil"/>
          <w:bottom w:val="nil"/>
          <w:right w:val="nil"/>
          <w:between w:val="nil"/>
        </w:pBdr>
        <w:spacing w:before="98" w:line="268" w:lineRule="auto"/>
        <w:ind w:left="218" w:right="237"/>
        <w:jc w:val="both"/>
        <w:rPr>
          <w:color w:val="000000"/>
        </w:rPr>
      </w:pPr>
      <w:r>
        <w:rPr>
          <w:rFonts w:eastAsia="Times New Roman"/>
          <w:color w:val="000000"/>
        </w:rPr>
        <w:t>These are not competing estimates of the same quantity, and reporting them side by side without explanation invites a reader to assume one is wrong. Three things separate them.</w:t>
      </w:r>
    </w:p>
    <w:p w14:paraId="738DE457" w14:textId="77777777" w:rsidR="00D052D2" w:rsidRDefault="00000000">
      <w:pPr>
        <w:widowControl/>
        <w:pBdr>
          <w:top w:val="nil"/>
          <w:left w:val="nil"/>
          <w:bottom w:val="nil"/>
          <w:right w:val="nil"/>
          <w:between w:val="nil"/>
        </w:pBdr>
        <w:spacing w:before="100" w:line="268" w:lineRule="auto"/>
        <w:ind w:left="218" w:right="217"/>
        <w:jc w:val="both"/>
        <w:rPr>
          <w:color w:val="000000"/>
        </w:rPr>
      </w:pPr>
      <w:r>
        <w:rPr>
          <w:rFonts w:eastAsia="Times New Roman"/>
          <w:color w:val="000000"/>
        </w:rPr>
        <w:t>Scope. The Indonesia figure isolates one country; the panel figure is Grab’s entire multi-country operation across all eight markets it serves. A country-specific ratio differing from the company-wide average is therefore an expected consequence of aggregating across markets, not necessarily an anomaly requiring a separate explanation.</w:t>
      </w:r>
    </w:p>
    <w:p w14:paraId="257DE05B" w14:textId="77777777" w:rsidR="00D052D2" w:rsidRDefault="00000000">
      <w:pPr>
        <w:widowControl/>
        <w:pBdr>
          <w:top w:val="nil"/>
          <w:left w:val="nil"/>
          <w:bottom w:val="nil"/>
          <w:right w:val="nil"/>
          <w:between w:val="nil"/>
        </w:pBdr>
        <w:spacing w:before="98" w:line="268" w:lineRule="auto"/>
        <w:ind w:left="218" w:right="218"/>
        <w:jc w:val="both"/>
        <w:rPr>
          <w:color w:val="000000"/>
        </w:rPr>
      </w:pPr>
      <w:r>
        <w:rPr>
          <w:rFonts w:eastAsia="Times New Roman"/>
          <w:color w:val="000000"/>
        </w:rPr>
        <w:t>Derivation versus direct observation. The Indonesia figure is derived, not disclosed: Grab reports Indonesia revenue directly in its 20-F, but not Indonesia-specific GTV, so the $5.40B figure is backed out by dividing disclosed revenue by Grab’s disclosed company-wide take rate (11.24%). That construction imports the company-wide take rate into a country-specific estimate, which mechanically pulls the Indonesia ratio toward some average behavior even as it tries to isolate one country—a source of measurement noise the company-wide panel does not have, since GTV and revenue are both read directly off the same release for every observation.</w:t>
      </w:r>
    </w:p>
    <w:p w14:paraId="6914DB8C" w14:textId="77777777" w:rsidR="00D052D2" w:rsidRDefault="00000000">
      <w:pPr>
        <w:widowControl/>
        <w:pBdr>
          <w:top w:val="nil"/>
          <w:left w:val="nil"/>
          <w:bottom w:val="nil"/>
          <w:right w:val="nil"/>
          <w:between w:val="nil"/>
        </w:pBdr>
        <w:spacing w:before="99" w:line="268" w:lineRule="auto"/>
        <w:ind w:left="218" w:right="221"/>
        <w:jc w:val="both"/>
        <w:rPr>
          <w:color w:val="000000"/>
        </w:rPr>
      </w:pPr>
      <w:r>
        <w:rPr>
          <w:rFonts w:eastAsia="Times New Roman"/>
          <w:color w:val="000000"/>
        </w:rPr>
        <w:t>What an investor can actually see. This is the sharper point for the pricing test specifically. No public filing gives an investor an Indonesia-only ecosystem ratio for Grab—it does not exist as a disclosed number anywhere. What a market participant observes, quarter over quarter, is the company-wide figure: the one that enters the panel in Section 8. The Indonesia estimate is the right measurement for this paper’s institutional argument about wedge size; the company-wide figure is the right measurement for the pricing argument about what investors can respond to. Using each ratio for the question it actually answers, rather than treating them as two attempts at one number, resolves the apparent conflict.</w:t>
      </w:r>
    </w:p>
    <w:p w14:paraId="6037778E" w14:textId="77777777" w:rsidR="00D052D2" w:rsidRDefault="00000000">
      <w:pPr>
        <w:pStyle w:val="Heading1"/>
        <w:widowControl/>
        <w:numPr>
          <w:ilvl w:val="0"/>
          <w:numId w:val="1"/>
        </w:numPr>
        <w:tabs>
          <w:tab w:val="left" w:pos="498"/>
        </w:tabs>
        <w:spacing w:before="99" w:after="0"/>
      </w:pPr>
      <w:r>
        <w:t>GoTo results: fiscal decoupling</w:t>
      </w:r>
    </w:p>
    <w:p w14:paraId="4AF2596D" w14:textId="77777777" w:rsidR="00D052D2" w:rsidRDefault="00000000">
      <w:pPr>
        <w:widowControl/>
        <w:pBdr>
          <w:top w:val="nil"/>
          <w:left w:val="nil"/>
          <w:bottom w:val="nil"/>
          <w:right w:val="nil"/>
          <w:between w:val="nil"/>
        </w:pBdr>
        <w:spacing w:before="99" w:line="268" w:lineRule="auto"/>
        <w:ind w:left="218" w:right="216"/>
        <w:jc w:val="both"/>
        <w:rPr>
          <w:color w:val="000000"/>
        </w:rPr>
      </w:pPr>
      <w:r>
        <w:rPr>
          <w:rFonts w:eastAsia="Times New Roman"/>
          <w:color w:val="000000"/>
        </w:rPr>
        <w:t>This section is unaffected by the corrections in Appendix A, since GoTo’s figures are Indonesia-native, directly reported, and expressed as shares rather than ratios.</w:t>
      </w:r>
    </w:p>
    <w:p w14:paraId="4E5D9871" w14:textId="77777777" w:rsidR="00D052D2" w:rsidRDefault="00000000">
      <w:pPr>
        <w:keepNext/>
        <w:widowControl/>
        <w:spacing w:before="100" w:after="40"/>
        <w:ind w:left="218"/>
        <w:jc w:val="both"/>
        <w:rPr>
          <w:b/>
          <w:bCs/>
          <w:sz w:val="20"/>
          <w:szCs w:val="20"/>
        </w:rPr>
      </w:pPr>
      <w:r>
        <w:rPr>
          <w:rFonts w:eastAsia="Times New Roman"/>
          <w:b/>
          <w:bCs/>
          <w:sz w:val="19"/>
          <w:szCs w:val="19"/>
        </w:rPr>
        <w:t>Table 6. GoTo’s fiscal decoupling over time</w:t>
      </w:r>
    </w:p>
    <w:p w14:paraId="77AE0BD4" w14:textId="77777777" w:rsidR="00D052D2" w:rsidRDefault="00D052D2">
      <w:pPr>
        <w:widowControl/>
        <w:pBdr>
          <w:top w:val="nil"/>
          <w:left w:val="nil"/>
          <w:bottom w:val="nil"/>
          <w:right w:val="nil"/>
          <w:between w:val="nil"/>
        </w:pBdr>
        <w:spacing w:before="2" w:line="252" w:lineRule="auto"/>
        <w:jc w:val="both"/>
        <w:rPr>
          <w:b/>
          <w:bCs/>
          <w:color w:val="000000"/>
          <w:sz w:val="11"/>
          <w:szCs w:val="11"/>
        </w:rPr>
      </w:pPr>
    </w:p>
    <w:tbl>
      <w:tblPr>
        <w:tblStyle w:val="a5"/>
        <w:tblW w:w="9650"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0"/>
        <w:gridCol w:w="1930"/>
        <w:gridCol w:w="1930"/>
        <w:gridCol w:w="1930"/>
        <w:gridCol w:w="1930"/>
      </w:tblGrid>
      <w:tr w:rsidR="00D052D2" w14:paraId="18204544" w14:textId="77777777">
        <w:trPr>
          <w:cantSplit/>
          <w:trHeight w:val="230"/>
          <w:tblHeader/>
        </w:trPr>
        <w:tc>
          <w:tcPr>
            <w:tcW w:w="1930" w:type="dxa"/>
            <w:shd w:val="clear" w:color="auto" w:fill="D9E1F3"/>
            <w:vAlign w:val="center"/>
          </w:tcPr>
          <w:p w14:paraId="6B08A99E"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lastRenderedPageBreak/>
              <w:t>Year</w:t>
            </w:r>
          </w:p>
        </w:tc>
        <w:tc>
          <w:tcPr>
            <w:tcW w:w="1930" w:type="dxa"/>
            <w:shd w:val="clear" w:color="auto" w:fill="D9E1F3"/>
            <w:vAlign w:val="center"/>
          </w:tcPr>
          <w:p w14:paraId="465FF7ED"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GTV</w:t>
            </w:r>
          </w:p>
        </w:tc>
        <w:tc>
          <w:tcPr>
            <w:tcW w:w="1930" w:type="dxa"/>
            <w:shd w:val="clear" w:color="auto" w:fill="D9E1F3"/>
            <w:vAlign w:val="center"/>
          </w:tcPr>
          <w:p w14:paraId="6AB71DBB"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Net revenue</w:t>
            </w:r>
          </w:p>
        </w:tc>
        <w:tc>
          <w:tcPr>
            <w:tcW w:w="1930" w:type="dxa"/>
            <w:shd w:val="clear" w:color="auto" w:fill="D9E1F3"/>
            <w:vAlign w:val="center"/>
          </w:tcPr>
          <w:p w14:paraId="0DFC7896"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Unbooked GTV</w:t>
            </w:r>
          </w:p>
        </w:tc>
        <w:tc>
          <w:tcPr>
            <w:tcW w:w="1930" w:type="dxa"/>
            <w:shd w:val="clear" w:color="auto" w:fill="D9E1F3"/>
            <w:vAlign w:val="center"/>
          </w:tcPr>
          <w:p w14:paraId="29AACA51"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Share unbooked</w:t>
            </w:r>
          </w:p>
        </w:tc>
      </w:tr>
      <w:tr w:rsidR="00D052D2" w14:paraId="2D97204B" w14:textId="77777777">
        <w:trPr>
          <w:cantSplit/>
          <w:trHeight w:val="232"/>
        </w:trPr>
        <w:tc>
          <w:tcPr>
            <w:tcW w:w="1930" w:type="dxa"/>
            <w:vAlign w:val="center"/>
          </w:tcPr>
          <w:p w14:paraId="290E1241"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2020</w:t>
            </w:r>
          </w:p>
        </w:tc>
        <w:tc>
          <w:tcPr>
            <w:tcW w:w="1930" w:type="dxa"/>
            <w:vAlign w:val="center"/>
          </w:tcPr>
          <w:p w14:paraId="1BDF0535"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$28.0B</w:t>
            </w:r>
          </w:p>
        </w:tc>
        <w:tc>
          <w:tcPr>
            <w:tcW w:w="1930" w:type="dxa"/>
            <w:vAlign w:val="center"/>
          </w:tcPr>
          <w:p w14:paraId="55D78191"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$1.20B</w:t>
            </w:r>
          </w:p>
        </w:tc>
        <w:tc>
          <w:tcPr>
            <w:tcW w:w="1930" w:type="dxa"/>
            <w:vAlign w:val="center"/>
          </w:tcPr>
          <w:p w14:paraId="4792842C"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$26.8B</w:t>
            </w:r>
          </w:p>
        </w:tc>
        <w:tc>
          <w:tcPr>
            <w:tcW w:w="1930" w:type="dxa"/>
            <w:vAlign w:val="center"/>
          </w:tcPr>
          <w:p w14:paraId="5AE5666C"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95.7%</w:t>
            </w:r>
          </w:p>
        </w:tc>
      </w:tr>
      <w:tr w:rsidR="00D052D2" w14:paraId="262B0C1A" w14:textId="77777777">
        <w:trPr>
          <w:cantSplit/>
          <w:trHeight w:val="230"/>
        </w:trPr>
        <w:tc>
          <w:tcPr>
            <w:tcW w:w="1930" w:type="dxa"/>
            <w:vAlign w:val="center"/>
          </w:tcPr>
          <w:p w14:paraId="19BE95AB"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2021</w:t>
            </w:r>
          </w:p>
        </w:tc>
        <w:tc>
          <w:tcPr>
            <w:tcW w:w="1930" w:type="dxa"/>
            <w:vAlign w:val="center"/>
          </w:tcPr>
          <w:p w14:paraId="3F809258"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$35.0B</w:t>
            </w:r>
          </w:p>
        </w:tc>
        <w:tc>
          <w:tcPr>
            <w:tcW w:w="1930" w:type="dxa"/>
            <w:vAlign w:val="center"/>
          </w:tcPr>
          <w:p w14:paraId="427B0FE9"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$1.40B</w:t>
            </w:r>
          </w:p>
        </w:tc>
        <w:tc>
          <w:tcPr>
            <w:tcW w:w="1930" w:type="dxa"/>
            <w:vAlign w:val="center"/>
          </w:tcPr>
          <w:p w14:paraId="061E449A"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$33.6B</w:t>
            </w:r>
          </w:p>
        </w:tc>
        <w:tc>
          <w:tcPr>
            <w:tcW w:w="1930" w:type="dxa"/>
            <w:vAlign w:val="center"/>
          </w:tcPr>
          <w:p w14:paraId="523A6B16"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96.0%</w:t>
            </w:r>
          </w:p>
        </w:tc>
      </w:tr>
      <w:tr w:rsidR="00D052D2" w14:paraId="3B796007" w14:textId="77777777">
        <w:trPr>
          <w:cantSplit/>
          <w:trHeight w:val="232"/>
        </w:trPr>
        <w:tc>
          <w:tcPr>
            <w:tcW w:w="1930" w:type="dxa"/>
            <w:vAlign w:val="center"/>
          </w:tcPr>
          <w:p w14:paraId="5C7C0481"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2022</w:t>
            </w:r>
          </w:p>
        </w:tc>
        <w:tc>
          <w:tcPr>
            <w:tcW w:w="1930" w:type="dxa"/>
            <w:vAlign w:val="center"/>
          </w:tcPr>
          <w:p w14:paraId="1CC5B882"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$39.0B</w:t>
            </w:r>
          </w:p>
        </w:tc>
        <w:tc>
          <w:tcPr>
            <w:tcW w:w="1930" w:type="dxa"/>
            <w:vAlign w:val="center"/>
          </w:tcPr>
          <w:p w14:paraId="68441F6D"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$1.20B</w:t>
            </w:r>
          </w:p>
        </w:tc>
        <w:tc>
          <w:tcPr>
            <w:tcW w:w="1930" w:type="dxa"/>
            <w:vAlign w:val="center"/>
          </w:tcPr>
          <w:p w14:paraId="18768E63"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$37.8B</w:t>
            </w:r>
          </w:p>
        </w:tc>
        <w:tc>
          <w:tcPr>
            <w:tcW w:w="1930" w:type="dxa"/>
            <w:vAlign w:val="center"/>
          </w:tcPr>
          <w:p w14:paraId="17413420"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96.9%</w:t>
            </w:r>
          </w:p>
        </w:tc>
      </w:tr>
      <w:tr w:rsidR="00D052D2" w14:paraId="07A87959" w14:textId="77777777">
        <w:trPr>
          <w:cantSplit/>
          <w:trHeight w:val="230"/>
        </w:trPr>
        <w:tc>
          <w:tcPr>
            <w:tcW w:w="1930" w:type="dxa"/>
            <w:vAlign w:val="center"/>
          </w:tcPr>
          <w:p w14:paraId="3A65D36C"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2023</w:t>
            </w:r>
          </w:p>
        </w:tc>
        <w:tc>
          <w:tcPr>
            <w:tcW w:w="1930" w:type="dxa"/>
            <w:vAlign w:val="center"/>
          </w:tcPr>
          <w:p w14:paraId="6F6C98C5"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$39.8B</w:t>
            </w:r>
          </w:p>
        </w:tc>
        <w:tc>
          <w:tcPr>
            <w:tcW w:w="1930" w:type="dxa"/>
            <w:vAlign w:val="center"/>
          </w:tcPr>
          <w:p w14:paraId="342DA2CC"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$0.97B</w:t>
            </w:r>
          </w:p>
        </w:tc>
        <w:tc>
          <w:tcPr>
            <w:tcW w:w="1930" w:type="dxa"/>
            <w:vAlign w:val="center"/>
          </w:tcPr>
          <w:p w14:paraId="55CB2EDF"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$38.8B</w:t>
            </w:r>
          </w:p>
        </w:tc>
        <w:tc>
          <w:tcPr>
            <w:tcW w:w="1930" w:type="dxa"/>
            <w:vAlign w:val="center"/>
          </w:tcPr>
          <w:p w14:paraId="6ED1F4C7"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97.6%</w:t>
            </w:r>
          </w:p>
        </w:tc>
      </w:tr>
    </w:tbl>
    <w:p w14:paraId="6543F2F8" w14:textId="77777777" w:rsidR="00D052D2" w:rsidRDefault="00000000">
      <w:pPr>
        <w:widowControl/>
        <w:pBdr>
          <w:top w:val="nil"/>
          <w:left w:val="nil"/>
          <w:bottom w:val="nil"/>
          <w:right w:val="nil"/>
          <w:between w:val="nil"/>
        </w:pBdr>
        <w:spacing w:before="22" w:line="252" w:lineRule="auto"/>
        <w:ind w:left="218" w:right="202"/>
        <w:jc w:val="both"/>
        <w:rPr>
          <w:color w:val="000000"/>
        </w:rPr>
      </w:pPr>
      <w:r>
        <w:rPr>
          <w:rFonts w:eastAsia="Times New Roman"/>
          <w:color w:val="000000"/>
        </w:rPr>
        <w:t>The invisible share increased from 95.7% to 97.6%. This is the most directly grounded result in the paper: both inputs are reported by an Indonesia-domiciled company in its own filings, and the measure is a share of a single company’s disclosed figures rather than a cross-platform extrapolation.</w:t>
      </w:r>
    </w:p>
    <w:p w14:paraId="7ACCF14D" w14:textId="77777777" w:rsidR="00D052D2" w:rsidRDefault="00000000">
      <w:pPr>
        <w:pStyle w:val="Heading1"/>
        <w:widowControl/>
        <w:numPr>
          <w:ilvl w:val="0"/>
          <w:numId w:val="1"/>
        </w:numPr>
        <w:tabs>
          <w:tab w:val="left" w:pos="498"/>
        </w:tabs>
        <w:spacing w:before="24" w:after="0"/>
      </w:pPr>
      <w:r>
        <w:t>Malaysia’s 2024 base expansion</w:t>
      </w:r>
    </w:p>
    <w:p w14:paraId="235215AE" w14:textId="77777777" w:rsidR="00D052D2" w:rsidRDefault="00000000">
      <w:pPr>
        <w:widowControl/>
        <w:pBdr>
          <w:top w:val="nil"/>
          <w:left w:val="nil"/>
          <w:bottom w:val="nil"/>
          <w:right w:val="nil"/>
          <w:between w:val="nil"/>
        </w:pBdr>
        <w:spacing w:before="99" w:line="268" w:lineRule="auto"/>
        <w:ind w:left="218" w:right="224"/>
        <w:jc w:val="both"/>
        <w:rPr>
          <w:color w:val="000000"/>
        </w:rPr>
      </w:pPr>
      <w:r>
        <w:rPr>
          <w:rFonts w:eastAsia="Times New Roman"/>
          <w:color w:val="000000"/>
        </w:rPr>
        <w:t>Malaysia extended its digital tax base in January 2024 through the Low Value Goods (LVG) regime (Royal Malaysian Customs Department 2023; Ministry of Finance, Malaysia 2023). Two independent readings of what that expansion captured are available, and this draft reports both rather than resolving them into one number.</w:t>
      </w:r>
    </w:p>
    <w:p w14:paraId="1F166DAF" w14:textId="77777777" w:rsidR="00D052D2" w:rsidRDefault="00000000">
      <w:pPr>
        <w:widowControl/>
        <w:pBdr>
          <w:top w:val="nil"/>
          <w:left w:val="nil"/>
          <w:bottom w:val="nil"/>
          <w:right w:val="nil"/>
          <w:between w:val="nil"/>
        </w:pBdr>
        <w:spacing w:before="99" w:line="268" w:lineRule="auto"/>
        <w:ind w:left="218" w:right="227"/>
        <w:jc w:val="both"/>
        <w:rPr>
          <w:color w:val="000000"/>
        </w:rPr>
      </w:pPr>
      <w:r>
        <w:rPr>
          <w:rFonts w:eastAsia="Times New Roman"/>
          <w:color w:val="000000"/>
        </w:rPr>
        <w:t>The direct reading is the policy’s own reported collections. Malaysia’s LVG regime collected $114 million in its first year, reported separately from the pre-existing SToDS stream in parliamentary reporting. This is an observed figure, not an estimate.</w:t>
      </w:r>
    </w:p>
    <w:p w14:paraId="3A7A9244" w14:textId="77777777" w:rsidR="00D052D2" w:rsidRDefault="00000000">
      <w:pPr>
        <w:widowControl/>
        <w:pBdr>
          <w:top w:val="nil"/>
          <w:left w:val="nil"/>
          <w:bottom w:val="nil"/>
          <w:right w:val="nil"/>
          <w:between w:val="nil"/>
        </w:pBdr>
        <w:spacing w:before="99" w:line="268" w:lineRule="auto"/>
        <w:ind w:left="218" w:right="222"/>
        <w:jc w:val="both"/>
        <w:rPr>
          <w:color w:val="000000"/>
        </w:rPr>
      </w:pPr>
      <w:r>
        <w:rPr>
          <w:rFonts w:eastAsia="Times New Roman"/>
          <w:color w:val="000000"/>
        </w:rPr>
        <w:t>The comparative reading is a descriptive two-country before-and-after comparison with Vietnam’s foreign-portal VAT and corporate income tax collections — collections by non-resident digital suppliers registered through the tax authority’s foreign-supplier portal (VietnamPlus 2025), a series distinct from domestic e-commerce VAT and one whose own base did not change over the period. Computed directly from official annual totals: Malaysia moved from $275 million in 2023 to $503 million in 2024 (SToDS $389M plus LVG $114M), a change of $228 million. Vietnam moved from $300 million to $376 million, a change of $76 million. The difference between the two changes is $152 million.</w:t>
      </w:r>
    </w:p>
    <w:p w14:paraId="0B49FD51" w14:textId="77777777" w:rsidR="00D052D2" w:rsidRDefault="00000000">
      <w:pPr>
        <w:widowControl/>
        <w:pBdr>
          <w:top w:val="nil"/>
          <w:left w:val="nil"/>
          <w:bottom w:val="nil"/>
          <w:right w:val="nil"/>
          <w:between w:val="nil"/>
        </w:pBdr>
        <w:spacing w:before="98" w:line="268" w:lineRule="auto"/>
        <w:ind w:left="218" w:right="224"/>
        <w:jc w:val="both"/>
        <w:rPr>
          <w:color w:val="000000"/>
        </w:rPr>
      </w:pPr>
      <w:r>
        <w:rPr>
          <w:rFonts w:eastAsia="Times New Roman"/>
          <w:color w:val="000000"/>
        </w:rPr>
        <w:t>These annual totals are converted at exchange rates close to current levels rather than at 2023–2024 period averages; the underlying figures are not sensitive to this choice. Recomputed at verified period-average rates (USD/MYR 4.561 in 2023 and 4.576 in 2024; USD/VND 23,836 in 2023 and 25,056 in 2024), Malaysia’s change is $205.9 million and Vietnam’s is $56.9 million, giving a difference between the two changes of $149.0 million — within 2% of the $152 million figure above.</w:t>
      </w:r>
    </w:p>
    <w:p w14:paraId="3087D243" w14:textId="77777777" w:rsidR="00D052D2" w:rsidRDefault="00000000">
      <w:pPr>
        <w:keepNext/>
        <w:widowControl/>
        <w:spacing w:before="100" w:after="40"/>
        <w:ind w:left="218"/>
        <w:jc w:val="both"/>
        <w:rPr>
          <w:b/>
          <w:bCs/>
          <w:sz w:val="20"/>
          <w:szCs w:val="20"/>
        </w:rPr>
      </w:pPr>
      <w:r>
        <w:rPr>
          <w:rFonts w:eastAsia="Times New Roman"/>
          <w:b/>
          <w:bCs/>
          <w:sz w:val="19"/>
          <w:szCs w:val="19"/>
        </w:rPr>
        <w:t>Table 7. Base-expansion capture, two descriptive readings</w:t>
      </w:r>
    </w:p>
    <w:p w14:paraId="659A12E7" w14:textId="77777777" w:rsidR="00D052D2" w:rsidRDefault="00D052D2">
      <w:pPr>
        <w:widowControl/>
        <w:pBdr>
          <w:top w:val="nil"/>
          <w:left w:val="nil"/>
          <w:bottom w:val="nil"/>
          <w:right w:val="nil"/>
          <w:between w:val="nil"/>
        </w:pBdr>
        <w:spacing w:before="1" w:after="1" w:line="252" w:lineRule="auto"/>
        <w:jc w:val="both"/>
        <w:rPr>
          <w:b/>
          <w:bCs/>
          <w:color w:val="000000"/>
          <w:sz w:val="11"/>
          <w:szCs w:val="11"/>
        </w:rPr>
      </w:pPr>
    </w:p>
    <w:tbl>
      <w:tblPr>
        <w:tblStyle w:val="a6"/>
        <w:tblW w:w="9674" w:type="dxa"/>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92"/>
        <w:gridCol w:w="2062"/>
        <w:gridCol w:w="2060"/>
        <w:gridCol w:w="2060"/>
      </w:tblGrid>
      <w:tr w:rsidR="00D052D2" w14:paraId="46DF5BA5" w14:textId="77777777">
        <w:trPr>
          <w:cantSplit/>
          <w:trHeight w:val="231"/>
          <w:tblHeader/>
        </w:trPr>
        <w:tc>
          <w:tcPr>
            <w:tcW w:w="3492" w:type="dxa"/>
            <w:shd w:val="clear" w:color="auto" w:fill="D9E1F3"/>
            <w:vAlign w:val="center"/>
          </w:tcPr>
          <w:p w14:paraId="62D41B75"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Series</w:t>
            </w:r>
          </w:p>
        </w:tc>
        <w:tc>
          <w:tcPr>
            <w:tcW w:w="2062" w:type="dxa"/>
            <w:shd w:val="clear" w:color="auto" w:fill="D9E1F3"/>
            <w:vAlign w:val="center"/>
          </w:tcPr>
          <w:p w14:paraId="7E2E34C9"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2023</w:t>
            </w:r>
          </w:p>
        </w:tc>
        <w:tc>
          <w:tcPr>
            <w:tcW w:w="2060" w:type="dxa"/>
            <w:shd w:val="clear" w:color="auto" w:fill="D9E1F3"/>
            <w:vAlign w:val="center"/>
          </w:tcPr>
          <w:p w14:paraId="4DAC08B1"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2024</w:t>
            </w:r>
          </w:p>
        </w:tc>
        <w:tc>
          <w:tcPr>
            <w:tcW w:w="2060" w:type="dxa"/>
            <w:shd w:val="clear" w:color="auto" w:fill="D9E1F3"/>
            <w:vAlign w:val="center"/>
          </w:tcPr>
          <w:p w14:paraId="5BD649F0"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Change</w:t>
            </w:r>
          </w:p>
        </w:tc>
      </w:tr>
      <w:tr w:rsidR="00D052D2" w14:paraId="7675CFC3" w14:textId="77777777">
        <w:trPr>
          <w:cantSplit/>
          <w:trHeight w:val="230"/>
        </w:trPr>
        <w:tc>
          <w:tcPr>
            <w:tcW w:w="3492" w:type="dxa"/>
            <w:vAlign w:val="center"/>
          </w:tcPr>
          <w:p w14:paraId="01CBB285"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Malaysia (SToDS + LVG)</w:t>
            </w:r>
          </w:p>
        </w:tc>
        <w:tc>
          <w:tcPr>
            <w:tcW w:w="2062" w:type="dxa"/>
            <w:vAlign w:val="center"/>
          </w:tcPr>
          <w:p w14:paraId="7E8C492B"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$275M</w:t>
            </w:r>
          </w:p>
        </w:tc>
        <w:tc>
          <w:tcPr>
            <w:tcW w:w="2060" w:type="dxa"/>
            <w:vAlign w:val="center"/>
          </w:tcPr>
          <w:p w14:paraId="66DFE0F2"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$503M</w:t>
            </w:r>
          </w:p>
        </w:tc>
        <w:tc>
          <w:tcPr>
            <w:tcW w:w="2060" w:type="dxa"/>
            <w:vAlign w:val="center"/>
          </w:tcPr>
          <w:p w14:paraId="35C58B17"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+$228M</w:t>
            </w:r>
          </w:p>
        </w:tc>
      </w:tr>
      <w:tr w:rsidR="00D052D2" w14:paraId="1B480BCB" w14:textId="77777777">
        <w:trPr>
          <w:cantSplit/>
          <w:trHeight w:val="230"/>
          <w:tblHeader/>
        </w:trPr>
        <w:tc>
          <w:tcPr>
            <w:tcW w:w="3492" w:type="dxa"/>
            <w:shd w:val="clear" w:color="auto" w:fill="D9E1F3"/>
            <w:vAlign w:val="center"/>
          </w:tcPr>
          <w:p w14:paraId="20B066F3"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Series</w:t>
            </w:r>
          </w:p>
        </w:tc>
        <w:tc>
          <w:tcPr>
            <w:tcW w:w="2062" w:type="dxa"/>
            <w:shd w:val="clear" w:color="auto" w:fill="D9E1F3"/>
            <w:vAlign w:val="center"/>
          </w:tcPr>
          <w:p w14:paraId="2A6A3C8A"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2023</w:t>
            </w:r>
          </w:p>
        </w:tc>
        <w:tc>
          <w:tcPr>
            <w:tcW w:w="2060" w:type="dxa"/>
            <w:shd w:val="clear" w:color="auto" w:fill="D9E1F3"/>
            <w:vAlign w:val="center"/>
          </w:tcPr>
          <w:p w14:paraId="48A13FD1"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2024</w:t>
            </w:r>
          </w:p>
        </w:tc>
        <w:tc>
          <w:tcPr>
            <w:tcW w:w="2060" w:type="dxa"/>
            <w:shd w:val="clear" w:color="auto" w:fill="D9E1F3"/>
            <w:vAlign w:val="center"/>
          </w:tcPr>
          <w:p w14:paraId="6D1A0BEA"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Change</w:t>
            </w:r>
          </w:p>
        </w:tc>
      </w:tr>
      <w:tr w:rsidR="00D052D2" w14:paraId="161D3385" w14:textId="77777777">
        <w:trPr>
          <w:cantSplit/>
          <w:trHeight w:val="232"/>
        </w:trPr>
        <w:tc>
          <w:tcPr>
            <w:tcW w:w="3492" w:type="dxa"/>
            <w:vAlign w:val="center"/>
          </w:tcPr>
          <w:p w14:paraId="35F920EC"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Vietnam (foreign portal VAT + CIT)</w:t>
            </w:r>
          </w:p>
        </w:tc>
        <w:tc>
          <w:tcPr>
            <w:tcW w:w="2062" w:type="dxa"/>
            <w:vAlign w:val="center"/>
          </w:tcPr>
          <w:p w14:paraId="3170BDB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$300M</w:t>
            </w:r>
          </w:p>
        </w:tc>
        <w:tc>
          <w:tcPr>
            <w:tcW w:w="2060" w:type="dxa"/>
            <w:vAlign w:val="center"/>
          </w:tcPr>
          <w:p w14:paraId="4D2B40B1"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$376M</w:t>
            </w:r>
          </w:p>
        </w:tc>
        <w:tc>
          <w:tcPr>
            <w:tcW w:w="2060" w:type="dxa"/>
            <w:vAlign w:val="center"/>
          </w:tcPr>
          <w:p w14:paraId="0F5DA204"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+$76M</w:t>
            </w:r>
          </w:p>
        </w:tc>
      </w:tr>
      <w:tr w:rsidR="00D052D2" w14:paraId="14161984" w14:textId="77777777">
        <w:trPr>
          <w:cantSplit/>
          <w:trHeight w:val="230"/>
        </w:trPr>
        <w:tc>
          <w:tcPr>
            <w:tcW w:w="3492" w:type="dxa"/>
            <w:vAlign w:val="center"/>
          </w:tcPr>
          <w:p w14:paraId="794E3467"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Difference between changes</w:t>
            </w:r>
          </w:p>
        </w:tc>
        <w:tc>
          <w:tcPr>
            <w:tcW w:w="2062" w:type="dxa"/>
            <w:vAlign w:val="center"/>
          </w:tcPr>
          <w:p w14:paraId="483D515F"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w:t>
            </w:r>
          </w:p>
        </w:tc>
        <w:tc>
          <w:tcPr>
            <w:tcW w:w="2060" w:type="dxa"/>
            <w:vAlign w:val="center"/>
          </w:tcPr>
          <w:p w14:paraId="73679063"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w:t>
            </w:r>
          </w:p>
        </w:tc>
        <w:tc>
          <w:tcPr>
            <w:tcW w:w="2060" w:type="dxa"/>
            <w:vAlign w:val="center"/>
          </w:tcPr>
          <w:p w14:paraId="671B0EDD"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$152M</w:t>
            </w:r>
          </w:p>
        </w:tc>
      </w:tr>
      <w:tr w:rsidR="00D052D2" w14:paraId="5E9E4268" w14:textId="77777777">
        <w:trPr>
          <w:cantSplit/>
          <w:trHeight w:val="231"/>
        </w:trPr>
        <w:tc>
          <w:tcPr>
            <w:tcW w:w="3492" w:type="dxa"/>
            <w:vAlign w:val="center"/>
          </w:tcPr>
          <w:p w14:paraId="2EDD9FA4"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Malaysia LVG, directly reported</w:t>
            </w:r>
          </w:p>
        </w:tc>
        <w:tc>
          <w:tcPr>
            <w:tcW w:w="2062" w:type="dxa"/>
            <w:vAlign w:val="center"/>
          </w:tcPr>
          <w:p w14:paraId="0742236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w:t>
            </w:r>
          </w:p>
        </w:tc>
        <w:tc>
          <w:tcPr>
            <w:tcW w:w="2060" w:type="dxa"/>
            <w:vAlign w:val="center"/>
          </w:tcPr>
          <w:p w14:paraId="0F54210D"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$114M</w:t>
            </w:r>
          </w:p>
        </w:tc>
        <w:tc>
          <w:tcPr>
            <w:tcW w:w="2060" w:type="dxa"/>
            <w:vAlign w:val="center"/>
          </w:tcPr>
          <w:p w14:paraId="298496E9"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w:t>
            </w:r>
          </w:p>
        </w:tc>
      </w:tr>
    </w:tbl>
    <w:p w14:paraId="786680D8" w14:textId="77777777" w:rsidR="00D052D2" w:rsidRDefault="00000000">
      <w:pPr>
        <w:widowControl/>
        <w:spacing w:before="22"/>
        <w:ind w:left="218"/>
        <w:rPr>
          <w:sz w:val="18"/>
          <w:szCs w:val="18"/>
        </w:rPr>
      </w:pPr>
      <w:r>
        <w:rPr>
          <w:sz w:val="18"/>
          <w:szCs w:val="18"/>
        </w:rPr>
        <w:t>At period-average exchange rates, the difference between changes is $149.0 million.</w:t>
      </w:r>
    </w:p>
    <w:p w14:paraId="0F69E259" w14:textId="77777777" w:rsidR="00D052D2" w:rsidRDefault="00000000">
      <w:pPr>
        <w:widowControl/>
        <w:pBdr>
          <w:top w:val="nil"/>
          <w:left w:val="nil"/>
          <w:bottom w:val="nil"/>
          <w:right w:val="nil"/>
          <w:between w:val="nil"/>
        </w:pBdr>
        <w:spacing w:before="99" w:line="268" w:lineRule="auto"/>
        <w:ind w:left="218" w:right="226"/>
        <w:jc w:val="both"/>
        <w:rPr>
          <w:color w:val="000000"/>
        </w:rPr>
      </w:pPr>
      <w:r>
        <w:rPr>
          <w:rFonts w:eastAsia="Times New Roman"/>
          <w:color w:val="000000"/>
        </w:rPr>
        <w:t>The two readings bracket a range of $114–152 million. The comparative difference is higher because it attributes to the expansion some of the growth in the pre-existing SToDS stream, which grew faster in 2024 ($275M to $389M) than Vietnam’s comparison series; whether that acceleration is attributable to the base expansion or to independent growth in the existing base cannot be resolved with these data.</w:t>
      </w:r>
    </w:p>
    <w:p w14:paraId="6C1D17D1" w14:textId="77777777" w:rsidR="00D052D2" w:rsidRDefault="00000000">
      <w:pPr>
        <w:widowControl/>
        <w:pBdr>
          <w:top w:val="nil"/>
          <w:left w:val="nil"/>
          <w:bottom w:val="nil"/>
          <w:right w:val="nil"/>
          <w:between w:val="nil"/>
        </w:pBdr>
        <w:spacing w:before="99" w:line="268" w:lineRule="auto"/>
        <w:ind w:left="218" w:right="207"/>
        <w:jc w:val="both"/>
        <w:rPr>
          <w:color w:val="000000"/>
        </w:rPr>
      </w:pPr>
      <w:r>
        <w:rPr>
          <w:rFonts w:eastAsia="Times New Roman"/>
          <w:b/>
          <w:bCs/>
          <w:color w:val="000000"/>
        </w:rPr>
        <w:t xml:space="preserve">On inference. </w:t>
      </w:r>
      <w:r>
        <w:rPr>
          <w:rFonts w:eastAsia="Times New Roman"/>
          <w:color w:val="000000"/>
        </w:rPr>
        <w:t xml:space="preserve">An earlier draft reported this estimate as $124 million with a standard error of $8.8 million and p &lt; .001, derived from a quarterly panel reconstructed by linear interpolation between annual totals. That procedure is not sound for inference. Linear interpolation produces a series whose residuals are small by construction, so the resulting standard error reflects the smoothness of the interpolation rather than sampling variability in the underlying data. The genuine panel has four observations across two countries and two years, which leaves no degrees of freedom for a meaningful test. No significance claim is made in this draft. The earlier draft also described the close agreement between the reconstructed estimate and the companion paper’s $114 million as “itself a form of validation”; since both derive from the same annual totals, and since $114 </w:t>
      </w:r>
      <w:r>
        <w:rPr>
          <w:rFonts w:eastAsia="Times New Roman"/>
          <w:color w:val="000000"/>
        </w:rPr>
        <w:lastRenderedPageBreak/>
        <w:t>million is the directly reported LVG figure rather than an independent estimate, that agreement was not evidence of anything and the claim is withdrawn.</w:t>
      </w:r>
    </w:p>
    <w:p w14:paraId="3327A290" w14:textId="77777777" w:rsidR="00D052D2" w:rsidRDefault="00000000">
      <w:pPr>
        <w:widowControl/>
        <w:pBdr>
          <w:top w:val="nil"/>
          <w:left w:val="nil"/>
          <w:bottom w:val="nil"/>
          <w:right w:val="nil"/>
          <w:between w:val="nil"/>
        </w:pBdr>
        <w:spacing w:before="97" w:line="268" w:lineRule="auto"/>
        <w:ind w:left="218" w:right="208"/>
        <w:jc w:val="both"/>
        <w:rPr>
          <w:color w:val="000000"/>
        </w:rPr>
      </w:pPr>
      <w:r>
        <w:rPr>
          <w:rFonts w:eastAsia="Times New Roman"/>
          <w:b/>
          <w:bCs/>
          <w:color w:val="000000"/>
        </w:rPr>
        <w:t xml:space="preserve">Limitations. </w:t>
      </w:r>
      <w:r>
        <w:rPr>
          <w:rFonts w:eastAsia="Times New Roman"/>
          <w:color w:val="000000"/>
        </w:rPr>
        <w:t>Two countries, two years, no pre-trend test. More fundamentally, the two series do not tax the same activity: Malaysia’s LVG regime is a sales tax on imported physical goods below RM500, while Vietnam’s foreign-supplier portal collects VAT and corporate income tax on nonresident digital services. Vietnam’s suitability as a control therefore rests on the absence of a change to its own base over the period, not on the two bases being comparable, and the comparison should be read as bounding rather than identifying the effect. A synthetic control across more ASEAN comparators, a placebo-date test, or a control series drawn from a goods-import regime would each materially strengthen this and are noted as future work in both papers.</w:t>
      </w:r>
    </w:p>
    <w:p w14:paraId="12944F0C" w14:textId="77777777" w:rsidR="00D052D2" w:rsidRDefault="00000000">
      <w:pPr>
        <w:pStyle w:val="Heading1"/>
        <w:widowControl/>
        <w:numPr>
          <w:ilvl w:val="0"/>
          <w:numId w:val="1"/>
        </w:numPr>
        <w:tabs>
          <w:tab w:val="left" w:pos="498"/>
        </w:tabs>
        <w:spacing w:before="98" w:after="0"/>
      </w:pPr>
      <w:r>
        <w:t>Regional calibration</w:t>
      </w:r>
    </w:p>
    <w:p w14:paraId="5EA945F1" w14:textId="77777777" w:rsidR="00D052D2" w:rsidRDefault="00000000">
      <w:pPr>
        <w:keepNext/>
        <w:widowControl/>
        <w:spacing w:before="100" w:after="40"/>
        <w:ind w:left="218"/>
        <w:rPr>
          <w:b/>
          <w:bCs/>
          <w:sz w:val="20"/>
          <w:szCs w:val="20"/>
        </w:rPr>
      </w:pPr>
      <w:r>
        <w:rPr>
          <w:rFonts w:eastAsia="Times New Roman"/>
          <w:b/>
          <w:bCs/>
          <w:sz w:val="19"/>
          <w:szCs w:val="19"/>
        </w:rPr>
        <w:t>Table 8. ASEAN-5 scenario calibration using latest available inputs</w:t>
      </w:r>
    </w:p>
    <w:p w14:paraId="1EED0C70" w14:textId="77777777" w:rsidR="00D052D2" w:rsidRDefault="00D052D2">
      <w:pPr>
        <w:widowControl/>
        <w:pBdr>
          <w:top w:val="nil"/>
          <w:left w:val="nil"/>
          <w:bottom w:val="nil"/>
          <w:right w:val="nil"/>
          <w:between w:val="nil"/>
        </w:pBdr>
        <w:spacing w:before="2" w:line="252" w:lineRule="auto"/>
        <w:jc w:val="both"/>
        <w:rPr>
          <w:b/>
          <w:bCs/>
          <w:color w:val="000000"/>
          <w:sz w:val="11"/>
          <w:szCs w:val="11"/>
        </w:rPr>
      </w:pPr>
    </w:p>
    <w:tbl>
      <w:tblPr>
        <w:tblStyle w:val="a7"/>
        <w:tblW w:w="9650"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0"/>
        <w:gridCol w:w="1930"/>
        <w:gridCol w:w="1930"/>
        <w:gridCol w:w="1930"/>
        <w:gridCol w:w="1930"/>
      </w:tblGrid>
      <w:tr w:rsidR="00D052D2" w14:paraId="4A218239" w14:textId="77777777">
        <w:trPr>
          <w:cantSplit/>
          <w:trHeight w:val="230"/>
          <w:tblHeader/>
        </w:trPr>
        <w:tc>
          <w:tcPr>
            <w:tcW w:w="1930" w:type="dxa"/>
            <w:shd w:val="clear" w:color="auto" w:fill="D9E1F3"/>
            <w:vAlign w:val="center"/>
          </w:tcPr>
          <w:p w14:paraId="0702EF05" w14:textId="77777777" w:rsidR="00D052D2" w:rsidRDefault="00000000">
            <w:pPr>
              <w:pBdr>
                <w:top w:val="nil"/>
                <w:left w:val="nil"/>
                <w:bottom w:val="nil"/>
                <w:right w:val="nil"/>
                <w:between w:val="nil"/>
              </w:pBdr>
              <w:ind w:left="109"/>
              <w:rPr>
                <w:b/>
                <w:bCs/>
                <w:color w:val="000000"/>
                <w:sz w:val="20"/>
                <w:szCs w:val="20"/>
              </w:rPr>
            </w:pPr>
            <w:r>
              <w:rPr>
                <w:rFonts w:eastAsia="Times New Roman"/>
                <w:b/>
                <w:bCs/>
                <w:color w:val="000000"/>
                <w:sz w:val="20"/>
                <w:szCs w:val="20"/>
              </w:rPr>
              <w:t>Country</w:t>
            </w:r>
          </w:p>
        </w:tc>
        <w:tc>
          <w:tcPr>
            <w:tcW w:w="1930" w:type="dxa"/>
            <w:shd w:val="clear" w:color="auto" w:fill="D9E1F3"/>
            <w:vAlign w:val="center"/>
          </w:tcPr>
          <w:p w14:paraId="16984D7D"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Digital GMV</w:t>
            </w:r>
          </w:p>
        </w:tc>
        <w:tc>
          <w:tcPr>
            <w:tcW w:w="1930" w:type="dxa"/>
            <w:shd w:val="clear" w:color="auto" w:fill="D9E1F3"/>
            <w:vAlign w:val="center"/>
          </w:tcPr>
          <w:p w14:paraId="6BE17080"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Platform revenue</w:t>
            </w:r>
          </w:p>
        </w:tc>
        <w:tc>
          <w:tcPr>
            <w:tcW w:w="1930" w:type="dxa"/>
            <w:shd w:val="clear" w:color="auto" w:fill="D9E1F3"/>
            <w:vAlign w:val="center"/>
          </w:tcPr>
          <w:p w14:paraId="42A5D244"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Unbooked GTV</w:t>
            </w:r>
          </w:p>
        </w:tc>
        <w:tc>
          <w:tcPr>
            <w:tcW w:w="1930" w:type="dxa"/>
            <w:shd w:val="clear" w:color="auto" w:fill="D9E1F3"/>
            <w:vAlign w:val="center"/>
          </w:tcPr>
          <w:p w14:paraId="6E80469A" w14:textId="77777777" w:rsidR="00D052D2" w:rsidRDefault="00000000">
            <w:pPr>
              <w:pBdr>
                <w:top w:val="nil"/>
                <w:left w:val="nil"/>
                <w:bottom w:val="nil"/>
                <w:right w:val="nil"/>
                <w:between w:val="nil"/>
              </w:pBdr>
              <w:ind w:left="108"/>
              <w:rPr>
                <w:b/>
                <w:bCs/>
                <w:color w:val="000000"/>
                <w:sz w:val="20"/>
                <w:szCs w:val="20"/>
              </w:rPr>
            </w:pPr>
            <w:r>
              <w:rPr>
                <w:rFonts w:eastAsia="Times New Roman"/>
                <w:b/>
                <w:bCs/>
                <w:color w:val="000000"/>
                <w:sz w:val="20"/>
                <w:szCs w:val="20"/>
              </w:rPr>
              <w:t>Ratio</w:t>
            </w:r>
          </w:p>
        </w:tc>
      </w:tr>
      <w:tr w:rsidR="00D052D2" w14:paraId="421B5A8B" w14:textId="77777777">
        <w:trPr>
          <w:cantSplit/>
          <w:trHeight w:val="231"/>
        </w:trPr>
        <w:tc>
          <w:tcPr>
            <w:tcW w:w="1930" w:type="dxa"/>
            <w:vAlign w:val="center"/>
          </w:tcPr>
          <w:p w14:paraId="028D9D5A"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Indonesia</w:t>
            </w:r>
          </w:p>
        </w:tc>
        <w:tc>
          <w:tcPr>
            <w:tcW w:w="1930" w:type="dxa"/>
            <w:vAlign w:val="center"/>
          </w:tcPr>
          <w:p w14:paraId="0DDA349B"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$71.0B</w:t>
            </w:r>
          </w:p>
        </w:tc>
        <w:tc>
          <w:tcPr>
            <w:tcW w:w="1930" w:type="dxa"/>
            <w:vAlign w:val="center"/>
          </w:tcPr>
          <w:p w14:paraId="0720C68D"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$4.18B</w:t>
            </w:r>
          </w:p>
        </w:tc>
        <w:tc>
          <w:tcPr>
            <w:tcW w:w="1930" w:type="dxa"/>
            <w:vAlign w:val="center"/>
          </w:tcPr>
          <w:p w14:paraId="0F6DC819"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$66.8B</w:t>
            </w:r>
          </w:p>
        </w:tc>
        <w:tc>
          <w:tcPr>
            <w:tcW w:w="1930" w:type="dxa"/>
            <w:vAlign w:val="center"/>
          </w:tcPr>
          <w:p w14:paraId="01A21564"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16.0×</w:t>
            </w:r>
          </w:p>
        </w:tc>
      </w:tr>
      <w:tr w:rsidR="00D052D2" w14:paraId="6BD597E5" w14:textId="77777777">
        <w:trPr>
          <w:cantSplit/>
          <w:trHeight w:val="230"/>
        </w:trPr>
        <w:tc>
          <w:tcPr>
            <w:tcW w:w="1930" w:type="dxa"/>
            <w:vAlign w:val="center"/>
          </w:tcPr>
          <w:p w14:paraId="2E6D6FB3"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Vietnam</w:t>
            </w:r>
          </w:p>
        </w:tc>
        <w:tc>
          <w:tcPr>
            <w:tcW w:w="1930" w:type="dxa"/>
            <w:vAlign w:val="center"/>
          </w:tcPr>
          <w:p w14:paraId="3762E5DE"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$36.0B</w:t>
            </w:r>
          </w:p>
        </w:tc>
        <w:tc>
          <w:tcPr>
            <w:tcW w:w="1930" w:type="dxa"/>
            <w:vAlign w:val="center"/>
          </w:tcPr>
          <w:p w14:paraId="68194632"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$2.12B</w:t>
            </w:r>
          </w:p>
        </w:tc>
        <w:tc>
          <w:tcPr>
            <w:tcW w:w="1930" w:type="dxa"/>
            <w:vAlign w:val="center"/>
          </w:tcPr>
          <w:p w14:paraId="2CA6D01F"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$33.9B</w:t>
            </w:r>
          </w:p>
        </w:tc>
        <w:tc>
          <w:tcPr>
            <w:tcW w:w="1930" w:type="dxa"/>
            <w:vAlign w:val="center"/>
          </w:tcPr>
          <w:p w14:paraId="168AF494"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16.0×</w:t>
            </w:r>
          </w:p>
        </w:tc>
      </w:tr>
      <w:tr w:rsidR="00D052D2" w14:paraId="12417956" w14:textId="77777777">
        <w:trPr>
          <w:cantSplit/>
          <w:trHeight w:val="232"/>
        </w:trPr>
        <w:tc>
          <w:tcPr>
            <w:tcW w:w="1930" w:type="dxa"/>
            <w:vAlign w:val="center"/>
          </w:tcPr>
          <w:p w14:paraId="7C312CFD"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Philippines</w:t>
            </w:r>
          </w:p>
        </w:tc>
        <w:tc>
          <w:tcPr>
            <w:tcW w:w="1930" w:type="dxa"/>
            <w:vAlign w:val="center"/>
          </w:tcPr>
          <w:p w14:paraId="0597EF68"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$31.0B</w:t>
            </w:r>
          </w:p>
        </w:tc>
        <w:tc>
          <w:tcPr>
            <w:tcW w:w="1930" w:type="dxa"/>
            <w:vAlign w:val="center"/>
          </w:tcPr>
          <w:p w14:paraId="30C8283F"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$1.82B</w:t>
            </w:r>
          </w:p>
        </w:tc>
        <w:tc>
          <w:tcPr>
            <w:tcW w:w="1930" w:type="dxa"/>
            <w:vAlign w:val="center"/>
          </w:tcPr>
          <w:p w14:paraId="09BCCCF6"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$29.2B</w:t>
            </w:r>
          </w:p>
        </w:tc>
        <w:tc>
          <w:tcPr>
            <w:tcW w:w="1930" w:type="dxa"/>
            <w:vAlign w:val="center"/>
          </w:tcPr>
          <w:p w14:paraId="2B0FA534"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16.0×</w:t>
            </w:r>
          </w:p>
        </w:tc>
      </w:tr>
      <w:tr w:rsidR="00D052D2" w14:paraId="5AE9BD5F" w14:textId="77777777">
        <w:trPr>
          <w:cantSplit/>
          <w:trHeight w:val="230"/>
        </w:trPr>
        <w:tc>
          <w:tcPr>
            <w:tcW w:w="1930" w:type="dxa"/>
            <w:vAlign w:val="center"/>
          </w:tcPr>
          <w:p w14:paraId="74D8899E"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Thailand</w:t>
            </w:r>
          </w:p>
        </w:tc>
        <w:tc>
          <w:tcPr>
            <w:tcW w:w="1930" w:type="dxa"/>
            <w:vAlign w:val="center"/>
          </w:tcPr>
          <w:p w14:paraId="32246723"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$46.0B</w:t>
            </w:r>
          </w:p>
        </w:tc>
        <w:tc>
          <w:tcPr>
            <w:tcW w:w="1930" w:type="dxa"/>
            <w:vAlign w:val="center"/>
          </w:tcPr>
          <w:p w14:paraId="3995838E"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$2.70B</w:t>
            </w:r>
          </w:p>
        </w:tc>
        <w:tc>
          <w:tcPr>
            <w:tcW w:w="1930" w:type="dxa"/>
            <w:vAlign w:val="center"/>
          </w:tcPr>
          <w:p w14:paraId="37E4B042"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$43.3B</w:t>
            </w:r>
          </w:p>
        </w:tc>
        <w:tc>
          <w:tcPr>
            <w:tcW w:w="1930" w:type="dxa"/>
            <w:vAlign w:val="center"/>
          </w:tcPr>
          <w:p w14:paraId="5B4AAD5D"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16.0×</w:t>
            </w:r>
          </w:p>
        </w:tc>
      </w:tr>
      <w:tr w:rsidR="00D052D2" w14:paraId="701C4AE6" w14:textId="77777777">
        <w:trPr>
          <w:cantSplit/>
          <w:trHeight w:val="231"/>
        </w:trPr>
        <w:tc>
          <w:tcPr>
            <w:tcW w:w="1930" w:type="dxa"/>
            <w:vAlign w:val="center"/>
          </w:tcPr>
          <w:p w14:paraId="5412D7A0"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Malaysia</w:t>
            </w:r>
          </w:p>
        </w:tc>
        <w:tc>
          <w:tcPr>
            <w:tcW w:w="1930" w:type="dxa"/>
            <w:vAlign w:val="center"/>
          </w:tcPr>
          <w:p w14:paraId="71E70776"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$31.0B</w:t>
            </w:r>
          </w:p>
        </w:tc>
        <w:tc>
          <w:tcPr>
            <w:tcW w:w="1930" w:type="dxa"/>
            <w:vAlign w:val="center"/>
          </w:tcPr>
          <w:p w14:paraId="4716411D"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$1.82B</w:t>
            </w:r>
          </w:p>
        </w:tc>
        <w:tc>
          <w:tcPr>
            <w:tcW w:w="1930" w:type="dxa"/>
            <w:vAlign w:val="center"/>
          </w:tcPr>
          <w:p w14:paraId="3BCCCA21"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$29.2B</w:t>
            </w:r>
          </w:p>
        </w:tc>
        <w:tc>
          <w:tcPr>
            <w:tcW w:w="1930" w:type="dxa"/>
            <w:vAlign w:val="center"/>
          </w:tcPr>
          <w:p w14:paraId="3A73309A"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16.0×</w:t>
            </w:r>
          </w:p>
        </w:tc>
      </w:tr>
      <w:tr w:rsidR="00D052D2" w14:paraId="750D08B0" w14:textId="77777777">
        <w:trPr>
          <w:cantSplit/>
          <w:trHeight w:val="230"/>
        </w:trPr>
        <w:tc>
          <w:tcPr>
            <w:tcW w:w="1930" w:type="dxa"/>
            <w:vAlign w:val="center"/>
          </w:tcPr>
          <w:p w14:paraId="08725A49" w14:textId="77777777" w:rsidR="00D052D2" w:rsidRDefault="00000000">
            <w:pPr>
              <w:pBdr>
                <w:top w:val="nil"/>
                <w:left w:val="nil"/>
                <w:bottom w:val="nil"/>
                <w:right w:val="nil"/>
                <w:between w:val="nil"/>
              </w:pBdr>
              <w:ind w:left="109"/>
              <w:rPr>
                <w:color w:val="000000"/>
                <w:sz w:val="20"/>
                <w:szCs w:val="20"/>
              </w:rPr>
            </w:pPr>
            <w:r>
              <w:rPr>
                <w:rFonts w:eastAsia="Times New Roman"/>
                <w:color w:val="000000"/>
                <w:sz w:val="20"/>
                <w:szCs w:val="20"/>
              </w:rPr>
              <w:t>ASEAN-5</w:t>
            </w:r>
          </w:p>
        </w:tc>
        <w:tc>
          <w:tcPr>
            <w:tcW w:w="1930" w:type="dxa"/>
            <w:vAlign w:val="center"/>
          </w:tcPr>
          <w:p w14:paraId="25FE5865"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$215B</w:t>
            </w:r>
          </w:p>
        </w:tc>
        <w:tc>
          <w:tcPr>
            <w:tcW w:w="1930" w:type="dxa"/>
            <w:vAlign w:val="center"/>
          </w:tcPr>
          <w:p w14:paraId="2991E52C"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$12.64B</w:t>
            </w:r>
          </w:p>
        </w:tc>
        <w:tc>
          <w:tcPr>
            <w:tcW w:w="1930" w:type="dxa"/>
            <w:vAlign w:val="center"/>
          </w:tcPr>
          <w:p w14:paraId="5D119197"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$202B</w:t>
            </w:r>
          </w:p>
        </w:tc>
        <w:tc>
          <w:tcPr>
            <w:tcW w:w="1930" w:type="dxa"/>
            <w:vAlign w:val="center"/>
          </w:tcPr>
          <w:p w14:paraId="060B2813" w14:textId="77777777" w:rsidR="00D052D2" w:rsidRDefault="00000000">
            <w:pPr>
              <w:pBdr>
                <w:top w:val="nil"/>
                <w:left w:val="nil"/>
                <w:bottom w:val="nil"/>
                <w:right w:val="nil"/>
                <w:between w:val="nil"/>
              </w:pBdr>
              <w:ind w:left="108"/>
              <w:rPr>
                <w:color w:val="000000"/>
                <w:sz w:val="20"/>
                <w:szCs w:val="20"/>
              </w:rPr>
            </w:pPr>
            <w:r>
              <w:rPr>
                <w:rFonts w:eastAsia="Times New Roman"/>
                <w:color w:val="000000"/>
                <w:sz w:val="20"/>
                <w:szCs w:val="20"/>
              </w:rPr>
              <w:t>16.0×</w:t>
            </w:r>
          </w:p>
        </w:tc>
      </w:tr>
    </w:tbl>
    <w:p w14:paraId="10133317" w14:textId="77777777" w:rsidR="00D052D2" w:rsidRDefault="00000000">
      <w:pPr>
        <w:widowControl/>
        <w:spacing w:before="2"/>
        <w:ind w:left="218" w:right="636"/>
        <w:rPr>
          <w:sz w:val="18"/>
          <w:szCs w:val="18"/>
        </w:rPr>
      </w:pPr>
      <w:r>
        <w:rPr>
          <w:sz w:val="18"/>
          <w:szCs w:val="18"/>
        </w:rPr>
        <w:t>The four non-Indonesian rows apply the same 5.88% retained share. Their identical ratios are arithmetic, not an empirical cross-country regularity.</w:t>
      </w:r>
    </w:p>
    <w:p w14:paraId="4B9BA33D" w14:textId="77777777" w:rsidR="00D052D2" w:rsidRDefault="00000000">
      <w:pPr>
        <w:widowControl/>
        <w:pBdr>
          <w:top w:val="nil"/>
          <w:left w:val="nil"/>
          <w:bottom w:val="nil"/>
          <w:right w:val="nil"/>
          <w:between w:val="nil"/>
        </w:pBdr>
        <w:spacing w:before="99" w:line="268" w:lineRule="auto"/>
        <w:ind w:left="218" w:right="212"/>
        <w:jc w:val="both"/>
        <w:rPr>
          <w:color w:val="000000"/>
        </w:rPr>
      </w:pPr>
      <w:r>
        <w:rPr>
          <w:rFonts w:eastAsia="Times New Roman"/>
          <w:color w:val="000000"/>
        </w:rPr>
        <w:t>Four of these five country figures — Vietnam, Philippines, Thailand, and Malaysia — apply the same 5.88% blended take rate measured from Indonesia to each country’s own GMV. They are calibrated rescalings, not independent country-level measurements. Every row is therefore exactly 16.0× by construction: the ratio is a deterministic function of the single assumed take rate, and the apparent agreement across countries is arithmetic rather than an empirical finding. Only Indonesia is grounded in platform-level financial data, and only Malaysia has an independent policy check (Section 6). The regional dollar total should be read as an order-of-magnitude estimate anchored on one directly measured country.</w:t>
      </w:r>
    </w:p>
    <w:p w14:paraId="2CD2499B" w14:textId="77777777" w:rsidR="00D052D2" w:rsidRDefault="00000000">
      <w:pPr>
        <w:widowControl/>
        <w:pBdr>
          <w:top w:val="nil"/>
          <w:left w:val="nil"/>
          <w:bottom w:val="nil"/>
          <w:right w:val="nil"/>
          <w:between w:val="nil"/>
        </w:pBdr>
        <w:spacing w:before="98" w:line="252" w:lineRule="auto"/>
        <w:ind w:left="218"/>
        <w:jc w:val="both"/>
        <w:rPr>
          <w:color w:val="000000"/>
        </w:rPr>
      </w:pPr>
      <w:r>
        <w:rPr>
          <w:rFonts w:eastAsia="Times New Roman"/>
          <w:color w:val="000000"/>
        </w:rPr>
        <w:t>This calibration is not a single-year, single-scope regional estimate, and should not be read as one. Indonesia’s $71.0B enters Table 8 as the three-platform GTV measured for 2023 (Table 3); the other four countries enter at their 2024 economy-wide digital GMV, since no comparable three-platform figure exists for those markets.</w:t>
      </w:r>
    </w:p>
    <w:p w14:paraId="1A5E8F1C" w14:textId="77777777" w:rsidR="00D052D2" w:rsidRDefault="00000000">
      <w:pPr>
        <w:widowControl/>
        <w:pBdr>
          <w:top w:val="nil"/>
          <w:left w:val="nil"/>
          <w:bottom w:val="nil"/>
          <w:right w:val="nil"/>
          <w:between w:val="nil"/>
        </w:pBdr>
        <w:spacing w:before="80" w:line="268" w:lineRule="auto"/>
        <w:ind w:left="218" w:right="228"/>
        <w:jc w:val="both"/>
        <w:rPr>
          <w:color w:val="000000"/>
        </w:rPr>
      </w:pPr>
      <w:r>
        <w:rPr>
          <w:rFonts w:eastAsia="Times New Roman"/>
          <w:color w:val="000000"/>
        </w:rPr>
        <w:t>The $215B/$202B totals are consequently a scenario calibration—what the wedge would be if Indonesia’s blended take rate applied to each country’s most recently reported digital-economy size—rather than a same-year, same-scope regional measurement. The paper’s directly supported empirical result is the $66.8B Indonesia figure (Table 3); the ASEAN-5 total should be read as an order-of-magnitude scenario built on that base, not as a fifth independently measured data point.</w:t>
      </w:r>
    </w:p>
    <w:p w14:paraId="38A4E9CF" w14:textId="77777777" w:rsidR="00D052D2" w:rsidRDefault="00000000">
      <w:pPr>
        <w:pStyle w:val="Heading2"/>
        <w:widowControl/>
        <w:numPr>
          <w:ilvl w:val="1"/>
          <w:numId w:val="1"/>
        </w:numPr>
        <w:tabs>
          <w:tab w:val="left" w:pos="578"/>
        </w:tabs>
        <w:spacing w:before="179" w:after="0"/>
      </w:pPr>
      <w:r>
        <w:t>Cross-check against published tax collections</w:t>
      </w:r>
    </w:p>
    <w:p w14:paraId="29AA6C5D" w14:textId="77777777" w:rsidR="00D052D2" w:rsidRDefault="00000000">
      <w:pPr>
        <w:widowControl/>
        <w:pBdr>
          <w:top w:val="nil"/>
          <w:left w:val="nil"/>
          <w:bottom w:val="nil"/>
          <w:right w:val="nil"/>
          <w:between w:val="nil"/>
        </w:pBdr>
        <w:spacing w:before="60" w:line="268" w:lineRule="auto"/>
        <w:ind w:left="218" w:right="236"/>
        <w:jc w:val="both"/>
        <w:rPr>
          <w:color w:val="000000"/>
        </w:rPr>
      </w:pPr>
      <w:r>
        <w:rPr>
          <w:rFonts w:eastAsia="Times New Roman"/>
          <w:color w:val="000000"/>
        </w:rPr>
        <w:t>If the wedge estimates are roughly right, then observed digital tax collections should represent a small single-digit percentage of them. Table 9 reports that comparison for the three countries with published collection figures.</w:t>
      </w:r>
    </w:p>
    <w:p w14:paraId="0A0BEE2D" w14:textId="77777777" w:rsidR="00D052D2" w:rsidRDefault="00000000">
      <w:pPr>
        <w:keepNext/>
        <w:widowControl/>
        <w:spacing w:before="100" w:after="40"/>
        <w:ind w:left="218"/>
        <w:jc w:val="both"/>
        <w:rPr>
          <w:b/>
          <w:bCs/>
          <w:sz w:val="20"/>
          <w:szCs w:val="20"/>
        </w:rPr>
      </w:pPr>
      <w:r>
        <w:rPr>
          <w:rFonts w:eastAsia="Times New Roman"/>
          <w:b/>
          <w:bCs/>
          <w:sz w:val="19"/>
          <w:szCs w:val="19"/>
        </w:rPr>
        <w:t>Table 9. Published collections relative to the calibrated wedge</w:t>
      </w:r>
    </w:p>
    <w:p w14:paraId="06BCE548" w14:textId="77777777" w:rsidR="00D052D2" w:rsidRDefault="00D052D2">
      <w:pPr>
        <w:widowControl/>
        <w:pBdr>
          <w:top w:val="nil"/>
          <w:left w:val="nil"/>
          <w:bottom w:val="nil"/>
          <w:right w:val="nil"/>
          <w:between w:val="nil"/>
        </w:pBdr>
        <w:spacing w:before="2" w:after="1" w:line="252" w:lineRule="auto"/>
        <w:jc w:val="both"/>
        <w:rPr>
          <w:b/>
          <w:bCs/>
          <w:color w:val="000000"/>
          <w:sz w:val="11"/>
          <w:szCs w:val="11"/>
        </w:rPr>
      </w:pPr>
    </w:p>
    <w:tbl>
      <w:tblPr>
        <w:tblStyle w:val="a8"/>
        <w:tblW w:w="9648"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2412"/>
        <w:gridCol w:w="2412"/>
        <w:gridCol w:w="2412"/>
      </w:tblGrid>
      <w:tr w:rsidR="00D052D2" w14:paraId="5B52A486" w14:textId="77777777">
        <w:trPr>
          <w:cantSplit/>
          <w:trHeight w:val="462"/>
          <w:tblHeader/>
        </w:trPr>
        <w:tc>
          <w:tcPr>
            <w:tcW w:w="2412" w:type="dxa"/>
            <w:shd w:val="clear" w:color="auto" w:fill="D9E1F3"/>
            <w:vAlign w:val="center"/>
          </w:tcPr>
          <w:p w14:paraId="17B49FB9"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Country</w:t>
            </w:r>
          </w:p>
        </w:tc>
        <w:tc>
          <w:tcPr>
            <w:tcW w:w="2412" w:type="dxa"/>
            <w:shd w:val="clear" w:color="auto" w:fill="D9E1F3"/>
            <w:vAlign w:val="center"/>
          </w:tcPr>
          <w:p w14:paraId="07604843"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Unbooked GTV</w:t>
            </w:r>
          </w:p>
        </w:tc>
        <w:tc>
          <w:tcPr>
            <w:tcW w:w="2412" w:type="dxa"/>
            <w:shd w:val="clear" w:color="auto" w:fill="D9E1F3"/>
            <w:vAlign w:val="center"/>
          </w:tcPr>
          <w:p w14:paraId="13C0F3D5"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Tax revenue</w:t>
            </w:r>
          </w:p>
        </w:tc>
        <w:tc>
          <w:tcPr>
            <w:tcW w:w="2412" w:type="dxa"/>
            <w:shd w:val="clear" w:color="auto" w:fill="D9E1F3"/>
            <w:vAlign w:val="center"/>
          </w:tcPr>
          <w:p w14:paraId="6C56DC69"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Collections / calibrated wedge</w:t>
            </w:r>
          </w:p>
        </w:tc>
      </w:tr>
      <w:tr w:rsidR="00D052D2" w14:paraId="35A4B71E" w14:textId="77777777">
        <w:trPr>
          <w:cantSplit/>
          <w:trHeight w:val="230"/>
        </w:trPr>
        <w:tc>
          <w:tcPr>
            <w:tcW w:w="2412" w:type="dxa"/>
            <w:vAlign w:val="center"/>
          </w:tcPr>
          <w:p w14:paraId="0C7E969A"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Indonesia</w:t>
            </w:r>
          </w:p>
        </w:tc>
        <w:tc>
          <w:tcPr>
            <w:tcW w:w="2412" w:type="dxa"/>
            <w:vAlign w:val="center"/>
          </w:tcPr>
          <w:p w14:paraId="6F645754"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$66.8B</w:t>
            </w:r>
          </w:p>
        </w:tc>
        <w:tc>
          <w:tcPr>
            <w:tcW w:w="2412" w:type="dxa"/>
            <w:vAlign w:val="center"/>
          </w:tcPr>
          <w:p w14:paraId="777712FF"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$0.825B</w:t>
            </w:r>
          </w:p>
        </w:tc>
        <w:tc>
          <w:tcPr>
            <w:tcW w:w="2412" w:type="dxa"/>
            <w:vAlign w:val="center"/>
          </w:tcPr>
          <w:p w14:paraId="2E20A69E"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1.23%</w:t>
            </w:r>
          </w:p>
        </w:tc>
      </w:tr>
      <w:tr w:rsidR="00D052D2" w14:paraId="4F6F1A16" w14:textId="77777777">
        <w:trPr>
          <w:cantSplit/>
          <w:trHeight w:val="232"/>
        </w:trPr>
        <w:tc>
          <w:tcPr>
            <w:tcW w:w="2412" w:type="dxa"/>
            <w:vAlign w:val="center"/>
          </w:tcPr>
          <w:p w14:paraId="0B11CAD3"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Malaysia</w:t>
            </w:r>
          </w:p>
        </w:tc>
        <w:tc>
          <w:tcPr>
            <w:tcW w:w="2412" w:type="dxa"/>
            <w:vAlign w:val="center"/>
          </w:tcPr>
          <w:p w14:paraId="449EBAB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$29.2B</w:t>
            </w:r>
          </w:p>
        </w:tc>
        <w:tc>
          <w:tcPr>
            <w:tcW w:w="2412" w:type="dxa"/>
            <w:vAlign w:val="center"/>
          </w:tcPr>
          <w:p w14:paraId="186E1C48"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$0.503B</w:t>
            </w:r>
          </w:p>
        </w:tc>
        <w:tc>
          <w:tcPr>
            <w:tcW w:w="2412" w:type="dxa"/>
            <w:vAlign w:val="center"/>
          </w:tcPr>
          <w:p w14:paraId="533FBE2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1.72%</w:t>
            </w:r>
          </w:p>
        </w:tc>
      </w:tr>
      <w:tr w:rsidR="00D052D2" w14:paraId="58CAB72B" w14:textId="77777777">
        <w:trPr>
          <w:cantSplit/>
          <w:trHeight w:val="229"/>
        </w:trPr>
        <w:tc>
          <w:tcPr>
            <w:tcW w:w="2412" w:type="dxa"/>
            <w:vAlign w:val="center"/>
          </w:tcPr>
          <w:p w14:paraId="7448AD1C"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Vietnam</w:t>
            </w:r>
          </w:p>
        </w:tc>
        <w:tc>
          <w:tcPr>
            <w:tcW w:w="2412" w:type="dxa"/>
            <w:vAlign w:val="center"/>
          </w:tcPr>
          <w:p w14:paraId="2325F353"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$33.9B</w:t>
            </w:r>
          </w:p>
        </w:tc>
        <w:tc>
          <w:tcPr>
            <w:tcW w:w="2412" w:type="dxa"/>
            <w:vAlign w:val="center"/>
          </w:tcPr>
          <w:p w14:paraId="01F47D37"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$0.376B</w:t>
            </w:r>
          </w:p>
        </w:tc>
        <w:tc>
          <w:tcPr>
            <w:tcW w:w="2412" w:type="dxa"/>
            <w:vAlign w:val="center"/>
          </w:tcPr>
          <w:p w14:paraId="1B745417"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1.11%</w:t>
            </w:r>
          </w:p>
        </w:tc>
      </w:tr>
    </w:tbl>
    <w:p w14:paraId="73E1E208" w14:textId="77777777" w:rsidR="00D052D2" w:rsidRDefault="00000000">
      <w:pPr>
        <w:widowControl/>
        <w:spacing w:before="1"/>
        <w:ind w:left="218"/>
        <w:jc w:val="both"/>
        <w:rPr>
          <w:sz w:val="18"/>
          <w:szCs w:val="18"/>
        </w:rPr>
      </w:pPr>
      <w:r>
        <w:rPr>
          <w:sz w:val="18"/>
          <w:szCs w:val="18"/>
        </w:rPr>
        <w:t>These are descriptive ratios across differently defined tax bases; they are not validation tests of the full regional estimate.</w:t>
      </w:r>
    </w:p>
    <w:p w14:paraId="3BA93EF3" w14:textId="77777777" w:rsidR="00D052D2" w:rsidRDefault="00000000">
      <w:pPr>
        <w:pStyle w:val="Heading1"/>
        <w:widowControl/>
        <w:numPr>
          <w:ilvl w:val="0"/>
          <w:numId w:val="1"/>
        </w:numPr>
        <w:tabs>
          <w:tab w:val="left" w:pos="498"/>
        </w:tabs>
        <w:spacing w:before="46" w:after="0"/>
        <w:jc w:val="both"/>
      </w:pPr>
      <w:r>
        <w:lastRenderedPageBreak/>
        <w:t>Do investors respond to the size of the Invisible Ledger?</w:t>
      </w:r>
    </w:p>
    <w:p w14:paraId="66E0B56F" w14:textId="77777777" w:rsidR="00D052D2" w:rsidRDefault="00000000">
      <w:pPr>
        <w:pStyle w:val="Heading2"/>
        <w:widowControl/>
        <w:numPr>
          <w:ilvl w:val="1"/>
          <w:numId w:val="1"/>
        </w:numPr>
        <w:tabs>
          <w:tab w:val="left" w:pos="578"/>
        </w:tabs>
        <w:spacing w:before="180" w:after="0"/>
      </w:pPr>
      <w:r>
        <w:t>Design</w:t>
      </w:r>
    </w:p>
    <w:p w14:paraId="559D5643" w14:textId="77777777" w:rsidR="00D052D2" w:rsidRDefault="00000000">
      <w:pPr>
        <w:widowControl/>
        <w:pBdr>
          <w:top w:val="nil"/>
          <w:left w:val="nil"/>
          <w:bottom w:val="nil"/>
          <w:right w:val="nil"/>
          <w:between w:val="nil"/>
        </w:pBdr>
        <w:spacing w:before="59" w:line="268" w:lineRule="auto"/>
        <w:ind w:left="218" w:right="207"/>
        <w:jc w:val="both"/>
        <w:rPr>
          <w:color w:val="000000"/>
        </w:rPr>
      </w:pPr>
      <w:r>
        <w:rPr>
          <w:rFonts w:eastAsia="Times New Roman"/>
          <w:color w:val="000000"/>
        </w:rPr>
        <w:t>If a larger wedge between GMV and booked revenue represents value investors are not pricing—an option on future monetization, evidence of understated scale, or information the market has not absorbed—it should show up as an abnormal price reaction when that quarter’s ecosystem ratio becomes public. Earnings announcements are the natural test point: the ratio is not disclosed continuously, so an announcement date is the one moment each quarter when it becomes observable.</w:t>
      </w:r>
    </w:p>
    <w:p w14:paraId="10033A9C" w14:textId="77777777" w:rsidR="00D052D2" w:rsidRDefault="00000000">
      <w:pPr>
        <w:widowControl/>
        <w:pBdr>
          <w:top w:val="nil"/>
          <w:left w:val="nil"/>
          <w:bottom w:val="nil"/>
          <w:right w:val="nil"/>
          <w:between w:val="nil"/>
        </w:pBdr>
        <w:spacing w:before="99" w:line="268" w:lineRule="auto"/>
        <w:ind w:left="218" w:right="203"/>
        <w:jc w:val="both"/>
        <w:rPr>
          <w:color w:val="000000"/>
        </w:rPr>
      </w:pPr>
      <w:r>
        <w:rPr>
          <w:rFonts w:eastAsia="Times New Roman"/>
          <w:color w:val="000000"/>
        </w:rPr>
        <w:t>The test is a market-adjusted event study, the simplest specification defensible at this sample size. Abnormal return is the platform’s daily return less the matched index return (NASDAQ for Grab, JCI for GoTo, SPX for Sea, matched by primary listing venue); the cumulative abnormal return (CAR) sums this over the trading day before, of, and after the announcement date. The ecosystem ratio is tested in two forms: its level, and its quarter-over-quarter percentage change, since “a larger ledger” is arguably a statement about growth in the wedge rather than a static size.</w:t>
      </w:r>
    </w:p>
    <w:p w14:paraId="66EC2638" w14:textId="77777777" w:rsidR="00D052D2" w:rsidRDefault="00000000">
      <w:pPr>
        <w:widowControl/>
        <w:pBdr>
          <w:top w:val="nil"/>
          <w:left w:val="nil"/>
          <w:bottom w:val="nil"/>
          <w:right w:val="nil"/>
          <w:between w:val="nil"/>
        </w:pBdr>
        <w:spacing w:before="98" w:line="268" w:lineRule="auto"/>
        <w:ind w:left="218" w:right="210"/>
        <w:jc w:val="both"/>
        <w:rPr>
          <w:color w:val="000000"/>
        </w:rPr>
      </w:pPr>
      <w:r>
        <w:rPr>
          <w:rFonts w:eastAsia="Times New Roman"/>
          <w:color w:val="000000"/>
        </w:rPr>
        <w:t>A quarter is coded as guidance-contaminated when the same earnings release also revises forward guidance or announces another major concurrent event (M&amp;A, capital raise, restructuring); these quarters are flagged in the underlying panel and reported both included and excluded, since a same-day guidance change confounds the price reaction the event study is trying to isolate.</w:t>
      </w:r>
    </w:p>
    <w:p w14:paraId="0C83315A" w14:textId="77777777" w:rsidR="00D052D2" w:rsidRDefault="00000000">
      <w:pPr>
        <w:widowControl/>
        <w:pBdr>
          <w:top w:val="nil"/>
          <w:left w:val="nil"/>
          <w:bottom w:val="nil"/>
          <w:right w:val="nil"/>
          <w:between w:val="nil"/>
        </w:pBdr>
        <w:spacing w:before="98" w:line="268" w:lineRule="auto"/>
        <w:ind w:left="218" w:right="228"/>
        <w:jc w:val="both"/>
        <w:rPr>
          <w:color w:val="000000"/>
        </w:rPr>
      </w:pPr>
      <w:r>
        <w:rPr>
          <w:rFonts w:eastAsia="Times New Roman"/>
          <w:color w:val="000000"/>
        </w:rPr>
        <w:t>At n=35, this cannot support a factor-model event study or meaningful subgroup significance testing. What it can support is a first read on sign and rough magnitude—informative, not decisive, and not claimed as more than that.</w:t>
      </w:r>
    </w:p>
    <w:p w14:paraId="2008F89A" w14:textId="77777777" w:rsidR="00D052D2" w:rsidRDefault="00000000">
      <w:pPr>
        <w:pStyle w:val="Heading2"/>
        <w:widowControl/>
        <w:numPr>
          <w:ilvl w:val="1"/>
          <w:numId w:val="1"/>
        </w:numPr>
        <w:tabs>
          <w:tab w:val="left" w:pos="578"/>
        </w:tabs>
        <w:spacing w:before="61" w:after="0"/>
      </w:pPr>
      <w:r>
        <w:t>Results</w:t>
      </w:r>
    </w:p>
    <w:p w14:paraId="1335FA8C" w14:textId="77777777" w:rsidR="00D052D2" w:rsidRDefault="00000000">
      <w:pPr>
        <w:keepNext/>
        <w:widowControl/>
        <w:spacing w:before="100" w:after="40"/>
        <w:ind w:left="218"/>
        <w:rPr>
          <w:b/>
          <w:bCs/>
          <w:sz w:val="20"/>
          <w:szCs w:val="20"/>
        </w:rPr>
      </w:pPr>
      <w:r>
        <w:rPr>
          <w:rFonts w:eastAsia="Times New Roman"/>
          <w:b/>
          <w:bCs/>
          <w:sz w:val="19"/>
          <w:szCs w:val="19"/>
        </w:rPr>
        <w:t>Table 10. Correlation between the ecosystem ratio and 3-day cumulative abnormal returns</w:t>
      </w:r>
    </w:p>
    <w:p w14:paraId="18D99518" w14:textId="77777777" w:rsidR="00D052D2" w:rsidRDefault="00D052D2">
      <w:pPr>
        <w:widowControl/>
        <w:pBdr>
          <w:top w:val="nil"/>
          <w:left w:val="nil"/>
          <w:bottom w:val="nil"/>
          <w:right w:val="nil"/>
          <w:between w:val="nil"/>
        </w:pBdr>
        <w:spacing w:before="2" w:line="252" w:lineRule="auto"/>
        <w:jc w:val="both"/>
        <w:rPr>
          <w:b/>
          <w:bCs/>
          <w:color w:val="000000"/>
          <w:sz w:val="11"/>
          <w:szCs w:val="11"/>
        </w:rPr>
      </w:pPr>
    </w:p>
    <w:tbl>
      <w:tblPr>
        <w:tblStyle w:val="a9"/>
        <w:tblW w:w="9648"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98"/>
        <w:gridCol w:w="1200"/>
        <w:gridCol w:w="2950"/>
      </w:tblGrid>
      <w:tr w:rsidR="00D052D2" w14:paraId="5E5777DC" w14:textId="77777777">
        <w:trPr>
          <w:cantSplit/>
          <w:trHeight w:val="230"/>
          <w:tblHeader/>
        </w:trPr>
        <w:tc>
          <w:tcPr>
            <w:tcW w:w="5498" w:type="dxa"/>
            <w:shd w:val="clear" w:color="auto" w:fill="D9E1F3"/>
            <w:vAlign w:val="center"/>
          </w:tcPr>
          <w:p w14:paraId="6E397117"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Specification</w:t>
            </w:r>
          </w:p>
        </w:tc>
        <w:tc>
          <w:tcPr>
            <w:tcW w:w="1200" w:type="dxa"/>
            <w:shd w:val="clear" w:color="auto" w:fill="D9E1F3"/>
            <w:vAlign w:val="center"/>
          </w:tcPr>
          <w:p w14:paraId="2CB4621D"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N</w:t>
            </w:r>
          </w:p>
        </w:tc>
        <w:tc>
          <w:tcPr>
            <w:tcW w:w="2950" w:type="dxa"/>
            <w:shd w:val="clear" w:color="auto" w:fill="D9E1F3"/>
            <w:vAlign w:val="center"/>
          </w:tcPr>
          <w:p w14:paraId="1F24B599" w14:textId="77777777" w:rsidR="00D052D2" w:rsidRDefault="00000000">
            <w:pPr>
              <w:pBdr>
                <w:top w:val="nil"/>
                <w:left w:val="nil"/>
                <w:bottom w:val="nil"/>
                <w:right w:val="nil"/>
                <w:between w:val="nil"/>
              </w:pBdr>
              <w:ind w:left="110"/>
              <w:rPr>
                <w:b/>
                <w:bCs/>
                <w:color w:val="000000"/>
                <w:sz w:val="20"/>
                <w:szCs w:val="20"/>
              </w:rPr>
            </w:pPr>
            <w:r>
              <w:rPr>
                <w:rFonts w:eastAsia="Times New Roman"/>
                <w:b/>
                <w:bCs/>
                <w:color w:val="000000"/>
                <w:sz w:val="20"/>
                <w:szCs w:val="20"/>
              </w:rPr>
              <w:t>Correlation</w:t>
            </w:r>
          </w:p>
        </w:tc>
      </w:tr>
      <w:tr w:rsidR="00D052D2" w14:paraId="08543653" w14:textId="77777777">
        <w:trPr>
          <w:cantSplit/>
          <w:trHeight w:val="232"/>
        </w:trPr>
        <w:tc>
          <w:tcPr>
            <w:tcW w:w="5498" w:type="dxa"/>
            <w:shd w:val="clear" w:color="auto" w:fill="D9E1F3"/>
            <w:vAlign w:val="center"/>
          </w:tcPr>
          <w:p w14:paraId="5C9E257C"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Level, all observations</w:t>
            </w:r>
          </w:p>
        </w:tc>
        <w:tc>
          <w:tcPr>
            <w:tcW w:w="1200" w:type="dxa"/>
            <w:shd w:val="clear" w:color="auto" w:fill="D9E1F3"/>
            <w:vAlign w:val="center"/>
          </w:tcPr>
          <w:p w14:paraId="3A10FBD6"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35</w:t>
            </w:r>
          </w:p>
        </w:tc>
        <w:tc>
          <w:tcPr>
            <w:tcW w:w="2950" w:type="dxa"/>
            <w:shd w:val="clear" w:color="auto" w:fill="D9E1F3"/>
            <w:vAlign w:val="center"/>
          </w:tcPr>
          <w:p w14:paraId="389A08E6"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0.099</w:t>
            </w:r>
          </w:p>
        </w:tc>
      </w:tr>
      <w:tr w:rsidR="00D052D2" w14:paraId="178C4F07" w14:textId="77777777">
        <w:trPr>
          <w:cantSplit/>
          <w:trHeight w:val="230"/>
        </w:trPr>
        <w:tc>
          <w:tcPr>
            <w:tcW w:w="5498" w:type="dxa"/>
            <w:shd w:val="clear" w:color="auto" w:fill="D9E1F3"/>
            <w:vAlign w:val="center"/>
          </w:tcPr>
          <w:p w14:paraId="21B4CEAB"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Level, excluding guidance-contaminated quarters</w:t>
            </w:r>
          </w:p>
        </w:tc>
        <w:tc>
          <w:tcPr>
            <w:tcW w:w="1200" w:type="dxa"/>
            <w:shd w:val="clear" w:color="auto" w:fill="D9E1F3"/>
            <w:vAlign w:val="center"/>
          </w:tcPr>
          <w:p w14:paraId="306938A9"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23</w:t>
            </w:r>
          </w:p>
        </w:tc>
        <w:tc>
          <w:tcPr>
            <w:tcW w:w="2950" w:type="dxa"/>
            <w:shd w:val="clear" w:color="auto" w:fill="D9E1F3"/>
            <w:vAlign w:val="center"/>
          </w:tcPr>
          <w:p w14:paraId="4FAF6A4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0.094</w:t>
            </w:r>
          </w:p>
        </w:tc>
      </w:tr>
      <w:tr w:rsidR="00D052D2" w14:paraId="03AC473D" w14:textId="77777777">
        <w:trPr>
          <w:cantSplit/>
          <w:trHeight w:val="232"/>
        </w:trPr>
        <w:tc>
          <w:tcPr>
            <w:tcW w:w="5498" w:type="dxa"/>
            <w:shd w:val="clear" w:color="auto" w:fill="D9E1F3"/>
            <w:vAlign w:val="center"/>
          </w:tcPr>
          <w:p w14:paraId="7CC08C57"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QoQ change, all observations</w:t>
            </w:r>
          </w:p>
        </w:tc>
        <w:tc>
          <w:tcPr>
            <w:tcW w:w="1200" w:type="dxa"/>
            <w:shd w:val="clear" w:color="auto" w:fill="D9E1F3"/>
            <w:vAlign w:val="center"/>
          </w:tcPr>
          <w:p w14:paraId="01D4ECC8"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32</w:t>
            </w:r>
          </w:p>
        </w:tc>
        <w:tc>
          <w:tcPr>
            <w:tcW w:w="2950" w:type="dxa"/>
            <w:shd w:val="clear" w:color="auto" w:fill="D9E1F3"/>
            <w:vAlign w:val="center"/>
          </w:tcPr>
          <w:p w14:paraId="608C5BD8" w14:textId="77777777" w:rsidR="00D052D2" w:rsidRDefault="00000000">
            <w:pPr>
              <w:pBdr>
                <w:top w:val="nil"/>
                <w:left w:val="nil"/>
                <w:bottom w:val="nil"/>
                <w:right w:val="nil"/>
                <w:between w:val="nil"/>
              </w:pBdr>
              <w:ind w:left="110"/>
              <w:rPr>
                <w:color w:val="000000"/>
                <w:sz w:val="20"/>
                <w:szCs w:val="20"/>
              </w:rPr>
            </w:pPr>
            <w:r>
              <w:rPr>
                <w:rFonts w:ascii="Gungsuh" w:eastAsia="Gungsuh" w:hAnsi="Gungsuh" w:cs="Gungsuh"/>
                <w:color w:val="000000"/>
                <w:sz w:val="20"/>
                <w:szCs w:val="20"/>
              </w:rPr>
              <w:t>−0.011</w:t>
            </w:r>
          </w:p>
        </w:tc>
      </w:tr>
      <w:tr w:rsidR="00D052D2" w14:paraId="57EEBD13" w14:textId="77777777">
        <w:trPr>
          <w:cantSplit/>
          <w:trHeight w:val="230"/>
        </w:trPr>
        <w:tc>
          <w:tcPr>
            <w:tcW w:w="5498" w:type="dxa"/>
            <w:shd w:val="clear" w:color="auto" w:fill="D9E1F3"/>
            <w:vAlign w:val="center"/>
          </w:tcPr>
          <w:p w14:paraId="0335AA8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QoQ change, excluding contaminated</w:t>
            </w:r>
          </w:p>
        </w:tc>
        <w:tc>
          <w:tcPr>
            <w:tcW w:w="1200" w:type="dxa"/>
            <w:shd w:val="clear" w:color="auto" w:fill="D9E1F3"/>
            <w:vAlign w:val="center"/>
          </w:tcPr>
          <w:p w14:paraId="3CDAEB4F"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21</w:t>
            </w:r>
          </w:p>
        </w:tc>
        <w:tc>
          <w:tcPr>
            <w:tcW w:w="2950" w:type="dxa"/>
            <w:shd w:val="clear" w:color="auto" w:fill="D9E1F3"/>
            <w:vAlign w:val="center"/>
          </w:tcPr>
          <w:p w14:paraId="35820461" w14:textId="77777777" w:rsidR="00D052D2" w:rsidRDefault="00000000">
            <w:pPr>
              <w:pBdr>
                <w:top w:val="nil"/>
                <w:left w:val="nil"/>
                <w:bottom w:val="nil"/>
                <w:right w:val="nil"/>
                <w:between w:val="nil"/>
              </w:pBdr>
              <w:ind w:left="110"/>
              <w:rPr>
                <w:color w:val="000000"/>
                <w:sz w:val="20"/>
                <w:szCs w:val="20"/>
              </w:rPr>
            </w:pPr>
            <w:r>
              <w:rPr>
                <w:rFonts w:ascii="Gungsuh" w:eastAsia="Gungsuh" w:hAnsi="Gungsuh" w:cs="Gungsuh"/>
                <w:color w:val="000000"/>
                <w:sz w:val="20"/>
                <w:szCs w:val="20"/>
              </w:rPr>
              <w:t>−0.085</w:t>
            </w:r>
          </w:p>
        </w:tc>
      </w:tr>
      <w:tr w:rsidR="00D052D2" w14:paraId="535CC4BA" w14:textId="77777777">
        <w:trPr>
          <w:cantSplit/>
          <w:trHeight w:val="232"/>
        </w:trPr>
        <w:tc>
          <w:tcPr>
            <w:tcW w:w="5498" w:type="dxa"/>
            <w:shd w:val="clear" w:color="auto" w:fill="D9E1F3"/>
            <w:vAlign w:val="center"/>
          </w:tcPr>
          <w:p w14:paraId="7CD878CF"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Level, post-structural-break period (2024Q1+)</w:t>
            </w:r>
          </w:p>
        </w:tc>
        <w:tc>
          <w:tcPr>
            <w:tcW w:w="1200" w:type="dxa"/>
            <w:shd w:val="clear" w:color="auto" w:fill="D9E1F3"/>
            <w:vAlign w:val="center"/>
          </w:tcPr>
          <w:p w14:paraId="179FA78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21</w:t>
            </w:r>
          </w:p>
        </w:tc>
        <w:tc>
          <w:tcPr>
            <w:tcW w:w="2950" w:type="dxa"/>
            <w:shd w:val="clear" w:color="auto" w:fill="D9E1F3"/>
            <w:vAlign w:val="center"/>
          </w:tcPr>
          <w:p w14:paraId="62EA58C7"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0.112</w:t>
            </w:r>
          </w:p>
        </w:tc>
      </w:tr>
      <w:tr w:rsidR="00D052D2" w14:paraId="7D8DF1F7" w14:textId="77777777">
        <w:trPr>
          <w:cantSplit/>
          <w:trHeight w:val="230"/>
        </w:trPr>
        <w:tc>
          <w:tcPr>
            <w:tcW w:w="5498" w:type="dxa"/>
            <w:shd w:val="clear" w:color="auto" w:fill="D9E1F3"/>
            <w:vAlign w:val="center"/>
          </w:tcPr>
          <w:p w14:paraId="28F3E5C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QoQ change, post-break period</w:t>
            </w:r>
          </w:p>
        </w:tc>
        <w:tc>
          <w:tcPr>
            <w:tcW w:w="1200" w:type="dxa"/>
            <w:shd w:val="clear" w:color="auto" w:fill="D9E1F3"/>
            <w:vAlign w:val="center"/>
          </w:tcPr>
          <w:p w14:paraId="2FC27402"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21</w:t>
            </w:r>
          </w:p>
        </w:tc>
        <w:tc>
          <w:tcPr>
            <w:tcW w:w="2950" w:type="dxa"/>
            <w:shd w:val="clear" w:color="auto" w:fill="D9E1F3"/>
            <w:vAlign w:val="center"/>
          </w:tcPr>
          <w:p w14:paraId="51E94878"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0.294</w:t>
            </w:r>
          </w:p>
        </w:tc>
      </w:tr>
      <w:tr w:rsidR="00D052D2" w14:paraId="07BD91C2" w14:textId="77777777">
        <w:trPr>
          <w:cantSplit/>
          <w:trHeight w:val="232"/>
        </w:trPr>
        <w:tc>
          <w:tcPr>
            <w:tcW w:w="5498" w:type="dxa"/>
            <w:shd w:val="clear" w:color="auto" w:fill="D9E1F3"/>
            <w:vAlign w:val="center"/>
          </w:tcPr>
          <w:p w14:paraId="498890C8"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Level, post-break and uncontaminated</w:t>
            </w:r>
          </w:p>
        </w:tc>
        <w:tc>
          <w:tcPr>
            <w:tcW w:w="1200" w:type="dxa"/>
            <w:shd w:val="clear" w:color="auto" w:fill="D9E1F3"/>
            <w:vAlign w:val="center"/>
          </w:tcPr>
          <w:p w14:paraId="172732D5" w14:textId="77777777" w:rsidR="00D052D2" w:rsidRDefault="00000000">
            <w:pPr>
              <w:pBdr>
                <w:top w:val="nil"/>
                <w:left w:val="nil"/>
                <w:bottom w:val="nil"/>
                <w:right w:val="nil"/>
                <w:between w:val="nil"/>
              </w:pBdr>
              <w:ind w:left="110"/>
              <w:rPr>
                <w:color w:val="000000"/>
                <w:sz w:val="20"/>
                <w:szCs w:val="20"/>
              </w:rPr>
            </w:pPr>
            <w:r>
              <w:rPr>
                <w:rFonts w:eastAsia="Times New Roman"/>
                <w:color w:val="000000"/>
                <w:sz w:val="20"/>
                <w:szCs w:val="20"/>
              </w:rPr>
              <w:t>12</w:t>
            </w:r>
          </w:p>
        </w:tc>
        <w:tc>
          <w:tcPr>
            <w:tcW w:w="2950" w:type="dxa"/>
            <w:shd w:val="clear" w:color="auto" w:fill="D9E1F3"/>
            <w:vAlign w:val="center"/>
          </w:tcPr>
          <w:p w14:paraId="55D5D79D" w14:textId="77777777" w:rsidR="00D052D2" w:rsidRDefault="00000000">
            <w:pPr>
              <w:pBdr>
                <w:top w:val="nil"/>
                <w:left w:val="nil"/>
                <w:bottom w:val="nil"/>
                <w:right w:val="nil"/>
                <w:between w:val="nil"/>
              </w:pBdr>
              <w:ind w:left="110"/>
              <w:rPr>
                <w:color w:val="000000"/>
                <w:sz w:val="20"/>
                <w:szCs w:val="20"/>
              </w:rPr>
            </w:pPr>
            <w:r>
              <w:rPr>
                <w:rFonts w:ascii="Gungsuh" w:eastAsia="Gungsuh" w:hAnsi="Gungsuh" w:cs="Gungsuh"/>
                <w:color w:val="000000"/>
                <w:sz w:val="20"/>
                <w:szCs w:val="20"/>
              </w:rPr>
              <w:t>−0.013</w:t>
            </w:r>
          </w:p>
        </w:tc>
      </w:tr>
    </w:tbl>
    <w:p w14:paraId="0E8D6C49" w14:textId="77777777" w:rsidR="00D052D2" w:rsidRDefault="00000000">
      <w:pPr>
        <w:widowControl/>
        <w:ind w:left="218" w:right="144"/>
        <w:jc w:val="both"/>
        <w:rPr>
          <w:sz w:val="18"/>
          <w:szCs w:val="18"/>
        </w:rPr>
      </w:pPr>
      <w:r>
        <w:rPr>
          <w:rFonts w:ascii="Gungsuh" w:eastAsia="Gungsuh" w:hAnsi="Gungsuh" w:cs="Gungsuh"/>
          <w:sz w:val="18"/>
          <w:szCs w:val="18"/>
        </w:rPr>
        <w:t>No specification produces a relationship that survives scrutiny. The one figure that looks larger—QoQ change, post-break, 0.294—is also the smallest subsample (n=21) and collapses to −0.013 once guidance-contaminated announcements are also excluded (n=12). That pattern means the estimate is unstable across sample definitions, which is itself informative: an n=21 subsample collapsing to n=12 is also consistent with a real effect simply losing power, so this is read as instability rather than as disproof.</w:t>
      </w:r>
    </w:p>
    <w:p w14:paraId="627FF7D2" w14:textId="77777777" w:rsidR="00D052D2" w:rsidRDefault="00000000">
      <w:pPr>
        <w:widowControl/>
        <w:pBdr>
          <w:top w:val="nil"/>
          <w:left w:val="nil"/>
          <w:bottom w:val="nil"/>
          <w:right w:val="nil"/>
          <w:between w:val="nil"/>
        </w:pBdr>
        <w:spacing w:before="98" w:line="268" w:lineRule="auto"/>
        <w:ind w:left="218" w:right="226"/>
        <w:jc w:val="both"/>
        <w:rPr>
          <w:color w:val="000000"/>
        </w:rPr>
      </w:pPr>
      <w:r>
        <w:rPr>
          <w:rFonts w:ascii="Gungsuh" w:eastAsia="Gungsuh" w:hAnsi="Gungsuh" w:cs="Gungsuh"/>
          <w:color w:val="000000"/>
        </w:rPr>
        <w:t>Mean 3-day CAR by platform gives a sense of the baseline noise these correlations are being asked to rise above: Grab −0.99% (n=14, sd=8.97%), Sea +0.22% (n=12, sd=17.23%), GoTo +0.38% (n=9, sd=5.18%).</w:t>
      </w:r>
    </w:p>
    <w:p w14:paraId="6253222E" w14:textId="77777777" w:rsidR="00D052D2" w:rsidRDefault="00000000">
      <w:pPr>
        <w:widowControl/>
        <w:pBdr>
          <w:top w:val="nil"/>
          <w:left w:val="nil"/>
          <w:bottom w:val="nil"/>
          <w:right w:val="nil"/>
          <w:between w:val="nil"/>
        </w:pBdr>
        <w:spacing w:line="268" w:lineRule="auto"/>
        <w:ind w:left="218" w:right="233"/>
        <w:jc w:val="both"/>
        <w:rPr>
          <w:color w:val="000000"/>
        </w:rPr>
      </w:pPr>
      <w:r>
        <w:rPr>
          <w:rFonts w:eastAsia="Times New Roman"/>
          <w:color w:val="000000"/>
        </w:rPr>
        <w:t>Sea’s 17% standard deviation in particular means individual-quarter idiosyncratic noise is an order of magnitude larger than any plausible ratio-driven signal at this sample size.</w:t>
      </w:r>
    </w:p>
    <w:p w14:paraId="2A533852" w14:textId="77777777" w:rsidR="00D052D2" w:rsidRDefault="00000000">
      <w:pPr>
        <w:pStyle w:val="Heading2"/>
        <w:widowControl/>
        <w:numPr>
          <w:ilvl w:val="1"/>
          <w:numId w:val="1"/>
        </w:numPr>
        <w:tabs>
          <w:tab w:val="left" w:pos="578"/>
        </w:tabs>
        <w:spacing w:before="179" w:after="0"/>
      </w:pPr>
      <w:r>
        <w:t>Reading the null honestly</w:t>
      </w:r>
    </w:p>
    <w:p w14:paraId="55A4740F" w14:textId="77777777" w:rsidR="00D052D2" w:rsidRDefault="00000000">
      <w:pPr>
        <w:widowControl/>
        <w:pBdr>
          <w:top w:val="nil"/>
          <w:left w:val="nil"/>
          <w:bottom w:val="nil"/>
          <w:right w:val="nil"/>
          <w:between w:val="nil"/>
        </w:pBdr>
        <w:spacing w:before="60" w:line="268" w:lineRule="auto"/>
        <w:ind w:left="218" w:right="212"/>
        <w:jc w:val="both"/>
        <w:rPr>
          <w:color w:val="000000"/>
        </w:rPr>
      </w:pPr>
      <w:r>
        <w:rPr>
          <w:rFonts w:eastAsia="Times New Roman"/>
          <w:color w:val="000000"/>
        </w:rPr>
        <w:t>At n=35, this test cannot distinguish “no relationship” from “not enough data to detect one.” Both readings are legitimate, and neither is overstated here. What can be said without qualification: the ecosystem ratio does not show an easily detected announcement-window pricing effect in this sample, across seven different ways of cutting it.</w:t>
      </w:r>
    </w:p>
    <w:p w14:paraId="21054E39" w14:textId="77777777" w:rsidR="00D052D2" w:rsidRDefault="00000000">
      <w:pPr>
        <w:widowControl/>
        <w:pBdr>
          <w:top w:val="nil"/>
          <w:left w:val="nil"/>
          <w:bottom w:val="nil"/>
          <w:right w:val="nil"/>
          <w:between w:val="nil"/>
        </w:pBdr>
        <w:spacing w:before="99" w:line="268" w:lineRule="auto"/>
        <w:ind w:left="218" w:right="230"/>
        <w:jc w:val="both"/>
        <w:rPr>
          <w:color w:val="000000"/>
        </w:rPr>
      </w:pPr>
      <w:r>
        <w:rPr>
          <w:rFonts w:eastAsia="Times New Roman"/>
          <w:color w:val="000000"/>
        </w:rPr>
        <w:lastRenderedPageBreak/>
        <w:t>This is not the answer the question invited. It is the answer the data supports, and it is worth stating plainly rather than dressed up, for a specific reason: an earlier draft of this paper reported a result later found to rest on an unsound method (the interpolated Malaysia panel, withdrawn and documented in Appendix A). A carefully caveated null, tested multiple ways with limitations stated, is more credible to a reader who has already seen one overclaimed result from this paper corrected—not less.</w:t>
      </w:r>
    </w:p>
    <w:p w14:paraId="6396B453" w14:textId="77777777" w:rsidR="00D052D2" w:rsidRDefault="00000000">
      <w:pPr>
        <w:pStyle w:val="Heading2"/>
        <w:widowControl/>
        <w:numPr>
          <w:ilvl w:val="1"/>
          <w:numId w:val="1"/>
        </w:numPr>
        <w:tabs>
          <w:tab w:val="left" w:pos="578"/>
        </w:tabs>
        <w:spacing w:before="178" w:after="0"/>
      </w:pPr>
      <w:r>
        <w:t>Two findings that survive the null</w:t>
      </w:r>
    </w:p>
    <w:p w14:paraId="2790C944" w14:textId="77777777" w:rsidR="00D052D2" w:rsidRDefault="00000000">
      <w:pPr>
        <w:widowControl/>
        <w:pBdr>
          <w:top w:val="nil"/>
          <w:left w:val="nil"/>
          <w:bottom w:val="nil"/>
          <w:right w:val="nil"/>
          <w:between w:val="nil"/>
        </w:pBdr>
        <w:spacing w:before="60" w:line="252" w:lineRule="auto"/>
        <w:ind w:left="218"/>
        <w:jc w:val="both"/>
        <w:rPr>
          <w:color w:val="000000"/>
        </w:rPr>
      </w:pPr>
      <w:r>
        <w:rPr>
          <w:rFonts w:eastAsia="Times New Roman"/>
          <w:color w:val="000000"/>
        </w:rPr>
        <w:t>The pricing test was not the only thing this panel produced.</w:t>
      </w:r>
    </w:p>
    <w:p w14:paraId="78860BDE" w14:textId="77777777" w:rsidR="00D052D2" w:rsidRDefault="00000000">
      <w:pPr>
        <w:widowControl/>
        <w:pBdr>
          <w:top w:val="nil"/>
          <w:left w:val="nil"/>
          <w:bottom w:val="nil"/>
          <w:right w:val="nil"/>
          <w:between w:val="nil"/>
        </w:pBdr>
        <w:spacing w:before="130" w:line="268" w:lineRule="auto"/>
        <w:ind w:left="218" w:right="211"/>
        <w:jc w:val="both"/>
        <w:rPr>
          <w:color w:val="000000"/>
        </w:rPr>
      </w:pPr>
      <w:r>
        <w:rPr>
          <w:rFonts w:eastAsia="Times New Roman"/>
          <w:b/>
          <w:bCs/>
          <w:color w:val="000000"/>
        </w:rPr>
        <w:t xml:space="preserve">Grab’s ecosystem ratio has settled into a descriptively stable operating range. </w:t>
      </w:r>
      <w:r>
        <w:rPr>
          <w:rFonts w:eastAsia="Times New Roman"/>
          <w:color w:val="000000"/>
        </w:rPr>
        <w:t>It fell from 21.1× in 2022Q1 to roughly 6.3–6.7× by early 2024, and has held inside that narrow band for eight consecutive quarters (2024Q1–2025Q4) since. This is consistent with a regime transition from a post-SPAC-listing normalization period to a stable operating regime, visible directly in the panel independent of anything the pricing test does or does not find. A ratio this stable over two full years is itself informative about how Grab’s disclosed-versus-booked gap behaves once transient listing effects wash out, and is worth reporting as a finding in its own right.</w:t>
      </w:r>
    </w:p>
    <w:p w14:paraId="49823F81" w14:textId="77777777" w:rsidR="00D052D2" w:rsidRDefault="00000000">
      <w:pPr>
        <w:widowControl/>
        <w:pBdr>
          <w:top w:val="nil"/>
          <w:left w:val="nil"/>
          <w:bottom w:val="nil"/>
          <w:right w:val="nil"/>
          <w:between w:val="nil"/>
        </w:pBdr>
        <w:spacing w:before="98" w:line="268" w:lineRule="auto"/>
        <w:ind w:left="218" w:right="202"/>
        <w:jc w:val="both"/>
        <w:rPr>
          <w:color w:val="000000"/>
        </w:rPr>
      </w:pPr>
      <w:r>
        <w:rPr>
          <w:rFonts w:eastAsia="Times New Roman"/>
          <w:b/>
          <w:bCs/>
          <w:color w:val="000000"/>
        </w:rPr>
        <w:t xml:space="preserve">GoTo’s much higher ratio (mean 38.5×) is a reporting-convention artifact, not evidence of a larger unbooked economy. </w:t>
      </w:r>
      <w:r>
        <w:rPr>
          <w:rFonts w:eastAsia="Times New Roman"/>
          <w:color w:val="000000"/>
        </w:rPr>
        <w:t>Section 4.2 of this paper already establishes why: GoTo’s headline GTV figure captures Tokopedia’s full marketplace transaction value, while only a thin commission is booked as revenue—a different accounting convention from Grab’s On-Demand GMV or Sea’s Shopee-segment GMV, not a sign that GoTo’s platform hides six times more value than its peers. Stated here explicitly so the cross-platform gap in Table 5 is not misread as a substantive finding when it is a scope difference already documented earlier in this paper.</w:t>
      </w:r>
    </w:p>
    <w:p w14:paraId="24CB1B72" w14:textId="77777777" w:rsidR="00D052D2" w:rsidRDefault="00000000">
      <w:pPr>
        <w:pStyle w:val="Heading2"/>
        <w:widowControl/>
        <w:numPr>
          <w:ilvl w:val="1"/>
          <w:numId w:val="1"/>
        </w:numPr>
        <w:tabs>
          <w:tab w:val="left" w:pos="578"/>
        </w:tabs>
        <w:spacing w:before="61" w:after="0"/>
      </w:pPr>
      <w:r>
        <w:t>Limitations</w:t>
      </w:r>
    </w:p>
    <w:p w14:paraId="1EE8A741" w14:textId="77777777" w:rsidR="00D052D2" w:rsidRDefault="00000000">
      <w:pPr>
        <w:widowControl/>
        <w:pBdr>
          <w:top w:val="nil"/>
          <w:left w:val="nil"/>
          <w:bottom w:val="nil"/>
          <w:right w:val="nil"/>
          <w:between w:val="nil"/>
        </w:pBdr>
        <w:spacing w:before="59" w:line="268" w:lineRule="auto"/>
        <w:ind w:left="218" w:right="216"/>
        <w:jc w:val="both"/>
        <w:rPr>
          <w:color w:val="000000"/>
        </w:rPr>
      </w:pPr>
      <w:r>
        <w:rPr>
          <w:rFonts w:eastAsia="Times New Roman"/>
          <w:color w:val="000000"/>
        </w:rPr>
        <w:t>Two structural breaks sit inside this panel—GoTo’s Tokopedia deconsolidation (2024-02-01) and Grab’s 2022–2023 revenue-recognition normalization. Pooling across both regimes, as the “all observations” rows do, is a real compromise; the post-break-only rows are the cleaner test, and they are null as well.</w:t>
      </w:r>
    </w:p>
    <w:p w14:paraId="5E651CFD" w14:textId="77777777" w:rsidR="00D052D2" w:rsidRDefault="00000000">
      <w:pPr>
        <w:widowControl/>
        <w:pBdr>
          <w:top w:val="nil"/>
          <w:left w:val="nil"/>
          <w:bottom w:val="nil"/>
          <w:right w:val="nil"/>
          <w:between w:val="nil"/>
        </w:pBdr>
        <w:spacing w:before="99" w:line="268" w:lineRule="auto"/>
        <w:ind w:left="218" w:right="233"/>
        <w:jc w:val="both"/>
        <w:rPr>
          <w:color w:val="000000"/>
        </w:rPr>
      </w:pPr>
      <w:r>
        <w:rPr>
          <w:rFonts w:eastAsia="Times New Roman"/>
          <w:color w:val="000000"/>
        </w:rPr>
        <w:t>The 3-day window is a first cut. A narrower [0,+1] window was not attempted here and could sharpen the estimate in either direction.</w:t>
      </w:r>
    </w:p>
    <w:p w14:paraId="6815EE79" w14:textId="77777777" w:rsidR="00D052D2" w:rsidRDefault="00000000">
      <w:pPr>
        <w:widowControl/>
        <w:pBdr>
          <w:top w:val="nil"/>
          <w:left w:val="nil"/>
          <w:bottom w:val="nil"/>
          <w:right w:val="nil"/>
          <w:between w:val="nil"/>
        </w:pBdr>
        <w:spacing w:before="100" w:line="268" w:lineRule="auto"/>
        <w:ind w:left="218" w:right="232"/>
        <w:jc w:val="both"/>
        <w:rPr>
          <w:color w:val="000000"/>
        </w:rPr>
      </w:pPr>
      <w:r>
        <w:rPr>
          <w:rFonts w:eastAsia="Times New Roman"/>
          <w:color w:val="000000"/>
        </w:rPr>
        <w:t>Grab’s GMV terminology changed between 2022–2023 (“Total GMV”) and 2024 onward (“On-Demand GMV”); the two appear to share scope based on one release’s own wording, but this is not independently confirmed across the full sample, so the series may not be perfectly continuous across that boundary.</w:t>
      </w:r>
    </w:p>
    <w:p w14:paraId="2C6A8C9F" w14:textId="77777777" w:rsidR="00D052D2" w:rsidRDefault="00000000">
      <w:pPr>
        <w:widowControl/>
        <w:pBdr>
          <w:top w:val="nil"/>
          <w:left w:val="nil"/>
          <w:bottom w:val="nil"/>
          <w:right w:val="nil"/>
          <w:between w:val="nil"/>
        </w:pBdr>
        <w:spacing w:before="99" w:line="268" w:lineRule="auto"/>
        <w:ind w:left="218" w:right="207"/>
        <w:jc w:val="both"/>
        <w:rPr>
          <w:color w:val="000000"/>
        </w:rPr>
      </w:pPr>
      <w:r>
        <w:rPr>
          <w:rFonts w:eastAsia="Times New Roman"/>
          <w:color w:val="000000"/>
        </w:rPr>
        <w:t>The sample grows as more quarters are sourced—re-running this exact specification once remaining gaps close (GoTo’s six missing quarters, Sea’s 2021 data) is a mechanical rerun, not a redesign.</w:t>
      </w:r>
    </w:p>
    <w:p w14:paraId="0EA1827C" w14:textId="77777777" w:rsidR="00D052D2" w:rsidRDefault="00000000">
      <w:pPr>
        <w:pStyle w:val="Heading1"/>
        <w:widowControl/>
        <w:numPr>
          <w:ilvl w:val="0"/>
          <w:numId w:val="1"/>
        </w:numPr>
        <w:tabs>
          <w:tab w:val="left" w:pos="498"/>
        </w:tabs>
        <w:spacing w:before="100" w:after="0"/>
        <w:jc w:val="both"/>
      </w:pPr>
      <w:r>
        <w:t>Scope, interpretation, and limitations</w:t>
      </w:r>
    </w:p>
    <w:p w14:paraId="651796E7" w14:textId="77777777" w:rsidR="00D052D2" w:rsidRDefault="00000000">
      <w:pPr>
        <w:pStyle w:val="Heading2"/>
        <w:widowControl/>
        <w:numPr>
          <w:ilvl w:val="1"/>
          <w:numId w:val="1"/>
        </w:numPr>
        <w:tabs>
          <w:tab w:val="left" w:pos="578"/>
        </w:tabs>
        <w:spacing w:before="22" w:after="0"/>
      </w:pPr>
      <w:r>
        <w:t>GTV is not value-added or tax due</w:t>
      </w:r>
    </w:p>
    <w:p w14:paraId="5504FD2D" w14:textId="77777777" w:rsidR="00D052D2" w:rsidRDefault="00000000">
      <w:pPr>
        <w:widowControl/>
        <w:pBdr>
          <w:top w:val="nil"/>
          <w:left w:val="nil"/>
          <w:bottom w:val="nil"/>
          <w:right w:val="nil"/>
          <w:between w:val="nil"/>
        </w:pBdr>
        <w:spacing w:before="60" w:line="252" w:lineRule="auto"/>
        <w:ind w:left="218" w:right="216"/>
        <w:jc w:val="both"/>
        <w:rPr>
          <w:color w:val="000000"/>
        </w:rPr>
      </w:pPr>
      <w:r>
        <w:rPr>
          <w:rFonts w:eastAsia="Times New Roman"/>
          <w:color w:val="000000"/>
        </w:rPr>
        <w:t>The wedge is gross transaction value not booked as platform revenue. It can include participant receipts, cost of goods, vehicle or labour costs, taxes already paid, refunds, and pass-through amounts. The paper therefore should not convert the full wedge into “untaxed value creation” without participant-level cost and filing data. A value-added share can be explored in sensitivity analysis, but it cannot be treated as measured by the current filings.</w:t>
      </w:r>
    </w:p>
    <w:p w14:paraId="3B717859" w14:textId="77777777" w:rsidR="00D052D2" w:rsidRDefault="00000000">
      <w:pPr>
        <w:pStyle w:val="Heading2"/>
        <w:widowControl/>
        <w:numPr>
          <w:ilvl w:val="1"/>
          <w:numId w:val="1"/>
        </w:numPr>
        <w:tabs>
          <w:tab w:val="left" w:pos="578"/>
        </w:tabs>
        <w:spacing w:before="0" w:after="0"/>
      </w:pPr>
      <w:r>
        <w:t>What remains outside the estimate</w:t>
      </w:r>
    </w:p>
    <w:p w14:paraId="0B22AF60" w14:textId="77777777" w:rsidR="00D052D2" w:rsidRDefault="00000000">
      <w:pPr>
        <w:widowControl/>
        <w:pBdr>
          <w:top w:val="nil"/>
          <w:left w:val="nil"/>
          <w:bottom w:val="nil"/>
          <w:right w:val="nil"/>
          <w:between w:val="nil"/>
        </w:pBdr>
        <w:spacing w:before="60" w:line="252" w:lineRule="auto"/>
        <w:ind w:left="218" w:right="208"/>
        <w:jc w:val="both"/>
        <w:rPr>
          <w:color w:val="000000"/>
        </w:rPr>
      </w:pPr>
      <w:r>
        <w:rPr>
          <w:rFonts w:eastAsia="Times New Roman"/>
          <w:color w:val="000000"/>
        </w:rPr>
        <w:t>The estimates cover selected transaction platforms and omit many forms of digital labour, creator income, direct social-commerce transactions, and activity on smaller platforms. No separate creator-economy range is added because a source of comparable provenance has not been identified. This omission means the paper is incomplete as a census of platform income, but it also avoids adding a weakly sourced number to a calculation already dependent on calibration.</w:t>
      </w:r>
    </w:p>
    <w:p w14:paraId="4CAE9C76" w14:textId="77777777" w:rsidR="00D052D2" w:rsidRDefault="00000000">
      <w:pPr>
        <w:pStyle w:val="Heading2"/>
        <w:widowControl/>
        <w:numPr>
          <w:ilvl w:val="1"/>
          <w:numId w:val="1"/>
        </w:numPr>
        <w:tabs>
          <w:tab w:val="left" w:pos="578"/>
        </w:tabs>
        <w:spacing w:before="1" w:after="0"/>
      </w:pPr>
      <w:r>
        <w:lastRenderedPageBreak/>
        <w:t>Data-provenance risk in the regional total</w:t>
      </w:r>
    </w:p>
    <w:p w14:paraId="61B5499C" w14:textId="77777777" w:rsidR="00D052D2" w:rsidRDefault="00000000">
      <w:pPr>
        <w:widowControl/>
        <w:pBdr>
          <w:top w:val="nil"/>
          <w:left w:val="nil"/>
          <w:bottom w:val="nil"/>
          <w:right w:val="nil"/>
          <w:between w:val="nil"/>
        </w:pBdr>
        <w:spacing w:before="59" w:line="252" w:lineRule="auto"/>
        <w:ind w:left="218" w:right="207"/>
        <w:jc w:val="both"/>
        <w:rPr>
          <w:color w:val="000000"/>
        </w:rPr>
      </w:pPr>
      <w:r>
        <w:rPr>
          <w:rFonts w:eastAsia="Times New Roman"/>
          <w:color w:val="000000"/>
        </w:rPr>
        <w:t>The Malaysia and Philippines GMV inputs have been restored to the values published in the January 2026 SSRN version after direct verification against the cited source. Google, Temasek and Bain (2024) report 2024 gross merchandise value of $31 billion for Malaysia (p. 90), $36 billion for Vietnam (p. 122), $31 billion for the Philippines (p. 98), and $46 billion for Thailand (p. 114). All four calibrated country volumes in Table 8 now correspond to those pages. Table 8 nonetheless remains a calibrated rescaling rather than four independent country measurements, and the empirical weight of the paper continues to rest on Indonesia, and especially on GoTo.</w:t>
      </w:r>
    </w:p>
    <w:p w14:paraId="02D5D159" w14:textId="77777777" w:rsidR="00D052D2" w:rsidRDefault="00000000">
      <w:pPr>
        <w:pStyle w:val="Heading1"/>
        <w:widowControl/>
        <w:numPr>
          <w:ilvl w:val="0"/>
          <w:numId w:val="1"/>
        </w:numPr>
        <w:tabs>
          <w:tab w:val="left" w:pos="638"/>
        </w:tabs>
        <w:spacing w:before="24" w:after="0"/>
        <w:ind w:left="638" w:hanging="420"/>
      </w:pPr>
      <w:r>
        <w:t>Policy implications: reporting first, liability second</w:t>
      </w:r>
    </w:p>
    <w:p w14:paraId="5FCCF77B" w14:textId="77777777" w:rsidR="00D052D2" w:rsidRDefault="00000000">
      <w:pPr>
        <w:widowControl/>
        <w:pBdr>
          <w:top w:val="nil"/>
          <w:left w:val="nil"/>
          <w:bottom w:val="nil"/>
          <w:right w:val="nil"/>
          <w:between w:val="nil"/>
        </w:pBdr>
        <w:spacing w:before="99" w:line="268" w:lineRule="auto"/>
        <w:ind w:left="218" w:right="205"/>
        <w:jc w:val="both"/>
        <w:rPr>
          <w:color w:val="000000"/>
        </w:rPr>
      </w:pPr>
      <w:r>
        <w:rPr>
          <w:rFonts w:eastAsia="Times New Roman"/>
          <w:color w:val="000000"/>
        </w:rPr>
        <w:t>The evidence supports a distinction between information collection and tax liability. OECD platform-reporting work and the European Union’s DAC7 regime show that platforms can be required to identify sellers, collect transaction information, and report income-relevant data to tax authorities (OECD 2019, 2020a; European Union 2021). Those reporting duties do not imply that every gross payout should be taxed or withheld at the same rate. They create an auditable record from which thresholds, expenses, residence, and existing obligations can be determined.</w:t>
      </w:r>
    </w:p>
    <w:p w14:paraId="553F13B5" w14:textId="77777777" w:rsidR="00D052D2" w:rsidRDefault="00000000">
      <w:pPr>
        <w:widowControl/>
        <w:pBdr>
          <w:top w:val="nil"/>
          <w:left w:val="nil"/>
          <w:bottom w:val="nil"/>
          <w:right w:val="nil"/>
          <w:between w:val="nil"/>
        </w:pBdr>
        <w:spacing w:before="98" w:line="268" w:lineRule="auto"/>
        <w:ind w:left="218" w:right="208"/>
        <w:jc w:val="both"/>
        <w:rPr>
          <w:color w:val="000000"/>
        </w:rPr>
      </w:pPr>
      <w:r>
        <w:rPr>
          <w:rFonts w:eastAsia="Times New Roman"/>
          <w:color w:val="000000"/>
        </w:rPr>
        <w:t>For low-income or subsistence participants, an initial zero-liability registration channel could improve administrative visibility without immediately imposing a payment obligation. This is a design hypothesis, not a result established by the current data. Experiments in Sri Lanka and Benin show that formalisation is costly, take-up is limited without substantial incentives, and benefits are heterogeneous (de Mel, McKenzie and Woodruff 2013; Benhassine et al. 2018). Any zero-rated registration proposal should therefore be tested against participation, compliance costs, access to benefits, and the risk of driving activity away from formal platforms.</w:t>
      </w:r>
    </w:p>
    <w:p w14:paraId="6FE3F86B" w14:textId="77777777" w:rsidR="00D052D2" w:rsidRDefault="00000000">
      <w:pPr>
        <w:widowControl/>
        <w:pBdr>
          <w:top w:val="nil"/>
          <w:left w:val="nil"/>
          <w:bottom w:val="nil"/>
          <w:right w:val="nil"/>
          <w:between w:val="nil"/>
        </w:pBdr>
        <w:spacing w:before="80" w:line="268" w:lineRule="auto"/>
        <w:ind w:left="218" w:right="224"/>
        <w:jc w:val="both"/>
        <w:rPr>
          <w:color w:val="000000"/>
        </w:rPr>
      </w:pPr>
      <w:r>
        <w:rPr>
          <w:rFonts w:eastAsia="Times New Roman"/>
          <w:color w:val="000000"/>
        </w:rPr>
        <w:t>For participants above a clearly defined threshold, the strongest evidence supports platform-level information reporting. Withholding may be appropriate where the tax base is simple and deductible costs can be handled, but it is not automatically superior in every platform vertical. The platform already computes payouts and maintains identity and transaction records, which lowers reporting cost; whether it should also remit tax depends on local law, participant expenses, and administrative capacity (Kleven, Kreiner and Saez 2016; Slemrod 2019). The policy sequence implied by the paper is therefore: create reliable reporting, distinguish participant types, then evaluate withholding rather than treating it as the default consequence of visibility.</w:t>
      </w:r>
    </w:p>
    <w:p w14:paraId="17BE0FC5" w14:textId="77777777" w:rsidR="00D052D2" w:rsidRDefault="00000000">
      <w:pPr>
        <w:widowControl/>
        <w:pBdr>
          <w:top w:val="nil"/>
          <w:left w:val="nil"/>
          <w:bottom w:val="nil"/>
          <w:right w:val="nil"/>
          <w:between w:val="nil"/>
        </w:pBdr>
        <w:spacing w:before="98" w:line="268" w:lineRule="auto"/>
        <w:ind w:left="218" w:right="228"/>
        <w:jc w:val="both"/>
        <w:rPr>
          <w:color w:val="000000"/>
        </w:rPr>
      </w:pPr>
      <w:r>
        <w:rPr>
          <w:rFonts w:eastAsia="Times New Roman"/>
          <w:color w:val="000000"/>
        </w:rPr>
        <w:t>The ratio evidence measures the scale of the administrative problem. It does not determine the correct threshold, rate, deduction rule, or social-protection design. Those parameters require participant-level microdata and policy pilots.</w:t>
      </w:r>
    </w:p>
    <w:p w14:paraId="716FA572" w14:textId="77777777" w:rsidR="00D052D2" w:rsidRDefault="00D052D2">
      <w:pPr>
        <w:widowControl/>
        <w:pBdr>
          <w:top w:val="nil"/>
          <w:left w:val="nil"/>
          <w:bottom w:val="nil"/>
          <w:right w:val="nil"/>
          <w:between w:val="nil"/>
        </w:pBdr>
        <w:spacing w:before="7" w:line="252" w:lineRule="auto"/>
        <w:jc w:val="both"/>
        <w:rPr>
          <w:color w:val="000000"/>
        </w:rPr>
      </w:pPr>
    </w:p>
    <w:p w14:paraId="632AFF0C" w14:textId="77777777" w:rsidR="00D052D2" w:rsidRDefault="00000000">
      <w:pPr>
        <w:pStyle w:val="Heading1"/>
        <w:widowControl/>
        <w:numPr>
          <w:ilvl w:val="0"/>
          <w:numId w:val="1"/>
        </w:numPr>
        <w:tabs>
          <w:tab w:val="left" w:pos="638"/>
        </w:tabs>
        <w:spacing w:before="0" w:after="0"/>
        <w:ind w:left="638" w:hanging="420"/>
      </w:pPr>
      <w:r>
        <w:t>Conclusion</w:t>
      </w:r>
    </w:p>
    <w:p w14:paraId="03875A49" w14:textId="77777777" w:rsidR="00D052D2" w:rsidRDefault="00000000">
      <w:pPr>
        <w:widowControl/>
        <w:pBdr>
          <w:top w:val="nil"/>
          <w:left w:val="nil"/>
          <w:bottom w:val="nil"/>
          <w:right w:val="nil"/>
          <w:between w:val="nil"/>
        </w:pBdr>
        <w:spacing w:before="99" w:line="268" w:lineRule="auto"/>
        <w:ind w:left="218" w:right="204"/>
        <w:jc w:val="both"/>
        <w:rPr>
          <w:color w:val="000000"/>
        </w:rPr>
      </w:pPr>
      <w:r>
        <w:rPr>
          <w:rFonts w:eastAsia="Times New Roman"/>
          <w:color w:val="000000"/>
        </w:rPr>
        <w:t>This paper estimates a large gap between platform-mediated transaction value and the revenue booked by the platforms that coordinate it. Indonesia’s three-platform estimate is $66.8 billion, while a four-country scenario calibration—applying Indonesia’s blended take rate to each country’s most recently reported digital-economy size, not a same-year regional measurement—suggests an ASEAN-5 total of approximately $200 billion and an ecosystem ratio of 16.0×. The calculation is most credible as an order-of-magnitude measure of recorded participant-facing transaction value outside routine third-party reporting. It is not a direct measure of profit, unpaid tax, or value-added.</w:t>
      </w:r>
    </w:p>
    <w:p w14:paraId="7A9F5DB6" w14:textId="77777777" w:rsidR="00D052D2" w:rsidRDefault="00000000">
      <w:pPr>
        <w:widowControl/>
        <w:pBdr>
          <w:top w:val="nil"/>
          <w:left w:val="nil"/>
          <w:bottom w:val="nil"/>
          <w:right w:val="nil"/>
          <w:between w:val="nil"/>
        </w:pBdr>
        <w:spacing w:before="98" w:line="268" w:lineRule="auto"/>
        <w:ind w:left="218" w:right="228"/>
        <w:jc w:val="both"/>
        <w:rPr>
          <w:color w:val="000000"/>
        </w:rPr>
      </w:pPr>
      <w:r>
        <w:rPr>
          <w:rFonts w:eastAsia="Times New Roman"/>
          <w:color w:val="000000"/>
        </w:rPr>
        <w:t>The result that carries the greatest empirical weight is GoTo’s Indonesia-native time series: the share of GTV not booked as revenue rises from 95.7 percent to 97.6 percent between 2020 and 2023. Malaysia’s policy expansion provides a limited descriptive check, but the unmatched tax bases and four-observation panel rule out a causal interpretation. The regional calibration remains dependent on country-volume provenance, particularly for Malaysia and the Philippines.</w:t>
      </w:r>
    </w:p>
    <w:p w14:paraId="4EDAFBFD" w14:textId="77777777" w:rsidR="00D052D2" w:rsidRDefault="00000000">
      <w:pPr>
        <w:widowControl/>
        <w:pBdr>
          <w:top w:val="nil"/>
          <w:left w:val="nil"/>
          <w:bottom w:val="nil"/>
          <w:right w:val="nil"/>
          <w:between w:val="nil"/>
        </w:pBdr>
        <w:spacing w:before="98" w:line="268" w:lineRule="auto"/>
        <w:ind w:left="218" w:right="209"/>
        <w:jc w:val="both"/>
        <w:rPr>
          <w:color w:val="000000"/>
        </w:rPr>
      </w:pPr>
      <w:r>
        <w:rPr>
          <w:rFonts w:eastAsia="Times New Roman"/>
          <w:color w:val="000000"/>
        </w:rPr>
        <w:lastRenderedPageBreak/>
        <w:t>The policy implication is consequently modest but actionable. Platforms already generate the information that modern tax systems normally obtain from fiscal intermediaries. Reporting rules can convert that private record into administrative visibility. Liability, withholding, deductions, and formalisation benefits should then be designed separately rather than inferred from gross transaction value.</w:t>
      </w:r>
    </w:p>
    <w:p w14:paraId="4201EFE7" w14:textId="77777777" w:rsidR="00D052D2" w:rsidRDefault="00D052D2">
      <w:pPr>
        <w:widowControl/>
        <w:pBdr>
          <w:top w:val="nil"/>
          <w:left w:val="nil"/>
          <w:bottom w:val="nil"/>
          <w:right w:val="nil"/>
          <w:between w:val="nil"/>
        </w:pBdr>
        <w:spacing w:before="6" w:line="252" w:lineRule="auto"/>
        <w:jc w:val="both"/>
        <w:rPr>
          <w:color w:val="000000"/>
        </w:rPr>
      </w:pPr>
    </w:p>
    <w:p w14:paraId="5F5D4656" w14:textId="77777777" w:rsidR="00D052D2" w:rsidRDefault="00000000">
      <w:pPr>
        <w:pStyle w:val="Heading1"/>
        <w:widowControl/>
        <w:spacing w:before="1"/>
        <w:ind w:left="218" w:firstLine="0"/>
        <w:jc w:val="both"/>
      </w:pPr>
      <w:r>
        <w:t>Appendix A. Data provenance and robustness notes</w:t>
      </w:r>
    </w:p>
    <w:p w14:paraId="18602DC8" w14:textId="77777777" w:rsidR="00D052D2" w:rsidRDefault="00000000">
      <w:pPr>
        <w:widowControl/>
        <w:pBdr>
          <w:top w:val="nil"/>
          <w:left w:val="nil"/>
          <w:bottom w:val="nil"/>
          <w:right w:val="nil"/>
          <w:between w:val="nil"/>
        </w:pBdr>
        <w:spacing w:before="99" w:line="268" w:lineRule="auto"/>
        <w:ind w:left="218" w:right="241"/>
        <w:jc w:val="both"/>
        <w:rPr>
          <w:color w:val="000000"/>
        </w:rPr>
      </w:pPr>
      <w:r>
        <w:rPr>
          <w:rFonts w:eastAsia="Times New Roman"/>
          <w:color w:val="000000"/>
        </w:rPr>
        <w:t>This paper has been revised four times. Each round is recorded here so that the body of the paper can be read as an argument rather than as an errata list.</w:t>
      </w:r>
    </w:p>
    <w:p w14:paraId="3CC911A5" w14:textId="77777777" w:rsidR="00D052D2" w:rsidRDefault="00000000">
      <w:pPr>
        <w:widowControl/>
        <w:pBdr>
          <w:top w:val="nil"/>
          <w:left w:val="nil"/>
          <w:bottom w:val="nil"/>
          <w:right w:val="nil"/>
          <w:between w:val="nil"/>
        </w:pBdr>
        <w:spacing w:before="99" w:line="268" w:lineRule="auto"/>
        <w:ind w:left="218" w:right="215"/>
        <w:jc w:val="both"/>
        <w:rPr>
          <w:color w:val="000000"/>
        </w:rPr>
      </w:pPr>
      <w:r>
        <w:rPr>
          <w:rFonts w:eastAsia="Times New Roman"/>
          <w:color w:val="000000"/>
        </w:rPr>
        <w:t>First round: sourcing. An earlier version cited two of three Indonesia platform figures to SEC filings that do not contain those figures at the country level. Grab’s Indonesia revenue is $605 million as directly disclosed in its 20-F, not the $1.2 billion previously reported; Sea Limited’s 20-F does not disclose an Indonesia-specific figure for Shopee at all, only a combined Southeast Asia total. Both are now labelled by provenance in Table 2.</w:t>
      </w:r>
    </w:p>
    <w:p w14:paraId="08B6C56E" w14:textId="77777777" w:rsidR="00D052D2" w:rsidRDefault="00000000">
      <w:pPr>
        <w:widowControl/>
        <w:pBdr>
          <w:top w:val="nil"/>
          <w:left w:val="nil"/>
          <w:bottom w:val="nil"/>
          <w:right w:val="nil"/>
          <w:between w:val="nil"/>
        </w:pBdr>
        <w:spacing w:before="98" w:line="268" w:lineRule="auto"/>
        <w:ind w:left="218" w:right="219"/>
        <w:jc w:val="both"/>
        <w:rPr>
          <w:color w:val="000000"/>
        </w:rPr>
      </w:pPr>
      <w:r>
        <w:rPr>
          <w:rFonts w:eastAsia="Times New Roman"/>
          <w:color w:val="000000"/>
        </w:rPr>
        <w:t>Second round: ratio definition and inference. The ecosystem ratio was reported throughout as GTV ÷ Revenue while being defined as (GTV - Revenue) ÷ Revenue. The underlying data files compute it correctly under the stated definition; the error was introduced in the paper’s tables. Every ratio is accordingly reduced by exactly one: 17.0× becomes 16.0× for both Indonesia and the ASEAN-5. Dollar magnitudes are unaffected, since the wedge itself was always computed as GTV - Revenue. Separately, the Malaysia difference-in-differences estimate was previously derived from an interpolated quarterly panel and reported with a p-value below .001; that claim is withdrawn, for the reasons given in Section 6.</w:t>
      </w:r>
    </w:p>
    <w:p w14:paraId="66C0C24F" w14:textId="77777777" w:rsidR="00D052D2" w:rsidRDefault="00000000">
      <w:pPr>
        <w:widowControl/>
        <w:pBdr>
          <w:top w:val="nil"/>
          <w:left w:val="nil"/>
          <w:bottom w:val="nil"/>
          <w:right w:val="nil"/>
          <w:between w:val="nil"/>
        </w:pBdr>
        <w:spacing w:before="80" w:line="268" w:lineRule="auto"/>
        <w:ind w:left="218" w:right="205"/>
        <w:jc w:val="both"/>
        <w:rPr>
          <w:color w:val="000000"/>
        </w:rPr>
      </w:pPr>
      <w:r>
        <w:rPr>
          <w:rFonts w:eastAsia="Times New Roman"/>
          <w:color w:val="000000"/>
        </w:rPr>
        <w:t>Third round: provenance and figure values. The introduction’s opening figure for Southeast Asia’s 2024 platform-economy size was reported as $200 billion; the figure in the cited report (Google, Temasek and Bain 2024) is $263 billion, which is also the figure the January 2026 SSRN posting used. The error was introduced during revision and is now reverted. Separately, Figure 2’s “original draft” bars previously showed $225 billion and 12.4×, values matching no version of this paper; the SSRN posting reports $192 billion and 12.3×, and the figure now shows those.</w:t>
      </w:r>
    </w:p>
    <w:p w14:paraId="0BEB3721" w14:textId="77777777" w:rsidR="00D052D2" w:rsidRDefault="00000000">
      <w:pPr>
        <w:widowControl/>
        <w:pBdr>
          <w:top w:val="nil"/>
          <w:left w:val="nil"/>
          <w:bottom w:val="nil"/>
          <w:right w:val="nil"/>
          <w:between w:val="nil"/>
        </w:pBdr>
        <w:spacing w:before="98" w:line="268" w:lineRule="auto"/>
        <w:ind w:left="218" w:right="206"/>
        <w:jc w:val="both"/>
        <w:rPr>
          <w:color w:val="000000"/>
        </w:rPr>
      </w:pPr>
      <w:r>
        <w:rPr>
          <w:rFonts w:eastAsia="Times New Roman"/>
          <w:color w:val="000000"/>
        </w:rPr>
        <w:t>Fourth round: country volume verification. Every calibrated country volume in Table 8 has now been checked against the page of the cited source rather than against the paper's internal arithmetic. All four were wrong: Malaysia was recorded as $16.0B against a reported $31B, Thailand as $24.0B against $46B, the Philippines as $38.0B against $31B, and Vietnam as $32.0B against $36B. The Malaysia figure corresponds exactly to the e-commerce sub-total shown on the same page and appears to have been taken from that sub-chart rather than from the overall digital-economy figure. Two of the four errors, Malaysia and the Philippines, were introduced after the January 2026 SSRN posting, which carried the correct values. Correcting all four raises the ASEAN-5 calibrated total from $170 billion to approximately $200 billion and narrows the effective-rate range in Table 9 from 1.23-3.34% to 1.11-1.72%, resolving Malaysia's former status as an outlier. The Indonesia estimate, the 16.0x ratio, the GoTo time series, and the Malaysia difference-in-differences comparison are unaffected, because none of them depend on the calibrated country volumes.</w:t>
      </w:r>
    </w:p>
    <w:p w14:paraId="59AEAC14" w14:textId="77777777" w:rsidR="00D052D2" w:rsidRDefault="00000000">
      <w:pPr>
        <w:widowControl/>
        <w:pBdr>
          <w:top w:val="nil"/>
          <w:left w:val="nil"/>
          <w:bottom w:val="nil"/>
          <w:right w:val="nil"/>
          <w:between w:val="nil"/>
        </w:pBdr>
        <w:spacing w:before="97" w:line="268" w:lineRule="auto"/>
        <w:ind w:left="218" w:right="215"/>
        <w:jc w:val="both"/>
        <w:rPr>
          <w:color w:val="000000"/>
        </w:rPr>
      </w:pPr>
      <w:r>
        <w:rPr>
          <w:rFonts w:eastAsia="Times New Roman"/>
          <w:color w:val="000000"/>
        </w:rPr>
        <w:t>Fourth item: residual rounding. The Indonesia and ASEAN-5 ratios were reported as 15.9× and 16.1× respectively while the four calibrated countries were reported at exactly 16.0×. Since all five rows are generated by one take rate, they cannot differ; the spread arose from rounding revenue to one decimal place. All ratios are calculated from unrounded source values; displayed components may differ slightly because of rounding.</w:t>
      </w:r>
    </w:p>
    <w:p w14:paraId="1D0C52DC" w14:textId="77777777" w:rsidR="00D052D2" w:rsidRDefault="00000000">
      <w:pPr>
        <w:widowControl/>
        <w:pBdr>
          <w:top w:val="nil"/>
          <w:left w:val="nil"/>
          <w:bottom w:val="nil"/>
          <w:right w:val="nil"/>
          <w:between w:val="nil"/>
        </w:pBdr>
        <w:spacing w:before="2" w:line="252" w:lineRule="auto"/>
        <w:jc w:val="both"/>
        <w:rPr>
          <w:color w:val="000000"/>
          <w:sz w:val="13"/>
          <w:szCs w:val="13"/>
        </w:rPr>
      </w:pPr>
      <w:r>
        <w:rPr>
          <w:noProof/>
        </w:rPr>
        <w:lastRenderedPageBreak/>
        <w:drawing>
          <wp:anchor distT="0" distB="0" distL="0" distR="0" simplePos="0" relativeHeight="251659264" behindDoc="0" locked="0" layoutInCell="1" hidden="0" allowOverlap="1" wp14:anchorId="50110C7F" wp14:editId="391940AD">
            <wp:simplePos x="0" y="0"/>
            <wp:positionH relativeFrom="column">
              <wp:posOffset>414553</wp:posOffset>
            </wp:positionH>
            <wp:positionV relativeFrom="paragraph">
              <wp:posOffset>111619</wp:posOffset>
            </wp:positionV>
            <wp:extent cx="5584367" cy="2365248"/>
            <wp:effectExtent l="0" t="0" r="0" b="0"/>
            <wp:wrapTopAndBottom distT="0" dist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584367" cy="2365248"/>
                    </a:xfrm>
                    <a:prstGeom prst="rect">
                      <a:avLst/>
                    </a:prstGeom>
                    <a:ln/>
                  </pic:spPr>
                </pic:pic>
              </a:graphicData>
            </a:graphic>
          </wp:anchor>
        </w:drawing>
      </w:r>
    </w:p>
    <w:p w14:paraId="7CD3825B" w14:textId="77777777" w:rsidR="00D052D2" w:rsidRDefault="00000000">
      <w:pPr>
        <w:widowControl/>
        <w:spacing w:before="40" w:after="80" w:line="268" w:lineRule="auto"/>
        <w:ind w:left="218" w:right="244"/>
        <w:jc w:val="both"/>
        <w:rPr>
          <w:i/>
          <w:iCs/>
          <w:sz w:val="18"/>
          <w:szCs w:val="18"/>
        </w:rPr>
      </w:pPr>
      <w:r>
        <w:rPr>
          <w:rFonts w:eastAsia="Times New Roman"/>
          <w:i/>
          <w:iCs/>
          <w:sz w:val="18"/>
          <w:szCs w:val="18"/>
        </w:rPr>
        <w:t>Figure 2. Correction history for the two headline numbers. The sourcing correction changed the dollar total; the ratio-definition correction changed the ratio without changing the wedge; the country-volume verification (Appendix A) raised the dollar total again without changing the ratio.</w:t>
      </w:r>
    </w:p>
    <w:p w14:paraId="593CE55A" w14:textId="77777777" w:rsidR="00D052D2" w:rsidRDefault="00D052D2">
      <w:pPr>
        <w:widowControl/>
        <w:pBdr>
          <w:top w:val="nil"/>
          <w:left w:val="nil"/>
          <w:bottom w:val="nil"/>
          <w:right w:val="nil"/>
          <w:between w:val="nil"/>
        </w:pBdr>
        <w:spacing w:before="51" w:line="252" w:lineRule="auto"/>
        <w:jc w:val="both"/>
        <w:rPr>
          <w:i/>
          <w:iCs/>
          <w:color w:val="000000"/>
          <w:sz w:val="18"/>
          <w:szCs w:val="18"/>
        </w:rPr>
      </w:pPr>
    </w:p>
    <w:p w14:paraId="1037971F" w14:textId="77777777" w:rsidR="00D052D2" w:rsidRDefault="00000000">
      <w:pPr>
        <w:pStyle w:val="Heading1"/>
        <w:widowControl/>
        <w:ind w:left="218" w:firstLine="0"/>
        <w:jc w:val="both"/>
      </w:pPr>
      <w:r>
        <w:t>Data statement</w:t>
      </w:r>
    </w:p>
    <w:p w14:paraId="3FAD498B" w14:textId="77777777" w:rsidR="00D052D2" w:rsidRDefault="00000000">
      <w:pPr>
        <w:widowControl/>
        <w:pBdr>
          <w:top w:val="nil"/>
          <w:left w:val="nil"/>
          <w:bottom w:val="nil"/>
          <w:right w:val="nil"/>
          <w:between w:val="nil"/>
        </w:pBdr>
        <w:spacing w:before="99" w:line="268" w:lineRule="auto"/>
        <w:ind w:left="218" w:right="212"/>
        <w:jc w:val="both"/>
        <w:rPr>
          <w:color w:val="000000"/>
        </w:rPr>
      </w:pPr>
      <w:r>
        <w:rPr>
          <w:rFonts w:eastAsia="Times New Roman"/>
          <w:color w:val="000000"/>
        </w:rPr>
        <w:t>The SEC filing figures were pulled from data.sec.gov (CIK 1855612 for Grab Holdings; CIK 1703399 for Sea Limited). GoTo figures are taken from its Indonesia Stock Exchange annual report. Malaysian and Vietnamese collection figures are annual totals from parliamentary and tax-authority reporting, with the period-average USD/MYR and USD/VND conventions stated in Section 6. Indonesia’s digital-tax collection figure (Table 9) is drawn from Indonesia’s Ministry of Finance, as reported by Tempo, 2024 (combined PMSE VAT, crypto, fintech, and SIPP tax streams; local-currency figure Rp11.87 trillion). Code and source-lineage files are available from the author upon request.</w:t>
      </w:r>
    </w:p>
    <w:p w14:paraId="75EB25B2" w14:textId="77777777" w:rsidR="00D052D2" w:rsidRDefault="00D052D2">
      <w:pPr>
        <w:widowControl/>
        <w:pBdr>
          <w:top w:val="nil"/>
          <w:left w:val="nil"/>
          <w:bottom w:val="nil"/>
          <w:right w:val="nil"/>
          <w:between w:val="nil"/>
        </w:pBdr>
        <w:spacing w:before="7" w:line="252" w:lineRule="auto"/>
        <w:jc w:val="both"/>
        <w:rPr>
          <w:color w:val="000000"/>
        </w:rPr>
      </w:pPr>
    </w:p>
    <w:p w14:paraId="59121373" w14:textId="77777777" w:rsidR="00D052D2" w:rsidRDefault="00000000">
      <w:pPr>
        <w:pStyle w:val="Heading1"/>
        <w:widowControl/>
        <w:spacing w:before="1"/>
        <w:ind w:left="218" w:firstLine="0"/>
      </w:pPr>
      <w:r>
        <w:t>References</w:t>
      </w:r>
    </w:p>
    <w:p w14:paraId="2581114C" w14:textId="77777777" w:rsidR="00D052D2" w:rsidRDefault="00000000">
      <w:pPr>
        <w:widowControl/>
        <w:pBdr>
          <w:top w:val="nil"/>
          <w:left w:val="nil"/>
          <w:bottom w:val="nil"/>
          <w:right w:val="nil"/>
          <w:between w:val="nil"/>
        </w:pBdr>
        <w:spacing w:before="99" w:line="252" w:lineRule="auto"/>
        <w:ind w:left="218"/>
        <w:jc w:val="both"/>
        <w:rPr>
          <w:color w:val="000000"/>
        </w:rPr>
      </w:pPr>
      <w:r>
        <w:rPr>
          <w:rFonts w:eastAsia="Times New Roman"/>
          <w:color w:val="000000"/>
        </w:rPr>
        <w:t>Armstrong, M. (2006). Competition in two-sided markets. RAND Journal of Economics, 37(3), 668–691.</w:t>
      </w:r>
    </w:p>
    <w:p w14:paraId="63816760"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 xml:space="preserve">Benhassine, N., McKenzie, D., Pouliquen, V., &amp; Santini, M. (2018). Does inducing informal firms to formalize make sense? Experimental evidence from Benin. Journal of Public Economics, 157, 1–14. </w:t>
      </w:r>
      <w:hyperlink r:id="rId15">
        <w:r>
          <w:rPr>
            <w:rFonts w:eastAsia="Times New Roman"/>
            <w:color w:val="000000"/>
          </w:rPr>
          <w:t>https://doi.org/10.1016/j.jpubeco.2017.11.004</w:t>
        </w:r>
      </w:hyperlink>
    </w:p>
    <w:p w14:paraId="7667B4C0" w14:textId="77777777" w:rsidR="00D052D2" w:rsidRDefault="00000000">
      <w:pPr>
        <w:widowControl/>
        <w:pBdr>
          <w:top w:val="nil"/>
          <w:left w:val="nil"/>
          <w:bottom w:val="nil"/>
          <w:right w:val="nil"/>
          <w:between w:val="nil"/>
        </w:pBdr>
        <w:spacing w:before="60" w:line="252" w:lineRule="auto"/>
        <w:ind w:left="218"/>
        <w:jc w:val="both"/>
        <w:rPr>
          <w:color w:val="000000"/>
        </w:rPr>
      </w:pPr>
      <w:r>
        <w:rPr>
          <w:rFonts w:eastAsia="Times New Roman"/>
          <w:color w:val="000000"/>
        </w:rPr>
        <w:t>Caillaud, B., &amp; Jullien, B. (2003). Chicken &amp; egg: Competition among intermediation service providers.</w:t>
      </w:r>
    </w:p>
    <w:p w14:paraId="038E12A7" w14:textId="77777777" w:rsidR="00D052D2" w:rsidRDefault="00000000">
      <w:pPr>
        <w:widowControl/>
        <w:pBdr>
          <w:top w:val="nil"/>
          <w:left w:val="nil"/>
          <w:bottom w:val="nil"/>
          <w:right w:val="nil"/>
          <w:between w:val="nil"/>
        </w:pBdr>
        <w:spacing w:line="252" w:lineRule="auto"/>
        <w:ind w:left="578"/>
        <w:jc w:val="both"/>
        <w:rPr>
          <w:color w:val="000000"/>
        </w:rPr>
      </w:pPr>
      <w:r>
        <w:rPr>
          <w:rFonts w:eastAsia="Times New Roman"/>
          <w:color w:val="000000"/>
        </w:rPr>
        <w:t>RAND Journal of Economics, 34(2), 309–328.</w:t>
      </w:r>
    </w:p>
    <w:p w14:paraId="7C6E4F88"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Collins, B., Garin, A., Jackson, E., Koustas, D., &amp; Payne, M. (2019). Is gig work replacing traditional employment? Evidence from two decades of tax returns. U.S. Internal Revenue Service, Statistics of Income Working Paper.</w:t>
      </w:r>
    </w:p>
    <w:p w14:paraId="2EEDFD75"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 xml:space="preserve">de Mel, S., McKenzie, D., &amp; Woodruff, C. (2013). The demand for, and consequences of, formalization among informal firms in Sri Lanka. American Economic Journal: Applied Economics, 5(2), 122–150. </w:t>
      </w:r>
      <w:hyperlink r:id="rId16">
        <w:r>
          <w:rPr>
            <w:rFonts w:eastAsia="Times New Roman"/>
            <w:color w:val="000000"/>
          </w:rPr>
          <w:t>https://doi.org/10.1257/app.5.2.122</w:t>
        </w:r>
      </w:hyperlink>
    </w:p>
    <w:p w14:paraId="7B213E74" w14:textId="77777777" w:rsidR="00D052D2" w:rsidRDefault="00000000">
      <w:pPr>
        <w:widowControl/>
        <w:pBdr>
          <w:top w:val="nil"/>
          <w:left w:val="nil"/>
          <w:bottom w:val="nil"/>
          <w:right w:val="nil"/>
          <w:between w:val="nil"/>
        </w:pBdr>
        <w:spacing w:before="60" w:line="252" w:lineRule="auto"/>
        <w:ind w:left="578" w:right="1419" w:hanging="360"/>
        <w:jc w:val="both"/>
        <w:rPr>
          <w:color w:val="000000"/>
        </w:rPr>
      </w:pPr>
      <w:r>
        <w:rPr>
          <w:rFonts w:eastAsia="Times New Roman"/>
          <w:color w:val="000000"/>
        </w:rPr>
        <w:t>European Union. (2021). Council Directive (EU) 2021/514 amending Directive 2011/16/EU on administrative cooperation in the field of taxation (DAC7).</w:t>
      </w:r>
    </w:p>
    <w:p w14:paraId="4565D6E2" w14:textId="77777777" w:rsidR="00D052D2" w:rsidRDefault="00000000">
      <w:pPr>
        <w:widowControl/>
        <w:pBdr>
          <w:top w:val="nil"/>
          <w:left w:val="nil"/>
          <w:bottom w:val="nil"/>
          <w:right w:val="nil"/>
          <w:between w:val="nil"/>
        </w:pBdr>
        <w:spacing w:before="60" w:line="252" w:lineRule="auto"/>
        <w:ind w:left="218"/>
        <w:jc w:val="both"/>
        <w:rPr>
          <w:color w:val="000000"/>
        </w:rPr>
      </w:pPr>
      <w:r>
        <w:rPr>
          <w:rFonts w:eastAsia="Times New Roman"/>
          <w:color w:val="000000"/>
        </w:rPr>
        <w:t>Evans, D. S., &amp; Schmalensee, R. (2016). Matchmakers: The New Economics of Multisided Platforms.</w:t>
      </w:r>
    </w:p>
    <w:p w14:paraId="6EF187EC" w14:textId="77777777" w:rsidR="00D052D2" w:rsidRDefault="00000000">
      <w:pPr>
        <w:widowControl/>
        <w:pBdr>
          <w:top w:val="nil"/>
          <w:left w:val="nil"/>
          <w:bottom w:val="nil"/>
          <w:right w:val="nil"/>
          <w:between w:val="nil"/>
        </w:pBdr>
        <w:spacing w:line="252" w:lineRule="auto"/>
        <w:ind w:left="578"/>
        <w:jc w:val="both"/>
        <w:rPr>
          <w:color w:val="000000"/>
        </w:rPr>
      </w:pPr>
      <w:r>
        <w:rPr>
          <w:rFonts w:eastAsia="Times New Roman"/>
          <w:color w:val="000000"/>
        </w:rPr>
        <w:t>Harvard Business Review Press.</w:t>
      </w:r>
    </w:p>
    <w:p w14:paraId="42F8512F" w14:textId="77777777" w:rsidR="00D052D2" w:rsidRDefault="00000000">
      <w:pPr>
        <w:widowControl/>
        <w:pBdr>
          <w:top w:val="nil"/>
          <w:left w:val="nil"/>
          <w:bottom w:val="nil"/>
          <w:right w:val="nil"/>
          <w:between w:val="nil"/>
        </w:pBdr>
        <w:spacing w:before="60" w:line="252" w:lineRule="auto"/>
        <w:ind w:left="218"/>
        <w:jc w:val="both"/>
        <w:rPr>
          <w:color w:val="000000"/>
        </w:rPr>
      </w:pPr>
      <w:r>
        <w:rPr>
          <w:rFonts w:eastAsia="Times New Roman"/>
          <w:color w:val="000000"/>
        </w:rPr>
        <w:t>Garin, A., Jackson, E., Koustas, D. K., &amp; Miller, A. (2023). The evolution of platform gig work, 2012–2021.</w:t>
      </w:r>
    </w:p>
    <w:p w14:paraId="4B4F5A01" w14:textId="77777777" w:rsidR="00D052D2" w:rsidRDefault="00000000">
      <w:pPr>
        <w:widowControl/>
        <w:pBdr>
          <w:top w:val="nil"/>
          <w:left w:val="nil"/>
          <w:bottom w:val="nil"/>
          <w:right w:val="nil"/>
          <w:between w:val="nil"/>
        </w:pBdr>
        <w:spacing w:line="252" w:lineRule="auto"/>
        <w:ind w:left="578"/>
        <w:jc w:val="both"/>
        <w:rPr>
          <w:color w:val="000000"/>
        </w:rPr>
      </w:pPr>
      <w:r>
        <w:rPr>
          <w:rFonts w:eastAsia="Times New Roman"/>
          <w:color w:val="000000"/>
        </w:rPr>
        <w:t>NBER Working Paper No. 31273. doi:10.3386/w31273.</w:t>
      </w:r>
    </w:p>
    <w:p w14:paraId="3E3CC1B7" w14:textId="77777777" w:rsidR="00D052D2" w:rsidRDefault="00000000">
      <w:pPr>
        <w:widowControl/>
        <w:pBdr>
          <w:top w:val="nil"/>
          <w:left w:val="nil"/>
          <w:bottom w:val="nil"/>
          <w:right w:val="nil"/>
          <w:between w:val="nil"/>
        </w:pBdr>
        <w:spacing w:before="60" w:line="252" w:lineRule="auto"/>
        <w:ind w:left="578" w:hanging="360"/>
        <w:jc w:val="both"/>
        <w:rPr>
          <w:color w:val="000000"/>
        </w:rPr>
      </w:pPr>
      <w:r>
        <w:rPr>
          <w:rFonts w:eastAsia="Times New Roman"/>
          <w:color w:val="000000"/>
        </w:rPr>
        <w:lastRenderedPageBreak/>
        <w:t>Google, Temasek, &amp; Bain &amp; Company. (2024). e-Conomy SEA 2024: Profits on the Rise, Harnessing SEA’s Advantage.</w:t>
      </w:r>
    </w:p>
    <w:p w14:paraId="3BE04BCB" w14:textId="77777777" w:rsidR="00D052D2" w:rsidRDefault="00000000">
      <w:pPr>
        <w:widowControl/>
        <w:pBdr>
          <w:top w:val="nil"/>
          <w:left w:val="nil"/>
          <w:bottom w:val="nil"/>
          <w:right w:val="nil"/>
          <w:between w:val="nil"/>
        </w:pBdr>
        <w:spacing w:before="60" w:line="278" w:lineRule="auto"/>
        <w:ind w:left="218" w:right="418"/>
        <w:jc w:val="both"/>
        <w:rPr>
          <w:color w:val="000000"/>
        </w:rPr>
      </w:pPr>
      <w:r>
        <w:rPr>
          <w:rFonts w:eastAsia="Times New Roman"/>
          <w:color w:val="000000"/>
        </w:rPr>
        <w:t xml:space="preserve">GoTo Gojek Tokopedia Tbk. (2024). Annual Report, Financial Year 2023. Indonesia Stock Exchange. Grab Holdings Limited. (2024). Form 20-F, Fiscal Year 2023. U.S. Securities and Exchange Commission. Hagiu, A., &amp; Wright, J. (2015). Multi-sided platforms. International Journal of Industrial Organization, 43, 162–174. </w:t>
      </w:r>
      <w:hyperlink r:id="rId17">
        <w:r>
          <w:rPr>
            <w:rFonts w:eastAsia="Times New Roman"/>
            <w:color w:val="000000"/>
          </w:rPr>
          <w:t>https://doi.org/10.1016/j.ijindorg.2015.03.003</w:t>
        </w:r>
      </w:hyperlink>
    </w:p>
    <w:p w14:paraId="26C87B12" w14:textId="77777777" w:rsidR="00D052D2" w:rsidRDefault="00000000">
      <w:pPr>
        <w:widowControl/>
        <w:pBdr>
          <w:top w:val="nil"/>
          <w:left w:val="nil"/>
          <w:bottom w:val="nil"/>
          <w:right w:val="nil"/>
          <w:between w:val="nil"/>
        </w:pBdr>
        <w:spacing w:before="60" w:line="252" w:lineRule="auto"/>
        <w:ind w:left="578" w:hanging="360"/>
        <w:jc w:val="both"/>
        <w:rPr>
          <w:color w:val="000000"/>
        </w:rPr>
      </w:pPr>
      <w:r>
        <w:rPr>
          <w:rFonts w:eastAsia="Times New Roman"/>
          <w:color w:val="000000"/>
        </w:rPr>
        <w:t>International Labour Organization. (2023). Resolution Concerning Statistics on the Informal Economy. 21st International Conference of Labour Statisticians.</w:t>
      </w:r>
    </w:p>
    <w:p w14:paraId="74263096" w14:textId="77777777" w:rsidR="00D052D2" w:rsidRDefault="00000000">
      <w:pPr>
        <w:widowControl/>
        <w:pBdr>
          <w:top w:val="nil"/>
          <w:left w:val="nil"/>
          <w:bottom w:val="nil"/>
          <w:right w:val="nil"/>
          <w:between w:val="nil"/>
        </w:pBdr>
        <w:spacing w:before="60" w:line="252" w:lineRule="auto"/>
        <w:ind w:left="578" w:right="636" w:hanging="360"/>
        <w:jc w:val="both"/>
        <w:rPr>
          <w:color w:val="000000"/>
        </w:rPr>
      </w:pPr>
      <w:r>
        <w:rPr>
          <w:rFonts w:eastAsia="Times New Roman"/>
          <w:color w:val="000000"/>
        </w:rPr>
        <w:t>International Labour Organization. (2021). World Employment and Social Outlook 2021: The Role of Digital Labour Platforms in Transforming the World of Work. ILO.</w:t>
      </w:r>
    </w:p>
    <w:p w14:paraId="7822DC88" w14:textId="77777777" w:rsidR="00D052D2" w:rsidRDefault="00000000">
      <w:pPr>
        <w:widowControl/>
        <w:pBdr>
          <w:top w:val="nil"/>
          <w:left w:val="nil"/>
          <w:bottom w:val="nil"/>
          <w:right w:val="nil"/>
          <w:between w:val="nil"/>
        </w:pBdr>
        <w:spacing w:before="60" w:line="252" w:lineRule="auto"/>
        <w:ind w:left="578" w:right="636" w:hanging="360"/>
        <w:jc w:val="both"/>
        <w:rPr>
          <w:color w:val="000000"/>
        </w:rPr>
      </w:pPr>
      <w:r>
        <w:rPr>
          <w:rFonts w:eastAsia="Times New Roman"/>
          <w:color w:val="000000"/>
        </w:rPr>
        <w:t>Jensen, A. (2022). Employment structure and the rise of the modern tax system. American Economic Review, 112(1), 213–234.</w:t>
      </w:r>
    </w:p>
    <w:p w14:paraId="6C7338ED" w14:textId="77777777" w:rsidR="00D052D2" w:rsidRDefault="00000000">
      <w:pPr>
        <w:widowControl/>
        <w:pBdr>
          <w:top w:val="nil"/>
          <w:left w:val="nil"/>
          <w:bottom w:val="nil"/>
          <w:right w:val="nil"/>
          <w:between w:val="nil"/>
        </w:pBdr>
        <w:spacing w:before="60" w:line="252" w:lineRule="auto"/>
        <w:ind w:left="218"/>
        <w:jc w:val="both"/>
        <w:rPr>
          <w:color w:val="000000"/>
        </w:rPr>
      </w:pPr>
      <w:r>
        <w:rPr>
          <w:rFonts w:eastAsia="Times New Roman"/>
          <w:color w:val="000000"/>
        </w:rPr>
        <w:t>Kleven, H. J., Knudsen, M. B., Kreiner, C. T., Pedersen, S., &amp; Saez, E. (2011). Unwilling or unable to cheat?</w:t>
      </w:r>
    </w:p>
    <w:p w14:paraId="1B5BCF1D" w14:textId="77777777" w:rsidR="00D052D2" w:rsidRDefault="00000000">
      <w:pPr>
        <w:widowControl/>
        <w:pBdr>
          <w:top w:val="nil"/>
          <w:left w:val="nil"/>
          <w:bottom w:val="nil"/>
          <w:right w:val="nil"/>
          <w:between w:val="nil"/>
        </w:pBdr>
        <w:spacing w:line="252" w:lineRule="auto"/>
        <w:ind w:left="578"/>
        <w:jc w:val="both"/>
        <w:rPr>
          <w:color w:val="000000"/>
        </w:rPr>
      </w:pPr>
      <w:r>
        <w:rPr>
          <w:rFonts w:eastAsia="Times New Roman"/>
          <w:color w:val="000000"/>
        </w:rPr>
        <w:t>Evidence from a tax audit experiment in Denmark. Econometrica, 79(3), 651–692.</w:t>
      </w:r>
    </w:p>
    <w:p w14:paraId="2C255E7B" w14:textId="77777777" w:rsidR="00D052D2" w:rsidRDefault="00000000">
      <w:pPr>
        <w:widowControl/>
        <w:pBdr>
          <w:top w:val="nil"/>
          <w:left w:val="nil"/>
          <w:bottom w:val="nil"/>
          <w:right w:val="nil"/>
          <w:between w:val="nil"/>
        </w:pBdr>
        <w:spacing w:before="60" w:line="252" w:lineRule="auto"/>
        <w:ind w:left="578" w:right="636" w:hanging="360"/>
        <w:jc w:val="both"/>
        <w:rPr>
          <w:color w:val="000000"/>
        </w:rPr>
      </w:pPr>
      <w:r>
        <w:rPr>
          <w:rFonts w:eastAsia="Times New Roman"/>
          <w:color w:val="000000"/>
        </w:rPr>
        <w:t xml:space="preserve">Kleven, H. J., Kreiner, C. T., &amp; Saez, E. (2016). Why can modern governments tax so much? An agency model of firms as fiscal intermediaries. Economica, 83(330), 219–246. </w:t>
      </w:r>
      <w:hyperlink r:id="rId18">
        <w:r>
          <w:rPr>
            <w:rFonts w:eastAsia="Times New Roman"/>
            <w:color w:val="000000"/>
          </w:rPr>
          <w:t>https://doi.org/10.1111/ecca.12182</w:t>
        </w:r>
      </w:hyperlink>
    </w:p>
    <w:p w14:paraId="30A67172"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La Porta, R., &amp; Shleifer, A. (2014). Informality and development. Journal of Economic Perspectives, 28(3), 109–126.</w:t>
      </w:r>
    </w:p>
    <w:p w14:paraId="7C5AF74E" w14:textId="77777777" w:rsidR="00D052D2" w:rsidRDefault="00000000">
      <w:pPr>
        <w:widowControl/>
        <w:pBdr>
          <w:top w:val="nil"/>
          <w:left w:val="nil"/>
          <w:bottom w:val="nil"/>
          <w:right w:val="nil"/>
          <w:between w:val="nil"/>
        </w:pBdr>
        <w:spacing w:before="60" w:line="252" w:lineRule="auto"/>
        <w:ind w:left="578" w:hanging="360"/>
        <w:jc w:val="both"/>
        <w:rPr>
          <w:color w:val="000000"/>
        </w:rPr>
      </w:pPr>
      <w:r>
        <w:rPr>
          <w:rFonts w:eastAsia="Times New Roman"/>
          <w:color w:val="000000"/>
        </w:rPr>
        <w:t>Medina, L., &amp; Schneider, F. (2019). Shedding light on the shadow economy: A global database. CESifo Working Paper 7981.</w:t>
      </w:r>
    </w:p>
    <w:p w14:paraId="48CE63D2" w14:textId="77777777" w:rsidR="00D052D2" w:rsidRDefault="00000000">
      <w:pPr>
        <w:widowControl/>
        <w:pBdr>
          <w:top w:val="nil"/>
          <w:left w:val="nil"/>
          <w:bottom w:val="nil"/>
          <w:right w:val="nil"/>
          <w:between w:val="nil"/>
        </w:pBdr>
        <w:spacing w:before="60" w:line="252" w:lineRule="auto"/>
        <w:ind w:left="578" w:hanging="360"/>
        <w:jc w:val="both"/>
        <w:rPr>
          <w:color w:val="000000"/>
        </w:rPr>
      </w:pPr>
      <w:r>
        <w:rPr>
          <w:rFonts w:eastAsia="Times New Roman"/>
          <w:color w:val="000000"/>
        </w:rPr>
        <w:t>Ministry of Finance Malaysia. (2023). Sales tax on imported low-value goods sold online. Press release, 18 December.</w:t>
      </w:r>
    </w:p>
    <w:p w14:paraId="30D84C20" w14:textId="77777777" w:rsidR="00D052D2" w:rsidRDefault="00000000">
      <w:pPr>
        <w:widowControl/>
        <w:pBdr>
          <w:top w:val="nil"/>
          <w:left w:val="nil"/>
          <w:bottom w:val="nil"/>
          <w:right w:val="nil"/>
          <w:between w:val="nil"/>
        </w:pBdr>
        <w:spacing w:before="41" w:line="252" w:lineRule="auto"/>
        <w:ind w:left="218"/>
        <w:jc w:val="both"/>
        <w:rPr>
          <w:color w:val="000000"/>
        </w:rPr>
      </w:pPr>
      <w:r>
        <w:rPr>
          <w:rFonts w:eastAsia="Times New Roman"/>
          <w:color w:val="000000"/>
        </w:rPr>
        <w:t>Momentum Works. (2024). Ecommerce in Southeast Asia 2023.</w:t>
      </w:r>
    </w:p>
    <w:p w14:paraId="74ED437C" w14:textId="77777777" w:rsidR="00D052D2" w:rsidRDefault="00000000">
      <w:pPr>
        <w:widowControl/>
        <w:pBdr>
          <w:top w:val="nil"/>
          <w:left w:val="nil"/>
          <w:bottom w:val="nil"/>
          <w:right w:val="nil"/>
          <w:between w:val="nil"/>
        </w:pBdr>
        <w:spacing w:before="60" w:line="252" w:lineRule="auto"/>
        <w:ind w:left="218"/>
        <w:jc w:val="both"/>
        <w:rPr>
          <w:color w:val="000000"/>
        </w:rPr>
      </w:pPr>
      <w:r>
        <w:rPr>
          <w:rFonts w:eastAsia="Times New Roman"/>
          <w:color w:val="000000"/>
        </w:rPr>
        <w:t>Naritomi, J. (2019). Consumers as tax auditors. American Economic Review, 109(9), 3031–3072.</w:t>
      </w:r>
    </w:p>
    <w:p w14:paraId="4D42E069"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 xml:space="preserve">OECD. (2020a). Model Rules for Reporting by Platform Operators with respect to Sellers in the Sharing and Gig Economy. OECD Publishing. </w:t>
      </w:r>
      <w:hyperlink r:id="rId19">
        <w:r>
          <w:rPr>
            <w:rFonts w:eastAsia="Times New Roman"/>
            <w:color w:val="000000"/>
          </w:rPr>
          <w:t>https://doi.org/10.1787/d7973047-en</w:t>
        </w:r>
      </w:hyperlink>
    </w:p>
    <w:p w14:paraId="19A7F96F" w14:textId="77777777" w:rsidR="00D052D2" w:rsidRDefault="00000000">
      <w:pPr>
        <w:widowControl/>
        <w:pBdr>
          <w:top w:val="nil"/>
          <w:left w:val="nil"/>
          <w:bottom w:val="nil"/>
          <w:right w:val="nil"/>
          <w:between w:val="nil"/>
        </w:pBdr>
        <w:spacing w:before="80" w:line="252" w:lineRule="auto"/>
        <w:ind w:left="578" w:right="144" w:hanging="360"/>
        <w:jc w:val="both"/>
        <w:rPr>
          <w:color w:val="000000"/>
        </w:rPr>
      </w:pPr>
      <w:r>
        <w:rPr>
          <w:rFonts w:eastAsia="Times New Roman"/>
          <w:color w:val="000000"/>
        </w:rPr>
        <w:t>OECD. (2020b). Tax Challenges Arising from Digitalisation – Report on Pillar One Blueprint. OECD/G20 Base Erosion and Profit Shifting Project.</w:t>
      </w:r>
    </w:p>
    <w:p w14:paraId="5C18D045" w14:textId="77777777" w:rsidR="00D052D2" w:rsidRDefault="00000000">
      <w:pPr>
        <w:widowControl/>
        <w:pBdr>
          <w:top w:val="nil"/>
          <w:left w:val="nil"/>
          <w:bottom w:val="nil"/>
          <w:right w:val="nil"/>
          <w:between w:val="nil"/>
        </w:pBdr>
        <w:spacing w:before="60" w:line="252" w:lineRule="auto"/>
        <w:ind w:left="578" w:right="488" w:hanging="360"/>
        <w:jc w:val="both"/>
        <w:rPr>
          <w:color w:val="000000"/>
        </w:rPr>
      </w:pPr>
      <w:r>
        <w:rPr>
          <w:rFonts w:eastAsia="Times New Roman"/>
          <w:color w:val="000000"/>
        </w:rPr>
        <w:t xml:space="preserve">OECD. (2019). The Sharing and Gig Economy: Effective Taxation of Platform Sellers. OECD Publishing. </w:t>
      </w:r>
      <w:hyperlink r:id="rId20">
        <w:r>
          <w:rPr>
            <w:rFonts w:eastAsia="Times New Roman"/>
            <w:color w:val="000000"/>
          </w:rPr>
          <w:t>https://doi.org/10.1787/574b61f8-en</w:t>
        </w:r>
      </w:hyperlink>
    </w:p>
    <w:p w14:paraId="3EFAC2B4" w14:textId="77777777" w:rsidR="00D052D2" w:rsidRDefault="00000000">
      <w:pPr>
        <w:widowControl/>
        <w:pBdr>
          <w:top w:val="nil"/>
          <w:left w:val="nil"/>
          <w:bottom w:val="nil"/>
          <w:right w:val="nil"/>
          <w:between w:val="nil"/>
        </w:pBdr>
        <w:spacing w:before="60" w:line="252" w:lineRule="auto"/>
        <w:ind w:left="578" w:hanging="360"/>
        <w:jc w:val="both"/>
        <w:rPr>
          <w:color w:val="000000"/>
        </w:rPr>
      </w:pPr>
      <w:r>
        <w:rPr>
          <w:rFonts w:eastAsia="Times New Roman"/>
          <w:color w:val="000000"/>
        </w:rPr>
        <w:t xml:space="preserve">Parker, G. G., &amp; Van Alstyne, M. W. (2005). Two-sided network effects: A theory of information product design. Management Science, 51(10), 1494–1504. </w:t>
      </w:r>
      <w:hyperlink r:id="rId21">
        <w:r>
          <w:rPr>
            <w:rFonts w:eastAsia="Times New Roman"/>
            <w:color w:val="000000"/>
          </w:rPr>
          <w:t>https://doi.org/10.1287/mnsc.1050.0400</w:t>
        </w:r>
      </w:hyperlink>
    </w:p>
    <w:p w14:paraId="350C52DA"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Pomeranz, D. (2015). No taxation without information: Deterrence and self-enforcement in the value added tax. American Economic Review, 105(8), 2539–2569.</w:t>
      </w:r>
    </w:p>
    <w:p w14:paraId="34D33868"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Rochet, J.-C., &amp; Tirole, J. (2003). Platform competition in two-sided markets. Journal of the European Economic Association, 1(4), 990–1029.</w:t>
      </w:r>
    </w:p>
    <w:p w14:paraId="2627C500" w14:textId="77777777" w:rsidR="00D052D2" w:rsidRDefault="00000000">
      <w:pPr>
        <w:widowControl/>
        <w:pBdr>
          <w:top w:val="nil"/>
          <w:left w:val="nil"/>
          <w:bottom w:val="nil"/>
          <w:right w:val="nil"/>
          <w:between w:val="nil"/>
        </w:pBdr>
        <w:spacing w:before="41" w:line="252" w:lineRule="auto"/>
        <w:ind w:left="578" w:right="636" w:hanging="360"/>
        <w:jc w:val="both"/>
        <w:rPr>
          <w:color w:val="000000"/>
        </w:rPr>
      </w:pPr>
      <w:r>
        <w:rPr>
          <w:rFonts w:eastAsia="Times New Roman"/>
          <w:color w:val="000000"/>
        </w:rPr>
        <w:t>Royal Malaysian Customs Department. (2023). Guidelines for the Implementation of Sales Tax on Low Value Goods.</w:t>
      </w:r>
    </w:p>
    <w:p w14:paraId="5EBD54F5" w14:textId="77777777" w:rsidR="00D052D2" w:rsidRDefault="00000000">
      <w:pPr>
        <w:widowControl/>
        <w:pBdr>
          <w:top w:val="nil"/>
          <w:left w:val="nil"/>
          <w:bottom w:val="nil"/>
          <w:right w:val="nil"/>
          <w:between w:val="nil"/>
        </w:pBdr>
        <w:spacing w:before="60" w:line="278" w:lineRule="auto"/>
        <w:ind w:left="218" w:right="704"/>
        <w:jc w:val="both"/>
        <w:rPr>
          <w:color w:val="000000"/>
        </w:rPr>
      </w:pPr>
      <w:r>
        <w:rPr>
          <w:rFonts w:eastAsia="Times New Roman"/>
          <w:color w:val="000000"/>
        </w:rPr>
        <w:t>Sea Limited. (2024). Form 20-F, Fiscal Year 2023. U.S. Securities and Exchange Commission. Slemrod, J. (2019). Tax compliance and enforcement. Journal of Economic Literature, 57(4), 904–954.</w:t>
      </w:r>
    </w:p>
    <w:p w14:paraId="2071318B" w14:textId="77777777" w:rsidR="00D052D2" w:rsidRDefault="00000000">
      <w:pPr>
        <w:widowControl/>
        <w:pBdr>
          <w:top w:val="nil"/>
          <w:left w:val="nil"/>
          <w:bottom w:val="nil"/>
          <w:right w:val="nil"/>
          <w:between w:val="nil"/>
        </w:pBdr>
        <w:spacing w:line="212" w:lineRule="auto"/>
        <w:ind w:left="578"/>
        <w:jc w:val="both"/>
        <w:rPr>
          <w:color w:val="000000"/>
        </w:rPr>
      </w:pPr>
      <w:hyperlink r:id="rId22">
        <w:r>
          <w:rPr>
            <w:rFonts w:eastAsia="Times New Roman"/>
            <w:color w:val="000000"/>
          </w:rPr>
          <w:t>https://doi.org/10.1257/jel.20181437</w:t>
        </w:r>
      </w:hyperlink>
    </w:p>
    <w:p w14:paraId="3186629C" w14:textId="77777777" w:rsidR="00D052D2" w:rsidRDefault="00000000">
      <w:pPr>
        <w:widowControl/>
        <w:pBdr>
          <w:top w:val="nil"/>
          <w:left w:val="nil"/>
          <w:bottom w:val="nil"/>
          <w:right w:val="nil"/>
          <w:between w:val="nil"/>
        </w:pBdr>
        <w:spacing w:before="60" w:line="252" w:lineRule="auto"/>
        <w:ind w:left="578" w:right="254" w:hanging="360"/>
        <w:jc w:val="both"/>
        <w:rPr>
          <w:color w:val="000000"/>
        </w:rPr>
      </w:pPr>
      <w:r>
        <w:rPr>
          <w:rFonts w:eastAsia="Times New Roman"/>
          <w:color w:val="000000"/>
        </w:rPr>
        <w:t>Tempo. (2024). Indonesia digital-economy tax collections (PMSE VAT, crypto, fintech, and SIPP streams), as reported from Ministry of Finance data.</w:t>
      </w:r>
    </w:p>
    <w:p w14:paraId="0B81CE98" w14:textId="77777777" w:rsidR="00D052D2" w:rsidRDefault="00000000">
      <w:pPr>
        <w:widowControl/>
        <w:pBdr>
          <w:top w:val="nil"/>
          <w:left w:val="nil"/>
          <w:bottom w:val="nil"/>
          <w:right w:val="nil"/>
          <w:between w:val="nil"/>
        </w:pBdr>
        <w:spacing w:before="60" w:line="252" w:lineRule="auto"/>
        <w:ind w:left="578" w:right="144" w:hanging="360"/>
        <w:jc w:val="both"/>
        <w:rPr>
          <w:color w:val="000000"/>
        </w:rPr>
      </w:pPr>
      <w:r>
        <w:rPr>
          <w:rFonts w:eastAsia="Times New Roman"/>
          <w:color w:val="000000"/>
        </w:rPr>
        <w:t xml:space="preserve">Ulyssea, G. (2018). Firms, informality, and development: Theory and evidence from Brazil. American Economic Review, 108(8), 2015–2047. </w:t>
      </w:r>
      <w:hyperlink r:id="rId23">
        <w:r>
          <w:rPr>
            <w:rFonts w:eastAsia="Times New Roman"/>
            <w:color w:val="000000"/>
          </w:rPr>
          <w:t>https://doi.org/10.1257/aer.20141745</w:t>
        </w:r>
      </w:hyperlink>
    </w:p>
    <w:p w14:paraId="0DDF617B" w14:textId="77777777" w:rsidR="00D052D2" w:rsidRDefault="00000000">
      <w:pPr>
        <w:widowControl/>
        <w:pBdr>
          <w:top w:val="nil"/>
          <w:left w:val="nil"/>
          <w:bottom w:val="nil"/>
          <w:right w:val="nil"/>
          <w:between w:val="nil"/>
        </w:pBdr>
        <w:spacing w:before="60" w:line="252" w:lineRule="auto"/>
        <w:ind w:left="578" w:right="636" w:hanging="360"/>
        <w:jc w:val="both"/>
        <w:rPr>
          <w:color w:val="000000"/>
        </w:rPr>
      </w:pPr>
      <w:r>
        <w:rPr>
          <w:rFonts w:eastAsia="Times New Roman"/>
          <w:color w:val="000000"/>
        </w:rPr>
        <w:lastRenderedPageBreak/>
        <w:t>VietnamPlus. (2025). Foreign suppliers pay nearly 8.7 trillion VND in taxes this year. Vietnam News Agency, 2 January.</w:t>
      </w:r>
    </w:p>
    <w:sectPr w:rsidR="00D052D2">
      <w:footerReference w:type="default" r:id="rId24"/>
      <w:pgSz w:w="12240" w:h="15840"/>
      <w:pgMar w:top="1008" w:right="1080" w:bottom="936" w:left="1080" w:header="360" w:footer="403"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rkong" w:date="2026-08-19T15:42:00Z" w:initials="drkong">
    <w:p w14:paraId="3791360B" w14:textId="77777777" w:rsidR="00205375" w:rsidRDefault="00205375">
      <w:pPr>
        <w:pStyle w:val="CommentText"/>
        <w:rPr>
          <w:lang w:val="en-US"/>
        </w:rPr>
      </w:pPr>
      <w:r>
        <w:rPr>
          <w:rStyle w:val="CommentReference"/>
        </w:rPr>
        <w:annotationRef/>
      </w:r>
      <w:r w:rsidRPr="00205375">
        <w:rPr>
          <w:lang w:val="en-US"/>
        </w:rPr>
        <w:t xml:space="preserve">Is this figure based on your empirical findings or taken from a news article or statistical report? </w:t>
      </w:r>
    </w:p>
    <w:p w14:paraId="74A2385D" w14:textId="77777777" w:rsidR="00205375" w:rsidRDefault="00205375">
      <w:pPr>
        <w:pStyle w:val="CommentText"/>
        <w:rPr>
          <w:lang w:val="en-US"/>
        </w:rPr>
      </w:pPr>
    </w:p>
    <w:p w14:paraId="4EF6283F" w14:textId="50D46A19" w:rsidR="00205375" w:rsidRDefault="00205375">
      <w:pPr>
        <w:pStyle w:val="CommentText"/>
      </w:pPr>
      <w:r w:rsidRPr="00205375">
        <w:rPr>
          <w:lang w:val="en-US"/>
        </w:rPr>
        <w:t xml:space="preserve">I would recommend removing it from </w:t>
      </w:r>
      <w:r>
        <w:rPr>
          <w:rFonts w:hint="eastAsia"/>
          <w:lang w:val="en-US"/>
        </w:rPr>
        <w:t>the title</w:t>
      </w:r>
      <w:r w:rsidRPr="00205375">
        <w:rPr>
          <w:lang w:val="en-US"/>
        </w:rPr>
        <w:t xml:space="preserve"> to avoid potential confusion among readers.</w:t>
      </w:r>
    </w:p>
  </w:comment>
  <w:comment w:id="0" w:author="drkong" w:date="2026-08-19T15:15:00Z" w:initials="drkong">
    <w:p w14:paraId="079AC428" w14:textId="2EA71A6B" w:rsidR="00964257" w:rsidRDefault="00964257">
      <w:pPr>
        <w:pStyle w:val="CommentText"/>
      </w:pPr>
      <w:r>
        <w:rPr>
          <w:rStyle w:val="CommentReference"/>
        </w:rPr>
        <w:annotationRef/>
      </w:r>
      <w:r w:rsidRPr="00964257">
        <w:rPr>
          <w:lang w:val="en-US"/>
        </w:rPr>
        <w:t>Please check the formatting requirements for the master's thesis at YZU and adjust the formatting accordingly if possible.</w:t>
      </w:r>
      <w:r>
        <w:rPr>
          <w:rFonts w:hint="eastAsia"/>
        </w:rPr>
        <w:t xml:space="preserve"> </w:t>
      </w:r>
    </w:p>
  </w:comment>
  <w:comment w:id="2" w:author="drkong" w:date="2026-08-19T15:22:00Z" w:initials="drkong">
    <w:p w14:paraId="5BAD3D08" w14:textId="797C37C5" w:rsidR="00964257" w:rsidRDefault="00964257">
      <w:pPr>
        <w:pStyle w:val="CommentText"/>
      </w:pPr>
      <w:r>
        <w:rPr>
          <w:rStyle w:val="CommentReference"/>
        </w:rPr>
        <w:annotationRef/>
      </w:r>
      <w:r w:rsidRPr="00964257">
        <w:rPr>
          <w:lang w:val="en-US"/>
        </w:rPr>
        <w:t>The abstract is usually between 100 and 150 words. However, you can revise it after completing the full draft.</w:t>
      </w:r>
      <w:r>
        <w:rPr>
          <w:rFonts w:hint="eastAsia"/>
        </w:rPr>
        <w:t xml:space="preserve"> </w:t>
      </w:r>
    </w:p>
  </w:comment>
  <w:comment w:id="58" w:author="drkong" w:date="2026-08-19T17:10:00Z" w:initials="drkong">
    <w:p w14:paraId="0F710449" w14:textId="77777777" w:rsidR="001B12A7" w:rsidRDefault="0098200A" w:rsidP="001B12A7">
      <w:pPr>
        <w:pStyle w:val="CommentText"/>
        <w:rPr>
          <w:lang w:val="en-US"/>
        </w:rPr>
      </w:pPr>
      <w:r>
        <w:rPr>
          <w:rStyle w:val="CommentReference"/>
        </w:rPr>
        <w:annotationRef/>
      </w:r>
      <w:r w:rsidR="001B12A7">
        <w:rPr>
          <w:rFonts w:hint="eastAsia"/>
          <w:lang w:val="en-US"/>
        </w:rPr>
        <w:t>For example,</w:t>
      </w:r>
      <w:r w:rsidR="001B12A7" w:rsidRPr="001B12A7">
        <w:rPr>
          <w:lang w:val="en-US"/>
        </w:rPr>
        <w:t xml:space="preserve"> explain the rationale for selecting Grab, GoTo, and Shopee (operated by Sea Limited) as the focal platform providers in this study. </w:t>
      </w:r>
    </w:p>
    <w:p w14:paraId="35C88F3F" w14:textId="77777777" w:rsidR="001B12A7" w:rsidRDefault="001B12A7" w:rsidP="001B12A7">
      <w:pPr>
        <w:pStyle w:val="CommentText"/>
        <w:rPr>
          <w:lang w:val="en-US"/>
        </w:rPr>
      </w:pPr>
    </w:p>
    <w:p w14:paraId="71F4D9BB" w14:textId="77777777" w:rsidR="001B12A7" w:rsidRDefault="001B12A7" w:rsidP="001B12A7">
      <w:pPr>
        <w:pStyle w:val="CommentText"/>
        <w:rPr>
          <w:lang w:val="en-US"/>
        </w:rPr>
      </w:pPr>
      <w:r w:rsidRPr="001B12A7">
        <w:rPr>
          <w:lang w:val="en-US"/>
        </w:rPr>
        <w:t xml:space="preserve">In particular, please discuss why these platforms are important to the tax-reporting system in the ASEAN market and how their business models relate to the research question. </w:t>
      </w:r>
    </w:p>
    <w:p w14:paraId="1219D939" w14:textId="77777777" w:rsidR="001B12A7" w:rsidRDefault="001B12A7" w:rsidP="001B12A7">
      <w:pPr>
        <w:pStyle w:val="CommentText"/>
        <w:rPr>
          <w:lang w:val="en-US"/>
        </w:rPr>
      </w:pPr>
    </w:p>
    <w:p w14:paraId="0B15BC51" w14:textId="77777777" w:rsidR="001B12A7" w:rsidRDefault="001B12A7" w:rsidP="001B12A7">
      <w:pPr>
        <w:pStyle w:val="CommentText"/>
        <w:rPr>
          <w:lang w:val="en-US"/>
        </w:rPr>
      </w:pPr>
      <w:r w:rsidRPr="001B12A7">
        <w:rPr>
          <w:lang w:val="en-US"/>
        </w:rPr>
        <w:t xml:space="preserve">Given their significance in facilitating digital transactions among merchants, service providers, and consumers, a clearer justification would help readers understand the relevance of the empirical setting. </w:t>
      </w:r>
    </w:p>
    <w:p w14:paraId="55A7F566" w14:textId="77777777" w:rsidR="001B12A7" w:rsidRDefault="001B12A7" w:rsidP="001B12A7">
      <w:pPr>
        <w:pStyle w:val="CommentText"/>
        <w:rPr>
          <w:lang w:val="en-US"/>
        </w:rPr>
      </w:pPr>
    </w:p>
    <w:p w14:paraId="409189B7" w14:textId="28558FC7" w:rsidR="001B12A7" w:rsidRPr="0098200A" w:rsidRDefault="001B12A7" w:rsidP="001B12A7">
      <w:pPr>
        <w:pStyle w:val="CommentText"/>
      </w:pPr>
    </w:p>
  </w:comment>
  <w:comment w:id="80" w:author="drkong" w:date="2026-08-19T17:23:00Z" w:initials="drkong">
    <w:p w14:paraId="67E64B79" w14:textId="1D795D3B" w:rsidR="001B12A7" w:rsidRDefault="001B12A7">
      <w:pPr>
        <w:pStyle w:val="CommentText"/>
      </w:pPr>
      <w:r>
        <w:rPr>
          <w:rStyle w:val="CommentReference"/>
        </w:rPr>
        <w:annotationRef/>
      </w:r>
      <w:r>
        <w:rPr>
          <w:rFonts w:hint="eastAsia"/>
        </w:rPr>
        <w:t>Revise this part when the empirical results are finalized.</w:t>
      </w:r>
    </w:p>
  </w:comment>
  <w:comment w:id="88" w:author="drkong" w:date="2026-08-20T14:46:00Z" w:initials="drkong">
    <w:p w14:paraId="23C476EC" w14:textId="61A11D35" w:rsidR="00866469" w:rsidRDefault="00866469">
      <w:pPr>
        <w:pStyle w:val="CommentText"/>
      </w:pPr>
      <w:r>
        <w:rPr>
          <w:rStyle w:val="CommentReference"/>
        </w:rPr>
        <w:annotationRef/>
      </w:r>
      <w:r>
        <w:rPr>
          <w:rFonts w:hint="eastAsia"/>
        </w:rPr>
        <w:t xml:space="preserve">I checked the references you have cited, most of them are econ papers. Please include some finance papers. </w:t>
      </w:r>
      <w:r>
        <w:br/>
      </w:r>
      <w:r>
        <w:rPr>
          <w:rFonts w:hint="eastAsia"/>
        </w:rPr>
        <w:t>I uploaded a file</w:t>
      </w:r>
      <w:r w:rsidR="00C14E6E">
        <w:rPr>
          <w:rFonts w:hint="eastAsia"/>
        </w:rPr>
        <w:t xml:space="preserve"> (i.e., </w:t>
      </w:r>
      <w:r w:rsidR="00C14E6E" w:rsidRPr="00C14E6E">
        <w:t>Journal Ranking in Finance</w:t>
      </w:r>
      <w:r w:rsidR="00C14E6E">
        <w:rPr>
          <w:rFonts w:hint="eastAsia"/>
        </w:rPr>
        <w:t>)</w:t>
      </w:r>
      <w:r>
        <w:rPr>
          <w:rFonts w:hint="eastAsia"/>
        </w:rPr>
        <w:t xml:space="preserve"> related to the ranking of finance papers</w:t>
      </w:r>
      <w:r w:rsidR="00C14E6E">
        <w:rPr>
          <w:rFonts w:hint="eastAsia"/>
        </w:rPr>
        <w:t>.</w:t>
      </w:r>
      <w:r>
        <w:rPr>
          <w:rFonts w:hint="eastAsia"/>
        </w:rPr>
        <w:t xml:space="preserve"> </w:t>
      </w:r>
    </w:p>
  </w:comment>
  <w:comment w:id="89" w:author="drkong" w:date="2026-08-19T17:24:00Z" w:initials="drkong">
    <w:p w14:paraId="73253988" w14:textId="3B6D241D" w:rsidR="001B12A7" w:rsidRDefault="001B12A7">
      <w:pPr>
        <w:pStyle w:val="CommentText"/>
      </w:pPr>
      <w:r>
        <w:rPr>
          <w:rStyle w:val="CommentReference"/>
        </w:rPr>
        <w:annotationRef/>
      </w:r>
      <w:r>
        <w:rPr>
          <w:rFonts w:hint="eastAsia"/>
        </w:rPr>
        <w:t xml:space="preserve">It would be better if you can further provide any references to support this proxy really capture what you intend to. </w:t>
      </w:r>
    </w:p>
  </w:comment>
  <w:comment w:id="107" w:author="drkong" w:date="2026-08-20T16:16:00Z" w:initials="drkong">
    <w:p w14:paraId="046860AF" w14:textId="77777777" w:rsidR="000F22DC" w:rsidRDefault="000F22DC" w:rsidP="000F22DC">
      <w:pPr>
        <w:pStyle w:val="CommentText"/>
        <w:rPr>
          <w:lang w:val="en-US"/>
        </w:rPr>
      </w:pPr>
      <w:r w:rsidRPr="000F22DC">
        <w:rPr>
          <w:lang w:val="en-US"/>
        </w:rPr>
        <w:t>If an abbreviation is introduced for the first time, please define it clearly. Otherwise, readers may have difficulty understanding what it refers to.</w:t>
      </w:r>
    </w:p>
    <w:p w14:paraId="710CEEAB" w14:textId="77777777" w:rsidR="000F22DC" w:rsidRPr="000F22DC" w:rsidRDefault="000F22DC" w:rsidP="000F22DC">
      <w:pPr>
        <w:pStyle w:val="CommentText"/>
        <w:rPr>
          <w:lang w:val="en-US"/>
        </w:rPr>
      </w:pPr>
    </w:p>
    <w:p w14:paraId="32B1BE60" w14:textId="700F2DF3" w:rsidR="000F22DC" w:rsidRPr="000F22DC" w:rsidRDefault="000F22DC">
      <w:pPr>
        <w:pStyle w:val="CommentText"/>
      </w:pPr>
      <w:r w:rsidRPr="000F22DC">
        <w:t>For example, in the introduction of my sample draft, I introduce the abbreviation of NFT as follows: “In particular, market interest and attention regarding non-fungible tokens (NFTs) ...” After defining the term at its first occurrence, the abbreviation can be used throughout the remainder of the paper.</w:t>
      </w:r>
    </w:p>
  </w:comment>
  <w:comment w:id="119" w:author="drkong" w:date="2026-08-20T19:17:00Z" w:initials="drkong">
    <w:p w14:paraId="56429B58" w14:textId="590F0BB9" w:rsidR="005B7792" w:rsidRDefault="005B7792">
      <w:pPr>
        <w:pStyle w:val="CommentText"/>
      </w:pPr>
      <w:r>
        <w:rPr>
          <w:rStyle w:val="CommentReference"/>
        </w:rPr>
        <w:annotationRef/>
      </w:r>
      <w:r w:rsidRPr="005B7792">
        <w:rPr>
          <w:lang w:val="en-US"/>
        </w:rPr>
        <w:t>Be sure to describe the purpose, key results, and main insights of each table in the text.</w:t>
      </w:r>
    </w:p>
  </w:comment>
  <w:comment w:id="125" w:author="drkong" w:date="2026-08-20T19:14:00Z" w:initials="drkong">
    <w:p w14:paraId="636B483E" w14:textId="4C1163FB" w:rsidR="005B7792" w:rsidRPr="005B7792" w:rsidRDefault="005B7792">
      <w:pPr>
        <w:pStyle w:val="CommentText"/>
        <w:rPr>
          <w:lang w:val="en-US"/>
        </w:rPr>
      </w:pPr>
      <w:r>
        <w:rPr>
          <w:rStyle w:val="CommentReference"/>
        </w:rPr>
        <w:annotationRef/>
      </w:r>
      <w:r w:rsidRPr="005B7792">
        <w:rPr>
          <w:lang w:val="en-US"/>
        </w:rPr>
        <w:t xml:space="preserve">Please do not include tables without explanation. </w:t>
      </w:r>
    </w:p>
  </w:comment>
  <w:comment w:id="153" w:author="drkong" w:date="2026-08-20T17:29:00Z" w:initials="drkong">
    <w:p w14:paraId="593D871B" w14:textId="4CA3C041" w:rsidR="00927AF7" w:rsidRDefault="00927AF7">
      <w:pPr>
        <w:pStyle w:val="CommentText"/>
      </w:pPr>
      <w:r>
        <w:rPr>
          <w:rStyle w:val="CommentReference"/>
        </w:rPr>
        <w:annotationRef/>
      </w:r>
      <w:r>
        <w:rPr>
          <w:rFonts w:hint="eastAsia"/>
        </w:rPr>
        <w:t xml:space="preserve">You can create an appendix, introducing the definition of variables and data sources. Please refer to Appendix A in my sample draft.  </w:t>
      </w:r>
    </w:p>
  </w:comment>
  <w:comment w:id="154" w:author="drkong" w:date="2026-08-20T18:25:00Z" w:initials="drkong">
    <w:p w14:paraId="07745A69" w14:textId="77777777" w:rsidR="00D137A4" w:rsidRDefault="00622DA6">
      <w:pPr>
        <w:pStyle w:val="CommentText"/>
      </w:pPr>
      <w:r>
        <w:rPr>
          <w:rStyle w:val="CommentReference"/>
        </w:rPr>
        <w:annotationRef/>
      </w:r>
      <w:r w:rsidR="00D137A4" w:rsidRPr="00D137A4">
        <w:t xml:space="preserve">Please clearly indicate the table to which you are referring. </w:t>
      </w:r>
    </w:p>
    <w:p w14:paraId="7487B2F4" w14:textId="77777777" w:rsidR="00D137A4" w:rsidRDefault="00D137A4">
      <w:pPr>
        <w:pStyle w:val="CommentText"/>
      </w:pPr>
    </w:p>
    <w:p w14:paraId="36C3DF44" w14:textId="5BE7217B" w:rsidR="00622DA6" w:rsidRDefault="00D137A4">
      <w:pPr>
        <w:pStyle w:val="CommentText"/>
      </w:pPr>
      <w:r w:rsidRPr="00D137A4">
        <w:t>Also, revise the rest of the manuscript accordingly to ensure that all table references are clearly</w:t>
      </w:r>
      <w:r>
        <w:rPr>
          <w:rFonts w:hint="eastAsia"/>
        </w:rPr>
        <w:t>.</w:t>
      </w:r>
    </w:p>
  </w:comment>
  <w:comment w:id="159" w:author="drkong" w:date="2026-08-20T18:39:00Z" w:initials="drkong">
    <w:p w14:paraId="2739AFB5" w14:textId="77777777" w:rsidR="00D137A4" w:rsidRDefault="00D137A4">
      <w:pPr>
        <w:pStyle w:val="CommentText"/>
      </w:pPr>
      <w:r>
        <w:rPr>
          <w:rStyle w:val="CommentReference"/>
        </w:rPr>
        <w:annotationRef/>
      </w:r>
      <w:r>
        <w:rPr>
          <w:rFonts w:hint="eastAsia"/>
        </w:rPr>
        <w:t>If you have collected the data from 2022 to 2025, then you can report them by year and platform</w:t>
      </w:r>
      <w:r w:rsidR="00E351C2">
        <w:rPr>
          <w:rFonts w:hint="eastAsia"/>
        </w:rPr>
        <w:t>, respectively</w:t>
      </w:r>
      <w:r>
        <w:rPr>
          <w:rFonts w:hint="eastAsia"/>
        </w:rPr>
        <w:t xml:space="preserve">. </w:t>
      </w:r>
    </w:p>
    <w:p w14:paraId="3530D0BF" w14:textId="77777777" w:rsidR="00E351C2" w:rsidRDefault="00E351C2">
      <w:pPr>
        <w:pStyle w:val="CommentText"/>
      </w:pPr>
    </w:p>
    <w:p w14:paraId="44BB5C9C" w14:textId="744F6C3C" w:rsidR="00E351C2" w:rsidRPr="00E351C2" w:rsidRDefault="00E351C2">
      <w:pPr>
        <w:pStyle w:val="CommentText"/>
        <w:rPr>
          <w:lang w:val="en-US"/>
        </w:rPr>
      </w:pPr>
      <w:r>
        <w:rPr>
          <w:rFonts w:hint="eastAsia"/>
          <w:lang w:val="en-US"/>
        </w:rPr>
        <w:t>U</w:t>
      </w:r>
      <w:r w:rsidRPr="00E351C2">
        <w:rPr>
          <w:lang w:val="en-US"/>
        </w:rPr>
        <w:t xml:space="preserve">pdate the </w:t>
      </w:r>
      <w:r>
        <w:rPr>
          <w:rFonts w:hint="eastAsia"/>
          <w:lang w:val="en-US"/>
        </w:rPr>
        <w:t xml:space="preserve">table </w:t>
      </w:r>
      <w:r w:rsidRPr="00E351C2">
        <w:rPr>
          <w:lang w:val="en-US"/>
        </w:rPr>
        <w:t>using the extended sample and</w:t>
      </w:r>
      <w:r>
        <w:rPr>
          <w:rFonts w:hint="eastAsia"/>
          <w:lang w:val="en-US"/>
        </w:rPr>
        <w:t xml:space="preserve"> </w:t>
      </w:r>
      <w:r w:rsidRPr="00E351C2">
        <w:rPr>
          <w:lang w:val="en-US"/>
        </w:rPr>
        <w:t>revise the related discussion accordingly.</w:t>
      </w:r>
    </w:p>
  </w:comment>
  <w:comment w:id="160" w:author="drkong" w:date="2026-08-20T18:45:00Z" w:initials="drkong">
    <w:p w14:paraId="735DC9F7" w14:textId="7030AFEA" w:rsidR="00E351C2" w:rsidRPr="00E351C2" w:rsidRDefault="00E351C2">
      <w:pPr>
        <w:pStyle w:val="CommentText"/>
        <w:rPr>
          <w:lang w:val="en-US"/>
        </w:rPr>
      </w:pPr>
      <w:r>
        <w:rPr>
          <w:rFonts w:hint="eastAsia"/>
          <w:lang w:val="en-US"/>
        </w:rPr>
        <w:t>U</w:t>
      </w:r>
      <w:r w:rsidRPr="00E351C2">
        <w:rPr>
          <w:lang w:val="en-US"/>
        </w:rPr>
        <w:t>pdate the figure using the extended sample and revise the related discussion accordingly.</w:t>
      </w:r>
    </w:p>
  </w:comment>
  <w:comment w:id="161" w:author="drkong" w:date="2026-08-20T18:49:00Z" w:initials="drkong">
    <w:p w14:paraId="7A50F514" w14:textId="2BDFD0C7" w:rsidR="00E351C2" w:rsidRDefault="00E351C2">
      <w:pPr>
        <w:pStyle w:val="CommentText"/>
        <w:rPr>
          <w:lang w:val="en-US"/>
        </w:rPr>
      </w:pPr>
      <w:r>
        <w:rPr>
          <w:rStyle w:val="CommentReference"/>
        </w:rPr>
        <w:annotationRef/>
      </w:r>
      <w:r>
        <w:rPr>
          <w:rFonts w:hint="eastAsia"/>
          <w:lang w:val="en-US"/>
        </w:rPr>
        <w:t xml:space="preserve">What is take rate?  What is the difference </w:t>
      </w:r>
      <w:r>
        <w:rPr>
          <w:lang w:val="en-US"/>
        </w:rPr>
        <w:t>between</w:t>
      </w:r>
      <w:r>
        <w:rPr>
          <w:rFonts w:hint="eastAsia"/>
          <w:lang w:val="en-US"/>
        </w:rPr>
        <w:t xml:space="preserve"> take rate and blended take rate?</w:t>
      </w:r>
    </w:p>
    <w:p w14:paraId="4FB62B1E" w14:textId="77777777" w:rsidR="00E351C2" w:rsidRPr="00E351C2" w:rsidRDefault="00E351C2">
      <w:pPr>
        <w:pStyle w:val="CommentText"/>
        <w:rPr>
          <w:lang w:val="en-US"/>
        </w:rPr>
      </w:pPr>
    </w:p>
    <w:p w14:paraId="63FEC181" w14:textId="77FB2F42" w:rsidR="00E351C2" w:rsidRPr="00E351C2" w:rsidRDefault="00E351C2">
      <w:pPr>
        <w:pStyle w:val="CommentText"/>
        <w:rPr>
          <w:lang w:val="en-US"/>
        </w:rPr>
      </w:pPr>
      <w:r>
        <w:rPr>
          <w:rFonts w:hint="eastAsia"/>
          <w:lang w:val="en-US"/>
        </w:rPr>
        <w:t>P</w:t>
      </w:r>
      <w:r w:rsidRPr="00E351C2">
        <w:rPr>
          <w:lang w:val="en-US"/>
        </w:rPr>
        <w:t>lease ensure that all variables, abbreviations, and technical terms are clearly defined at their first occurrence so that readers can easily follow the discussion</w:t>
      </w:r>
      <w:r>
        <w:rPr>
          <w:rFonts w:hint="eastAsia"/>
          <w:lang w:val="en-US"/>
        </w:rPr>
        <w:t>.</w:t>
      </w:r>
    </w:p>
  </w:comment>
  <w:comment w:id="162" w:author="drkong" w:date="2026-08-20T18:55:00Z" w:initials="drkong">
    <w:p w14:paraId="62DA2559" w14:textId="6A8D6DDD" w:rsidR="00E351C2" w:rsidRDefault="00E351C2">
      <w:pPr>
        <w:pStyle w:val="CommentText"/>
      </w:pPr>
      <w:r>
        <w:rPr>
          <w:rStyle w:val="CommentReference"/>
        </w:rPr>
        <w:annotationRef/>
      </w:r>
      <w:r w:rsidR="00AA7BB3" w:rsidRPr="00AA7BB3">
        <w:t>Please refer to the sample draft as an example of how table captions can be written more informatively</w:t>
      </w:r>
      <w:r w:rsidR="00AA7BB3">
        <w:rPr>
          <w:rFonts w:hint="eastAsia"/>
        </w:rPr>
        <w:t>.</w:t>
      </w:r>
    </w:p>
    <w:p w14:paraId="1E599714" w14:textId="77777777" w:rsidR="00AA7BB3" w:rsidRPr="00AA7BB3" w:rsidRDefault="00AA7BB3">
      <w:pPr>
        <w:pStyle w:val="CommentText"/>
      </w:pPr>
    </w:p>
    <w:p w14:paraId="3AE80019" w14:textId="6D2FDF72" w:rsidR="00AA7BB3" w:rsidRDefault="00AA7BB3">
      <w:pPr>
        <w:pStyle w:val="CommentText"/>
      </w:pPr>
      <w:r w:rsidRPr="00AA7BB3">
        <w:t>Well-developed captions allow readers to understand the table without having to refer extensively to the main text.</w:t>
      </w:r>
    </w:p>
  </w:comment>
  <w:comment w:id="163" w:author="drkong" w:date="2026-08-20T19:00:00Z" w:initials="drkong">
    <w:p w14:paraId="74E8B42C" w14:textId="7AAA59BE" w:rsidR="00055789" w:rsidRDefault="00055789">
      <w:pPr>
        <w:pStyle w:val="CommentText"/>
      </w:pPr>
      <w:r>
        <w:rPr>
          <w:rStyle w:val="CommentReference"/>
        </w:rPr>
        <w:annotationRef/>
      </w:r>
      <w:r>
        <w:rPr>
          <w:rFonts w:hint="eastAsia"/>
        </w:rPr>
        <w:t>What is GMV?</w:t>
      </w:r>
    </w:p>
  </w:comment>
  <w:comment w:id="164" w:author="drkong" w:date="2026-08-20T16:42:00Z" w:initials="drkong">
    <w:p w14:paraId="2FF8BD6F" w14:textId="77777777" w:rsidR="000F22DC" w:rsidRDefault="000F22DC">
      <w:pPr>
        <w:pStyle w:val="CommentText"/>
      </w:pPr>
      <w:r>
        <w:rPr>
          <w:rStyle w:val="CommentReference"/>
        </w:rPr>
        <w:annotationRef/>
      </w:r>
      <w:r>
        <w:rPr>
          <w:rFonts w:hint="eastAsia"/>
        </w:rPr>
        <w:t>A year includes four quarters, why some years only have one or two quartters?</w:t>
      </w:r>
    </w:p>
    <w:p w14:paraId="3D4FF797" w14:textId="77777777" w:rsidR="001678D4" w:rsidRDefault="001678D4">
      <w:pPr>
        <w:pStyle w:val="CommentText"/>
      </w:pPr>
    </w:p>
    <w:p w14:paraId="6C04A59A" w14:textId="50C4557D" w:rsidR="001678D4" w:rsidRPr="001678D4" w:rsidRDefault="001678D4">
      <w:pPr>
        <w:pStyle w:val="CommentText"/>
        <w:rPr>
          <w:lang w:val="en-US"/>
        </w:rPr>
      </w:pPr>
      <w:r w:rsidRPr="001678D4">
        <w:rPr>
          <w:lang w:val="en-US"/>
        </w:rPr>
        <w:t xml:space="preserve">A year consists of four quarters. </w:t>
      </w:r>
      <w:r>
        <w:rPr>
          <w:rFonts w:hint="eastAsia"/>
          <w:lang w:val="en-US"/>
        </w:rPr>
        <w:t>W</w:t>
      </w:r>
      <w:r w:rsidRPr="001678D4">
        <w:rPr>
          <w:lang w:val="en-US"/>
        </w:rPr>
        <w:t xml:space="preserve">hy </w:t>
      </w:r>
      <w:r>
        <w:rPr>
          <w:rFonts w:hint="eastAsia"/>
          <w:lang w:val="en-US"/>
        </w:rPr>
        <w:t xml:space="preserve">do </w:t>
      </w:r>
      <w:r w:rsidRPr="001678D4">
        <w:rPr>
          <w:lang w:val="en-US"/>
        </w:rPr>
        <w:t>some years in the sample contain only one or two quarters of observations?</w:t>
      </w:r>
    </w:p>
  </w:comment>
  <w:comment w:id="167" w:author="drkong" w:date="2026-08-21T14:46:00Z" w:initials="drkong">
    <w:p w14:paraId="0DD2B394" w14:textId="4EF08111" w:rsidR="00097EF2" w:rsidRPr="00097EF2" w:rsidRDefault="00097EF2">
      <w:pPr>
        <w:pStyle w:val="CommentText"/>
        <w:rPr>
          <w:rFonts w:hint="eastAsia"/>
          <w:lang w:val="en-US"/>
        </w:rPr>
      </w:pPr>
      <w:r>
        <w:rPr>
          <w:rStyle w:val="CommentReference"/>
        </w:rPr>
        <w:annotationRef/>
      </w:r>
      <w:r w:rsidRPr="00097EF2">
        <w:rPr>
          <w:lang w:val="en-US"/>
        </w:rPr>
        <w:t>Grab has provided publicly available financial reports since 2021, while Sea Limited has released quarterly financial results since Q3 2017. It would be helpful if you could collect as much relevant data as possible from these reports.</w:t>
      </w:r>
    </w:p>
  </w:comment>
  <w:comment w:id="214" w:author="drkong" w:date="2026-08-20T16:35:00Z" w:initials="drkong">
    <w:p w14:paraId="1AEBEB3F" w14:textId="77777777" w:rsidR="000F22DC" w:rsidRPr="000F22DC" w:rsidRDefault="000F22DC" w:rsidP="000F22DC">
      <w:pPr>
        <w:pStyle w:val="CommentText"/>
        <w:rPr>
          <w:lang w:val="en-US"/>
        </w:rPr>
      </w:pPr>
      <w:r>
        <w:rPr>
          <w:rStyle w:val="CommentReference"/>
        </w:rPr>
        <w:annotationRef/>
      </w:r>
      <w:r w:rsidRPr="000F22DC">
        <w:rPr>
          <w:lang w:val="en-US"/>
        </w:rPr>
        <w:t>Please use a consistent currency throughout the paper. I recommend using U.S. dollars (USD) for all monetary values to improve consistency and facilitate comparisons across sections.</w:t>
      </w:r>
    </w:p>
    <w:p w14:paraId="78A4C91A" w14:textId="67AC8CE0" w:rsidR="000F22DC" w:rsidRDefault="000F22DC">
      <w:pPr>
        <w:pStyle w:val="CommentText"/>
      </w:pPr>
      <w:r>
        <w:rPr>
          <w:rFonts w:hint="eastAsia"/>
        </w:rPr>
        <w:t xml:space="preserve"> </w:t>
      </w:r>
    </w:p>
  </w:comment>
  <w:comment w:id="215" w:author="drkong" w:date="2026-08-20T19:00:00Z" w:initials="drkong">
    <w:p w14:paraId="10F608B5" w14:textId="1CF96ACF" w:rsidR="00055789" w:rsidRPr="00055789" w:rsidRDefault="00055789">
      <w:pPr>
        <w:pStyle w:val="CommentText"/>
        <w:rPr>
          <w:lang w:val="en-US"/>
        </w:rPr>
      </w:pPr>
      <w:r>
        <w:rPr>
          <w:rStyle w:val="CommentReference"/>
        </w:rPr>
        <w:annotationRef/>
      </w:r>
      <w:r w:rsidRPr="00055789">
        <w:rPr>
          <w:lang w:val="en-US"/>
        </w:rPr>
        <w:t>Please ensure that the font type, font size, line spacing, and text formatting are consistent throughout the manuscript and comply with the formatting requirements specified by YZU.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F6283F" w15:done="0"/>
  <w15:commentEx w15:paraId="079AC428" w15:done="0"/>
  <w15:commentEx w15:paraId="5BAD3D08" w15:done="0"/>
  <w15:commentEx w15:paraId="409189B7" w15:done="0"/>
  <w15:commentEx w15:paraId="67E64B79" w15:done="0"/>
  <w15:commentEx w15:paraId="23C476EC" w15:done="0"/>
  <w15:commentEx w15:paraId="73253988" w15:done="0"/>
  <w15:commentEx w15:paraId="32B1BE60" w15:done="0"/>
  <w15:commentEx w15:paraId="56429B58" w15:done="0"/>
  <w15:commentEx w15:paraId="636B483E" w15:done="0"/>
  <w15:commentEx w15:paraId="593D871B" w15:done="0"/>
  <w15:commentEx w15:paraId="36C3DF44" w15:done="0"/>
  <w15:commentEx w15:paraId="44BB5C9C" w15:done="0"/>
  <w15:commentEx w15:paraId="735DC9F7" w15:done="0"/>
  <w15:commentEx w15:paraId="63FEC181" w15:done="0"/>
  <w15:commentEx w15:paraId="3AE80019" w15:done="0"/>
  <w15:commentEx w15:paraId="74E8B42C" w15:done="0"/>
  <w15:commentEx w15:paraId="6C04A59A" w15:done="0"/>
  <w15:commentEx w15:paraId="0DD2B394" w15:done="0"/>
  <w15:commentEx w15:paraId="78A4C91A" w15:done="0"/>
  <w15:commentEx w15:paraId="10F60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6B9DE06" w16cex:dateUtc="2026-08-19T07:42:00Z"/>
  <w16cex:commentExtensible w16cex:durableId="650954FF" w16cex:dateUtc="2026-08-19T07:15:00Z"/>
  <w16cex:commentExtensible w16cex:durableId="3AFBC5B2" w16cex:dateUtc="2026-08-19T07:22:00Z"/>
  <w16cex:commentExtensible w16cex:durableId="2AC140C2" w16cex:dateUtc="2026-08-19T09:10:00Z"/>
  <w16cex:commentExtensible w16cex:durableId="6908BA6D" w16cex:dateUtc="2026-08-19T09:23:00Z"/>
  <w16cex:commentExtensible w16cex:durableId="795813B2" w16cex:dateUtc="2026-08-20T06:46:00Z"/>
  <w16cex:commentExtensible w16cex:durableId="47DC208E" w16cex:dateUtc="2026-08-19T09:24:00Z"/>
  <w16cex:commentExtensible w16cex:durableId="12F8103F" w16cex:dateUtc="2026-08-20T08:16:00Z"/>
  <w16cex:commentExtensible w16cex:durableId="559879EB" w16cex:dateUtc="2026-08-20T11:17:00Z"/>
  <w16cex:commentExtensible w16cex:durableId="48691C61" w16cex:dateUtc="2026-08-20T11:14:00Z"/>
  <w16cex:commentExtensible w16cex:durableId="523FD76C" w16cex:dateUtc="2026-08-20T09:29:00Z"/>
  <w16cex:commentExtensible w16cex:durableId="5AA36111" w16cex:dateUtc="2026-08-20T10:25:00Z"/>
  <w16cex:commentExtensible w16cex:durableId="1767EF02" w16cex:dateUtc="2026-08-20T10:39:00Z"/>
  <w16cex:commentExtensible w16cex:durableId="1585796D" w16cex:dateUtc="2026-08-20T10:45:00Z"/>
  <w16cex:commentExtensible w16cex:durableId="166D05CE" w16cex:dateUtc="2026-08-20T10:49:00Z"/>
  <w16cex:commentExtensible w16cex:durableId="66F6F3B2" w16cex:dateUtc="2026-08-20T10:55:00Z"/>
  <w16cex:commentExtensible w16cex:durableId="315F4A41" w16cex:dateUtc="2026-08-20T11:00:00Z"/>
  <w16cex:commentExtensible w16cex:durableId="4490A436" w16cex:dateUtc="2026-08-20T08:42:00Z"/>
  <w16cex:commentExtensible w16cex:durableId="05200EB5" w16cex:dateUtc="2026-08-21T06:46:00Z"/>
  <w16cex:commentExtensible w16cex:durableId="237DC87A" w16cex:dateUtc="2026-08-20T08:35:00Z"/>
  <w16cex:commentExtensible w16cex:durableId="1F02C051" w16cex:dateUtc="2026-08-20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F6283F" w16cid:durableId="56B9DE06"/>
  <w16cid:commentId w16cid:paraId="079AC428" w16cid:durableId="650954FF"/>
  <w16cid:commentId w16cid:paraId="5BAD3D08" w16cid:durableId="3AFBC5B2"/>
  <w16cid:commentId w16cid:paraId="409189B7" w16cid:durableId="2AC140C2"/>
  <w16cid:commentId w16cid:paraId="67E64B79" w16cid:durableId="6908BA6D"/>
  <w16cid:commentId w16cid:paraId="23C476EC" w16cid:durableId="795813B2"/>
  <w16cid:commentId w16cid:paraId="73253988" w16cid:durableId="47DC208E"/>
  <w16cid:commentId w16cid:paraId="32B1BE60" w16cid:durableId="12F8103F"/>
  <w16cid:commentId w16cid:paraId="56429B58" w16cid:durableId="559879EB"/>
  <w16cid:commentId w16cid:paraId="636B483E" w16cid:durableId="48691C61"/>
  <w16cid:commentId w16cid:paraId="593D871B" w16cid:durableId="523FD76C"/>
  <w16cid:commentId w16cid:paraId="36C3DF44" w16cid:durableId="5AA36111"/>
  <w16cid:commentId w16cid:paraId="44BB5C9C" w16cid:durableId="1767EF02"/>
  <w16cid:commentId w16cid:paraId="735DC9F7" w16cid:durableId="1585796D"/>
  <w16cid:commentId w16cid:paraId="63FEC181" w16cid:durableId="166D05CE"/>
  <w16cid:commentId w16cid:paraId="3AE80019" w16cid:durableId="66F6F3B2"/>
  <w16cid:commentId w16cid:paraId="74E8B42C" w16cid:durableId="315F4A41"/>
  <w16cid:commentId w16cid:paraId="6C04A59A" w16cid:durableId="4490A436"/>
  <w16cid:commentId w16cid:paraId="0DD2B394" w16cid:durableId="05200EB5"/>
  <w16cid:commentId w16cid:paraId="78A4C91A" w16cid:durableId="237DC87A"/>
  <w16cid:commentId w16cid:paraId="10F608B5" w16cid:durableId="1F02C0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7BCC4" w14:textId="77777777" w:rsidR="00193AF9" w:rsidRDefault="00193AF9">
      <w:r>
        <w:separator/>
      </w:r>
    </w:p>
  </w:endnote>
  <w:endnote w:type="continuationSeparator" w:id="0">
    <w:p w14:paraId="06F25DE2" w14:textId="77777777" w:rsidR="00193AF9" w:rsidRDefault="00193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1" w:fontKey="{E8C5A294-6398-4808-B249-80AB6E1834DB}"/>
  </w:font>
  <w:font w:name="Cambria">
    <w:panose1 w:val="02040503050406030204"/>
    <w:charset w:val="00"/>
    <w:family w:val="roman"/>
    <w:pitch w:val="variable"/>
    <w:sig w:usb0="E00006FF" w:usb1="420024FF" w:usb2="02000000" w:usb3="00000000" w:csb0="0000019F" w:csb1="00000000"/>
    <w:embedRegular r:id="rId2" w:fontKey="{403B02AE-CEB4-48A8-AD99-1287E8C68654}"/>
    <w:embedBold r:id="rId3" w:fontKey="{E0E2AE73-E4BF-4AFD-AC58-67C006D98727}"/>
  </w:font>
  <w:font w:name="Malgun Gothic">
    <w:panose1 w:val="020B0503020000020004"/>
    <w:charset w:val="81"/>
    <w:family w:val="swiss"/>
    <w:pitch w:val="variable"/>
    <w:sig w:usb0="9000002F" w:usb1="29D77CFB" w:usb2="00000012" w:usb3="00000000" w:csb0="00080001" w:csb1="00000000"/>
    <w:embedBold r:id="rId4" w:subsetted="1" w:fontKey="{24FDBCB4-E8BE-4A8C-A19A-A08335F54602}"/>
  </w:font>
  <w:font w:name="Gungsuh">
    <w:panose1 w:val="02030600000101010101"/>
    <w:charset w:val="81"/>
    <w:family w:val="roman"/>
    <w:pitch w:val="variable"/>
    <w:sig w:usb0="B00002AF" w:usb1="69D77CFB" w:usb2="00000030" w:usb3="00000000" w:csb0="0008009F" w:csb1="00000000"/>
    <w:embedRegular r:id="rId5" w:subsetted="1" w:fontKey="{16BE6DF0-E290-45DB-83DE-02C8D0F38A6A}"/>
  </w:font>
  <w:font w:name="Calibri">
    <w:panose1 w:val="020F0502020204030204"/>
    <w:charset w:val="00"/>
    <w:family w:val="swiss"/>
    <w:pitch w:val="variable"/>
    <w:sig w:usb0="E4002EFF" w:usb1="C200247B" w:usb2="00000009" w:usb3="00000000" w:csb0="000001FF" w:csb1="00000000"/>
    <w:embedRegular r:id="rId6" w:fontKey="{7BD5727F-8EF2-4F56-B3D9-7392F0F0F5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C8176" w14:textId="77777777" w:rsidR="00D052D2" w:rsidRDefault="00000000">
    <w:pPr>
      <w:jc w:val="center"/>
    </w:pPr>
    <w:r>
      <w:rPr>
        <w:sz w:val="18"/>
        <w:szCs w:val="18"/>
      </w:rPr>
      <w:fldChar w:fldCharType="begin"/>
    </w:r>
    <w:r>
      <w:rPr>
        <w:rFonts w:eastAsia="Times New Roman"/>
        <w:sz w:val="18"/>
        <w:szCs w:val="18"/>
      </w:rPr>
      <w:instrText>PAGE</w:instrText>
    </w:r>
    <w:r>
      <w:rPr>
        <w:sz w:val="18"/>
        <w:szCs w:val="18"/>
      </w:rPr>
      <w:fldChar w:fldCharType="separate"/>
    </w:r>
    <w:r w:rsidR="00964257">
      <w:rPr>
        <w:rFonts w:eastAsia="Times New Roman"/>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91516" w14:textId="77777777" w:rsidR="00193AF9" w:rsidRDefault="00193AF9">
      <w:r>
        <w:separator/>
      </w:r>
    </w:p>
  </w:footnote>
  <w:footnote w:type="continuationSeparator" w:id="0">
    <w:p w14:paraId="4E0FD99C" w14:textId="77777777" w:rsidR="00193AF9" w:rsidRDefault="00193AF9">
      <w:r>
        <w:continuationSeparator/>
      </w:r>
    </w:p>
  </w:footnote>
  <w:footnote w:id="1">
    <w:p w14:paraId="73245CC0" w14:textId="2049226E" w:rsidR="001B12A7" w:rsidRPr="001B12A7" w:rsidRDefault="001B12A7">
      <w:pPr>
        <w:pStyle w:val="FootnoteText"/>
        <w:rPr>
          <w:sz w:val="18"/>
          <w:szCs w:val="18"/>
          <w:rPrChange w:id="83" w:author="drkong" w:date="2026-08-19T17:22:00Z">
            <w:rPr/>
          </w:rPrChange>
        </w:rPr>
      </w:pPr>
      <w:ins w:id="84" w:author="drkong" w:date="2026-08-19T17:22:00Z">
        <w:r w:rsidRPr="001B12A7">
          <w:rPr>
            <w:rStyle w:val="FootnoteReference"/>
            <w:sz w:val="18"/>
            <w:szCs w:val="18"/>
            <w:rPrChange w:id="85" w:author="drkong" w:date="2026-08-19T17:22:00Z">
              <w:rPr>
                <w:rStyle w:val="FootnoteReference"/>
              </w:rPr>
            </w:rPrChange>
          </w:rPr>
          <w:footnoteRef/>
        </w:r>
        <w:r w:rsidRPr="001B12A7">
          <w:rPr>
            <w:sz w:val="18"/>
            <w:szCs w:val="18"/>
            <w:rPrChange w:id="86" w:author="drkong" w:date="2026-08-19T17:22:00Z">
              <w:rPr/>
            </w:rPrChange>
          </w:rPr>
          <w:t xml:space="preserve"> Only GoTo reports both relevant inputs independently; every derived input is labelled by provenance.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E30DE"/>
    <w:multiLevelType w:val="multilevel"/>
    <w:tmpl w:val="D2D6E8D4"/>
    <w:lvl w:ilvl="0">
      <w:start w:val="1"/>
      <w:numFmt w:val="decimal"/>
      <w:lvlText w:val="%1."/>
      <w:lvlJc w:val="left"/>
      <w:pPr>
        <w:ind w:left="498" w:hanging="280"/>
      </w:pPr>
      <w:rPr>
        <w:rFonts w:ascii="Times New Roman" w:eastAsia="Times New Roman" w:hAnsi="Times New Roman" w:cs="Times New Roman"/>
        <w:b/>
        <w:bCs/>
        <w:i w:val="0"/>
        <w:iCs w:val="0"/>
        <w:sz w:val="28"/>
        <w:szCs w:val="28"/>
      </w:rPr>
    </w:lvl>
    <w:lvl w:ilvl="1">
      <w:start w:val="1"/>
      <w:numFmt w:val="decimal"/>
      <w:lvlText w:val="%1.%2"/>
      <w:lvlJc w:val="left"/>
      <w:pPr>
        <w:ind w:left="578" w:hanging="360"/>
      </w:pPr>
      <w:rPr>
        <w:rFonts w:ascii="Times New Roman" w:eastAsia="Times New Roman" w:hAnsi="Times New Roman" w:cs="Times New Roman"/>
        <w:b/>
        <w:bCs/>
        <w:i w:val="0"/>
        <w:iCs w:val="0"/>
        <w:sz w:val="24"/>
        <w:szCs w:val="24"/>
      </w:rPr>
    </w:lvl>
    <w:lvl w:ilvl="2">
      <w:numFmt w:val="bullet"/>
      <w:lvlText w:val="•"/>
      <w:lvlJc w:val="left"/>
      <w:pPr>
        <w:ind w:left="1635" w:hanging="360"/>
      </w:pPr>
    </w:lvl>
    <w:lvl w:ilvl="3">
      <w:numFmt w:val="bullet"/>
      <w:lvlText w:val="•"/>
      <w:lvlJc w:val="left"/>
      <w:pPr>
        <w:ind w:left="2691" w:hanging="360"/>
      </w:pPr>
    </w:lvl>
    <w:lvl w:ilvl="4">
      <w:numFmt w:val="bullet"/>
      <w:lvlText w:val="•"/>
      <w:lvlJc w:val="left"/>
      <w:pPr>
        <w:ind w:left="3746" w:hanging="360"/>
      </w:pPr>
    </w:lvl>
    <w:lvl w:ilvl="5">
      <w:numFmt w:val="bullet"/>
      <w:lvlText w:val="•"/>
      <w:lvlJc w:val="left"/>
      <w:pPr>
        <w:ind w:left="4802" w:hanging="360"/>
      </w:pPr>
    </w:lvl>
    <w:lvl w:ilvl="6">
      <w:numFmt w:val="bullet"/>
      <w:lvlText w:val="•"/>
      <w:lvlJc w:val="left"/>
      <w:pPr>
        <w:ind w:left="5857" w:hanging="360"/>
      </w:pPr>
    </w:lvl>
    <w:lvl w:ilvl="7">
      <w:numFmt w:val="bullet"/>
      <w:lvlText w:val="•"/>
      <w:lvlJc w:val="left"/>
      <w:pPr>
        <w:ind w:left="6913" w:hanging="360"/>
      </w:pPr>
    </w:lvl>
    <w:lvl w:ilvl="8">
      <w:numFmt w:val="bullet"/>
      <w:lvlText w:val="•"/>
      <w:lvlJc w:val="left"/>
      <w:pPr>
        <w:ind w:left="7968" w:hanging="360"/>
      </w:pPr>
    </w:lvl>
  </w:abstractNum>
  <w:num w:numId="1" w16cid:durableId="1692205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kong">
    <w15:presenceInfo w15:providerId="None" w15:userId="drk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bordersDoNotSurroundHeader/>
  <w:bordersDoNotSurroundFooter/>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D2"/>
    <w:rsid w:val="00055789"/>
    <w:rsid w:val="00097EF2"/>
    <w:rsid w:val="000F22DC"/>
    <w:rsid w:val="00147257"/>
    <w:rsid w:val="001678D4"/>
    <w:rsid w:val="00193AF9"/>
    <w:rsid w:val="001B12A7"/>
    <w:rsid w:val="001D0D3C"/>
    <w:rsid w:val="00205375"/>
    <w:rsid w:val="002C59C2"/>
    <w:rsid w:val="002F4C9D"/>
    <w:rsid w:val="00416823"/>
    <w:rsid w:val="005165B8"/>
    <w:rsid w:val="005B2BD1"/>
    <w:rsid w:val="005B7792"/>
    <w:rsid w:val="00622DA6"/>
    <w:rsid w:val="006F183C"/>
    <w:rsid w:val="007978BB"/>
    <w:rsid w:val="0082798E"/>
    <w:rsid w:val="00866469"/>
    <w:rsid w:val="00886634"/>
    <w:rsid w:val="00927AF7"/>
    <w:rsid w:val="00964257"/>
    <w:rsid w:val="0098200A"/>
    <w:rsid w:val="00993A23"/>
    <w:rsid w:val="00AA7BB3"/>
    <w:rsid w:val="00C14E6E"/>
    <w:rsid w:val="00C30CF7"/>
    <w:rsid w:val="00D052D2"/>
    <w:rsid w:val="00D137A4"/>
    <w:rsid w:val="00D9315C"/>
    <w:rsid w:val="00DF716B"/>
    <w:rsid w:val="00E07365"/>
    <w:rsid w:val="00E158FB"/>
    <w:rsid w:val="00E351C2"/>
    <w:rsid w:val="00EE3F5C"/>
    <w:rsid w:val="00F1297E"/>
    <w:rsid w:val="00F166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3AF4A"/>
  <w15:docId w15:val="{39D52CF8-EDB2-48B4-AE90-B6C71262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60" w:after="60"/>
      <w:ind w:left="498" w:hanging="280"/>
      <w:outlineLvl w:val="0"/>
    </w:pPr>
    <w:rPr>
      <w:rFonts w:eastAsia="Times New Roman"/>
      <w:b/>
      <w:bCs/>
      <w:sz w:val="26"/>
      <w:szCs w:val="26"/>
    </w:rPr>
  </w:style>
  <w:style w:type="paragraph" w:styleId="Heading2">
    <w:name w:val="heading 2"/>
    <w:basedOn w:val="Normal"/>
    <w:next w:val="Normal"/>
    <w:uiPriority w:val="9"/>
    <w:unhideWhenUsed/>
    <w:qFormat/>
    <w:pPr>
      <w:keepNext/>
      <w:spacing w:before="140" w:after="40"/>
      <w:ind w:left="578" w:hanging="360"/>
      <w:jc w:val="both"/>
      <w:outlineLvl w:val="1"/>
    </w:pPr>
    <w:rPr>
      <w:rFonts w:eastAsia="Times New Roman"/>
      <w:b/>
      <w:bCs/>
      <w:sz w:val="23"/>
      <w:szCs w:val="23"/>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20"/>
      <w:ind w:left="218"/>
    </w:pPr>
    <w:rPr>
      <w:rFonts w:eastAsia="Times New Roman"/>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964257"/>
    <w:rPr>
      <w:sz w:val="18"/>
      <w:szCs w:val="18"/>
    </w:rPr>
  </w:style>
  <w:style w:type="paragraph" w:styleId="CommentText">
    <w:name w:val="annotation text"/>
    <w:basedOn w:val="Normal"/>
    <w:link w:val="CommentTextChar"/>
    <w:uiPriority w:val="99"/>
    <w:unhideWhenUsed/>
    <w:rsid w:val="00964257"/>
  </w:style>
  <w:style w:type="character" w:customStyle="1" w:styleId="CommentTextChar">
    <w:name w:val="Comment Text Char"/>
    <w:basedOn w:val="DefaultParagraphFont"/>
    <w:link w:val="CommentText"/>
    <w:uiPriority w:val="99"/>
    <w:rsid w:val="00964257"/>
  </w:style>
  <w:style w:type="paragraph" w:styleId="CommentSubject">
    <w:name w:val="annotation subject"/>
    <w:basedOn w:val="CommentText"/>
    <w:next w:val="CommentText"/>
    <w:link w:val="CommentSubjectChar"/>
    <w:uiPriority w:val="99"/>
    <w:semiHidden/>
    <w:unhideWhenUsed/>
    <w:rsid w:val="00964257"/>
    <w:rPr>
      <w:b/>
      <w:bCs/>
    </w:rPr>
  </w:style>
  <w:style w:type="character" w:customStyle="1" w:styleId="CommentSubjectChar">
    <w:name w:val="Comment Subject Char"/>
    <w:basedOn w:val="CommentTextChar"/>
    <w:link w:val="CommentSubject"/>
    <w:uiPriority w:val="99"/>
    <w:semiHidden/>
    <w:rsid w:val="00964257"/>
    <w:rPr>
      <w:b/>
      <w:bCs/>
    </w:rPr>
  </w:style>
  <w:style w:type="paragraph" w:styleId="Revision">
    <w:name w:val="Revision"/>
    <w:hidden/>
    <w:uiPriority w:val="99"/>
    <w:semiHidden/>
    <w:rsid w:val="00F1297E"/>
    <w:pPr>
      <w:widowControl/>
    </w:pPr>
  </w:style>
  <w:style w:type="paragraph" w:styleId="NormalWeb">
    <w:name w:val="Normal (Web)"/>
    <w:basedOn w:val="Normal"/>
    <w:uiPriority w:val="99"/>
    <w:semiHidden/>
    <w:unhideWhenUsed/>
    <w:rsid w:val="00205375"/>
    <w:rPr>
      <w:sz w:val="24"/>
      <w:szCs w:val="24"/>
    </w:rPr>
  </w:style>
  <w:style w:type="paragraph" w:styleId="FootnoteText">
    <w:name w:val="footnote text"/>
    <w:basedOn w:val="Normal"/>
    <w:link w:val="FootnoteTextChar"/>
    <w:uiPriority w:val="99"/>
    <w:semiHidden/>
    <w:unhideWhenUsed/>
    <w:rsid w:val="001B12A7"/>
    <w:pPr>
      <w:snapToGrid w:val="0"/>
    </w:pPr>
    <w:rPr>
      <w:sz w:val="20"/>
      <w:szCs w:val="20"/>
    </w:rPr>
  </w:style>
  <w:style w:type="character" w:customStyle="1" w:styleId="FootnoteTextChar">
    <w:name w:val="Footnote Text Char"/>
    <w:basedOn w:val="DefaultParagraphFont"/>
    <w:link w:val="FootnoteText"/>
    <w:uiPriority w:val="99"/>
    <w:semiHidden/>
    <w:rsid w:val="001B12A7"/>
    <w:rPr>
      <w:sz w:val="20"/>
      <w:szCs w:val="20"/>
    </w:rPr>
  </w:style>
  <w:style w:type="character" w:styleId="FootnoteReference">
    <w:name w:val="footnote reference"/>
    <w:basedOn w:val="DefaultParagraphFont"/>
    <w:uiPriority w:val="99"/>
    <w:semiHidden/>
    <w:unhideWhenUsed/>
    <w:rsid w:val="001B12A7"/>
    <w:rPr>
      <w:vertAlign w:val="superscript"/>
    </w:rPr>
  </w:style>
  <w:style w:type="paragraph" w:styleId="Header">
    <w:name w:val="header"/>
    <w:basedOn w:val="Normal"/>
    <w:link w:val="HeaderChar"/>
    <w:uiPriority w:val="99"/>
    <w:unhideWhenUsed/>
    <w:rsid w:val="00866469"/>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66469"/>
    <w:rPr>
      <w:sz w:val="20"/>
      <w:szCs w:val="20"/>
    </w:rPr>
  </w:style>
  <w:style w:type="paragraph" w:styleId="Footer">
    <w:name w:val="footer"/>
    <w:basedOn w:val="Normal"/>
    <w:link w:val="FooterChar"/>
    <w:uiPriority w:val="99"/>
    <w:unhideWhenUsed/>
    <w:rsid w:val="00866469"/>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6646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9753">
      <w:bodyDiv w:val="1"/>
      <w:marLeft w:val="0"/>
      <w:marRight w:val="0"/>
      <w:marTop w:val="0"/>
      <w:marBottom w:val="0"/>
      <w:divBdr>
        <w:top w:val="none" w:sz="0" w:space="0" w:color="auto"/>
        <w:left w:val="none" w:sz="0" w:space="0" w:color="auto"/>
        <w:bottom w:val="none" w:sz="0" w:space="0" w:color="auto"/>
        <w:right w:val="none" w:sz="0" w:space="0" w:color="auto"/>
      </w:divBdr>
      <w:divsChild>
        <w:div w:id="90711593">
          <w:marLeft w:val="0"/>
          <w:marRight w:val="0"/>
          <w:marTop w:val="0"/>
          <w:marBottom w:val="0"/>
          <w:divBdr>
            <w:top w:val="none" w:sz="0" w:space="0" w:color="auto"/>
            <w:left w:val="none" w:sz="0" w:space="0" w:color="auto"/>
            <w:bottom w:val="none" w:sz="0" w:space="0" w:color="auto"/>
            <w:right w:val="none" w:sz="0" w:space="0" w:color="auto"/>
          </w:divBdr>
        </w:div>
      </w:divsChild>
    </w:div>
    <w:div w:id="214632403">
      <w:bodyDiv w:val="1"/>
      <w:marLeft w:val="0"/>
      <w:marRight w:val="0"/>
      <w:marTop w:val="0"/>
      <w:marBottom w:val="0"/>
      <w:divBdr>
        <w:top w:val="none" w:sz="0" w:space="0" w:color="auto"/>
        <w:left w:val="none" w:sz="0" w:space="0" w:color="auto"/>
        <w:bottom w:val="none" w:sz="0" w:space="0" w:color="auto"/>
        <w:right w:val="none" w:sz="0" w:space="0" w:color="auto"/>
      </w:divBdr>
      <w:divsChild>
        <w:div w:id="320815576">
          <w:marLeft w:val="0"/>
          <w:marRight w:val="0"/>
          <w:marTop w:val="0"/>
          <w:marBottom w:val="0"/>
          <w:divBdr>
            <w:top w:val="none" w:sz="0" w:space="0" w:color="auto"/>
            <w:left w:val="none" w:sz="0" w:space="0" w:color="auto"/>
            <w:bottom w:val="none" w:sz="0" w:space="0" w:color="auto"/>
            <w:right w:val="none" w:sz="0" w:space="0" w:color="auto"/>
          </w:divBdr>
        </w:div>
      </w:divsChild>
    </w:div>
    <w:div w:id="258609130">
      <w:bodyDiv w:val="1"/>
      <w:marLeft w:val="0"/>
      <w:marRight w:val="0"/>
      <w:marTop w:val="0"/>
      <w:marBottom w:val="0"/>
      <w:divBdr>
        <w:top w:val="none" w:sz="0" w:space="0" w:color="auto"/>
        <w:left w:val="none" w:sz="0" w:space="0" w:color="auto"/>
        <w:bottom w:val="none" w:sz="0" w:space="0" w:color="auto"/>
        <w:right w:val="none" w:sz="0" w:space="0" w:color="auto"/>
      </w:divBdr>
      <w:divsChild>
        <w:div w:id="1603339625">
          <w:marLeft w:val="0"/>
          <w:marRight w:val="0"/>
          <w:marTop w:val="0"/>
          <w:marBottom w:val="0"/>
          <w:divBdr>
            <w:top w:val="none" w:sz="0" w:space="0" w:color="auto"/>
            <w:left w:val="none" w:sz="0" w:space="0" w:color="auto"/>
            <w:bottom w:val="none" w:sz="0" w:space="0" w:color="auto"/>
            <w:right w:val="none" w:sz="0" w:space="0" w:color="auto"/>
          </w:divBdr>
        </w:div>
      </w:divsChild>
    </w:div>
    <w:div w:id="277881168">
      <w:bodyDiv w:val="1"/>
      <w:marLeft w:val="0"/>
      <w:marRight w:val="0"/>
      <w:marTop w:val="0"/>
      <w:marBottom w:val="0"/>
      <w:divBdr>
        <w:top w:val="none" w:sz="0" w:space="0" w:color="auto"/>
        <w:left w:val="none" w:sz="0" w:space="0" w:color="auto"/>
        <w:bottom w:val="none" w:sz="0" w:space="0" w:color="auto"/>
        <w:right w:val="none" w:sz="0" w:space="0" w:color="auto"/>
      </w:divBdr>
      <w:divsChild>
        <w:div w:id="372923976">
          <w:marLeft w:val="0"/>
          <w:marRight w:val="0"/>
          <w:marTop w:val="0"/>
          <w:marBottom w:val="0"/>
          <w:divBdr>
            <w:top w:val="none" w:sz="0" w:space="0" w:color="auto"/>
            <w:left w:val="none" w:sz="0" w:space="0" w:color="auto"/>
            <w:bottom w:val="none" w:sz="0" w:space="0" w:color="auto"/>
            <w:right w:val="none" w:sz="0" w:space="0" w:color="auto"/>
          </w:divBdr>
        </w:div>
      </w:divsChild>
    </w:div>
    <w:div w:id="289283357">
      <w:bodyDiv w:val="1"/>
      <w:marLeft w:val="0"/>
      <w:marRight w:val="0"/>
      <w:marTop w:val="0"/>
      <w:marBottom w:val="0"/>
      <w:divBdr>
        <w:top w:val="none" w:sz="0" w:space="0" w:color="auto"/>
        <w:left w:val="none" w:sz="0" w:space="0" w:color="auto"/>
        <w:bottom w:val="none" w:sz="0" w:space="0" w:color="auto"/>
        <w:right w:val="none" w:sz="0" w:space="0" w:color="auto"/>
      </w:divBdr>
      <w:divsChild>
        <w:div w:id="1963606281">
          <w:marLeft w:val="0"/>
          <w:marRight w:val="0"/>
          <w:marTop w:val="0"/>
          <w:marBottom w:val="0"/>
          <w:divBdr>
            <w:top w:val="none" w:sz="0" w:space="0" w:color="auto"/>
            <w:left w:val="none" w:sz="0" w:space="0" w:color="auto"/>
            <w:bottom w:val="none" w:sz="0" w:space="0" w:color="auto"/>
            <w:right w:val="none" w:sz="0" w:space="0" w:color="auto"/>
          </w:divBdr>
        </w:div>
      </w:divsChild>
    </w:div>
    <w:div w:id="384067471">
      <w:bodyDiv w:val="1"/>
      <w:marLeft w:val="0"/>
      <w:marRight w:val="0"/>
      <w:marTop w:val="0"/>
      <w:marBottom w:val="0"/>
      <w:divBdr>
        <w:top w:val="none" w:sz="0" w:space="0" w:color="auto"/>
        <w:left w:val="none" w:sz="0" w:space="0" w:color="auto"/>
        <w:bottom w:val="none" w:sz="0" w:space="0" w:color="auto"/>
        <w:right w:val="none" w:sz="0" w:space="0" w:color="auto"/>
      </w:divBdr>
      <w:divsChild>
        <w:div w:id="1166749983">
          <w:marLeft w:val="0"/>
          <w:marRight w:val="0"/>
          <w:marTop w:val="0"/>
          <w:marBottom w:val="0"/>
          <w:divBdr>
            <w:top w:val="none" w:sz="0" w:space="0" w:color="auto"/>
            <w:left w:val="none" w:sz="0" w:space="0" w:color="auto"/>
            <w:bottom w:val="none" w:sz="0" w:space="0" w:color="auto"/>
            <w:right w:val="none" w:sz="0" w:space="0" w:color="auto"/>
          </w:divBdr>
        </w:div>
      </w:divsChild>
    </w:div>
    <w:div w:id="410200647">
      <w:bodyDiv w:val="1"/>
      <w:marLeft w:val="0"/>
      <w:marRight w:val="0"/>
      <w:marTop w:val="0"/>
      <w:marBottom w:val="0"/>
      <w:divBdr>
        <w:top w:val="none" w:sz="0" w:space="0" w:color="auto"/>
        <w:left w:val="none" w:sz="0" w:space="0" w:color="auto"/>
        <w:bottom w:val="none" w:sz="0" w:space="0" w:color="auto"/>
        <w:right w:val="none" w:sz="0" w:space="0" w:color="auto"/>
      </w:divBdr>
      <w:divsChild>
        <w:div w:id="1113866055">
          <w:marLeft w:val="0"/>
          <w:marRight w:val="0"/>
          <w:marTop w:val="0"/>
          <w:marBottom w:val="0"/>
          <w:divBdr>
            <w:top w:val="none" w:sz="0" w:space="0" w:color="auto"/>
            <w:left w:val="none" w:sz="0" w:space="0" w:color="auto"/>
            <w:bottom w:val="none" w:sz="0" w:space="0" w:color="auto"/>
            <w:right w:val="none" w:sz="0" w:space="0" w:color="auto"/>
          </w:divBdr>
        </w:div>
      </w:divsChild>
    </w:div>
    <w:div w:id="459108605">
      <w:bodyDiv w:val="1"/>
      <w:marLeft w:val="0"/>
      <w:marRight w:val="0"/>
      <w:marTop w:val="0"/>
      <w:marBottom w:val="0"/>
      <w:divBdr>
        <w:top w:val="none" w:sz="0" w:space="0" w:color="auto"/>
        <w:left w:val="none" w:sz="0" w:space="0" w:color="auto"/>
        <w:bottom w:val="none" w:sz="0" w:space="0" w:color="auto"/>
        <w:right w:val="none" w:sz="0" w:space="0" w:color="auto"/>
      </w:divBdr>
      <w:divsChild>
        <w:div w:id="60564600">
          <w:marLeft w:val="0"/>
          <w:marRight w:val="0"/>
          <w:marTop w:val="0"/>
          <w:marBottom w:val="0"/>
          <w:divBdr>
            <w:top w:val="none" w:sz="0" w:space="0" w:color="auto"/>
            <w:left w:val="none" w:sz="0" w:space="0" w:color="auto"/>
            <w:bottom w:val="none" w:sz="0" w:space="0" w:color="auto"/>
            <w:right w:val="none" w:sz="0" w:space="0" w:color="auto"/>
          </w:divBdr>
        </w:div>
      </w:divsChild>
    </w:div>
    <w:div w:id="489295986">
      <w:bodyDiv w:val="1"/>
      <w:marLeft w:val="0"/>
      <w:marRight w:val="0"/>
      <w:marTop w:val="0"/>
      <w:marBottom w:val="0"/>
      <w:divBdr>
        <w:top w:val="none" w:sz="0" w:space="0" w:color="auto"/>
        <w:left w:val="none" w:sz="0" w:space="0" w:color="auto"/>
        <w:bottom w:val="none" w:sz="0" w:space="0" w:color="auto"/>
        <w:right w:val="none" w:sz="0" w:space="0" w:color="auto"/>
      </w:divBdr>
      <w:divsChild>
        <w:div w:id="710034975">
          <w:marLeft w:val="0"/>
          <w:marRight w:val="0"/>
          <w:marTop w:val="0"/>
          <w:marBottom w:val="0"/>
          <w:divBdr>
            <w:top w:val="none" w:sz="0" w:space="0" w:color="auto"/>
            <w:left w:val="none" w:sz="0" w:space="0" w:color="auto"/>
            <w:bottom w:val="none" w:sz="0" w:space="0" w:color="auto"/>
            <w:right w:val="none" w:sz="0" w:space="0" w:color="auto"/>
          </w:divBdr>
          <w:divsChild>
            <w:div w:id="237137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6697058">
      <w:bodyDiv w:val="1"/>
      <w:marLeft w:val="0"/>
      <w:marRight w:val="0"/>
      <w:marTop w:val="0"/>
      <w:marBottom w:val="0"/>
      <w:divBdr>
        <w:top w:val="none" w:sz="0" w:space="0" w:color="auto"/>
        <w:left w:val="none" w:sz="0" w:space="0" w:color="auto"/>
        <w:bottom w:val="none" w:sz="0" w:space="0" w:color="auto"/>
        <w:right w:val="none" w:sz="0" w:space="0" w:color="auto"/>
      </w:divBdr>
      <w:divsChild>
        <w:div w:id="1614557518">
          <w:marLeft w:val="0"/>
          <w:marRight w:val="0"/>
          <w:marTop w:val="0"/>
          <w:marBottom w:val="0"/>
          <w:divBdr>
            <w:top w:val="none" w:sz="0" w:space="0" w:color="auto"/>
            <w:left w:val="none" w:sz="0" w:space="0" w:color="auto"/>
            <w:bottom w:val="none" w:sz="0" w:space="0" w:color="auto"/>
            <w:right w:val="none" w:sz="0" w:space="0" w:color="auto"/>
          </w:divBdr>
        </w:div>
      </w:divsChild>
    </w:div>
    <w:div w:id="776094739">
      <w:bodyDiv w:val="1"/>
      <w:marLeft w:val="0"/>
      <w:marRight w:val="0"/>
      <w:marTop w:val="0"/>
      <w:marBottom w:val="0"/>
      <w:divBdr>
        <w:top w:val="none" w:sz="0" w:space="0" w:color="auto"/>
        <w:left w:val="none" w:sz="0" w:space="0" w:color="auto"/>
        <w:bottom w:val="none" w:sz="0" w:space="0" w:color="auto"/>
        <w:right w:val="none" w:sz="0" w:space="0" w:color="auto"/>
      </w:divBdr>
      <w:divsChild>
        <w:div w:id="1595940440">
          <w:marLeft w:val="0"/>
          <w:marRight w:val="0"/>
          <w:marTop w:val="0"/>
          <w:marBottom w:val="0"/>
          <w:divBdr>
            <w:top w:val="none" w:sz="0" w:space="0" w:color="auto"/>
            <w:left w:val="none" w:sz="0" w:space="0" w:color="auto"/>
            <w:bottom w:val="none" w:sz="0" w:space="0" w:color="auto"/>
            <w:right w:val="none" w:sz="0" w:space="0" w:color="auto"/>
          </w:divBdr>
        </w:div>
      </w:divsChild>
    </w:div>
    <w:div w:id="894438190">
      <w:bodyDiv w:val="1"/>
      <w:marLeft w:val="0"/>
      <w:marRight w:val="0"/>
      <w:marTop w:val="0"/>
      <w:marBottom w:val="0"/>
      <w:divBdr>
        <w:top w:val="none" w:sz="0" w:space="0" w:color="auto"/>
        <w:left w:val="none" w:sz="0" w:space="0" w:color="auto"/>
        <w:bottom w:val="none" w:sz="0" w:space="0" w:color="auto"/>
        <w:right w:val="none" w:sz="0" w:space="0" w:color="auto"/>
      </w:divBdr>
      <w:divsChild>
        <w:div w:id="871573234">
          <w:marLeft w:val="0"/>
          <w:marRight w:val="0"/>
          <w:marTop w:val="0"/>
          <w:marBottom w:val="0"/>
          <w:divBdr>
            <w:top w:val="none" w:sz="0" w:space="0" w:color="auto"/>
            <w:left w:val="none" w:sz="0" w:space="0" w:color="auto"/>
            <w:bottom w:val="none" w:sz="0" w:space="0" w:color="auto"/>
            <w:right w:val="none" w:sz="0" w:space="0" w:color="auto"/>
          </w:divBdr>
        </w:div>
      </w:divsChild>
    </w:div>
    <w:div w:id="944193825">
      <w:bodyDiv w:val="1"/>
      <w:marLeft w:val="0"/>
      <w:marRight w:val="0"/>
      <w:marTop w:val="0"/>
      <w:marBottom w:val="0"/>
      <w:divBdr>
        <w:top w:val="none" w:sz="0" w:space="0" w:color="auto"/>
        <w:left w:val="none" w:sz="0" w:space="0" w:color="auto"/>
        <w:bottom w:val="none" w:sz="0" w:space="0" w:color="auto"/>
        <w:right w:val="none" w:sz="0" w:space="0" w:color="auto"/>
      </w:divBdr>
      <w:divsChild>
        <w:div w:id="228661675">
          <w:marLeft w:val="0"/>
          <w:marRight w:val="0"/>
          <w:marTop w:val="0"/>
          <w:marBottom w:val="0"/>
          <w:divBdr>
            <w:top w:val="none" w:sz="0" w:space="0" w:color="auto"/>
            <w:left w:val="none" w:sz="0" w:space="0" w:color="auto"/>
            <w:bottom w:val="none" w:sz="0" w:space="0" w:color="auto"/>
            <w:right w:val="none" w:sz="0" w:space="0" w:color="auto"/>
          </w:divBdr>
        </w:div>
      </w:divsChild>
    </w:div>
    <w:div w:id="1104616694">
      <w:bodyDiv w:val="1"/>
      <w:marLeft w:val="0"/>
      <w:marRight w:val="0"/>
      <w:marTop w:val="0"/>
      <w:marBottom w:val="0"/>
      <w:divBdr>
        <w:top w:val="none" w:sz="0" w:space="0" w:color="auto"/>
        <w:left w:val="none" w:sz="0" w:space="0" w:color="auto"/>
        <w:bottom w:val="none" w:sz="0" w:space="0" w:color="auto"/>
        <w:right w:val="none" w:sz="0" w:space="0" w:color="auto"/>
      </w:divBdr>
      <w:divsChild>
        <w:div w:id="1865822396">
          <w:marLeft w:val="0"/>
          <w:marRight w:val="0"/>
          <w:marTop w:val="0"/>
          <w:marBottom w:val="0"/>
          <w:divBdr>
            <w:top w:val="none" w:sz="0" w:space="0" w:color="auto"/>
            <w:left w:val="none" w:sz="0" w:space="0" w:color="auto"/>
            <w:bottom w:val="none" w:sz="0" w:space="0" w:color="auto"/>
            <w:right w:val="none" w:sz="0" w:space="0" w:color="auto"/>
          </w:divBdr>
        </w:div>
      </w:divsChild>
    </w:div>
    <w:div w:id="1155955670">
      <w:bodyDiv w:val="1"/>
      <w:marLeft w:val="0"/>
      <w:marRight w:val="0"/>
      <w:marTop w:val="0"/>
      <w:marBottom w:val="0"/>
      <w:divBdr>
        <w:top w:val="none" w:sz="0" w:space="0" w:color="auto"/>
        <w:left w:val="none" w:sz="0" w:space="0" w:color="auto"/>
        <w:bottom w:val="none" w:sz="0" w:space="0" w:color="auto"/>
        <w:right w:val="none" w:sz="0" w:space="0" w:color="auto"/>
      </w:divBdr>
      <w:divsChild>
        <w:div w:id="1585801395">
          <w:marLeft w:val="0"/>
          <w:marRight w:val="0"/>
          <w:marTop w:val="0"/>
          <w:marBottom w:val="0"/>
          <w:divBdr>
            <w:top w:val="none" w:sz="0" w:space="0" w:color="auto"/>
            <w:left w:val="none" w:sz="0" w:space="0" w:color="auto"/>
            <w:bottom w:val="none" w:sz="0" w:space="0" w:color="auto"/>
            <w:right w:val="none" w:sz="0" w:space="0" w:color="auto"/>
          </w:divBdr>
        </w:div>
      </w:divsChild>
    </w:div>
    <w:div w:id="1224486746">
      <w:bodyDiv w:val="1"/>
      <w:marLeft w:val="0"/>
      <w:marRight w:val="0"/>
      <w:marTop w:val="0"/>
      <w:marBottom w:val="0"/>
      <w:divBdr>
        <w:top w:val="none" w:sz="0" w:space="0" w:color="auto"/>
        <w:left w:val="none" w:sz="0" w:space="0" w:color="auto"/>
        <w:bottom w:val="none" w:sz="0" w:space="0" w:color="auto"/>
        <w:right w:val="none" w:sz="0" w:space="0" w:color="auto"/>
      </w:divBdr>
      <w:divsChild>
        <w:div w:id="1306354009">
          <w:marLeft w:val="0"/>
          <w:marRight w:val="0"/>
          <w:marTop w:val="0"/>
          <w:marBottom w:val="0"/>
          <w:divBdr>
            <w:top w:val="none" w:sz="0" w:space="0" w:color="auto"/>
            <w:left w:val="none" w:sz="0" w:space="0" w:color="auto"/>
            <w:bottom w:val="none" w:sz="0" w:space="0" w:color="auto"/>
            <w:right w:val="none" w:sz="0" w:space="0" w:color="auto"/>
          </w:divBdr>
        </w:div>
      </w:divsChild>
    </w:div>
    <w:div w:id="1244491014">
      <w:bodyDiv w:val="1"/>
      <w:marLeft w:val="0"/>
      <w:marRight w:val="0"/>
      <w:marTop w:val="0"/>
      <w:marBottom w:val="0"/>
      <w:divBdr>
        <w:top w:val="none" w:sz="0" w:space="0" w:color="auto"/>
        <w:left w:val="none" w:sz="0" w:space="0" w:color="auto"/>
        <w:bottom w:val="none" w:sz="0" w:space="0" w:color="auto"/>
        <w:right w:val="none" w:sz="0" w:space="0" w:color="auto"/>
      </w:divBdr>
      <w:divsChild>
        <w:div w:id="881212919">
          <w:marLeft w:val="0"/>
          <w:marRight w:val="0"/>
          <w:marTop w:val="0"/>
          <w:marBottom w:val="0"/>
          <w:divBdr>
            <w:top w:val="none" w:sz="0" w:space="0" w:color="auto"/>
            <w:left w:val="none" w:sz="0" w:space="0" w:color="auto"/>
            <w:bottom w:val="none" w:sz="0" w:space="0" w:color="auto"/>
            <w:right w:val="none" w:sz="0" w:space="0" w:color="auto"/>
          </w:divBdr>
        </w:div>
      </w:divsChild>
    </w:div>
    <w:div w:id="1302688124">
      <w:bodyDiv w:val="1"/>
      <w:marLeft w:val="0"/>
      <w:marRight w:val="0"/>
      <w:marTop w:val="0"/>
      <w:marBottom w:val="0"/>
      <w:divBdr>
        <w:top w:val="none" w:sz="0" w:space="0" w:color="auto"/>
        <w:left w:val="none" w:sz="0" w:space="0" w:color="auto"/>
        <w:bottom w:val="none" w:sz="0" w:space="0" w:color="auto"/>
        <w:right w:val="none" w:sz="0" w:space="0" w:color="auto"/>
      </w:divBdr>
      <w:divsChild>
        <w:div w:id="1826697702">
          <w:marLeft w:val="0"/>
          <w:marRight w:val="0"/>
          <w:marTop w:val="0"/>
          <w:marBottom w:val="0"/>
          <w:divBdr>
            <w:top w:val="none" w:sz="0" w:space="0" w:color="auto"/>
            <w:left w:val="none" w:sz="0" w:space="0" w:color="auto"/>
            <w:bottom w:val="none" w:sz="0" w:space="0" w:color="auto"/>
            <w:right w:val="none" w:sz="0" w:space="0" w:color="auto"/>
          </w:divBdr>
        </w:div>
      </w:divsChild>
    </w:div>
    <w:div w:id="1346250244">
      <w:bodyDiv w:val="1"/>
      <w:marLeft w:val="0"/>
      <w:marRight w:val="0"/>
      <w:marTop w:val="0"/>
      <w:marBottom w:val="0"/>
      <w:divBdr>
        <w:top w:val="none" w:sz="0" w:space="0" w:color="auto"/>
        <w:left w:val="none" w:sz="0" w:space="0" w:color="auto"/>
        <w:bottom w:val="none" w:sz="0" w:space="0" w:color="auto"/>
        <w:right w:val="none" w:sz="0" w:space="0" w:color="auto"/>
      </w:divBdr>
      <w:divsChild>
        <w:div w:id="326979718">
          <w:marLeft w:val="0"/>
          <w:marRight w:val="0"/>
          <w:marTop w:val="0"/>
          <w:marBottom w:val="0"/>
          <w:divBdr>
            <w:top w:val="none" w:sz="0" w:space="0" w:color="auto"/>
            <w:left w:val="none" w:sz="0" w:space="0" w:color="auto"/>
            <w:bottom w:val="none" w:sz="0" w:space="0" w:color="auto"/>
            <w:right w:val="none" w:sz="0" w:space="0" w:color="auto"/>
          </w:divBdr>
        </w:div>
      </w:divsChild>
    </w:div>
    <w:div w:id="1383749378">
      <w:bodyDiv w:val="1"/>
      <w:marLeft w:val="0"/>
      <w:marRight w:val="0"/>
      <w:marTop w:val="0"/>
      <w:marBottom w:val="0"/>
      <w:divBdr>
        <w:top w:val="none" w:sz="0" w:space="0" w:color="auto"/>
        <w:left w:val="none" w:sz="0" w:space="0" w:color="auto"/>
        <w:bottom w:val="none" w:sz="0" w:space="0" w:color="auto"/>
        <w:right w:val="none" w:sz="0" w:space="0" w:color="auto"/>
      </w:divBdr>
      <w:divsChild>
        <w:div w:id="1354187499">
          <w:marLeft w:val="0"/>
          <w:marRight w:val="0"/>
          <w:marTop w:val="0"/>
          <w:marBottom w:val="0"/>
          <w:divBdr>
            <w:top w:val="none" w:sz="0" w:space="0" w:color="auto"/>
            <w:left w:val="none" w:sz="0" w:space="0" w:color="auto"/>
            <w:bottom w:val="none" w:sz="0" w:space="0" w:color="auto"/>
            <w:right w:val="none" w:sz="0" w:space="0" w:color="auto"/>
          </w:divBdr>
          <w:divsChild>
            <w:div w:id="1038359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1610896">
      <w:bodyDiv w:val="1"/>
      <w:marLeft w:val="0"/>
      <w:marRight w:val="0"/>
      <w:marTop w:val="0"/>
      <w:marBottom w:val="0"/>
      <w:divBdr>
        <w:top w:val="none" w:sz="0" w:space="0" w:color="auto"/>
        <w:left w:val="none" w:sz="0" w:space="0" w:color="auto"/>
        <w:bottom w:val="none" w:sz="0" w:space="0" w:color="auto"/>
        <w:right w:val="none" w:sz="0" w:space="0" w:color="auto"/>
      </w:divBdr>
      <w:divsChild>
        <w:div w:id="1352217319">
          <w:marLeft w:val="0"/>
          <w:marRight w:val="0"/>
          <w:marTop w:val="0"/>
          <w:marBottom w:val="0"/>
          <w:divBdr>
            <w:top w:val="none" w:sz="0" w:space="0" w:color="auto"/>
            <w:left w:val="none" w:sz="0" w:space="0" w:color="auto"/>
            <w:bottom w:val="none" w:sz="0" w:space="0" w:color="auto"/>
            <w:right w:val="none" w:sz="0" w:space="0" w:color="auto"/>
          </w:divBdr>
        </w:div>
      </w:divsChild>
    </w:div>
    <w:div w:id="1570264785">
      <w:bodyDiv w:val="1"/>
      <w:marLeft w:val="0"/>
      <w:marRight w:val="0"/>
      <w:marTop w:val="0"/>
      <w:marBottom w:val="0"/>
      <w:divBdr>
        <w:top w:val="none" w:sz="0" w:space="0" w:color="auto"/>
        <w:left w:val="none" w:sz="0" w:space="0" w:color="auto"/>
        <w:bottom w:val="none" w:sz="0" w:space="0" w:color="auto"/>
        <w:right w:val="none" w:sz="0" w:space="0" w:color="auto"/>
      </w:divBdr>
      <w:divsChild>
        <w:div w:id="1362509370">
          <w:marLeft w:val="0"/>
          <w:marRight w:val="0"/>
          <w:marTop w:val="0"/>
          <w:marBottom w:val="0"/>
          <w:divBdr>
            <w:top w:val="none" w:sz="0" w:space="0" w:color="auto"/>
            <w:left w:val="none" w:sz="0" w:space="0" w:color="auto"/>
            <w:bottom w:val="none" w:sz="0" w:space="0" w:color="auto"/>
            <w:right w:val="none" w:sz="0" w:space="0" w:color="auto"/>
          </w:divBdr>
        </w:div>
      </w:divsChild>
    </w:div>
    <w:div w:id="1620718779">
      <w:bodyDiv w:val="1"/>
      <w:marLeft w:val="0"/>
      <w:marRight w:val="0"/>
      <w:marTop w:val="0"/>
      <w:marBottom w:val="0"/>
      <w:divBdr>
        <w:top w:val="none" w:sz="0" w:space="0" w:color="auto"/>
        <w:left w:val="none" w:sz="0" w:space="0" w:color="auto"/>
        <w:bottom w:val="none" w:sz="0" w:space="0" w:color="auto"/>
        <w:right w:val="none" w:sz="0" w:space="0" w:color="auto"/>
      </w:divBdr>
      <w:divsChild>
        <w:div w:id="1158304366">
          <w:marLeft w:val="0"/>
          <w:marRight w:val="0"/>
          <w:marTop w:val="0"/>
          <w:marBottom w:val="0"/>
          <w:divBdr>
            <w:top w:val="none" w:sz="0" w:space="0" w:color="auto"/>
            <w:left w:val="none" w:sz="0" w:space="0" w:color="auto"/>
            <w:bottom w:val="none" w:sz="0" w:space="0" w:color="auto"/>
            <w:right w:val="none" w:sz="0" w:space="0" w:color="auto"/>
          </w:divBdr>
        </w:div>
      </w:divsChild>
    </w:div>
    <w:div w:id="1641032458">
      <w:bodyDiv w:val="1"/>
      <w:marLeft w:val="0"/>
      <w:marRight w:val="0"/>
      <w:marTop w:val="0"/>
      <w:marBottom w:val="0"/>
      <w:divBdr>
        <w:top w:val="none" w:sz="0" w:space="0" w:color="auto"/>
        <w:left w:val="none" w:sz="0" w:space="0" w:color="auto"/>
        <w:bottom w:val="none" w:sz="0" w:space="0" w:color="auto"/>
        <w:right w:val="none" w:sz="0" w:space="0" w:color="auto"/>
      </w:divBdr>
      <w:divsChild>
        <w:div w:id="2008946335">
          <w:marLeft w:val="0"/>
          <w:marRight w:val="0"/>
          <w:marTop w:val="0"/>
          <w:marBottom w:val="0"/>
          <w:divBdr>
            <w:top w:val="none" w:sz="0" w:space="0" w:color="auto"/>
            <w:left w:val="none" w:sz="0" w:space="0" w:color="auto"/>
            <w:bottom w:val="none" w:sz="0" w:space="0" w:color="auto"/>
            <w:right w:val="none" w:sz="0" w:space="0" w:color="auto"/>
          </w:divBdr>
        </w:div>
      </w:divsChild>
    </w:div>
    <w:div w:id="1678650493">
      <w:bodyDiv w:val="1"/>
      <w:marLeft w:val="0"/>
      <w:marRight w:val="0"/>
      <w:marTop w:val="0"/>
      <w:marBottom w:val="0"/>
      <w:divBdr>
        <w:top w:val="none" w:sz="0" w:space="0" w:color="auto"/>
        <w:left w:val="none" w:sz="0" w:space="0" w:color="auto"/>
        <w:bottom w:val="none" w:sz="0" w:space="0" w:color="auto"/>
        <w:right w:val="none" w:sz="0" w:space="0" w:color="auto"/>
      </w:divBdr>
      <w:divsChild>
        <w:div w:id="1366174462">
          <w:marLeft w:val="0"/>
          <w:marRight w:val="0"/>
          <w:marTop w:val="0"/>
          <w:marBottom w:val="0"/>
          <w:divBdr>
            <w:top w:val="none" w:sz="0" w:space="0" w:color="auto"/>
            <w:left w:val="none" w:sz="0" w:space="0" w:color="auto"/>
            <w:bottom w:val="none" w:sz="0" w:space="0" w:color="auto"/>
            <w:right w:val="none" w:sz="0" w:space="0" w:color="auto"/>
          </w:divBdr>
        </w:div>
      </w:divsChild>
    </w:div>
    <w:div w:id="1721973824">
      <w:bodyDiv w:val="1"/>
      <w:marLeft w:val="0"/>
      <w:marRight w:val="0"/>
      <w:marTop w:val="0"/>
      <w:marBottom w:val="0"/>
      <w:divBdr>
        <w:top w:val="none" w:sz="0" w:space="0" w:color="auto"/>
        <w:left w:val="none" w:sz="0" w:space="0" w:color="auto"/>
        <w:bottom w:val="none" w:sz="0" w:space="0" w:color="auto"/>
        <w:right w:val="none" w:sz="0" w:space="0" w:color="auto"/>
      </w:divBdr>
      <w:divsChild>
        <w:div w:id="1564830036">
          <w:marLeft w:val="0"/>
          <w:marRight w:val="0"/>
          <w:marTop w:val="0"/>
          <w:marBottom w:val="0"/>
          <w:divBdr>
            <w:top w:val="none" w:sz="0" w:space="0" w:color="auto"/>
            <w:left w:val="none" w:sz="0" w:space="0" w:color="auto"/>
            <w:bottom w:val="none" w:sz="0" w:space="0" w:color="auto"/>
            <w:right w:val="none" w:sz="0" w:space="0" w:color="auto"/>
          </w:divBdr>
        </w:div>
      </w:divsChild>
    </w:div>
    <w:div w:id="1780177540">
      <w:bodyDiv w:val="1"/>
      <w:marLeft w:val="0"/>
      <w:marRight w:val="0"/>
      <w:marTop w:val="0"/>
      <w:marBottom w:val="0"/>
      <w:divBdr>
        <w:top w:val="none" w:sz="0" w:space="0" w:color="auto"/>
        <w:left w:val="none" w:sz="0" w:space="0" w:color="auto"/>
        <w:bottom w:val="none" w:sz="0" w:space="0" w:color="auto"/>
        <w:right w:val="none" w:sz="0" w:space="0" w:color="auto"/>
      </w:divBdr>
      <w:divsChild>
        <w:div w:id="861093301">
          <w:marLeft w:val="0"/>
          <w:marRight w:val="0"/>
          <w:marTop w:val="0"/>
          <w:marBottom w:val="0"/>
          <w:divBdr>
            <w:top w:val="none" w:sz="0" w:space="0" w:color="auto"/>
            <w:left w:val="none" w:sz="0" w:space="0" w:color="auto"/>
            <w:bottom w:val="none" w:sz="0" w:space="0" w:color="auto"/>
            <w:right w:val="none" w:sz="0" w:space="0" w:color="auto"/>
          </w:divBdr>
          <w:divsChild>
            <w:div w:id="626207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5505756">
      <w:bodyDiv w:val="1"/>
      <w:marLeft w:val="0"/>
      <w:marRight w:val="0"/>
      <w:marTop w:val="0"/>
      <w:marBottom w:val="0"/>
      <w:divBdr>
        <w:top w:val="none" w:sz="0" w:space="0" w:color="auto"/>
        <w:left w:val="none" w:sz="0" w:space="0" w:color="auto"/>
        <w:bottom w:val="none" w:sz="0" w:space="0" w:color="auto"/>
        <w:right w:val="none" w:sz="0" w:space="0" w:color="auto"/>
      </w:divBdr>
      <w:divsChild>
        <w:div w:id="104739496">
          <w:marLeft w:val="0"/>
          <w:marRight w:val="0"/>
          <w:marTop w:val="0"/>
          <w:marBottom w:val="0"/>
          <w:divBdr>
            <w:top w:val="none" w:sz="0" w:space="0" w:color="auto"/>
            <w:left w:val="none" w:sz="0" w:space="0" w:color="auto"/>
            <w:bottom w:val="none" w:sz="0" w:space="0" w:color="auto"/>
            <w:right w:val="none" w:sz="0" w:space="0" w:color="auto"/>
          </w:divBdr>
        </w:div>
      </w:divsChild>
    </w:div>
    <w:div w:id="1861236880">
      <w:bodyDiv w:val="1"/>
      <w:marLeft w:val="0"/>
      <w:marRight w:val="0"/>
      <w:marTop w:val="0"/>
      <w:marBottom w:val="0"/>
      <w:divBdr>
        <w:top w:val="none" w:sz="0" w:space="0" w:color="auto"/>
        <w:left w:val="none" w:sz="0" w:space="0" w:color="auto"/>
        <w:bottom w:val="none" w:sz="0" w:space="0" w:color="auto"/>
        <w:right w:val="none" w:sz="0" w:space="0" w:color="auto"/>
      </w:divBdr>
      <w:divsChild>
        <w:div w:id="1390805121">
          <w:marLeft w:val="0"/>
          <w:marRight w:val="0"/>
          <w:marTop w:val="0"/>
          <w:marBottom w:val="0"/>
          <w:divBdr>
            <w:top w:val="none" w:sz="0" w:space="0" w:color="auto"/>
            <w:left w:val="none" w:sz="0" w:space="0" w:color="auto"/>
            <w:bottom w:val="none" w:sz="0" w:space="0" w:color="auto"/>
            <w:right w:val="none" w:sz="0" w:space="0" w:color="auto"/>
          </w:divBdr>
        </w:div>
      </w:divsChild>
    </w:div>
    <w:div w:id="1948349538">
      <w:bodyDiv w:val="1"/>
      <w:marLeft w:val="0"/>
      <w:marRight w:val="0"/>
      <w:marTop w:val="0"/>
      <w:marBottom w:val="0"/>
      <w:divBdr>
        <w:top w:val="none" w:sz="0" w:space="0" w:color="auto"/>
        <w:left w:val="none" w:sz="0" w:space="0" w:color="auto"/>
        <w:bottom w:val="none" w:sz="0" w:space="0" w:color="auto"/>
        <w:right w:val="none" w:sz="0" w:space="0" w:color="auto"/>
      </w:divBdr>
      <w:divsChild>
        <w:div w:id="771779124">
          <w:marLeft w:val="0"/>
          <w:marRight w:val="0"/>
          <w:marTop w:val="0"/>
          <w:marBottom w:val="0"/>
          <w:divBdr>
            <w:top w:val="none" w:sz="0" w:space="0" w:color="auto"/>
            <w:left w:val="none" w:sz="0" w:space="0" w:color="auto"/>
            <w:bottom w:val="none" w:sz="0" w:space="0" w:color="auto"/>
            <w:right w:val="none" w:sz="0" w:space="0" w:color="auto"/>
          </w:divBdr>
        </w:div>
      </w:divsChild>
    </w:div>
    <w:div w:id="1952542823">
      <w:bodyDiv w:val="1"/>
      <w:marLeft w:val="0"/>
      <w:marRight w:val="0"/>
      <w:marTop w:val="0"/>
      <w:marBottom w:val="0"/>
      <w:divBdr>
        <w:top w:val="none" w:sz="0" w:space="0" w:color="auto"/>
        <w:left w:val="none" w:sz="0" w:space="0" w:color="auto"/>
        <w:bottom w:val="none" w:sz="0" w:space="0" w:color="auto"/>
        <w:right w:val="none" w:sz="0" w:space="0" w:color="auto"/>
      </w:divBdr>
      <w:divsChild>
        <w:div w:id="108552228">
          <w:marLeft w:val="0"/>
          <w:marRight w:val="0"/>
          <w:marTop w:val="0"/>
          <w:marBottom w:val="0"/>
          <w:divBdr>
            <w:top w:val="none" w:sz="0" w:space="0" w:color="auto"/>
            <w:left w:val="none" w:sz="0" w:space="0" w:color="auto"/>
            <w:bottom w:val="none" w:sz="0" w:space="0" w:color="auto"/>
            <w:right w:val="none" w:sz="0" w:space="0" w:color="auto"/>
          </w:divBdr>
        </w:div>
      </w:divsChild>
    </w:div>
    <w:div w:id="1958220535">
      <w:bodyDiv w:val="1"/>
      <w:marLeft w:val="0"/>
      <w:marRight w:val="0"/>
      <w:marTop w:val="0"/>
      <w:marBottom w:val="0"/>
      <w:divBdr>
        <w:top w:val="none" w:sz="0" w:space="0" w:color="auto"/>
        <w:left w:val="none" w:sz="0" w:space="0" w:color="auto"/>
        <w:bottom w:val="none" w:sz="0" w:space="0" w:color="auto"/>
        <w:right w:val="none" w:sz="0" w:space="0" w:color="auto"/>
      </w:divBdr>
      <w:divsChild>
        <w:div w:id="1218393842">
          <w:marLeft w:val="0"/>
          <w:marRight w:val="0"/>
          <w:marTop w:val="0"/>
          <w:marBottom w:val="0"/>
          <w:divBdr>
            <w:top w:val="none" w:sz="0" w:space="0" w:color="auto"/>
            <w:left w:val="none" w:sz="0" w:space="0" w:color="auto"/>
            <w:bottom w:val="none" w:sz="0" w:space="0" w:color="auto"/>
            <w:right w:val="none" w:sz="0" w:space="0" w:color="auto"/>
          </w:divBdr>
        </w:div>
      </w:divsChild>
    </w:div>
    <w:div w:id="1968005847">
      <w:bodyDiv w:val="1"/>
      <w:marLeft w:val="0"/>
      <w:marRight w:val="0"/>
      <w:marTop w:val="0"/>
      <w:marBottom w:val="0"/>
      <w:divBdr>
        <w:top w:val="none" w:sz="0" w:space="0" w:color="auto"/>
        <w:left w:val="none" w:sz="0" w:space="0" w:color="auto"/>
        <w:bottom w:val="none" w:sz="0" w:space="0" w:color="auto"/>
        <w:right w:val="none" w:sz="0" w:space="0" w:color="auto"/>
      </w:divBdr>
      <w:divsChild>
        <w:div w:id="974142721">
          <w:marLeft w:val="0"/>
          <w:marRight w:val="0"/>
          <w:marTop w:val="0"/>
          <w:marBottom w:val="0"/>
          <w:divBdr>
            <w:top w:val="none" w:sz="0" w:space="0" w:color="auto"/>
            <w:left w:val="none" w:sz="0" w:space="0" w:color="auto"/>
            <w:bottom w:val="none" w:sz="0" w:space="0" w:color="auto"/>
            <w:right w:val="none" w:sz="0" w:space="0" w:color="auto"/>
          </w:divBdr>
        </w:div>
      </w:divsChild>
    </w:div>
    <w:div w:id="2005470545">
      <w:bodyDiv w:val="1"/>
      <w:marLeft w:val="0"/>
      <w:marRight w:val="0"/>
      <w:marTop w:val="0"/>
      <w:marBottom w:val="0"/>
      <w:divBdr>
        <w:top w:val="none" w:sz="0" w:space="0" w:color="auto"/>
        <w:left w:val="none" w:sz="0" w:space="0" w:color="auto"/>
        <w:bottom w:val="none" w:sz="0" w:space="0" w:color="auto"/>
        <w:right w:val="none" w:sz="0" w:space="0" w:color="auto"/>
      </w:divBdr>
      <w:divsChild>
        <w:div w:id="161703649">
          <w:marLeft w:val="0"/>
          <w:marRight w:val="0"/>
          <w:marTop w:val="0"/>
          <w:marBottom w:val="0"/>
          <w:divBdr>
            <w:top w:val="none" w:sz="0" w:space="0" w:color="auto"/>
            <w:left w:val="none" w:sz="0" w:space="0" w:color="auto"/>
            <w:bottom w:val="none" w:sz="0" w:space="0" w:color="auto"/>
            <w:right w:val="none" w:sz="0" w:space="0" w:color="auto"/>
          </w:divBdr>
        </w:div>
      </w:divsChild>
    </w:div>
    <w:div w:id="2095273310">
      <w:bodyDiv w:val="1"/>
      <w:marLeft w:val="0"/>
      <w:marRight w:val="0"/>
      <w:marTop w:val="0"/>
      <w:marBottom w:val="0"/>
      <w:divBdr>
        <w:top w:val="none" w:sz="0" w:space="0" w:color="auto"/>
        <w:left w:val="none" w:sz="0" w:space="0" w:color="auto"/>
        <w:bottom w:val="none" w:sz="0" w:space="0" w:color="auto"/>
        <w:right w:val="none" w:sz="0" w:space="0" w:color="auto"/>
      </w:divBdr>
      <w:divsChild>
        <w:div w:id="1818451164">
          <w:marLeft w:val="0"/>
          <w:marRight w:val="0"/>
          <w:marTop w:val="0"/>
          <w:marBottom w:val="0"/>
          <w:divBdr>
            <w:top w:val="none" w:sz="0" w:space="0" w:color="auto"/>
            <w:left w:val="none" w:sz="0" w:space="0" w:color="auto"/>
            <w:bottom w:val="none" w:sz="0" w:space="0" w:color="auto"/>
            <w:right w:val="none" w:sz="0" w:space="0" w:color="auto"/>
          </w:divBdr>
        </w:div>
      </w:divsChild>
    </w:div>
    <w:div w:id="2134471696">
      <w:bodyDiv w:val="1"/>
      <w:marLeft w:val="0"/>
      <w:marRight w:val="0"/>
      <w:marTop w:val="0"/>
      <w:marBottom w:val="0"/>
      <w:divBdr>
        <w:top w:val="none" w:sz="0" w:space="0" w:color="auto"/>
        <w:left w:val="none" w:sz="0" w:space="0" w:color="auto"/>
        <w:bottom w:val="none" w:sz="0" w:space="0" w:color="auto"/>
        <w:right w:val="none" w:sz="0" w:space="0" w:color="auto"/>
      </w:divBdr>
      <w:divsChild>
        <w:div w:id="1211383706">
          <w:marLeft w:val="0"/>
          <w:marRight w:val="0"/>
          <w:marTop w:val="0"/>
          <w:marBottom w:val="0"/>
          <w:divBdr>
            <w:top w:val="none" w:sz="0" w:space="0" w:color="auto"/>
            <w:left w:val="none" w:sz="0" w:space="0" w:color="auto"/>
            <w:bottom w:val="none" w:sz="0" w:space="0" w:color="auto"/>
            <w:right w:val="none" w:sz="0" w:space="0" w:color="auto"/>
          </w:divBdr>
          <w:divsChild>
            <w:div w:id="1361852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doi.org/10.1111/ecca.12182"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doi.org/10.1287/mnsc.1050.0400" TargetMode="External"/><Relationship Id="rId7" Type="http://schemas.openxmlformats.org/officeDocument/2006/relationships/endnotes" Target="endnotes.xml"/><Relationship Id="rId12" Type="http://schemas.openxmlformats.org/officeDocument/2006/relationships/hyperlink" Target="mailto:s1133958@mail.yzu.edu.tw" TargetMode="External"/><Relationship Id="rId17" Type="http://schemas.openxmlformats.org/officeDocument/2006/relationships/hyperlink" Target="https://doi.org/10.1016/j.ijindorg.2015.03.00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257/app.5.2.122" TargetMode="External"/><Relationship Id="rId20" Type="http://schemas.openxmlformats.org/officeDocument/2006/relationships/hyperlink" Target="https://doi.org/10.1787/574b61f8-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6/j.jpubeco.2017.11.004" TargetMode="External"/><Relationship Id="rId23" Type="http://schemas.openxmlformats.org/officeDocument/2006/relationships/hyperlink" Target="https://doi.org/10.1257/aer.20141745" TargetMode="External"/><Relationship Id="rId10" Type="http://schemas.microsoft.com/office/2016/09/relationships/commentsIds" Target="commentsIds.xml"/><Relationship Id="rId19" Type="http://schemas.openxmlformats.org/officeDocument/2006/relationships/hyperlink" Target="https://doi.org/10.1787/d7973047-en"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g"/><Relationship Id="rId22" Type="http://schemas.openxmlformats.org/officeDocument/2006/relationships/hyperlink" Target="https://doi.org/10.1257/jel.20181437"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F35B3-149D-4A3B-B6CB-7837AD586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16</Pages>
  <Words>8085</Words>
  <Characters>46085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drkong</cp:lastModifiedBy>
  <cp:revision>10</cp:revision>
  <dcterms:created xsi:type="dcterms:W3CDTF">2026-08-19T09:04:00Z</dcterms:created>
  <dcterms:modified xsi:type="dcterms:W3CDTF">2026-08-21T06:50:00Z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2026-08-11T00:00:00Z</vt:lpwstr>
  </property>
  <property fmtid="{D5CDD505-2E9C-101B-9397-08002B2CF9AE}" pid="4" name="Creator">
    <vt:lpwstr>Writer</vt:lpwstr>
  </property>
  <property fmtid="{D5CDD505-2E9C-101B-9397-08002B2CF9AE}" pid="5" name="Producer">
    <vt:lpwstr>LibreOffice 26.2.4.2 (X86_64)</vt:lpwstr>
  </property>
  <property fmtid="{D5CDD505-2E9C-101B-9397-08002B2CF9AE}" pid="6" name="LastSaved">
    <vt:lpwstr>2026-08-11T00:00:00Z</vt:lpwstr>
  </property>
</Properties>
</file>