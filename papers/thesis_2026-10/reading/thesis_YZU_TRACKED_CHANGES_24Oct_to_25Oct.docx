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University"/>
        <w:spacing w:lineRule="auto" w:line="240" w:before="800" w:after="0"/>
        <w:jc w:val="center"/>
        <w:rPr/>
      </w:pPr>
      <w:r>
        <w:rPr/>
        <w:t>元　智　大　學</w:t>
      </w:r>
    </w:p>
    <w:p>
      <w:pPr>
        <w:pStyle w:val="CoverDept"/>
        <w:rPr/>
      </w:pPr>
      <w:r>
        <w:rPr/>
        <w:t>管理學院財務金融暨會計碩士班</w:t>
      </w:r>
    </w:p>
    <w:p>
      <w:pPr>
        <w:pStyle w:val="CoverTrack"/>
        <w:rPr/>
      </w:pPr>
      <w:r>
        <w:rPr/>
        <w:t>財務金融碩士學程</w:t>
      </w:r>
    </w:p>
    <w:p>
      <w:pPr>
        <w:pStyle w:val="CoverDegree"/>
        <w:rPr/>
      </w:pPr>
      <w:r>
        <w:rPr/>
        <w:t>碩　士　論　文</w:t>
      </w:r>
    </w:p>
    <w:p>
      <w:pPr>
        <w:pStyle w:val="CoverTitle"/>
        <w:rPr/>
      </w:pPr>
      <w:r>
        <w:rPr/>
        <w:t>隱形帳簿：量化印尼平台經濟中的隱形缺口</w:t>
      </w:r>
    </w:p>
    <w:p>
      <w:pPr>
        <w:pStyle w:val="CoverPerson"/>
        <w:rPr/>
      </w:pPr>
      <w:r>
        <w:rPr/>
        <w:t>研究生：王新福</w:t>
      </w:r>
    </w:p>
    <w:p>
      <w:pPr>
        <w:pStyle w:val="CoverPersonNext"/>
        <w:rPr/>
      </w:pPr>
      <w:r>
        <w:rPr/>
        <w:t>指導教授：孔德蓉</w:t>
      </w:r>
    </w:p>
    <w:p>
      <w:pPr>
        <w:sectPr>
          <w:type w:val="nextPage"/>
          <w:pgSz w:w="11906" w:h="16838"/>
          <w:pgMar w:left="1797" w:right="1797" w:gutter="0" w:header="0" w:top="1440" w:footer="0" w:bottom="1440"/>
          <w:pgNumType w:fmt="decimal"/>
          <w:formProt w:val="false"/>
          <w:textDirection w:val="lrTb"/>
          <w:docGrid w:type="default" w:linePitch="100" w:charSpace="0"/>
        </w:sectPr>
        <w:pStyle w:val="CoverDate"/>
        <w:rPr/>
      </w:pPr>
      <w:r>
        <w:rPr/>
        <w:t xml:space="preserve">中華民國 </w:t>
      </w:r>
      <w:r>
        <w:rPr/>
        <w:t xml:space="preserve">115 </w:t>
      </w:r>
      <w:r>
        <w:rPr/>
        <w:t xml:space="preserve">年 </w:t>
      </w:r>
      <w:r>
        <w:rPr/>
        <w:t xml:space="preserve">10 </w:t>
      </w:r>
      <w:r>
        <w:rPr/>
        <w:t>月</w:t>
      </w:r>
    </w:p>
    <w:p>
      <w:pPr>
        <w:pStyle w:val="TPTitle"/>
        <w:rPr/>
      </w:pPr>
      <w:r>
        <w:rPr/>
        <w:t>隱形帳簿：量化印尼平台經濟中的隱形缺口</w:t>
      </w:r>
    </w:p>
    <w:p>
      <w:pPr>
        <w:pStyle w:val="TPTitle"/>
        <w:rPr/>
      </w:pPr>
      <w:r>
        <w:rPr/>
        <w:t>THE INVISIBLE LEDGER: QUANTIFYING THE INVISIBLE WEDGE IN INDONESIA’S PLATFORM ECONOMY</w:t>
      </w:r>
    </w:p>
    <w:p>
      <w:pPr>
        <w:pStyle w:val="TPPeople"/>
        <w:rPr/>
      </w:pPr>
      <w:r>
        <w:rPr/>
        <w:t xml:space="preserve">研究生：王新福 </w:t>
      </w:r>
      <w:r>
        <w:rPr/>
        <w:t>Student: Christopher Ongko</w:t>
      </w:r>
    </w:p>
    <w:p>
      <w:pPr>
        <w:pStyle w:val="TPLine"/>
        <w:rPr/>
      </w:pPr>
      <w:r>
        <w:rPr/>
        <w:t xml:space="preserve">指導教授：孔德蓉 </w:t>
      </w:r>
      <w:r>
        <w:rPr/>
        <w:t>Advisor: De-Rong Kong</w:t>
      </w:r>
    </w:p>
    <w:p>
      <w:pPr>
        <w:pStyle w:val="TPGap"/>
        <w:rPr/>
      </w:pPr>
      <w:r>
        <w:rPr/>
        <w:t>元智大學</w:t>
      </w:r>
    </w:p>
    <w:p>
      <w:pPr>
        <w:pStyle w:val="TPLine"/>
        <w:rPr/>
      </w:pPr>
      <w:r>
        <w:rPr/>
        <w:t>管理學院財務金融暨會計碩士班</w:t>
      </w:r>
    </w:p>
    <w:p>
      <w:pPr>
        <w:pStyle w:val="TPLine"/>
        <w:rPr/>
      </w:pPr>
      <w:r>
        <w:rPr/>
        <w:t>碩士論文</w:t>
      </w:r>
    </w:p>
    <w:p>
      <w:pPr>
        <w:pStyle w:val="TPPeople"/>
        <w:rPr/>
      </w:pPr>
      <w:r>
        <w:rPr/>
        <w:t>A Thesis</w:t>
      </w:r>
    </w:p>
    <w:p>
      <w:pPr>
        <w:pStyle w:val="TPBlock"/>
        <w:rPr/>
      </w:pPr>
      <w:r>
        <w:rPr/>
        <w:t>Submitted to MS Program in Finance and Accounting</w:t>
      </w:r>
    </w:p>
    <w:p>
      <w:pPr>
        <w:pStyle w:val="TPBlock"/>
        <w:rPr/>
      </w:pPr>
      <w:r>
        <w:rPr/>
        <w:t>College of Management</w:t>
      </w:r>
    </w:p>
    <w:p>
      <w:pPr>
        <w:pStyle w:val="TPBlock"/>
        <w:rPr/>
      </w:pPr>
      <w:r>
        <w:rPr/>
        <w:t>Yuan Ze University</w:t>
      </w:r>
    </w:p>
    <w:p>
      <w:pPr>
        <w:pStyle w:val="TPBlock"/>
        <w:rPr/>
      </w:pPr>
      <w:r>
        <w:rPr/>
        <w:t>in Partial Fulfillment of the Requirements</w:t>
      </w:r>
    </w:p>
    <w:p>
      <w:pPr>
        <w:pStyle w:val="TPBlock"/>
        <w:rPr/>
      </w:pPr>
      <w:r>
        <w:rPr/>
        <w:t>for the Degree of</w:t>
      </w:r>
    </w:p>
    <w:p>
      <w:pPr>
        <w:pStyle w:val="TPBlock"/>
        <w:rPr/>
      </w:pPr>
      <w:r>
        <w:rPr/>
        <w:t>Master of Science</w:t>
      </w:r>
    </w:p>
    <w:p>
      <w:pPr>
        <w:pStyle w:val="TPBlock"/>
        <w:rPr/>
      </w:pPr>
      <w:r>
        <w:rPr/>
        <w:t>in</w:t>
      </w:r>
    </w:p>
    <w:p>
      <w:pPr>
        <w:pStyle w:val="TPBlock"/>
        <w:rPr/>
      </w:pPr>
      <w:r>
        <w:rPr/>
        <w:t>Finance and Accounting</w:t>
      </w:r>
    </w:p>
    <w:p>
      <w:pPr>
        <w:pStyle w:val="TPBlock"/>
        <w:rPr/>
      </w:pPr>
      <w:r>
        <w:rPr/>
        <w:t>October 2026</w:t>
      </w:r>
    </w:p>
    <w:p>
      <w:pPr>
        <w:pStyle w:val="TPBlock"/>
        <w:rPr/>
      </w:pPr>
      <w:r>
        <w:rPr/>
        <w:t>Chungli, Taiwan, Republic of China.</w:t>
      </w:r>
    </w:p>
    <w:p>
      <w:pPr>
        <w:sectPr>
          <w:type w:val="nextPage"/>
          <w:pgSz w:w="11906" w:h="16838"/>
          <w:pgMar w:left="1797" w:right="1797" w:gutter="0" w:header="0" w:top="1440" w:footer="0" w:bottom="1440"/>
          <w:pgNumType w:fmt="decimal"/>
          <w:formProt w:val="false"/>
          <w:textDirection w:val="lrTb"/>
          <w:docGrid w:type="default" w:linePitch="100" w:charSpace="0"/>
        </w:sectPr>
        <w:pStyle w:val="TPLine"/>
        <w:rPr/>
      </w:pPr>
      <w:r>
        <w:rPr/>
        <w:t xml:space="preserve">中華民國 </w:t>
      </w:r>
      <w:r>
        <w:rPr/>
        <w:t xml:space="preserve">115 </w:t>
      </w:r>
      <w:r>
        <w:rPr/>
        <w:t xml:space="preserve">年 </w:t>
      </w:r>
      <w:r>
        <w:rPr/>
        <w:t xml:space="preserve">10 </w:t>
      </w:r>
      <w:r>
        <w:rPr/>
        <w:t>月</w:t>
      </w:r>
    </w:p>
    <w:p>
      <w:pPr>
        <w:pStyle w:val="AbstractTitle"/>
        <w:rPr/>
      </w:pPr>
      <w:r>
        <w:rPr/>
        <w:t>The Invisible Ledger: Quantifying the Invisible Wedge in Indonesia’s Platform Economy</w:t>
      </w:r>
    </w:p>
    <w:p>
      <w:pPr>
        <w:pStyle w:val="AbstractHead"/>
        <w:rPr/>
      </w:pPr>
      <w:r>
        <w:rPr/>
        <w:t xml:space="preserve">Student: Christopher Ongko </w:t>
      </w:r>
      <w:r>
        <w:rPr/>
        <w:t xml:space="preserve">　 </w:t>
      </w:r>
      <w:r>
        <w:rPr/>
        <w:t>Advisor: Dr. De-Rong Kong</w:t>
      </w:r>
    </w:p>
    <w:p>
      <w:pPr>
        <w:pStyle w:val="AbstractHead"/>
        <w:rPr/>
      </w:pPr>
      <w:r>
        <w:rPr/>
        <w:t>Submitted to MS Program in Finance and Accounting</w:t>
      </w:r>
    </w:p>
    <w:p>
      <w:pPr>
        <w:pStyle w:val="AbstractHead"/>
        <w:rPr/>
      </w:pPr>
      <w:r>
        <w:rPr/>
        <w:t>College of Management, Yuan Ze University</w:t>
      </w:r>
    </w:p>
    <w:p>
      <w:pPr>
        <w:pStyle w:val="AbstractLabel"/>
        <w:rPr/>
      </w:pPr>
      <w:r>
        <w:rPr/>
        <w:t>ABSTRACT</w:t>
      </w:r>
    </w:p>
    <w:p>
      <w:pPr>
        <w:pStyle w:val="BodyText"/>
        <w:rPr/>
      </w:pPr>
      <w:r>
        <w:rPr/>
        <w:t>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a national survey of online sellers and national figures.</w:t>
      </w:r>
    </w:p>
    <w:p>
      <w:pPr>
        <w:pStyle w:val="BodyText"/>
        <w:rPr/>
      </w:pPr>
      <w:r>
        <w:rPr/>
        <w:t xml:space="preserve">In 2023, three major platforms kept about US$3 billion of the US$43 billion that passed through them. </w:t>
      </w:r>
      <w:ins w:id="0" w:author="Changes 24 to 25 Oct" w:date="2026-10-25T16:02:42Z">
        <w:r>
          <w:rPr/>
          <w:t xml:space="preserve">Abroad, revenue grew in proportion to transaction value. In Indonesia and the region it did not: </w:t>
        </w:r>
      </w:ins>
      <w:del w:id="1" w:author="Changes 24 to 25 Oct" w:date="2026-10-25T16:02:42Z">
        <w:r>
          <w:rPr/>
          <w:delText xml:space="preserve">Indonesian and regional </w:delText>
        </w:r>
      </w:del>
      <w:r>
        <w:rPr/>
        <w:t xml:space="preserve">platforms changed the share of each sale they kept </w:t>
      </w:r>
      <w:ins w:id="2" w:author="Changes 24 to 25 Oct" w:date="2026-10-25T16:02:42Z">
        <w:r>
          <w:rPr/>
          <w:t xml:space="preserve">3.6 </w:t>
        </w:r>
      </w:ins>
      <w:del w:id="3" w:author="Changes 24 to 25 Oct" w:date="2026-10-25T16:02:42Z">
        <w:r>
          <w:rPr/>
          <w:delText xml:space="preserve">about three </w:delText>
        </w:r>
      </w:del>
      <w:r>
        <w:rPr/>
        <w:t>times as much as 27 platforms abroad, mostly between 2022 and 2024</w:t>
      </w:r>
      <w:ins w:id="4" w:author="Changes 24 to 25 Oct" w:date="2026-10-25T16:02:42Z">
        <w:r>
          <w:rPr/>
          <w:t>, so that hypothesis</w:t>
        </w:r>
      </w:ins>
      <w:del w:id="5" w:author="Changes 24 to 25 Oct" w:date="2026-10-25T16:02:42Z">
        <w:r>
          <w:rPr/>
          <w:delText>. So the hypothesis that revenue grows in proportion to the commerce</w:delText>
        </w:r>
      </w:del>
      <w:r>
        <w:rPr/>
        <w:t xml:space="preserve"> is rejected.</w:t>
      </w:r>
    </w:p>
    <w:p>
      <w:pPr>
        <w:pStyle w:val="BodyText"/>
        <w:rPr/>
      </w:pPr>
      <w:r>
        <w:rPr/>
        <w:t>The count of online sellers rose by 27 percent in 2023. A test registered in advance finds too few new sellers to produce that rise, and a later, exploratory count shows that first-time entry explains only about half of it. If the rest is read as wider survey coverage, the finding that more businesses drive growth sits on its threshold. The new marketplace tax can collect from at most about 1 in 20 online sellers.</w:t>
      </w:r>
    </w:p>
    <w:p>
      <w:pPr>
        <w:pStyle w:val="BodyText"/>
        <w:rPr/>
      </w:pPr>
      <w:r>
        <w:rPr>
          <w:b/>
          <w:bCs/>
        </w:rPr>
        <w:t>Keywords:</w:t>
      </w:r>
      <w:r>
        <w:rPr/>
        <w:t xml:space="preserve"> digital platforms; take rate; e-commerce measurement; transaction value; online sellers; Indonesia</w:t>
      </w:r>
    </w:p>
    <w:p>
      <w:pPr>
        <w:pStyle w:val="FrontHeading"/>
        <w:rPr/>
      </w:pPr>
      <w:r>
        <w:rPr/>
        <w:t>Contents</w:t>
      </w:r>
    </w:p>
    <w:p>
      <w:pPr>
        <w:pStyle w:val="TOC1"/>
        <w:rPr>
          <w:b w:val="false"/>
        </w:rPr>
      </w:pPr>
      <w:r>
        <w:rPr>
          <w:b w:val="false"/>
        </w:rPr>
        <w:t>Title Page</w:t>
        <w:tab/>
        <w:t>i</w:t>
      </w:r>
    </w:p>
    <w:p>
      <w:pPr>
        <w:pStyle w:val="TOC1"/>
        <w:rPr>
          <w:b w:val="false"/>
        </w:rPr>
      </w:pPr>
      <w:r>
        <w:rPr>
          <w:b w:val="false"/>
        </w:rPr>
        <w:t>Abstract</w:t>
        <w:tab/>
        <w:t>ii</w:t>
      </w:r>
    </w:p>
    <w:p>
      <w:pPr>
        <w:pStyle w:val="TOC1"/>
        <w:rPr>
          <w:b w:val="false"/>
        </w:rPr>
      </w:pPr>
      <w:r>
        <w:rPr>
          <w:b w:val="false"/>
        </w:rPr>
        <w:t>Table of Contents</w:t>
        <w:tab/>
        <w:t>iii</w:t>
      </w:r>
    </w:p>
    <w:p>
      <w:pPr>
        <w:pStyle w:val="TOC1"/>
        <w:rPr>
          <w:b w:val="false"/>
        </w:rPr>
      </w:pPr>
      <w:r>
        <w:rPr>
          <w:b w:val="false"/>
        </w:rPr>
        <w:t>List of Tables</w:t>
        <w:tab/>
        <w:t>v</w:t>
      </w:r>
    </w:p>
    <w:p>
      <w:pPr>
        <w:pStyle w:val="TOC1"/>
        <w:rPr>
          <w:b w:val="false"/>
        </w:rPr>
      </w:pPr>
      <w:r>
        <w:rPr>
          <w:b w:val="false"/>
        </w:rPr>
        <w:t>List of Figures</w:t>
        <w:tab/>
        <w:t>vi</w:t>
      </w:r>
    </w:p>
    <w:p>
      <w:pPr>
        <w:pStyle w:val="TOC1"/>
        <w:rPr>
          <w:b w:val="false"/>
          <w:del w:id="7" w:author="Changes 24 to 25 Oct" w:date="2026-10-25T16:02:42Z"/>
        </w:rPr>
      </w:pPr>
      <w:del w:id="6" w:author="Changes 24 to 25 Oct" w:date="2026-10-25T16:02:42Z">
        <w:r>
          <w:rPr>
            <w:b w:val="false"/>
          </w:rPr>
          <w:delText>Symbols and Abbreviations</w:delText>
          <w:tab/>
          <w:delText>vii</w:delText>
        </w:r>
      </w:del>
    </w:p>
    <w:sdt>
      <w:sdtPr>
        <w:docPartObj>
          <w:docPartGallery w:val="Table of Contents"/>
          <w:docPartUnique w:val="true"/>
        </w:docPartObj>
      </w:sdtPr>
      <w:sdtContent>
        <w:p>
          <w:pPr>
            <w:pStyle w:val="TOC1"/>
            <w:spacing w:lineRule="auto" w:line="276" w:before="80" w:after="40"/>
            <w:ind w:left="0"/>
            <w:jc w:val="left"/>
            <w:rPr>
              <w:rFonts w:ascii="Times New Roman" w:hAnsi="Times New Roman" w:eastAsia="Times New Roman" w:cs="Times New Roman"/>
              <w:b/>
              <w:color w:val="000000"/>
              <w:sz w:val="24"/>
            </w:rPr>
          </w:pPr>
          <w:r>
            <w:fldChar w:fldCharType="begin"/>
          </w:r>
          <w:r>
            <w:rPr>
              <w:sz w:val="24"/>
              <w:b/>
              <w:rFonts w:eastAsia="Times New Roman" w:cs="Times New Roman"/>
              <w:color w:val="000000"/>
            </w:rPr>
            <w:instrText xml:space="preserve"> TOC \o "1-2" \u \h</w:instrText>
          </w:r>
          <w:r>
            <w:rPr>
              <w:sz w:val="24"/>
              <w:b/>
              <w:rFonts w:eastAsia="Times New Roman" w:cs="Times New Roman"/>
              <w:color w:val="000000"/>
            </w:rPr>
            <w:fldChar w:fldCharType="separate"/>
          </w:r>
          <w:r>
            <w:rPr>
              <w:rFonts w:eastAsia="Times New Roman" w:cs="Times New Roman"/>
              <w:b/>
              <w:color w:val="000000"/>
              <w:sz w:val="24"/>
            </w:rPr>
            <w:t>Chapter 1 Introduction</w:t>
            <w:tab/>
            <w:t>1</w:t>
          </w:r>
        </w:p>
        <w:p>
          <w:pPr>
            <w:pStyle w:val="TOC2"/>
            <w:rPr/>
          </w:pPr>
          <w:r>
            <w:rPr/>
            <w:t>1.1 Research question and objectives</w:t>
            <w:tab/>
            <w:t>2</w:t>
          </w:r>
        </w:p>
        <w:p>
          <w:pPr>
            <w:pStyle w:val="TOC2"/>
            <w:rPr/>
          </w:pPr>
          <w:r>
            <w:rPr/>
            <w:t>1.2 Contributions</w:t>
            <w:tab/>
            <w:t>3</w:t>
          </w:r>
        </w:p>
        <w:p>
          <w:pPr>
            <w:pStyle w:val="TOC2"/>
            <w:rPr/>
          </w:pPr>
          <w:r>
            <w:rPr/>
            <w:t>1.3 Structure of the thesis</w:t>
            <w:tab/>
            <w:t>4</w:t>
          </w:r>
        </w:p>
        <w:p>
          <w:pPr>
            <w:pStyle w:val="TOC1"/>
            <w:rPr/>
          </w:pPr>
          <w:r>
            <w:rPr/>
            <w:t>Chapter 2 Literature Review</w:t>
            <w:tab/>
            <w:t>6</w:t>
          </w:r>
        </w:p>
        <w:p>
          <w:pPr>
            <w:pStyle w:val="TOC2"/>
            <w:rPr/>
          </w:pPr>
          <w:r>
            <w:rPr/>
            <w:t>2.1 Platform economics and revenue recognition</w:t>
            <w:tab/>
            <w:t>6</w:t>
          </w:r>
        </w:p>
        <w:p>
          <w:pPr>
            <w:pStyle w:val="TOC2"/>
            <w:rPr/>
          </w:pPr>
          <w:r>
            <w:rPr/>
            <w:t>2.2 Measuring the digital economy</w:t>
            <w:tab/>
            <w:t>7</w:t>
          </w:r>
        </w:p>
        <w:p>
          <w:pPr>
            <w:pStyle w:val="TOC2"/>
            <w:rPr/>
          </w:pPr>
          <w:r>
            <w:rPr/>
            <w:t>2.3 Digital records and third-party information</w:t>
            <w:tab/>
            <w:t>8</w:t>
          </w:r>
        </w:p>
        <w:p>
          <w:pPr>
            <w:pStyle w:val="TOC2"/>
            <w:rPr/>
          </w:pPr>
          <w:r>
            <w:rPr/>
            <w:t>2.4 Research gap</w:t>
            <w:tab/>
            <w:t>9</w:t>
          </w:r>
        </w:p>
        <w:p>
          <w:pPr>
            <w:pStyle w:val="TOC1"/>
            <w:rPr/>
          </w:pPr>
          <w:r>
            <w:rPr/>
            <w:t>Chapter 3 Framework and Hypotheses</w:t>
            <w:tab/>
            <w:t>10</w:t>
          </w:r>
        </w:p>
        <w:p>
          <w:pPr>
            <w:pStyle w:val="TOC2"/>
            <w:rPr/>
          </w:pPr>
          <w:r>
            <w:rPr/>
            <w:t>3.1 Terms and rules for comparison</w:t>
            <w:tab/>
            <w:t>11</w:t>
          </w:r>
        </w:p>
        <w:p>
          <w:pPr>
            <w:pStyle w:val="TOC2"/>
            <w:rPr/>
          </w:pPr>
          <w:r>
            <w:rPr/>
            <w:t>3.2 Three measures</w:t>
            <w:tab/>
            <w:t>12</w:t>
          </w:r>
        </w:p>
        <w:p>
          <w:pPr>
            <w:pStyle w:val="TOC2"/>
            <w:rPr/>
          </w:pPr>
          <w:r>
            <w:rPr/>
            <w:t>3.3 What changes the wedge and the ecosystem ratio</w:t>
            <w:tab/>
            <w:t>14</w:t>
          </w:r>
        </w:p>
        <w:p>
          <w:pPr>
            <w:pStyle w:val="TOC2"/>
            <w:rPr/>
          </w:pPr>
          <w:r>
            <w:rPr/>
            <w:t>3.4 Hypotheses</w:t>
            <w:tab/>
            <w:t>15</w:t>
          </w:r>
        </w:p>
        <w:p>
          <w:pPr>
            <w:pStyle w:val="TOC2"/>
            <w:rPr/>
          </w:pPr>
          <w:r>
            <w:rPr/>
            <w:t>3.5 The entry test</w:t>
            <w:tab/>
            <w:t>16</w:t>
          </w:r>
        </w:p>
        <w:p>
          <w:pPr>
            <w:pStyle w:val="TOC2"/>
            <w:rPr/>
          </w:pPr>
          <w:r>
            <w:rPr/>
            <w:t>3.6 Further analyses</w:t>
            <w:tab/>
            <w:t>17</w:t>
          </w:r>
        </w:p>
        <w:p>
          <w:pPr>
            <w:pStyle w:val="TOC1"/>
            <w:rPr/>
          </w:pPr>
          <w:r>
            <w:rPr/>
            <w:t>Chapter 4 Data and Methods</w:t>
            <w:tab/>
            <w:t>20</w:t>
          </w:r>
        </w:p>
        <w:p>
          <w:pPr>
            <w:pStyle w:val="TOC2"/>
            <w:rPr/>
          </w:pPr>
          <w:r>
            <w:rPr/>
            <w:t>4.1 The platform data</w:t>
            <w:tab/>
            <w:t>21</w:t>
          </w:r>
        </w:p>
        <w:p>
          <w:pPr>
            <w:pStyle w:val="TOC2"/>
            <w:rPr/>
          </w:pPr>
          <w:r>
            <w:rPr/>
            <w:t>4.2 Measuring the wedge in Indonesia</w:t>
            <w:tab/>
            <w:t>22</w:t>
          </w:r>
        </w:p>
        <w:p>
          <w:pPr>
            <w:pStyle w:val="TOC2"/>
            <w:rPr/>
          </w:pPr>
          <w:r>
            <w:rPr/>
            <w:t>4.3 Testing H1</w:t>
            <w:tab/>
            <w:t>22</w:t>
          </w:r>
        </w:p>
        <w:p>
          <w:pPr>
            <w:pStyle w:val="TOC2"/>
            <w:rPr/>
          </w:pPr>
          <w:r>
            <w:rPr/>
            <w:t>4.4 What explains the wedge and the ecosystem ratio</w:t>
            <w:tab/>
            <w:t>23</w:t>
          </w:r>
        </w:p>
        <w:p>
          <w:pPr>
            <w:pStyle w:val="TOC2"/>
            <w:rPr/>
          </w:pPr>
          <w:r>
            <w:rPr/>
            <w:t>4.5 Market values</w:t>
            <w:tab/>
            <w:t>25</w:t>
          </w:r>
        </w:p>
        <w:p>
          <w:pPr>
            <w:pStyle w:val="TOC2"/>
            <w:rPr/>
          </w:pPr>
          <w:r>
            <w:rPr/>
            <w:t>4.6 The survey files and H2</w:t>
            <w:tab/>
            <w:t>25</w:t>
          </w:r>
        </w:p>
        <w:p>
          <w:pPr>
            <w:pStyle w:val="TOC2"/>
            <w:rPr/>
          </w:pPr>
          <w:r>
            <w:rPr/>
            <w:t>4.7 The entry test and the extra sellers</w:t>
            <w:tab/>
            <w:t>26</w:t>
          </w:r>
        </w:p>
        <w:p>
          <w:pPr>
            <w:pStyle w:val="TOC2"/>
            <w:rPr/>
          </w:pPr>
          <w:r>
            <w:rPr/>
            <w:t>4.8 Channels, records and reach</w:t>
            <w:tab/>
            <w:t>27</w:t>
          </w:r>
        </w:p>
        <w:p>
          <w:pPr>
            <w:pStyle w:val="TOC2"/>
            <w:rPr/>
          </w:pPr>
          <w:r>
            <w:rPr/>
            <w:t>4.9 Comparing national figures</w:t>
            <w:tab/>
            <w:t>28</w:t>
          </w:r>
        </w:p>
        <w:p>
          <w:pPr>
            <w:pStyle w:val="TOC2"/>
            <w:rPr/>
          </w:pPr>
          <w:r>
            <w:rPr/>
            <w:t>4.10 Labels, traceability and licensed data</w:t>
            <w:tab/>
            <w:t>28</w:t>
          </w:r>
        </w:p>
        <w:p>
          <w:pPr>
            <w:pStyle w:val="TOC1"/>
            <w:rPr/>
          </w:pPr>
          <w:r>
            <w:rPr/>
            <w:t>Chapter 5 Results</w:t>
            <w:tab/>
            <w:t>30</w:t>
          </w:r>
        </w:p>
        <w:p>
          <w:pPr>
            <w:pStyle w:val="TOC2"/>
            <w:rPr/>
          </w:pPr>
          <w:r>
            <w:rPr/>
            <w:t>5.1 How much revenue leaves out</w:t>
            <w:tab/>
            <w:t>30</w:t>
          </w:r>
        </w:p>
        <w:p>
          <w:pPr>
            <w:pStyle w:val="TOC2"/>
            <w:rPr/>
          </w:pPr>
          <w:r>
            <w:rPr/>
            <w:t>5.2 Testing H1</w:t>
            <w:tab/>
            <w:t>31</w:t>
          </w:r>
        </w:p>
        <w:p>
          <w:pPr>
            <w:pStyle w:val="TOC2"/>
            <w:rPr/>
          </w:pPr>
          <w:r>
            <w:rPr/>
            <w:t>5.3 What explains the wedge and the ecosystem ratio</w:t>
            <w:tab/>
            <w:t>33</w:t>
          </w:r>
        </w:p>
        <w:p>
          <w:pPr>
            <w:pStyle w:val="TOC2"/>
            <w:rPr/>
          </w:pPr>
          <w:r>
            <w:rPr/>
            <w:t>5.4 What markets valued</w:t>
            <w:tab/>
            <w:t>35</w:t>
          </w:r>
        </w:p>
        <w:p>
          <w:pPr>
            <w:pStyle w:val="TOC2"/>
            <w:rPr/>
          </w:pPr>
          <w:r>
            <w:rPr/>
            <w:t>5.5 The platforms and the sellers in 2023</w:t>
            <w:tab/>
            <w:t>36</w:t>
          </w:r>
        </w:p>
        <w:p>
          <w:pPr>
            <w:pStyle w:val="TOC2"/>
            <w:rPr/>
          </w:pPr>
          <w:r>
            <w:rPr/>
            <w:t>5.6 H2 and the entry test</w:t>
            <w:tab/>
            <w:t>37</w:t>
          </w:r>
        </w:p>
        <w:p>
          <w:pPr>
            <w:pStyle w:val="TOC2"/>
            <w:rPr/>
          </w:pPr>
          <w:r>
            <w:rPr/>
            <w:t>5.7 What the rise in the count contains</w:t>
            <w:tab/>
            <w:t>37</w:t>
          </w:r>
        </w:p>
        <w:p>
          <w:pPr>
            <w:pStyle w:val="TOC2"/>
            <w:rPr/>
          </w:pPr>
          <w:r>
            <w:rPr/>
            <w:t>5.8 Who the extra sellers were</w:t>
            <w:tab/>
            <w:t>39</w:t>
          </w:r>
        </w:p>
        <w:p>
          <w:pPr>
            <w:pStyle w:val="TOC2"/>
            <w:rPr/>
          </w:pPr>
          <w:r>
            <w:rPr/>
            <w:t>5.9 Channels and records</w:t>
            <w:tab/>
            <w:t>40</w:t>
          </w:r>
        </w:p>
        <w:p>
          <w:pPr>
            <w:pStyle w:val="TOC2"/>
            <w:rPr/>
          </w:pPr>
          <w:r>
            <w:rPr/>
            <w:t>5.10 Why the national figures disagree</w:t>
            <w:tab/>
            <w:t>41</w:t>
          </w:r>
        </w:p>
        <w:p>
          <w:pPr>
            <w:pStyle w:val="TOC1"/>
            <w:rPr/>
          </w:pPr>
          <w:r>
            <w:rPr/>
            <w:t>Chapter 6 Discussion and Policy Implications</w:t>
            <w:tab/>
            <w:t>43</w:t>
          </w:r>
        </w:p>
        <w:p>
          <w:pPr>
            <w:pStyle w:val="TOC2"/>
            <w:rPr/>
          </w:pPr>
          <w:r>
            <w:rPr/>
            <w:t>6.1 The rules and what each acts on</w:t>
            <w:tab/>
            <w:t>43</w:t>
          </w:r>
        </w:p>
        <w:p>
          <w:pPr>
            <w:pStyle w:val="TOC2"/>
            <w:rPr/>
          </w:pPr>
          <w:r>
            <w:rPr/>
            <w:t>6.2 What the commission cap and the discount rule can move</w:t>
            <w:tab/>
            <w:t>44</w:t>
          </w:r>
        </w:p>
        <w:p>
          <w:pPr>
            <w:pStyle w:val="TOC2"/>
            <w:rPr/>
          </w:pPr>
          <w:r>
            <w:rPr/>
            <w:t>6.3 How far the marketplace tax reaches</w:t>
            <w:tab/>
            <w:t>45</w:t>
          </w:r>
        </w:p>
        <w:p>
          <w:pPr>
            <w:pStyle w:val="TOC2"/>
            <w:rPr/>
          </w:pPr>
          <w:r>
            <w:rPr/>
            <w:t>6.4 What the statistics rules can change</w:t>
            <w:tab/>
            <w:t>47</w:t>
          </w:r>
        </w:p>
        <w:p>
          <w:pPr>
            <w:pStyle w:val="TOC2"/>
            <w:rPr/>
          </w:pPr>
          <w:r>
            <w:rPr/>
            <w:t>6.5 What the registered predictions test</w:t>
            <w:tab/>
            <w:t>47</w:t>
          </w:r>
        </w:p>
        <w:p>
          <w:pPr>
            <w:pStyle w:val="TOC2"/>
            <w:rPr/>
          </w:pPr>
          <w:r>
            <w:rPr/>
            <w:t>6.6 Beyond Indonesia</w:t>
            <w:tab/>
            <w:t>48</w:t>
          </w:r>
        </w:p>
        <w:p>
          <w:pPr>
            <w:pStyle w:val="TOC1"/>
            <w:rPr/>
          </w:pPr>
          <w:r>
            <w:rPr/>
            <w:t>Chapter 7 Conclusion</w:t>
            <w:tab/>
            <w:t>49</w:t>
          </w:r>
        </w:p>
        <w:p>
          <w:pPr>
            <w:pStyle w:val="TOC2"/>
            <w:rPr/>
          </w:pPr>
          <w:r>
            <w:rPr/>
            <w:t>7.1 The answer to the research question</w:t>
            <w:tab/>
            <w:t>49</w:t>
          </w:r>
        </w:p>
        <w:p>
          <w:pPr>
            <w:pStyle w:val="TOC2"/>
            <w:rPr/>
          </w:pPr>
          <w:r>
            <w:rPr/>
            <w:t>7.2 What the thesis adds</w:t>
            <w:tab/>
            <w:t>50</w:t>
          </w:r>
        </w:p>
        <w:p>
          <w:pPr>
            <w:pStyle w:val="TOC2"/>
            <w:rPr/>
          </w:pPr>
          <w:r>
            <w:rPr/>
            <w:t>7.3 Predictions that failed</w:t>
            <w:tab/>
            <w:t>51</w:t>
          </w:r>
        </w:p>
        <w:p>
          <w:pPr>
            <w:pStyle w:val="TOC2"/>
            <w:rPr/>
          </w:pPr>
          <w:r>
            <w:rPr/>
            <w:t>7.4 Limits of the evidence</w:t>
            <w:tab/>
            <w:t>52</w:t>
          </w:r>
        </w:p>
        <w:p>
          <w:pPr>
            <w:pStyle w:val="TOC2"/>
            <w:rPr/>
          </w:pPr>
          <w:r>
            <w:rPr/>
            <w:t>7.5 Further research</w:t>
            <w:tab/>
            <w:t>54</w:t>
          </w:r>
        </w:p>
        <w:p>
          <w:pPr>
            <w:pStyle w:val="TOC1"/>
            <w:rPr/>
          </w:pPr>
          <w:r>
            <w:rPr/>
            <w:t>References</w:t>
            <w:tab/>
            <w:t>56</w:t>
          </w:r>
        </w:p>
        <w:p>
          <w:pPr>
            <w:pStyle w:val="TOC1"/>
            <w:rPr/>
          </w:pPr>
          <w:r>
            <w:rPr/>
            <w:t>Appendices</w:t>
            <w:tab/>
            <w:t>79</w:t>
          </w:r>
        </w:p>
        <w:p>
          <w:pPr>
            <w:pStyle w:val="TOC2"/>
            <w:rPr/>
          </w:pPr>
          <w:r>
            <w:rPr/>
            <w:t>Appendix A. Definition of variables</w:t>
            <w:tab/>
            <w:t>79</w:t>
          </w:r>
        </w:p>
        <w:p>
          <w:pPr>
            <w:pStyle w:val="TOC2"/>
            <w:rPr/>
          </w:pPr>
          <w:r>
            <w:rPr/>
            <w:t>Appendix B. Platforms, windows and the wedge by year</w:t>
            <w:tab/>
            <w:t>81</w:t>
          </w:r>
        </w:p>
        <w:p>
          <w:pPr>
            <w:pStyle w:val="TOC2"/>
            <w:rPr/>
          </w:pPr>
          <w:r>
            <w:rPr/>
            <w:t>Appendix C. The checks on the tests of H1 and on the regressions</w:t>
            <w:tab/>
            <w:t>87</w:t>
          </w:r>
        </w:p>
        <w:p>
          <w:pPr>
            <w:pStyle w:val="TOC2"/>
            <w:rPr/>
          </w:pPr>
          <w:r>
            <w:rPr/>
            <w:t>Appendix D. Registered tests and their outcomes</w:t>
            <w:tab/>
            <w:t>91</w:t>
          </w:r>
        </w:p>
        <w:p>
          <w:pPr>
            <w:pStyle w:val="TOC2"/>
            <w:rPr/>
          </w:pPr>
          <w:r>
            <w:rPr/>
            <w:t>Appendix E. The values behind Figures 4 to 6</w:t>
            <w:tab/>
            <w:t>93</w:t>
          </w:r>
          <w:r>
            <w:rPr/>
            <w:fldChar w:fldCharType="end"/>
          </w:r>
        </w:p>
      </w:sdtContent>
    </w:sdt>
    <w:p>
      <w:pPr>
        <w:pStyle w:val="FrontHeading"/>
        <w:keepNext w:val="true"/>
        <w:spacing w:lineRule="auto" w:line="312" w:before="0" w:after="480"/>
        <w:jc w:val="center"/>
        <w:rPr>
          <w:rFonts w:ascii="Times New Roman" w:hAnsi="Times New Roman" w:eastAsia="Times New Roman" w:cs="Times New Roman"/>
          <w:b/>
          <w:i w:val="false"/>
          <w:i w:val="false"/>
          <w:color w:val="000000"/>
          <w:sz w:val="32"/>
        </w:rPr>
      </w:pPr>
      <w:r>
        <w:br w:type="page"/>
      </w:r>
      <w:r>
        <w:rPr>
          <w:rFonts w:eastAsia="Times New Roman" w:cs="Times New Roman"/>
          <w:b/>
          <w:i w:val="false"/>
          <w:color w:val="000000"/>
          <w:sz w:val="32"/>
        </w:rPr>
        <w:t>List of Tables</w:t>
      </w:r>
    </w:p>
    <w:sdt>
      <w:sdtPr>
        <w:docPartObj>
          <w:docPartGallery w:val="Table of Contents"/>
          <w:docPartUnique w:val="true"/>
        </w:docPartObj>
      </w:sdtPr>
      <w:sdtContent>
        <w:p>
          <w:pPr>
            <w:pStyle w:val="TableofFigures"/>
            <w:spacing w:lineRule="auto" w:line="276" w:before="0" w:after="40"/>
            <w:ind w:left="0"/>
            <w:jc w:val="left"/>
            <w:rPr>
              <w:rFonts w:ascii="Times New Roman" w:hAnsi="Times New Roman" w:eastAsia="Times New Roman" w:cs="Times New Roman"/>
              <w:b w:val="false"/>
              <w:color w:val="000000"/>
              <w:sz w:val="24"/>
            </w:rPr>
          </w:pPr>
          <w:r>
            <w:fldChar w:fldCharType="begin"/>
          </w:r>
          <w:r>
            <w:rPr>
              <w:sz w:val="24"/>
              <w:b w:val="false"/>
              <w:rFonts w:eastAsia="Times New Roman" w:cs="Times New Roman"/>
              <w:color w:val="000000"/>
            </w:rPr>
            <w:instrText xml:space="preserve"> TOC \t "Table Caption,1" \h</w:instrText>
          </w:r>
          <w:r>
            <w:rPr>
              <w:sz w:val="24"/>
              <w:b w:val="false"/>
              <w:rFonts w:eastAsia="Times New Roman" w:cs="Times New Roman"/>
              <w:color w:val="000000"/>
            </w:rPr>
            <w:fldChar w:fldCharType="separate"/>
          </w:r>
          <w:r>
            <w:rPr>
              <w:rFonts w:eastAsia="Times New Roman" w:cs="Times New Roman"/>
              <w:b w:val="false"/>
              <w:color w:val="000000"/>
              <w:sz w:val="24"/>
            </w:rPr>
            <w:t>Table 1. The invisible wedge of three platforms, 2023 (US$ billion)</w:t>
            <w:tab/>
            <w:t>72</w:t>
          </w:r>
        </w:p>
        <w:p>
          <w:pPr>
            <w:pStyle w:val="TableofFigures"/>
            <w:rPr/>
          </w:pPr>
          <w:r>
            <w:rPr/>
            <w:t>Table 2. Summary statistics and correlations</w:t>
            <w:tab/>
            <w:t>73</w:t>
          </w:r>
        </w:p>
        <w:p>
          <w:pPr>
            <w:pStyle w:val="TableofFigures"/>
            <w:rPr/>
          </w:pPr>
          <w:r>
            <w:rPr/>
            <w:t>Table 3. Revenue growth and transaction value growth</w:t>
            <w:tab/>
            <w:t>74</w:t>
          </w:r>
        </w:p>
        <w:p>
          <w:pPr>
            <w:pStyle w:val="TableofFigures"/>
            <w:rPr/>
          </w:pPr>
          <w:r>
            <w:rPr/>
            <w:t>Table 4. What explains the wedge and the ecosystem ratio</w:t>
            <w:tab/>
            <w:t>75</w:t>
          </w:r>
        </w:p>
        <w:p>
          <w:pPr>
            <w:pStyle w:val="TableofFigures"/>
            <w:rPr/>
          </w:pPr>
          <w:r>
            <w:rPr/>
            <w:t>Table 5. The 2023 rise in the count of online sellers (thousands)</w:t>
            <w:tab/>
            <w:t>76</w:t>
          </w:r>
        </w:p>
        <w:p>
          <w:pPr>
            <w:pStyle w:val="TableofFigures"/>
            <w:rPr/>
          </w:pPr>
          <w:r>
            <w:rPr/>
            <w:t>Table 6. Indonesia’s recent rules and what each acts on</w:t>
            <w:tab/>
            <w:t>77</w:t>
          </w:r>
        </w:p>
        <w:p>
          <w:pPr>
            <w:pStyle w:val="TableofFigures"/>
            <w:rPr/>
          </w:pPr>
          <w:r>
            <w:rPr/>
            <w:t>Table 7. Registered predictions on the 2026 rules</w:t>
            <w:tab/>
            <w:t>78</w:t>
          </w:r>
          <w:r>
            <w:rPr/>
            <w:fldChar w:fldCharType="end"/>
          </w:r>
        </w:p>
      </w:sdtContent>
    </w:sdt>
    <w:p>
      <w:pPr>
        <w:pStyle w:val="FrontHeading"/>
        <w:keepNext w:val="true"/>
        <w:spacing w:lineRule="auto" w:line="312" w:before="0" w:after="480"/>
        <w:jc w:val="center"/>
        <w:rPr>
          <w:rFonts w:ascii="Times New Roman" w:hAnsi="Times New Roman" w:eastAsia="Times New Roman" w:cs="Times New Roman"/>
          <w:b/>
          <w:i w:val="false"/>
          <w:i w:val="false"/>
          <w:color w:val="000000"/>
          <w:sz w:val="32"/>
        </w:rPr>
      </w:pPr>
      <w:r>
        <w:br w:type="page"/>
      </w:r>
      <w:r>
        <w:rPr>
          <w:rFonts w:eastAsia="Times New Roman" w:cs="Times New Roman"/>
          <w:b/>
          <w:i w:val="false"/>
          <w:color w:val="000000"/>
          <w:sz w:val="32"/>
        </w:rPr>
        <w:t>List of Figures</w:t>
      </w:r>
    </w:p>
    <w:sdt>
      <w:sdtPr>
        <w:docPartObj>
          <w:docPartGallery w:val="Table of Contents"/>
          <w:docPartUnique w:val="true"/>
        </w:docPartObj>
      </w:sdtPr>
      <w:sdtContent>
        <w:p>
          <w:pPr>
            <w:pStyle w:val="TableofFigures"/>
            <w:spacing w:lineRule="auto" w:line="276" w:before="0" w:after="40"/>
            <w:ind w:left="0"/>
            <w:jc w:val="left"/>
            <w:rPr>
              <w:rFonts w:ascii="Times New Roman" w:hAnsi="Times New Roman" w:eastAsia="Times New Roman" w:cs="Times New Roman"/>
              <w:b w:val="false"/>
              <w:color w:val="000000"/>
              <w:sz w:val="24"/>
            </w:rPr>
          </w:pPr>
          <w:r>
            <w:fldChar w:fldCharType="begin"/>
          </w:r>
          <w:r>
            <w:rPr>
              <w:sz w:val="24"/>
              <w:b w:val="false"/>
              <w:rFonts w:eastAsia="Times New Roman" w:cs="Times New Roman"/>
              <w:color w:val="000000"/>
            </w:rPr>
            <w:instrText xml:space="preserve"> TOC \t "Figure Caption,1" \h</w:instrText>
          </w:r>
          <w:r>
            <w:rPr>
              <w:sz w:val="24"/>
              <w:b w:val="false"/>
              <w:rFonts w:eastAsia="Times New Roman" w:cs="Times New Roman"/>
              <w:color w:val="000000"/>
            </w:rPr>
            <w:fldChar w:fldCharType="separate"/>
          </w:r>
          <w:r>
            <w:rPr>
              <w:rFonts w:eastAsia="Times New Roman" w:cs="Times New Roman"/>
              <w:b w:val="false"/>
              <w:color w:val="000000"/>
              <w:sz w:val="24"/>
            </w:rPr>
            <w:t>Figure 1. Three nested quantities and the two links.</w:t>
            <w:tab/>
            <w:t>66</w:t>
          </w:r>
        </w:p>
        <w:p>
          <w:pPr>
            <w:pStyle w:val="TableofFigures"/>
            <w:rPr/>
          </w:pPr>
          <w:r>
            <w:rPr/>
            <w:t>Figure 2. The thin take rate.</w:t>
            <w:tab/>
            <w:t>67</w:t>
          </w:r>
        </w:p>
        <w:p>
          <w:pPr>
            <w:pStyle w:val="TableofFigures"/>
            <w:rPr/>
          </w:pPr>
          <w:r>
            <w:rPr/>
            <w:t>Figure 3. Tokopedia, 2022 to 2023: two ways to split the rise in revenue.</w:t>
            <w:tab/>
            <w:t>68</w:t>
          </w:r>
        </w:p>
        <w:p>
          <w:pPr>
            <w:pStyle w:val="TableofFigures"/>
            <w:rPr/>
          </w:pPr>
          <w:r>
            <w:rPr/>
            <w:t>Figure 4. Growth in 2023 (percent).</w:t>
            <w:tab/>
            <w:t>69</w:t>
          </w:r>
        </w:p>
        <w:p>
          <w:pPr>
            <w:pStyle w:val="TableofFigures"/>
            <w:rPr/>
          </w:pPr>
          <w:r>
            <w:rPr/>
            <w:t>Figure 5. Who the extra sellers were.</w:t>
            <w:tab/>
            <w:t>70</w:t>
          </w:r>
        </w:p>
        <w:p>
          <w:pPr>
            <w:pStyle w:val="TableofFigures"/>
            <w:rPr/>
          </w:pPr>
          <w:r>
            <w:rPr/>
            <w:t>Figure 6. Marketplace use and financial statements, 2020 to 2024.</w:t>
            <w:tab/>
            <w:t>71</w:t>
          </w:r>
          <w:r>
            <w:rPr/>
            <w:fldChar w:fldCharType="end"/>
          </w:r>
        </w:p>
      </w:sdtContent>
    </w:sdt>
    <w:p>
      <w:pPr>
        <w:pStyle w:val="FrontHeading"/>
        <w:keepNext w:val="true"/>
        <w:spacing w:lineRule="auto" w:line="312" w:before="0" w:after="480"/>
        <w:jc w:val="center"/>
        <w:rPr>
          <w:rFonts w:ascii="Times New Roman" w:hAnsi="Times New Roman" w:eastAsia="Times New Roman" w:cs="Times New Roman"/>
          <w:b/>
          <w:i w:val="false"/>
          <w:i w:val="false"/>
          <w:color w:val="000000"/>
          <w:sz w:val="32"/>
          <w:del w:id="9" w:author="Changes 24 to 25 Oct" w:date="2026-10-25T16:02:42Z"/>
        </w:rPr>
      </w:pPr>
      <w:r>
        <w:br w:type="page"/>
      </w:r>
      <w:del w:id="8" w:author="Changes 24 to 25 Oct" w:date="2026-10-25T16:02:42Z">
        <w:r>
          <w:rPr>
            <w:rFonts w:eastAsia="Times New Roman" w:cs="Times New Roman"/>
            <w:b/>
            <w:i w:val="false"/>
            <w:color w:val="000000"/>
            <w:sz w:val="32"/>
          </w:rPr>
          <w:delText>Symbols and Abbreviations</w:delText>
        </w:r>
      </w:del>
    </w:p>
    <w:p>
      <w:pPr>
        <w:pStyle w:val="BodyText"/>
        <w:rPr>
          <w:del w:id="11" w:author="Changes 24 to 25 Oct" w:date="2026-10-25T16:02:42Z"/>
        </w:rPr>
      </w:pPr>
      <w:del w:id="10" w:author="Changes 24 to 25 Oct" w:date="2026-10-25T16:02:42Z">
        <w:r>
          <w:rPr/>
          <w:delText>Each symbol is defined in Chapter 3, where it first appears in a formula. The subscripts i and t mark the platform and the year.</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063"/>
        <w:gridCol w:w="6051"/>
        <w:gridCol w:w="1391"/>
      </w:tblGrid>
      <w:tr>
        <w:trPr>
          <w:tblHeader w:val="true"/>
          <w:del w:id="12" w:author="Changes 24 to 25 Oct" w:date="2026-10-25T16:02:42Z"/>
          <w:cantSplit w:val="true"/>
        </w:trPr>
        <w:tc>
          <w:tcPr>
            <w:tcW w:w="106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4" w:author="Changes 24 to 25 Oct" w:date="2026-10-25T16:02:42Z"/>
              </w:rPr>
            </w:pPr>
            <w:del w:id="13" w:author="Changes 24 to 25 Oct" w:date="2026-10-25T16:02:42Z">
              <w:r>
                <w:rPr>
                  <w:b/>
                  <w:kern w:val="0"/>
                  <w:sz w:val="18"/>
                  <w:szCs w:val="24"/>
                  <w:lang w:val="en-US" w:eastAsia="en-US" w:bidi="ar-SA"/>
                </w:rPr>
                <w:delText>Symbol</w:delText>
              </w:r>
            </w:del>
          </w:p>
        </w:tc>
        <w:tc>
          <w:tcPr>
            <w:tcW w:w="605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6" w:author="Changes 24 to 25 Oct" w:date="2026-10-25T16:02:42Z"/>
              </w:rPr>
            </w:pPr>
            <w:del w:id="15" w:author="Changes 24 to 25 Oct" w:date="2026-10-25T16:02:42Z">
              <w:r>
                <w:rPr>
                  <w:b/>
                  <w:kern w:val="0"/>
                  <w:sz w:val="18"/>
                  <w:szCs w:val="24"/>
                  <w:lang w:val="en-US" w:eastAsia="en-US" w:bidi="ar-SA"/>
                </w:rPr>
                <w:delText>Meaning</w:delText>
              </w:r>
            </w:del>
          </w:p>
        </w:tc>
        <w:tc>
          <w:tcPr>
            <w:tcW w:w="139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8" w:author="Changes 24 to 25 Oct" w:date="2026-10-25T16:02:42Z"/>
              </w:rPr>
            </w:pPr>
            <w:del w:id="17" w:author="Changes 24 to 25 Oct" w:date="2026-10-25T16:02:42Z">
              <w:r>
                <w:rPr>
                  <w:b/>
                  <w:kern w:val="0"/>
                  <w:sz w:val="18"/>
                  <w:szCs w:val="24"/>
                  <w:lang w:val="en-US" w:eastAsia="en-US" w:bidi="ar-SA"/>
                </w:rPr>
                <w:delText>First defined</w:delText>
              </w:r>
            </w:del>
          </w:p>
        </w:tc>
      </w:tr>
      <w:tr>
        <w:trPr>
          <w:del w:id="19" w:author="Changes 24 to 25 Oct" w:date="2026-10-25T16:02:42Z"/>
          <w:cantSplit w:val="true"/>
        </w:trPr>
        <w:tc>
          <w:tcPr>
            <w:tcW w:w="1063" w:type="dxa"/>
            <w:tcBorders/>
          </w:tcPr>
          <w:p>
            <w:pPr>
              <w:pStyle w:val="Compact"/>
              <w:keepNext w:val="true"/>
              <w:widowControl/>
              <w:spacing w:lineRule="exact" w:line="220" w:before="0" w:after="0"/>
              <w:jc w:val="left"/>
              <w:rPr>
                <w:kern w:val="0"/>
                <w:szCs w:val="24"/>
                <w:lang w:val="en-US" w:eastAsia="en-US" w:bidi="ar-SA"/>
                <w:del w:id="21" w:author="Changes 24 to 25 Oct" w:date="2026-10-25T16:02:42Z"/>
              </w:rPr>
            </w:pPr>
            <w:del w:id="20" w:author="Changes 24 to 25 Oct" w:date="2026-10-25T16:02:42Z">
              <w:r>
                <w:rPr>
                  <w:kern w:val="0"/>
                  <w:sz w:val="18"/>
                  <w:szCs w:val="24"/>
                  <w:lang w:val="en-US" w:eastAsia="en-US" w:bidi="ar-SA"/>
                </w:rPr>
                <w:delText>V</w:delText>
              </w:r>
            </w:del>
          </w:p>
        </w:tc>
        <w:tc>
          <w:tcPr>
            <w:tcW w:w="6051" w:type="dxa"/>
            <w:tcBorders/>
          </w:tcPr>
          <w:p>
            <w:pPr>
              <w:pStyle w:val="Compact"/>
              <w:keepNext w:val="true"/>
              <w:widowControl/>
              <w:spacing w:lineRule="exact" w:line="220" w:before="0" w:after="0"/>
              <w:jc w:val="left"/>
              <w:rPr>
                <w:kern w:val="0"/>
                <w:szCs w:val="24"/>
                <w:lang w:val="en-US" w:eastAsia="en-US" w:bidi="ar-SA"/>
                <w:del w:id="23" w:author="Changes 24 to 25 Oct" w:date="2026-10-25T16:02:42Z"/>
              </w:rPr>
            </w:pPr>
            <w:del w:id="22" w:author="Changes 24 to 25 Oct" w:date="2026-10-25T16:02:42Z">
              <w:r>
                <w:rPr>
                  <w:kern w:val="0"/>
                  <w:sz w:val="18"/>
                  <w:szCs w:val="24"/>
                  <w:lang w:val="en-US" w:eastAsia="en-US" w:bidi="ar-SA"/>
                </w:rPr>
                <w:delText>Transaction value: everything bought through a platform in a period</w:delText>
              </w:r>
            </w:del>
          </w:p>
        </w:tc>
        <w:tc>
          <w:tcPr>
            <w:tcW w:w="1391" w:type="dxa"/>
            <w:tcBorders/>
          </w:tcPr>
          <w:p>
            <w:pPr>
              <w:pStyle w:val="Compact"/>
              <w:keepNext w:val="true"/>
              <w:widowControl/>
              <w:spacing w:lineRule="exact" w:line="220" w:before="0" w:after="0"/>
              <w:jc w:val="left"/>
              <w:rPr>
                <w:kern w:val="0"/>
                <w:szCs w:val="24"/>
                <w:lang w:val="en-US" w:eastAsia="en-US" w:bidi="ar-SA"/>
                <w:del w:id="25" w:author="Changes 24 to 25 Oct" w:date="2026-10-25T16:02:42Z"/>
              </w:rPr>
            </w:pPr>
            <w:del w:id="24" w:author="Changes 24 to 25 Oct" w:date="2026-10-25T16:02:42Z">
              <w:r>
                <w:rPr>
                  <w:kern w:val="0"/>
                  <w:sz w:val="18"/>
                  <w:szCs w:val="24"/>
                  <w:lang w:val="en-US" w:eastAsia="en-US" w:bidi="ar-SA"/>
                </w:rPr>
                <w:delText>Table 2</w:delText>
              </w:r>
            </w:del>
          </w:p>
        </w:tc>
      </w:tr>
      <w:tr>
        <w:trPr>
          <w:del w:id="26" w:author="Changes 24 to 25 Oct" w:date="2026-10-25T16:02:42Z"/>
          <w:cantSplit w:val="true"/>
        </w:trPr>
        <w:tc>
          <w:tcPr>
            <w:tcW w:w="1063" w:type="dxa"/>
            <w:tcBorders/>
          </w:tcPr>
          <w:p>
            <w:pPr>
              <w:pStyle w:val="Compact"/>
              <w:keepNext w:val="true"/>
              <w:widowControl/>
              <w:spacing w:lineRule="exact" w:line="220" w:before="0" w:after="0"/>
              <w:jc w:val="left"/>
              <w:rPr>
                <w:kern w:val="0"/>
                <w:szCs w:val="24"/>
                <w:lang w:val="en-US" w:eastAsia="en-US" w:bidi="ar-SA"/>
                <w:del w:id="28" w:author="Changes 24 to 25 Oct" w:date="2026-10-25T16:02:42Z"/>
              </w:rPr>
            </w:pPr>
            <w:del w:id="27" w:author="Changes 24 to 25 Oct" w:date="2026-10-25T16:02:42Z">
              <w:r>
                <w:rPr>
                  <w:kern w:val="0"/>
                  <w:sz w:val="18"/>
                  <w:szCs w:val="24"/>
                  <w:lang w:val="en-US" w:eastAsia="en-US" w:bidi="ar-SA"/>
                </w:rPr>
                <w:delText>R</w:delText>
              </w:r>
            </w:del>
          </w:p>
        </w:tc>
        <w:tc>
          <w:tcPr>
            <w:tcW w:w="6051" w:type="dxa"/>
            <w:tcBorders/>
          </w:tcPr>
          <w:p>
            <w:pPr>
              <w:pStyle w:val="Compact"/>
              <w:keepNext w:val="true"/>
              <w:widowControl/>
              <w:spacing w:lineRule="exact" w:line="220" w:before="0" w:after="0"/>
              <w:jc w:val="left"/>
              <w:rPr>
                <w:kern w:val="0"/>
                <w:szCs w:val="24"/>
                <w:lang w:val="en-US" w:eastAsia="en-US" w:bidi="ar-SA"/>
                <w:del w:id="30" w:author="Changes 24 to 25 Oct" w:date="2026-10-25T16:02:42Z"/>
              </w:rPr>
            </w:pPr>
            <w:del w:id="29" w:author="Changes 24 to 25 Oct" w:date="2026-10-25T16:02:42Z">
              <w:r>
                <w:rPr>
                  <w:kern w:val="0"/>
                  <w:sz w:val="18"/>
                  <w:szCs w:val="24"/>
                  <w:lang w:val="en-US" w:eastAsia="en-US" w:bidi="ar-SA"/>
                </w:rPr>
                <w:delText>Revenue: what the platform records as its own income</w:delText>
              </w:r>
            </w:del>
          </w:p>
        </w:tc>
        <w:tc>
          <w:tcPr>
            <w:tcW w:w="1391" w:type="dxa"/>
            <w:tcBorders/>
          </w:tcPr>
          <w:p>
            <w:pPr>
              <w:pStyle w:val="Compact"/>
              <w:keepNext w:val="true"/>
              <w:widowControl/>
              <w:spacing w:lineRule="exact" w:line="220" w:before="0" w:after="0"/>
              <w:jc w:val="left"/>
              <w:rPr>
                <w:kern w:val="0"/>
                <w:szCs w:val="24"/>
                <w:lang w:val="en-US" w:eastAsia="en-US" w:bidi="ar-SA"/>
                <w:del w:id="32" w:author="Changes 24 to 25 Oct" w:date="2026-10-25T16:02:42Z"/>
              </w:rPr>
            </w:pPr>
            <w:del w:id="31" w:author="Changes 24 to 25 Oct" w:date="2026-10-25T16:02:42Z">
              <w:r>
                <w:rPr>
                  <w:kern w:val="0"/>
                  <w:sz w:val="18"/>
                  <w:szCs w:val="24"/>
                  <w:lang w:val="en-US" w:eastAsia="en-US" w:bidi="ar-SA"/>
                </w:rPr>
                <w:delText>Table 2</w:delText>
              </w:r>
            </w:del>
          </w:p>
        </w:tc>
      </w:tr>
      <w:tr>
        <w:trPr>
          <w:del w:id="33"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35" w:author="Changes 24 to 25 Oct" w:date="2026-10-25T16:02:42Z"/>
              </w:rPr>
            </w:pPr>
            <w:del w:id="34" w:author="Changes 24 to 25 Oct" w:date="2026-10-25T16:02:42Z">
              <w:r>
                <w:rPr>
                  <w:kern w:val="0"/>
                  <w:sz w:val="18"/>
                  <w:szCs w:val="24"/>
                  <w:lang w:val="en-US" w:eastAsia="en-US" w:bidi="ar-SA"/>
                </w:rPr>
                <w:delText>m</w:delText>
              </w:r>
            </w:del>
          </w:p>
        </w:tc>
        <w:tc>
          <w:tcPr>
            <w:tcW w:w="6051" w:type="dxa"/>
            <w:tcBorders/>
          </w:tcPr>
          <w:p>
            <w:pPr>
              <w:pStyle w:val="Compact"/>
              <w:widowControl/>
              <w:spacing w:lineRule="exact" w:line="220" w:before="0" w:after="0"/>
              <w:jc w:val="left"/>
              <w:rPr>
                <w:kern w:val="0"/>
                <w:szCs w:val="24"/>
                <w:lang w:val="en-US" w:eastAsia="en-US" w:bidi="ar-SA"/>
                <w:del w:id="37" w:author="Changes 24 to 25 Oct" w:date="2026-10-25T16:02:42Z"/>
              </w:rPr>
            </w:pPr>
            <w:del w:id="36" w:author="Changes 24 to 25 Oct" w:date="2026-10-25T16:02:42Z">
              <w:r>
                <w:rPr>
                  <w:kern w:val="0"/>
                  <w:sz w:val="18"/>
                  <w:szCs w:val="24"/>
                  <w:lang w:val="en-US" w:eastAsia="en-US" w:bidi="ar-SA"/>
                </w:rPr>
                <w:delText>Take rate, R divided by V: the share of each sale the platform keeps</w:delText>
              </w:r>
            </w:del>
          </w:p>
        </w:tc>
        <w:tc>
          <w:tcPr>
            <w:tcW w:w="1391" w:type="dxa"/>
            <w:tcBorders/>
          </w:tcPr>
          <w:p>
            <w:pPr>
              <w:pStyle w:val="Compact"/>
              <w:widowControl/>
              <w:spacing w:lineRule="exact" w:line="220" w:before="0" w:after="0"/>
              <w:jc w:val="left"/>
              <w:rPr>
                <w:kern w:val="0"/>
                <w:szCs w:val="24"/>
                <w:lang w:val="en-US" w:eastAsia="en-US" w:bidi="ar-SA"/>
                <w:del w:id="39" w:author="Changes 24 to 25 Oct" w:date="2026-10-25T16:02:42Z"/>
              </w:rPr>
            </w:pPr>
            <w:del w:id="38" w:author="Changes 24 to 25 Oct" w:date="2026-10-25T16:02:42Z">
              <w:r>
                <w:rPr>
                  <w:kern w:val="0"/>
                  <w:sz w:val="18"/>
                  <w:szCs w:val="24"/>
                  <w:lang w:val="en-US" w:eastAsia="en-US" w:bidi="ar-SA"/>
                </w:rPr>
                <w:delText>Table 2</w:delText>
              </w:r>
            </w:del>
          </w:p>
        </w:tc>
      </w:tr>
      <w:tr>
        <w:trPr>
          <w:del w:id="40"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42" w:author="Changes 24 to 25 Oct" w:date="2026-10-25T16:02:42Z"/>
              </w:rPr>
            </w:pPr>
            <w:del w:id="41" w:author="Changes 24 to 25 Oct" w:date="2026-10-25T16:02:42Z">
              <w:r>
                <w:rPr>
                  <w:kern w:val="0"/>
                  <w:sz w:val="18"/>
                  <w:szCs w:val="24"/>
                  <w:lang w:val="en-US" w:eastAsia="en-US" w:bidi="ar-SA"/>
                </w:rPr>
                <w:delText>f</w:delText>
              </w:r>
            </w:del>
          </w:p>
        </w:tc>
        <w:tc>
          <w:tcPr>
            <w:tcW w:w="6051" w:type="dxa"/>
            <w:tcBorders/>
          </w:tcPr>
          <w:p>
            <w:pPr>
              <w:pStyle w:val="Compact"/>
              <w:widowControl/>
              <w:spacing w:lineRule="exact" w:line="220" w:before="0" w:after="0"/>
              <w:jc w:val="left"/>
              <w:rPr>
                <w:kern w:val="0"/>
                <w:szCs w:val="24"/>
                <w:lang w:val="en-US" w:eastAsia="en-US" w:bidi="ar-SA"/>
                <w:del w:id="44" w:author="Changes 24 to 25 Oct" w:date="2026-10-25T16:02:42Z"/>
              </w:rPr>
            </w:pPr>
            <w:del w:id="43" w:author="Changes 24 to 25 Oct" w:date="2026-10-25T16:02:42Z">
              <w:r>
                <w:rPr>
                  <w:kern w:val="0"/>
                  <w:sz w:val="18"/>
                  <w:szCs w:val="24"/>
                  <w:lang w:val="en-US" w:eastAsia="en-US" w:bidi="ar-SA"/>
                </w:rPr>
                <w:delText>Fee rate: revenue before customer incentives, divided by V</w:delText>
              </w:r>
            </w:del>
          </w:p>
        </w:tc>
        <w:tc>
          <w:tcPr>
            <w:tcW w:w="1391" w:type="dxa"/>
            <w:tcBorders/>
          </w:tcPr>
          <w:p>
            <w:pPr>
              <w:pStyle w:val="Compact"/>
              <w:widowControl/>
              <w:spacing w:lineRule="exact" w:line="220" w:before="0" w:after="0"/>
              <w:jc w:val="left"/>
              <w:rPr>
                <w:kern w:val="0"/>
                <w:szCs w:val="24"/>
                <w:lang w:val="en-US" w:eastAsia="en-US" w:bidi="ar-SA"/>
                <w:del w:id="46" w:author="Changes 24 to 25 Oct" w:date="2026-10-25T16:02:42Z"/>
              </w:rPr>
            </w:pPr>
            <w:del w:id="45" w:author="Changes 24 to 25 Oct" w:date="2026-10-25T16:02:42Z">
              <w:r>
                <w:rPr>
                  <w:kern w:val="0"/>
                  <w:sz w:val="18"/>
                  <w:szCs w:val="24"/>
                  <w:lang w:val="en-US" w:eastAsia="en-US" w:bidi="ar-SA"/>
                </w:rPr>
                <w:delText>Table 2</w:delText>
              </w:r>
            </w:del>
          </w:p>
        </w:tc>
      </w:tr>
      <w:tr>
        <w:trPr>
          <w:del w:id="47"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49" w:author="Changes 24 to 25 Oct" w:date="2026-10-25T16:02:42Z"/>
              </w:rPr>
            </w:pPr>
            <w:del w:id="48" w:author="Changes 24 to 25 Oct" w:date="2026-10-25T16:02:42Z">
              <w:r>
                <w:rPr>
                  <w:kern w:val="0"/>
                  <w:sz w:val="18"/>
                  <w:szCs w:val="24"/>
                  <w:lang w:val="en-US" w:eastAsia="en-US" w:bidi="ar-SA"/>
                </w:rPr>
                <w:delText>s</w:delText>
              </w:r>
            </w:del>
          </w:p>
        </w:tc>
        <w:tc>
          <w:tcPr>
            <w:tcW w:w="6051" w:type="dxa"/>
            <w:tcBorders/>
          </w:tcPr>
          <w:p>
            <w:pPr>
              <w:pStyle w:val="Compact"/>
              <w:widowControl/>
              <w:spacing w:lineRule="exact" w:line="220" w:before="0" w:after="0"/>
              <w:jc w:val="left"/>
              <w:rPr>
                <w:kern w:val="0"/>
                <w:szCs w:val="24"/>
                <w:lang w:val="en-US" w:eastAsia="en-US" w:bidi="ar-SA"/>
                <w:del w:id="51" w:author="Changes 24 to 25 Oct" w:date="2026-10-25T16:02:42Z"/>
              </w:rPr>
            </w:pPr>
            <w:del w:id="50" w:author="Changes 24 to 25 Oct" w:date="2026-10-25T16:02:42Z">
              <w:r>
                <w:rPr>
                  <w:kern w:val="0"/>
                  <w:sz w:val="18"/>
                  <w:szCs w:val="24"/>
                  <w:lang w:val="en-US" w:eastAsia="en-US" w:bidi="ar-SA"/>
                </w:rPr>
                <w:delText>Incentive rate: customer incentives divided by V</w:delText>
              </w:r>
            </w:del>
          </w:p>
        </w:tc>
        <w:tc>
          <w:tcPr>
            <w:tcW w:w="1391" w:type="dxa"/>
            <w:tcBorders/>
          </w:tcPr>
          <w:p>
            <w:pPr>
              <w:pStyle w:val="Compact"/>
              <w:widowControl/>
              <w:spacing w:lineRule="exact" w:line="220" w:before="0" w:after="0"/>
              <w:jc w:val="left"/>
              <w:rPr>
                <w:kern w:val="0"/>
                <w:szCs w:val="24"/>
                <w:lang w:val="en-US" w:eastAsia="en-US" w:bidi="ar-SA"/>
                <w:del w:id="53" w:author="Changes 24 to 25 Oct" w:date="2026-10-25T16:02:42Z"/>
              </w:rPr>
            </w:pPr>
            <w:del w:id="52" w:author="Changes 24 to 25 Oct" w:date="2026-10-25T16:02:42Z">
              <w:r>
                <w:rPr>
                  <w:kern w:val="0"/>
                  <w:sz w:val="18"/>
                  <w:szCs w:val="24"/>
                  <w:lang w:val="en-US" w:eastAsia="en-US" w:bidi="ar-SA"/>
                </w:rPr>
                <w:delText>Table 2</w:delText>
              </w:r>
            </w:del>
          </w:p>
        </w:tc>
      </w:tr>
      <w:tr>
        <w:trPr>
          <w:del w:id="54"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56" w:author="Changes 24 to 25 Oct" w:date="2026-10-25T16:02:42Z"/>
              </w:rPr>
            </w:pPr>
            <w:del w:id="55" w:author="Changes 24 to 25 Oct" w:date="2026-10-25T16:02:42Z">
              <w:r>
                <w:rPr>
                  <w:kern w:val="0"/>
                  <w:sz w:val="18"/>
                  <w:szCs w:val="24"/>
                  <w:lang w:val="en-US" w:eastAsia="en-US" w:bidi="ar-SA"/>
                </w:rPr>
                <w:delText>W</w:delText>
              </w:r>
            </w:del>
          </w:p>
        </w:tc>
        <w:tc>
          <w:tcPr>
            <w:tcW w:w="6051" w:type="dxa"/>
            <w:tcBorders/>
          </w:tcPr>
          <w:p>
            <w:pPr>
              <w:pStyle w:val="Compact"/>
              <w:widowControl/>
              <w:spacing w:lineRule="exact" w:line="220" w:before="0" w:after="0"/>
              <w:jc w:val="left"/>
              <w:rPr>
                <w:kern w:val="0"/>
                <w:szCs w:val="24"/>
                <w:lang w:val="en-US" w:eastAsia="en-US" w:bidi="ar-SA"/>
                <w:del w:id="58" w:author="Changes 24 to 25 Oct" w:date="2026-10-25T16:02:42Z"/>
              </w:rPr>
            </w:pPr>
            <w:del w:id="57" w:author="Changes 24 to 25 Oct" w:date="2026-10-25T16:02:42Z">
              <w:r>
                <w:rPr>
                  <w:kern w:val="0"/>
                  <w:sz w:val="18"/>
                  <w:szCs w:val="24"/>
                  <w:lang w:val="en-US" w:eastAsia="en-US" w:bidi="ar-SA"/>
                </w:rPr>
                <w:delText>Invisible wedge, V minus R: what a revenue figure leaves out</w:delText>
              </w:r>
            </w:del>
          </w:p>
        </w:tc>
        <w:tc>
          <w:tcPr>
            <w:tcW w:w="1391" w:type="dxa"/>
            <w:tcBorders/>
          </w:tcPr>
          <w:p>
            <w:pPr>
              <w:pStyle w:val="Compact"/>
              <w:widowControl/>
              <w:spacing w:lineRule="exact" w:line="220" w:before="0" w:after="0"/>
              <w:jc w:val="left"/>
              <w:rPr>
                <w:kern w:val="0"/>
                <w:szCs w:val="24"/>
                <w:lang w:val="en-US" w:eastAsia="en-US" w:bidi="ar-SA"/>
                <w:del w:id="60" w:author="Changes 24 to 25 Oct" w:date="2026-10-25T16:02:42Z"/>
              </w:rPr>
            </w:pPr>
            <w:del w:id="59" w:author="Changes 24 to 25 Oct" w:date="2026-10-25T16:02:42Z">
              <w:r>
                <w:rPr>
                  <w:kern w:val="0"/>
                  <w:sz w:val="18"/>
                  <w:szCs w:val="24"/>
                  <w:lang w:val="en-US" w:eastAsia="en-US" w:bidi="ar-SA"/>
                </w:rPr>
                <w:delText>Equation (1)</w:delText>
              </w:r>
            </w:del>
          </w:p>
        </w:tc>
      </w:tr>
      <w:tr>
        <w:trPr>
          <w:del w:id="61"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63" w:author="Changes 24 to 25 Oct" w:date="2026-10-25T16:02:42Z"/>
              </w:rPr>
            </w:pPr>
            <w:del w:id="62" w:author="Changes 24 to 25 Oct" w:date="2026-10-25T16:02:42Z">
              <w:r>
                <w:rPr>
                  <w:kern w:val="0"/>
                  <w:sz w:val="18"/>
                  <w:szCs w:val="24"/>
                  <w:lang w:val="en-US" w:eastAsia="en-US" w:bidi="ar-SA"/>
                </w:rPr>
                <w:delText>E</w:delText>
              </w:r>
            </w:del>
          </w:p>
        </w:tc>
        <w:tc>
          <w:tcPr>
            <w:tcW w:w="6051" w:type="dxa"/>
            <w:tcBorders/>
          </w:tcPr>
          <w:p>
            <w:pPr>
              <w:pStyle w:val="Compact"/>
              <w:widowControl/>
              <w:spacing w:lineRule="exact" w:line="220" w:before="0" w:after="0"/>
              <w:jc w:val="left"/>
              <w:rPr>
                <w:kern w:val="0"/>
                <w:szCs w:val="24"/>
                <w:lang w:val="en-US" w:eastAsia="en-US" w:bidi="ar-SA"/>
                <w:del w:id="65" w:author="Changes 24 to 25 Oct" w:date="2026-10-25T16:02:42Z"/>
              </w:rPr>
            </w:pPr>
            <w:del w:id="64" w:author="Changes 24 to 25 Oct" w:date="2026-10-25T16:02:42Z">
              <w:r>
                <w:rPr>
                  <w:kern w:val="0"/>
                  <w:sz w:val="18"/>
                  <w:szCs w:val="24"/>
                  <w:lang w:val="en-US" w:eastAsia="en-US" w:bidi="ar-SA"/>
                </w:rPr>
                <w:delText>Ecosystem ratio, W divided by R, equal to 1/m − 1 (the author’s own measure)</w:delText>
              </w:r>
            </w:del>
          </w:p>
        </w:tc>
        <w:tc>
          <w:tcPr>
            <w:tcW w:w="1391" w:type="dxa"/>
            <w:tcBorders/>
          </w:tcPr>
          <w:p>
            <w:pPr>
              <w:pStyle w:val="Compact"/>
              <w:widowControl/>
              <w:spacing w:lineRule="exact" w:line="220" w:before="0" w:after="0"/>
              <w:jc w:val="left"/>
              <w:rPr>
                <w:kern w:val="0"/>
                <w:szCs w:val="24"/>
                <w:lang w:val="en-US" w:eastAsia="en-US" w:bidi="ar-SA"/>
                <w:del w:id="67" w:author="Changes 24 to 25 Oct" w:date="2026-10-25T16:02:42Z"/>
              </w:rPr>
            </w:pPr>
            <w:del w:id="66" w:author="Changes 24 to 25 Oct" w:date="2026-10-25T16:02:42Z">
              <w:r>
                <w:rPr>
                  <w:kern w:val="0"/>
                  <w:sz w:val="18"/>
                  <w:szCs w:val="24"/>
                  <w:lang w:val="en-US" w:eastAsia="en-US" w:bidi="ar-SA"/>
                </w:rPr>
                <w:delText>Equation (2)</w:delText>
              </w:r>
            </w:del>
          </w:p>
        </w:tc>
      </w:tr>
      <w:tr>
        <w:trPr>
          <w:del w:id="68"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70" w:author="Changes 24 to 25 Oct" w:date="2026-10-25T16:02:42Z"/>
              </w:rPr>
            </w:pPr>
            <w:del w:id="69" w:author="Changes 24 to 25 Oct" w:date="2026-10-25T16:02:42Z">
              <w:r>
                <w:rPr>
                  <w:kern w:val="0"/>
                  <w:sz w:val="18"/>
                  <w:szCs w:val="24"/>
                  <w:lang w:val="en-US" w:eastAsia="en-US" w:bidi="ar-SA"/>
                </w:rPr>
                <w:delText>g(·)</w:delText>
              </w:r>
            </w:del>
          </w:p>
        </w:tc>
        <w:tc>
          <w:tcPr>
            <w:tcW w:w="6051" w:type="dxa"/>
            <w:tcBorders/>
          </w:tcPr>
          <w:p>
            <w:pPr>
              <w:pStyle w:val="Compact"/>
              <w:widowControl/>
              <w:spacing w:lineRule="exact" w:line="220" w:before="0" w:after="0"/>
              <w:jc w:val="left"/>
              <w:rPr>
                <w:kern w:val="0"/>
                <w:szCs w:val="24"/>
                <w:lang w:val="en-US" w:eastAsia="en-US" w:bidi="ar-SA"/>
                <w:del w:id="72" w:author="Changes 24 to 25 Oct" w:date="2026-10-25T16:02:42Z"/>
              </w:rPr>
            </w:pPr>
            <w:del w:id="71" w:author="Changes 24 to 25 Oct" w:date="2026-10-25T16:02:42Z">
              <w:r>
                <w:rPr>
                  <w:kern w:val="0"/>
                  <w:sz w:val="18"/>
                  <w:szCs w:val="24"/>
                  <w:lang w:val="en-US" w:eastAsia="en-US" w:bidi="ar-SA"/>
                </w:rPr>
                <w:delText>Growth from one year to the next, as a share of the first year</w:delText>
              </w:r>
            </w:del>
          </w:p>
        </w:tc>
        <w:tc>
          <w:tcPr>
            <w:tcW w:w="1391" w:type="dxa"/>
            <w:tcBorders/>
          </w:tcPr>
          <w:p>
            <w:pPr>
              <w:pStyle w:val="Compact"/>
              <w:widowControl/>
              <w:spacing w:lineRule="exact" w:line="220" w:before="0" w:after="0"/>
              <w:jc w:val="left"/>
              <w:rPr>
                <w:kern w:val="0"/>
                <w:szCs w:val="24"/>
                <w:lang w:val="en-US" w:eastAsia="en-US" w:bidi="ar-SA"/>
                <w:del w:id="74" w:author="Changes 24 to 25 Oct" w:date="2026-10-25T16:02:42Z"/>
              </w:rPr>
            </w:pPr>
            <w:del w:id="73" w:author="Changes 24 to 25 Oct" w:date="2026-10-25T16:02:42Z">
              <w:r>
                <w:rPr>
                  <w:kern w:val="0"/>
                  <w:sz w:val="18"/>
                  <w:szCs w:val="24"/>
                  <w:lang w:val="en-US" w:eastAsia="en-US" w:bidi="ar-SA"/>
                </w:rPr>
                <w:delText>Table 2</w:delText>
              </w:r>
            </w:del>
          </w:p>
        </w:tc>
      </w:tr>
      <w:tr>
        <w:trPr>
          <w:del w:id="75"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77" w:author="Changes 24 to 25 Oct" w:date="2026-10-25T16:02:42Z"/>
              </w:rPr>
            </w:pPr>
            <w:del w:id="76" w:author="Changes 24 to 25 Oct" w:date="2026-10-25T16:02:42Z">
              <w:r>
                <w:rPr>
                  <w:kern w:val="0"/>
                  <w:sz w:val="18"/>
                  <w:szCs w:val="24"/>
                  <w:lang w:val="en-US" w:eastAsia="en-US" w:bidi="ar-SA"/>
                </w:rPr>
                <w:delText>D</w:delText>
              </w:r>
            </w:del>
          </w:p>
        </w:tc>
        <w:tc>
          <w:tcPr>
            <w:tcW w:w="6051" w:type="dxa"/>
            <w:tcBorders/>
          </w:tcPr>
          <w:p>
            <w:pPr>
              <w:pStyle w:val="Compact"/>
              <w:widowControl/>
              <w:spacing w:lineRule="exact" w:line="220" w:before="0" w:after="0"/>
              <w:jc w:val="left"/>
              <w:rPr>
                <w:kern w:val="0"/>
                <w:szCs w:val="24"/>
                <w:lang w:val="en-US" w:eastAsia="en-US" w:bidi="ar-SA"/>
                <w:del w:id="79" w:author="Changes 24 to 25 Oct" w:date="2026-10-25T16:02:42Z"/>
              </w:rPr>
            </w:pPr>
            <w:del w:id="78" w:author="Changes 24 to 25 Oct" w:date="2026-10-25T16:02:42Z">
              <w:r>
                <w:rPr>
                  <w:kern w:val="0"/>
                  <w:sz w:val="18"/>
                  <w:szCs w:val="24"/>
                  <w:lang w:val="en-US" w:eastAsia="en-US" w:bidi="ar-SA"/>
                </w:rPr>
                <w:delText>Growth divergence, g(R) minus g(V)</w:delText>
              </w:r>
            </w:del>
          </w:p>
        </w:tc>
        <w:tc>
          <w:tcPr>
            <w:tcW w:w="1391" w:type="dxa"/>
            <w:tcBorders/>
          </w:tcPr>
          <w:p>
            <w:pPr>
              <w:pStyle w:val="Compact"/>
              <w:widowControl/>
              <w:spacing w:lineRule="exact" w:line="220" w:before="0" w:after="0"/>
              <w:jc w:val="left"/>
              <w:rPr>
                <w:kern w:val="0"/>
                <w:szCs w:val="24"/>
                <w:lang w:val="en-US" w:eastAsia="en-US" w:bidi="ar-SA"/>
                <w:del w:id="81" w:author="Changes 24 to 25 Oct" w:date="2026-10-25T16:02:42Z"/>
              </w:rPr>
            </w:pPr>
            <w:del w:id="80" w:author="Changes 24 to 25 Oct" w:date="2026-10-25T16:02:42Z">
              <w:r>
                <w:rPr>
                  <w:kern w:val="0"/>
                  <w:sz w:val="18"/>
                  <w:szCs w:val="24"/>
                  <w:lang w:val="en-US" w:eastAsia="en-US" w:bidi="ar-SA"/>
                </w:rPr>
                <w:delText>Equation (3)</w:delText>
              </w:r>
            </w:del>
          </w:p>
        </w:tc>
      </w:tr>
      <w:tr>
        <w:trPr>
          <w:del w:id="82"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84" w:author="Changes 24 to 25 Oct" w:date="2026-10-25T16:02:42Z"/>
              </w:rPr>
            </w:pPr>
            <w:del w:id="83" w:author="Changes 24 to 25 Oct" w:date="2026-10-25T16:02:42Z">
              <w:r>
                <w:rPr>
                  <w:kern w:val="0"/>
                  <w:sz w:val="18"/>
                  <w:szCs w:val="24"/>
                  <w:lang w:val="en-US" w:eastAsia="en-US" w:bidi="ar-SA"/>
                </w:rPr>
                <w:delText>Δln X</w:delText>
              </w:r>
            </w:del>
          </w:p>
        </w:tc>
        <w:tc>
          <w:tcPr>
            <w:tcW w:w="6051" w:type="dxa"/>
            <w:tcBorders/>
          </w:tcPr>
          <w:p>
            <w:pPr>
              <w:pStyle w:val="Compact"/>
              <w:widowControl/>
              <w:spacing w:lineRule="exact" w:line="220" w:before="0" w:after="0"/>
              <w:jc w:val="left"/>
              <w:rPr>
                <w:kern w:val="0"/>
                <w:szCs w:val="24"/>
                <w:lang w:val="en-US" w:eastAsia="en-US" w:bidi="ar-SA"/>
                <w:del w:id="86" w:author="Changes 24 to 25 Oct" w:date="2026-10-25T16:02:42Z"/>
              </w:rPr>
            </w:pPr>
            <w:del w:id="85" w:author="Changes 24 to 25 Oct" w:date="2026-10-25T16:02:42Z">
              <w:r>
                <w:rPr>
                  <w:kern w:val="0"/>
                  <w:sz w:val="18"/>
                  <w:szCs w:val="24"/>
                  <w:lang w:val="en-US" w:eastAsia="en-US" w:bidi="ar-SA"/>
                </w:rPr>
                <w:delText>Change in the natural logarithm of X from one year to the next</w:delText>
              </w:r>
            </w:del>
          </w:p>
        </w:tc>
        <w:tc>
          <w:tcPr>
            <w:tcW w:w="1391" w:type="dxa"/>
            <w:tcBorders/>
          </w:tcPr>
          <w:p>
            <w:pPr>
              <w:pStyle w:val="Compact"/>
              <w:widowControl/>
              <w:spacing w:lineRule="exact" w:line="220" w:before="0" w:after="0"/>
              <w:jc w:val="left"/>
              <w:rPr>
                <w:kern w:val="0"/>
                <w:szCs w:val="24"/>
                <w:lang w:val="en-US" w:eastAsia="en-US" w:bidi="ar-SA"/>
                <w:del w:id="88" w:author="Changes 24 to 25 Oct" w:date="2026-10-25T16:02:42Z"/>
              </w:rPr>
            </w:pPr>
            <w:del w:id="87" w:author="Changes 24 to 25 Oct" w:date="2026-10-25T16:02:42Z">
              <w:r>
                <w:rPr>
                  <w:kern w:val="0"/>
                  <w:sz w:val="18"/>
                  <w:szCs w:val="24"/>
                  <w:lang w:val="en-US" w:eastAsia="en-US" w:bidi="ar-SA"/>
                </w:rPr>
                <w:delText>Equation (5)</w:delText>
              </w:r>
            </w:del>
          </w:p>
        </w:tc>
      </w:tr>
      <w:tr>
        <w:trPr>
          <w:del w:id="89"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91" w:author="Changes 24 to 25 Oct" w:date="2026-10-25T16:02:42Z"/>
              </w:rPr>
            </w:pPr>
            <w:del w:id="90" w:author="Changes 24 to 25 Oct" w:date="2026-10-25T16:02:42Z">
              <w:r>
                <w:rPr>
                  <w:kern w:val="0"/>
                  <w:sz w:val="18"/>
                  <w:szCs w:val="24"/>
                  <w:lang w:val="en-US" w:eastAsia="en-US" w:bidi="ar-SA"/>
                </w:rPr>
                <w:delText>N</w:delText>
              </w:r>
            </w:del>
          </w:p>
        </w:tc>
        <w:tc>
          <w:tcPr>
            <w:tcW w:w="6051" w:type="dxa"/>
            <w:tcBorders/>
          </w:tcPr>
          <w:p>
            <w:pPr>
              <w:pStyle w:val="Compact"/>
              <w:widowControl/>
              <w:spacing w:lineRule="exact" w:line="220" w:before="0" w:after="0"/>
              <w:jc w:val="left"/>
              <w:rPr>
                <w:kern w:val="0"/>
                <w:szCs w:val="24"/>
                <w:lang w:val="en-US" w:eastAsia="en-US" w:bidi="ar-SA"/>
                <w:del w:id="93" w:author="Changes 24 to 25 Oct" w:date="2026-10-25T16:02:42Z"/>
              </w:rPr>
            </w:pPr>
            <w:del w:id="92" w:author="Changes 24 to 25 Oct" w:date="2026-10-25T16:02:42Z">
              <w:r>
                <w:rPr>
                  <w:kern w:val="0"/>
                  <w:sz w:val="18"/>
                  <w:szCs w:val="24"/>
                  <w:lang w:val="en-US" w:eastAsia="en-US" w:bidi="ar-SA"/>
                </w:rPr>
                <w:delText>BPS’s count of businesses selling online</w:delText>
              </w:r>
            </w:del>
          </w:p>
        </w:tc>
        <w:tc>
          <w:tcPr>
            <w:tcW w:w="1391" w:type="dxa"/>
            <w:tcBorders/>
          </w:tcPr>
          <w:p>
            <w:pPr>
              <w:pStyle w:val="Compact"/>
              <w:widowControl/>
              <w:spacing w:lineRule="exact" w:line="220" w:before="0" w:after="0"/>
              <w:jc w:val="left"/>
              <w:rPr>
                <w:kern w:val="0"/>
                <w:szCs w:val="24"/>
                <w:lang w:val="en-US" w:eastAsia="en-US" w:bidi="ar-SA"/>
                <w:del w:id="95" w:author="Changes 24 to 25 Oct" w:date="2026-10-25T16:02:42Z"/>
              </w:rPr>
            </w:pPr>
            <w:del w:id="94" w:author="Changes 24 to 25 Oct" w:date="2026-10-25T16:02:42Z">
              <w:r>
                <w:rPr>
                  <w:kern w:val="0"/>
                  <w:sz w:val="18"/>
                  <w:szCs w:val="24"/>
                  <w:lang w:val="en-US" w:eastAsia="en-US" w:bidi="ar-SA"/>
                </w:rPr>
                <w:delText>Equation (7)</w:delText>
              </w:r>
            </w:del>
          </w:p>
        </w:tc>
      </w:tr>
      <w:tr>
        <w:trPr>
          <w:del w:id="96"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98" w:author="Changes 24 to 25 Oct" w:date="2026-10-25T16:02:42Z"/>
              </w:rPr>
            </w:pPr>
            <w:del w:id="97" w:author="Changes 24 to 25 Oct" w:date="2026-10-25T16:02:42Z">
              <w:r>
                <w:rPr>
                  <w:kern w:val="0"/>
                  <w:sz w:val="18"/>
                  <w:szCs w:val="24"/>
                  <w:lang w:val="en-US" w:eastAsia="en-US" w:bidi="ar-SA"/>
                </w:rPr>
                <w:delText>Y</w:delText>
              </w:r>
            </w:del>
          </w:p>
        </w:tc>
        <w:tc>
          <w:tcPr>
            <w:tcW w:w="6051" w:type="dxa"/>
            <w:tcBorders/>
          </w:tcPr>
          <w:p>
            <w:pPr>
              <w:pStyle w:val="Compact"/>
              <w:widowControl/>
              <w:spacing w:lineRule="exact" w:line="220" w:before="0" w:after="0"/>
              <w:jc w:val="left"/>
              <w:rPr>
                <w:kern w:val="0"/>
                <w:szCs w:val="24"/>
                <w:lang w:val="en-US" w:eastAsia="en-US" w:bidi="ar-SA"/>
                <w:del w:id="100" w:author="Changes 24 to 25 Oct" w:date="2026-10-25T16:02:42Z"/>
              </w:rPr>
            </w:pPr>
            <w:del w:id="99" w:author="Changes 24 to 25 Oct" w:date="2026-10-25T16:02:42Z">
              <w:r>
                <w:rPr>
                  <w:kern w:val="0"/>
                  <w:sz w:val="18"/>
                  <w:szCs w:val="24"/>
                  <w:lang w:val="en-US" w:eastAsia="en-US" w:bidi="ar-SA"/>
                </w:rPr>
                <w:delText>BPS’s total online sales value</w:delText>
              </w:r>
            </w:del>
          </w:p>
        </w:tc>
        <w:tc>
          <w:tcPr>
            <w:tcW w:w="1391" w:type="dxa"/>
            <w:tcBorders/>
          </w:tcPr>
          <w:p>
            <w:pPr>
              <w:pStyle w:val="Compact"/>
              <w:widowControl/>
              <w:spacing w:lineRule="exact" w:line="220" w:before="0" w:after="0"/>
              <w:jc w:val="left"/>
              <w:rPr>
                <w:kern w:val="0"/>
                <w:szCs w:val="24"/>
                <w:lang w:val="en-US" w:eastAsia="en-US" w:bidi="ar-SA"/>
                <w:del w:id="102" w:author="Changes 24 to 25 Oct" w:date="2026-10-25T16:02:42Z"/>
              </w:rPr>
            </w:pPr>
            <w:del w:id="101" w:author="Changes 24 to 25 Oct" w:date="2026-10-25T16:02:42Z">
              <w:r>
                <w:rPr>
                  <w:kern w:val="0"/>
                  <w:sz w:val="18"/>
                  <w:szCs w:val="24"/>
                  <w:lang w:val="en-US" w:eastAsia="en-US" w:bidi="ar-SA"/>
                </w:rPr>
                <w:delText>Equation (7)</w:delText>
              </w:r>
            </w:del>
          </w:p>
        </w:tc>
      </w:tr>
      <w:tr>
        <w:trPr>
          <w:del w:id="103" w:author="Changes 24 to 25 Oct" w:date="2026-10-25T16:02:42Z"/>
          <w:cantSplit w:val="true"/>
        </w:trPr>
        <w:tc>
          <w:tcPr>
            <w:tcW w:w="1063" w:type="dxa"/>
            <w:tcBorders/>
          </w:tcPr>
          <w:p>
            <w:pPr>
              <w:pStyle w:val="Compact"/>
              <w:widowControl/>
              <w:spacing w:lineRule="exact" w:line="220" w:before="0" w:after="0"/>
              <w:jc w:val="left"/>
              <w:rPr>
                <w:kern w:val="0"/>
                <w:szCs w:val="24"/>
                <w:lang w:val="en-US" w:eastAsia="en-US" w:bidi="ar-SA"/>
                <w:del w:id="105" w:author="Changes 24 to 25 Oct" w:date="2026-10-25T16:02:42Z"/>
              </w:rPr>
            </w:pPr>
            <w:del w:id="104" w:author="Changes 24 to 25 Oct" w:date="2026-10-25T16:02:42Z">
              <w:r>
                <w:rPr>
                  <w:kern w:val="0"/>
                  <w:sz w:val="18"/>
                  <w:szCs w:val="24"/>
                  <w:lang w:val="en-US" w:eastAsia="en-US" w:bidi="ar-SA"/>
                </w:rPr>
                <w:delText>MV</w:delText>
              </w:r>
            </w:del>
          </w:p>
        </w:tc>
        <w:tc>
          <w:tcPr>
            <w:tcW w:w="6051" w:type="dxa"/>
            <w:tcBorders/>
          </w:tcPr>
          <w:p>
            <w:pPr>
              <w:pStyle w:val="Compact"/>
              <w:widowControl/>
              <w:spacing w:lineRule="exact" w:line="220" w:before="0" w:after="0"/>
              <w:jc w:val="left"/>
              <w:rPr>
                <w:kern w:val="0"/>
                <w:szCs w:val="24"/>
                <w:lang w:val="en-US" w:eastAsia="en-US" w:bidi="ar-SA"/>
                <w:del w:id="107" w:author="Changes 24 to 25 Oct" w:date="2026-10-25T16:02:42Z"/>
              </w:rPr>
            </w:pPr>
            <w:del w:id="106" w:author="Changes 24 to 25 Oct" w:date="2026-10-25T16:02:42Z">
              <w:r>
                <w:rPr>
                  <w:kern w:val="0"/>
                  <w:sz w:val="18"/>
                  <w:szCs w:val="24"/>
                  <w:lang w:val="en-US" w:eastAsia="en-US" w:bidi="ar-SA"/>
                </w:rPr>
                <w:delText>A listed platform’s market value</w:delText>
              </w:r>
            </w:del>
          </w:p>
        </w:tc>
        <w:tc>
          <w:tcPr>
            <w:tcW w:w="1391" w:type="dxa"/>
            <w:tcBorders/>
          </w:tcPr>
          <w:p>
            <w:pPr>
              <w:pStyle w:val="Compact"/>
              <w:widowControl/>
              <w:spacing w:lineRule="exact" w:line="220" w:before="0" w:after="0"/>
              <w:jc w:val="left"/>
              <w:rPr>
                <w:kern w:val="0"/>
                <w:szCs w:val="24"/>
                <w:lang w:val="en-US" w:eastAsia="en-US" w:bidi="ar-SA"/>
                <w:del w:id="109" w:author="Changes 24 to 25 Oct" w:date="2026-10-25T16:02:42Z"/>
              </w:rPr>
            </w:pPr>
            <w:del w:id="108" w:author="Changes 24 to 25 Oct" w:date="2026-10-25T16:02:42Z">
              <w:r>
                <w:rPr>
                  <w:kern w:val="0"/>
                  <w:sz w:val="18"/>
                  <w:szCs w:val="24"/>
                  <w:lang w:val="en-US" w:eastAsia="en-US" w:bidi="ar-SA"/>
                </w:rPr>
                <w:delText>Equation (8)</w:delText>
              </w:r>
            </w:del>
          </w:p>
        </w:tc>
      </w:tr>
      <w:tr>
        <w:trPr>
          <w:del w:id="110" w:author="Changes 24 to 25 Oct" w:date="2026-10-25T16:02:42Z"/>
          <w:cantSplit w:val="true"/>
        </w:trPr>
        <w:tc>
          <w:tcPr>
            <w:tcW w:w="1063" w:type="dxa"/>
            <w:tcBorders/>
          </w:tcPr>
          <w:p>
            <w:pPr>
              <w:pStyle w:val="Compact"/>
              <w:keepNext w:val="true"/>
              <w:widowControl/>
              <w:spacing w:lineRule="exact" w:line="220" w:before="0" w:after="0"/>
              <w:jc w:val="left"/>
              <w:rPr>
                <w:kern w:val="0"/>
                <w:szCs w:val="24"/>
                <w:lang w:val="en-US" w:eastAsia="en-US" w:bidi="ar-SA"/>
                <w:del w:id="115" w:author="Changes 24 to 25 Oct" w:date="2026-10-25T16:02:42Z"/>
              </w:rPr>
            </w:pPr>
            <w:del w:id="111" w:author="Changes 24 to 25 Oct" w:date="2026-10-25T16:02:42Z">
              <w:r>
                <w:rPr>
                  <w:kern w:val="0"/>
                  <w:sz w:val="18"/>
                  <w:szCs w:val="24"/>
                  <w:lang w:val="en-US" w:eastAsia="en-US" w:bidi="ar-SA"/>
                </w:rPr>
                <w:delText>β</w:delText>
              </w:r>
            </w:del>
            <w:del w:id="112" w:author="Changes 24 to 25 Oct" w:date="2026-10-25T16:02:42Z">
              <w:r>
                <w:rPr>
                  <w:kern w:val="0"/>
                  <w:sz w:val="18"/>
                  <w:szCs w:val="24"/>
                  <w:vertAlign w:val="subscript"/>
                  <w:lang w:val="en-US" w:eastAsia="en-US" w:bidi="ar-SA"/>
                </w:rPr>
                <w:delText>V</w:delText>
              </w:r>
            </w:del>
            <w:del w:id="113" w:author="Changes 24 to 25 Oct" w:date="2026-10-25T16:02:42Z">
              <w:r>
                <w:rPr>
                  <w:kern w:val="0"/>
                  <w:sz w:val="18"/>
                  <w:szCs w:val="24"/>
                  <w:lang w:val="en-US" w:eastAsia="en-US" w:bidi="ar-SA"/>
                </w:rPr>
                <w:delText>, β</w:delText>
              </w:r>
            </w:del>
            <w:del w:id="114" w:author="Changes 24 to 25 Oct" w:date="2026-10-25T16:02:42Z">
              <w:r>
                <w:rPr>
                  <w:kern w:val="0"/>
                  <w:sz w:val="18"/>
                  <w:szCs w:val="24"/>
                  <w:vertAlign w:val="subscript"/>
                  <w:lang w:val="en-US" w:eastAsia="en-US" w:bidi="ar-SA"/>
                </w:rPr>
                <w:delText>m</w:delText>
              </w:r>
            </w:del>
          </w:p>
        </w:tc>
        <w:tc>
          <w:tcPr>
            <w:tcW w:w="6051" w:type="dxa"/>
            <w:tcBorders/>
          </w:tcPr>
          <w:p>
            <w:pPr>
              <w:pStyle w:val="Compact"/>
              <w:keepNext w:val="true"/>
              <w:widowControl/>
              <w:spacing w:lineRule="exact" w:line="220" w:before="0" w:after="0"/>
              <w:jc w:val="left"/>
              <w:rPr>
                <w:kern w:val="0"/>
                <w:szCs w:val="24"/>
                <w:lang w:val="en-US" w:eastAsia="en-US" w:bidi="ar-SA"/>
                <w:del w:id="117" w:author="Changes 24 to 25 Oct" w:date="2026-10-25T16:02:42Z"/>
              </w:rPr>
            </w:pPr>
            <w:del w:id="116" w:author="Changes 24 to 25 Oct" w:date="2026-10-25T16:02:42Z">
              <w:r>
                <w:rPr>
                  <w:kern w:val="0"/>
                  <w:sz w:val="18"/>
                  <w:szCs w:val="24"/>
                  <w:lang w:val="en-US" w:eastAsia="en-US" w:bidi="ar-SA"/>
                </w:rPr>
                <w:delText>How market value moves with transaction value and with the take rate</w:delText>
              </w:r>
            </w:del>
          </w:p>
        </w:tc>
        <w:tc>
          <w:tcPr>
            <w:tcW w:w="1391" w:type="dxa"/>
            <w:tcBorders/>
          </w:tcPr>
          <w:p>
            <w:pPr>
              <w:pStyle w:val="Compact"/>
              <w:keepNext w:val="true"/>
              <w:widowControl/>
              <w:spacing w:lineRule="exact" w:line="220" w:before="0" w:after="0"/>
              <w:jc w:val="left"/>
              <w:rPr>
                <w:kern w:val="0"/>
                <w:szCs w:val="24"/>
                <w:lang w:val="en-US" w:eastAsia="en-US" w:bidi="ar-SA"/>
                <w:del w:id="119" w:author="Changes 24 to 25 Oct" w:date="2026-10-25T16:02:42Z"/>
              </w:rPr>
            </w:pPr>
            <w:del w:id="118" w:author="Changes 24 to 25 Oct" w:date="2026-10-25T16:02:42Z">
              <w:r>
                <w:rPr>
                  <w:kern w:val="0"/>
                  <w:sz w:val="18"/>
                  <w:szCs w:val="24"/>
                  <w:lang w:val="en-US" w:eastAsia="en-US" w:bidi="ar-SA"/>
                </w:rPr>
                <w:delText>Equation (8)</w:delText>
              </w:r>
            </w:del>
          </w:p>
        </w:tc>
      </w:tr>
      <w:tr>
        <w:trPr>
          <w:del w:id="120" w:author="Changes 24 to 25 Oct" w:date="2026-10-25T16:02:42Z"/>
          <w:cantSplit w:val="true"/>
        </w:trPr>
        <w:tc>
          <w:tcPr>
            <w:tcW w:w="1063" w:type="dxa"/>
            <w:tcBorders>
              <w:bottom w:val="single" w:sz="8" w:space="0" w:color="000000"/>
            </w:tcBorders>
          </w:tcPr>
          <w:p>
            <w:pPr>
              <w:pStyle w:val="Compact"/>
              <w:widowControl/>
              <w:spacing w:lineRule="exact" w:line="220" w:before="0" w:after="0"/>
              <w:jc w:val="left"/>
              <w:rPr>
                <w:kern w:val="0"/>
                <w:szCs w:val="24"/>
                <w:lang w:val="en-US" w:eastAsia="en-US" w:bidi="ar-SA"/>
                <w:del w:id="122" w:author="Changes 24 to 25 Oct" w:date="2026-10-25T16:02:42Z"/>
              </w:rPr>
            </w:pPr>
            <w:del w:id="121" w:author="Changes 24 to 25 Oct" w:date="2026-10-25T16:02:42Z">
              <w:r>
                <w:rPr>
                  <w:kern w:val="0"/>
                  <w:sz w:val="18"/>
                  <w:szCs w:val="24"/>
                  <w:lang w:val="en-US" w:eastAsia="en-US" w:bidi="ar-SA"/>
                </w:rPr>
                <w:delText>H1, H2</w:delText>
              </w:r>
            </w:del>
          </w:p>
        </w:tc>
        <w:tc>
          <w:tcPr>
            <w:tcW w:w="6051" w:type="dxa"/>
            <w:tcBorders>
              <w:bottom w:val="single" w:sz="8" w:space="0" w:color="000000"/>
            </w:tcBorders>
          </w:tcPr>
          <w:p>
            <w:pPr>
              <w:pStyle w:val="Compact"/>
              <w:widowControl/>
              <w:spacing w:lineRule="exact" w:line="220" w:before="0" w:after="0"/>
              <w:jc w:val="left"/>
              <w:rPr>
                <w:kern w:val="0"/>
                <w:szCs w:val="24"/>
                <w:lang w:val="en-US" w:eastAsia="en-US" w:bidi="ar-SA"/>
                <w:del w:id="124" w:author="Changes 24 to 25 Oct" w:date="2026-10-25T16:02:42Z"/>
              </w:rPr>
            </w:pPr>
            <w:del w:id="123" w:author="Changes 24 to 25 Oct" w:date="2026-10-25T16:02:42Z">
              <w:r>
                <w:rPr>
                  <w:kern w:val="0"/>
                  <w:sz w:val="18"/>
                  <w:szCs w:val="24"/>
                  <w:lang w:val="en-US" w:eastAsia="en-US" w:bidi="ar-SA"/>
                </w:rPr>
                <w:delText>The two hypotheses</w:delText>
              </w:r>
            </w:del>
          </w:p>
        </w:tc>
        <w:tc>
          <w:tcPr>
            <w:tcW w:w="1391" w:type="dxa"/>
            <w:tcBorders>
              <w:bottom w:val="single" w:sz="8" w:space="0" w:color="000000"/>
            </w:tcBorders>
          </w:tcPr>
          <w:p>
            <w:pPr>
              <w:pStyle w:val="Compact"/>
              <w:widowControl/>
              <w:spacing w:lineRule="exact" w:line="220" w:before="0" w:after="0"/>
              <w:jc w:val="left"/>
              <w:rPr>
                <w:kern w:val="0"/>
                <w:szCs w:val="24"/>
                <w:lang w:val="en-US" w:eastAsia="en-US" w:bidi="ar-SA"/>
                <w:del w:id="126" w:author="Changes 24 to 25 Oct" w:date="2026-10-25T16:02:42Z"/>
              </w:rPr>
            </w:pPr>
            <w:del w:id="125" w:author="Changes 24 to 25 Oct" w:date="2026-10-25T16:02:42Z">
              <w:r>
                <w:rPr>
                  <w:kern w:val="0"/>
                  <w:sz w:val="18"/>
                  <w:szCs w:val="24"/>
                  <w:lang w:val="en-US" w:eastAsia="en-US" w:bidi="ar-SA"/>
                </w:rPr>
                <w:delText>Section 3.4</w:delText>
              </w:r>
            </w:del>
          </w:p>
        </w:tc>
      </w:tr>
    </w:tbl>
    <w:p>
      <w:pPr>
        <w:pStyle w:val="BodyText"/>
        <w:spacing w:before="160" w:after="120"/>
        <w:rPr>
          <w:del w:id="128" w:author="Changes 24 to 25 Oct" w:date="2026-10-25T16:02:42Z"/>
        </w:rPr>
      </w:pPr>
      <w:del w:id="127" w:author="Changes 24 to 25 Oct" w:date="2026-10-25T16:02:42Z">
        <w:r>
          <w:rPr/>
          <w:delText>The text spells out most names. These abbreviations remain.</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949"/>
        <w:gridCol w:w="6555"/>
      </w:tblGrid>
      <w:tr>
        <w:trPr>
          <w:tblHeader w:val="true"/>
          <w:del w:id="129" w:author="Changes 24 to 25 Oct" w:date="2026-10-25T16:02:42Z"/>
          <w:cantSplit w:val="true"/>
        </w:trPr>
        <w:tc>
          <w:tcPr>
            <w:tcW w:w="194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1" w:author="Changes 24 to 25 Oct" w:date="2026-10-25T16:02:42Z"/>
              </w:rPr>
            </w:pPr>
            <w:del w:id="130" w:author="Changes 24 to 25 Oct" w:date="2026-10-25T16:02:42Z">
              <w:r>
                <w:rPr>
                  <w:b/>
                  <w:kern w:val="0"/>
                  <w:sz w:val="18"/>
                  <w:szCs w:val="24"/>
                  <w:lang w:val="en-US" w:eastAsia="en-US" w:bidi="ar-SA"/>
                </w:rPr>
                <w:delText>Abbreviation</w:delText>
              </w:r>
            </w:del>
          </w:p>
        </w:tc>
        <w:tc>
          <w:tcPr>
            <w:tcW w:w="655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3" w:author="Changes 24 to 25 Oct" w:date="2026-10-25T16:02:42Z"/>
              </w:rPr>
            </w:pPr>
            <w:del w:id="132" w:author="Changes 24 to 25 Oct" w:date="2026-10-25T16:02:42Z">
              <w:r>
                <w:rPr>
                  <w:b/>
                  <w:kern w:val="0"/>
                  <w:sz w:val="18"/>
                  <w:szCs w:val="24"/>
                  <w:lang w:val="en-US" w:eastAsia="en-US" w:bidi="ar-SA"/>
                </w:rPr>
                <w:delText>Meaning</w:delText>
              </w:r>
            </w:del>
          </w:p>
        </w:tc>
      </w:tr>
      <w:tr>
        <w:trPr>
          <w:del w:id="134" w:author="Changes 24 to 25 Oct" w:date="2026-10-25T16:02:42Z"/>
          <w:cantSplit w:val="true"/>
        </w:trPr>
        <w:tc>
          <w:tcPr>
            <w:tcW w:w="1949" w:type="dxa"/>
            <w:tcBorders/>
          </w:tcPr>
          <w:p>
            <w:pPr>
              <w:pStyle w:val="Compact"/>
              <w:keepNext w:val="true"/>
              <w:widowControl/>
              <w:spacing w:lineRule="exact" w:line="220" w:before="0" w:after="0"/>
              <w:jc w:val="left"/>
              <w:rPr>
                <w:kern w:val="0"/>
                <w:szCs w:val="24"/>
                <w:lang w:val="en-US" w:eastAsia="en-US" w:bidi="ar-SA"/>
                <w:del w:id="136" w:author="Changes 24 to 25 Oct" w:date="2026-10-25T16:02:42Z"/>
              </w:rPr>
            </w:pPr>
            <w:del w:id="135" w:author="Changes 24 to 25 Oct" w:date="2026-10-25T16:02:42Z">
              <w:r>
                <w:rPr>
                  <w:kern w:val="0"/>
                  <w:sz w:val="18"/>
                  <w:szCs w:val="24"/>
                  <w:lang w:val="en-US" w:eastAsia="en-US" w:bidi="ar-SA"/>
                </w:rPr>
                <w:delText>BPS</w:delText>
              </w:r>
            </w:del>
          </w:p>
        </w:tc>
        <w:tc>
          <w:tcPr>
            <w:tcW w:w="6555" w:type="dxa"/>
            <w:tcBorders/>
          </w:tcPr>
          <w:p>
            <w:pPr>
              <w:pStyle w:val="Compact"/>
              <w:keepNext w:val="true"/>
              <w:widowControl/>
              <w:spacing w:lineRule="exact" w:line="220" w:before="0" w:after="0"/>
              <w:jc w:val="left"/>
              <w:rPr>
                <w:kern w:val="0"/>
                <w:szCs w:val="24"/>
                <w:lang w:val="en-US" w:eastAsia="en-US" w:bidi="ar-SA"/>
                <w:del w:id="138" w:author="Changes 24 to 25 Oct" w:date="2026-10-25T16:02:42Z"/>
              </w:rPr>
            </w:pPr>
            <w:del w:id="137" w:author="Changes 24 to 25 Oct" w:date="2026-10-25T16:02:42Z">
              <w:r>
                <w:rPr>
                  <w:kern w:val="0"/>
                  <w:sz w:val="18"/>
                  <w:szCs w:val="24"/>
                  <w:lang w:val="en-US" w:eastAsia="en-US" w:bidi="ar-SA"/>
                </w:rPr>
                <w:delText>Badan Pusat Statistik, Statistics Indonesia</w:delText>
              </w:r>
            </w:del>
          </w:p>
        </w:tc>
      </w:tr>
      <w:tr>
        <w:trPr>
          <w:del w:id="139" w:author="Changes 24 to 25 Oct" w:date="2026-10-25T16:02:42Z"/>
          <w:cantSplit w:val="true"/>
        </w:trPr>
        <w:tc>
          <w:tcPr>
            <w:tcW w:w="1949" w:type="dxa"/>
            <w:tcBorders/>
          </w:tcPr>
          <w:p>
            <w:pPr>
              <w:pStyle w:val="Compact"/>
              <w:keepNext w:val="true"/>
              <w:widowControl/>
              <w:spacing w:lineRule="exact" w:line="220" w:before="0" w:after="0"/>
              <w:jc w:val="left"/>
              <w:rPr>
                <w:kern w:val="0"/>
                <w:szCs w:val="24"/>
                <w:lang w:val="en-US" w:eastAsia="en-US" w:bidi="ar-SA"/>
                <w:del w:id="141" w:author="Changes 24 to 25 Oct" w:date="2026-10-25T16:02:42Z"/>
              </w:rPr>
            </w:pPr>
            <w:del w:id="140" w:author="Changes 24 to 25 Oct" w:date="2026-10-25T16:02:42Z">
              <w:r>
                <w:rPr>
                  <w:kern w:val="0"/>
                  <w:sz w:val="18"/>
                  <w:szCs w:val="24"/>
                  <w:lang w:val="en-US" w:eastAsia="en-US" w:bidi="ar-SA"/>
                </w:rPr>
                <w:delText>GMV, GTV, TPV</w:delText>
              </w:r>
            </w:del>
          </w:p>
        </w:tc>
        <w:tc>
          <w:tcPr>
            <w:tcW w:w="6555" w:type="dxa"/>
            <w:tcBorders/>
          </w:tcPr>
          <w:p>
            <w:pPr>
              <w:pStyle w:val="Compact"/>
              <w:keepNext w:val="true"/>
              <w:widowControl/>
              <w:spacing w:lineRule="exact" w:line="220" w:before="0" w:after="0"/>
              <w:jc w:val="left"/>
              <w:rPr>
                <w:kern w:val="0"/>
                <w:szCs w:val="24"/>
                <w:lang w:val="en-US" w:eastAsia="en-US" w:bidi="ar-SA"/>
                <w:del w:id="143" w:author="Changes 24 to 25 Oct" w:date="2026-10-25T16:02:42Z"/>
              </w:rPr>
            </w:pPr>
            <w:del w:id="142" w:author="Changes 24 to 25 Oct" w:date="2026-10-25T16:02:42Z">
              <w:r>
                <w:rPr>
                  <w:kern w:val="0"/>
                  <w:sz w:val="18"/>
                  <w:szCs w:val="24"/>
                  <w:lang w:val="en-US" w:eastAsia="en-US" w:bidi="ar-SA"/>
                </w:rPr>
                <w:delText>Gross merchandise value, gross transaction value, total payment volume: company names for transaction value</w:delText>
              </w:r>
            </w:del>
          </w:p>
        </w:tc>
      </w:tr>
      <w:tr>
        <w:trPr>
          <w:del w:id="144" w:author="Changes 24 to 25 Oct" w:date="2026-10-25T16:02:42Z"/>
          <w:cantSplit w:val="true"/>
        </w:trPr>
        <w:tc>
          <w:tcPr>
            <w:tcW w:w="1949" w:type="dxa"/>
            <w:tcBorders/>
          </w:tcPr>
          <w:p>
            <w:pPr>
              <w:pStyle w:val="Compact"/>
              <w:keepNext w:val="true"/>
              <w:widowControl/>
              <w:spacing w:lineRule="exact" w:line="220" w:before="0" w:after="0"/>
              <w:jc w:val="left"/>
              <w:rPr>
                <w:kern w:val="0"/>
                <w:szCs w:val="24"/>
                <w:lang w:val="en-US" w:eastAsia="en-US" w:bidi="ar-SA"/>
                <w:del w:id="146" w:author="Changes 24 to 25 Oct" w:date="2026-10-25T16:02:42Z"/>
              </w:rPr>
            </w:pPr>
            <w:del w:id="145" w:author="Changes 24 to 25 Oct" w:date="2026-10-25T16:02:42Z">
              <w:r>
                <w:rPr>
                  <w:kern w:val="0"/>
                  <w:sz w:val="18"/>
                  <w:szCs w:val="24"/>
                  <w:lang w:val="en-US" w:eastAsia="en-US" w:bidi="ar-SA"/>
                </w:rPr>
                <w:delText>IASB, IFRS 15</w:delText>
              </w:r>
            </w:del>
          </w:p>
        </w:tc>
        <w:tc>
          <w:tcPr>
            <w:tcW w:w="6555" w:type="dxa"/>
            <w:tcBorders/>
          </w:tcPr>
          <w:p>
            <w:pPr>
              <w:pStyle w:val="Compact"/>
              <w:keepNext w:val="true"/>
              <w:widowControl/>
              <w:spacing w:lineRule="exact" w:line="220" w:before="0" w:after="0"/>
              <w:jc w:val="left"/>
              <w:rPr>
                <w:kern w:val="0"/>
                <w:szCs w:val="24"/>
                <w:lang w:val="en-US" w:eastAsia="en-US" w:bidi="ar-SA"/>
                <w:del w:id="148" w:author="Changes 24 to 25 Oct" w:date="2026-10-25T16:02:42Z"/>
              </w:rPr>
            </w:pPr>
            <w:del w:id="147" w:author="Changes 24 to 25 Oct" w:date="2026-10-25T16:02:42Z">
              <w:r>
                <w:rPr>
                  <w:kern w:val="0"/>
                  <w:sz w:val="18"/>
                  <w:szCs w:val="24"/>
                  <w:lang w:val="en-US" w:eastAsia="en-US" w:bidi="ar-SA"/>
                </w:rPr>
                <w:delText>International Accounting Standards Board; International Financial Reporting Standard 15, its revenue standard</w:delText>
              </w:r>
            </w:del>
          </w:p>
        </w:tc>
      </w:tr>
      <w:tr>
        <w:trPr>
          <w:del w:id="149" w:author="Changes 24 to 25 Oct" w:date="2026-10-25T16:02:42Z"/>
          <w:cantSplit w:val="true"/>
        </w:trPr>
        <w:tc>
          <w:tcPr>
            <w:tcW w:w="1949" w:type="dxa"/>
            <w:tcBorders/>
          </w:tcPr>
          <w:p>
            <w:pPr>
              <w:pStyle w:val="Compact"/>
              <w:keepNext w:val="true"/>
              <w:widowControl/>
              <w:spacing w:lineRule="exact" w:line="220" w:before="0" w:after="0"/>
              <w:jc w:val="left"/>
              <w:rPr>
                <w:kern w:val="0"/>
                <w:szCs w:val="24"/>
                <w:lang w:val="en-US" w:eastAsia="en-US" w:bidi="ar-SA"/>
                <w:del w:id="151" w:author="Changes 24 to 25 Oct" w:date="2026-10-25T16:02:42Z"/>
              </w:rPr>
            </w:pPr>
            <w:del w:id="150" w:author="Changes 24 to 25 Oct" w:date="2026-10-25T16:02:42Z">
              <w:r>
                <w:rPr>
                  <w:kern w:val="0"/>
                  <w:sz w:val="18"/>
                  <w:szCs w:val="24"/>
                  <w:lang w:val="en-US" w:eastAsia="en-US" w:bidi="ar-SA"/>
                </w:rPr>
                <w:delText>LSEG</w:delText>
              </w:r>
            </w:del>
          </w:p>
        </w:tc>
        <w:tc>
          <w:tcPr>
            <w:tcW w:w="6555" w:type="dxa"/>
            <w:tcBorders/>
          </w:tcPr>
          <w:p>
            <w:pPr>
              <w:pStyle w:val="Compact"/>
              <w:keepNext w:val="true"/>
              <w:widowControl/>
              <w:spacing w:lineRule="exact" w:line="220" w:before="0" w:after="0"/>
              <w:jc w:val="left"/>
              <w:rPr>
                <w:kern w:val="0"/>
                <w:szCs w:val="24"/>
                <w:lang w:val="en-US" w:eastAsia="en-US" w:bidi="ar-SA"/>
                <w:del w:id="153" w:author="Changes 24 to 25 Oct" w:date="2026-10-25T16:02:42Z"/>
              </w:rPr>
            </w:pPr>
            <w:del w:id="152" w:author="Changes 24 to 25 Oct" w:date="2026-10-25T16:02:42Z">
              <w:r>
                <w:rPr>
                  <w:kern w:val="0"/>
                  <w:sz w:val="18"/>
                  <w:szCs w:val="24"/>
                  <w:lang w:val="en-US" w:eastAsia="en-US" w:bidi="ar-SA"/>
                </w:rPr>
                <w:delText>London Stock Exchange Group, the source of market values</w:delText>
              </w:r>
            </w:del>
          </w:p>
        </w:tc>
      </w:tr>
      <w:tr>
        <w:trPr>
          <w:del w:id="154" w:author="Changes 24 to 25 Oct" w:date="2026-10-25T16:02:42Z"/>
          <w:cantSplit w:val="true"/>
        </w:trPr>
        <w:tc>
          <w:tcPr>
            <w:tcW w:w="1949" w:type="dxa"/>
            <w:tcBorders/>
          </w:tcPr>
          <w:p>
            <w:pPr>
              <w:pStyle w:val="Compact"/>
              <w:keepNext w:val="true"/>
              <w:widowControl/>
              <w:spacing w:lineRule="exact" w:line="220" w:before="0" w:after="0"/>
              <w:jc w:val="left"/>
              <w:rPr>
                <w:kern w:val="0"/>
                <w:szCs w:val="24"/>
                <w:lang w:val="en-US" w:eastAsia="en-US" w:bidi="ar-SA"/>
                <w:del w:id="156" w:author="Changes 24 to 25 Oct" w:date="2026-10-25T16:02:42Z"/>
              </w:rPr>
            </w:pPr>
            <w:del w:id="155" w:author="Changes 24 to 25 Oct" w:date="2026-10-25T16:02:42Z">
              <w:r>
                <w:rPr>
                  <w:kern w:val="0"/>
                  <w:sz w:val="18"/>
                  <w:szCs w:val="24"/>
                  <w:lang w:val="en-US" w:eastAsia="en-US" w:bidi="ar-SA"/>
                </w:rPr>
                <w:delText>OECD</w:delText>
              </w:r>
            </w:del>
          </w:p>
        </w:tc>
        <w:tc>
          <w:tcPr>
            <w:tcW w:w="6555" w:type="dxa"/>
            <w:tcBorders/>
          </w:tcPr>
          <w:p>
            <w:pPr>
              <w:pStyle w:val="Compact"/>
              <w:keepNext w:val="true"/>
              <w:widowControl/>
              <w:spacing w:lineRule="exact" w:line="220" w:before="0" w:after="0"/>
              <w:jc w:val="left"/>
              <w:rPr>
                <w:kern w:val="0"/>
                <w:szCs w:val="24"/>
                <w:lang w:val="en-US" w:eastAsia="en-US" w:bidi="ar-SA"/>
                <w:del w:id="158" w:author="Changes 24 to 25 Oct" w:date="2026-10-25T16:02:42Z"/>
              </w:rPr>
            </w:pPr>
            <w:del w:id="157" w:author="Changes 24 to 25 Oct" w:date="2026-10-25T16:02:42Z">
              <w:r>
                <w:rPr>
                  <w:kern w:val="0"/>
                  <w:sz w:val="18"/>
                  <w:szCs w:val="24"/>
                  <w:lang w:val="en-US" w:eastAsia="en-US" w:bidi="ar-SA"/>
                </w:rPr>
                <w:delText>Organisation for Economic Co-operation and Development</w:delText>
              </w:r>
            </w:del>
          </w:p>
        </w:tc>
      </w:tr>
      <w:tr>
        <w:trPr>
          <w:del w:id="159" w:author="Changes 24 to 25 Oct" w:date="2026-10-25T16:02:42Z"/>
          <w:cantSplit w:val="true"/>
        </w:trPr>
        <w:tc>
          <w:tcPr>
            <w:tcW w:w="1949" w:type="dxa"/>
            <w:tcBorders/>
          </w:tcPr>
          <w:p>
            <w:pPr>
              <w:pStyle w:val="Compact"/>
              <w:keepNext w:val="true"/>
              <w:widowControl/>
              <w:spacing w:lineRule="exact" w:line="220" w:before="0" w:after="0"/>
              <w:jc w:val="left"/>
              <w:rPr>
                <w:kern w:val="0"/>
                <w:szCs w:val="24"/>
                <w:lang w:val="en-US" w:eastAsia="en-US" w:bidi="ar-SA"/>
                <w:del w:id="161" w:author="Changes 24 to 25 Oct" w:date="2026-10-25T16:02:42Z"/>
              </w:rPr>
            </w:pPr>
            <w:del w:id="160" w:author="Changes 24 to 25 Oct" w:date="2026-10-25T16:02:42Z">
              <w:r>
                <w:rPr>
                  <w:kern w:val="0"/>
                  <w:sz w:val="18"/>
                  <w:szCs w:val="24"/>
                  <w:lang w:val="en-US" w:eastAsia="en-US" w:bidi="ar-SA"/>
                </w:rPr>
                <w:delText>QRIS</w:delText>
              </w:r>
            </w:del>
          </w:p>
        </w:tc>
        <w:tc>
          <w:tcPr>
            <w:tcW w:w="6555" w:type="dxa"/>
            <w:tcBorders/>
          </w:tcPr>
          <w:p>
            <w:pPr>
              <w:pStyle w:val="Compact"/>
              <w:keepNext w:val="true"/>
              <w:widowControl/>
              <w:spacing w:lineRule="exact" w:line="220" w:before="0" w:after="0"/>
              <w:jc w:val="left"/>
              <w:rPr>
                <w:kern w:val="0"/>
                <w:szCs w:val="24"/>
                <w:lang w:val="en-US" w:eastAsia="en-US" w:bidi="ar-SA"/>
                <w:del w:id="163" w:author="Changes 24 to 25 Oct" w:date="2026-10-25T16:02:42Z"/>
              </w:rPr>
            </w:pPr>
            <w:del w:id="162" w:author="Changes 24 to 25 Oct" w:date="2026-10-25T16:02:42Z">
              <w:r>
                <w:rPr>
                  <w:kern w:val="0"/>
                  <w:sz w:val="18"/>
                  <w:szCs w:val="24"/>
                  <w:lang w:val="en-US" w:eastAsia="en-US" w:bidi="ar-SA"/>
                </w:rPr>
                <w:delText>Quick Response Code Indonesian Standard, the national QR-code payment system</w:delText>
              </w:r>
            </w:del>
          </w:p>
        </w:tc>
      </w:tr>
      <w:tr>
        <w:trPr>
          <w:del w:id="164" w:author="Changes 24 to 25 Oct" w:date="2026-10-25T16:02:42Z"/>
          <w:cantSplit w:val="true"/>
        </w:trPr>
        <w:tc>
          <w:tcPr>
            <w:tcW w:w="1949" w:type="dxa"/>
            <w:tcBorders/>
          </w:tcPr>
          <w:p>
            <w:pPr>
              <w:pStyle w:val="Compact"/>
              <w:keepNext w:val="true"/>
              <w:widowControl/>
              <w:spacing w:lineRule="exact" w:line="220" w:before="0" w:after="0"/>
              <w:jc w:val="left"/>
              <w:rPr>
                <w:kern w:val="0"/>
                <w:szCs w:val="24"/>
                <w:lang w:val="en-US" w:eastAsia="en-US" w:bidi="ar-SA"/>
                <w:del w:id="166" w:author="Changes 24 to 25 Oct" w:date="2026-10-25T16:02:42Z"/>
              </w:rPr>
            </w:pPr>
            <w:del w:id="165" w:author="Changes 24 to 25 Oct" w:date="2026-10-25T16:02:42Z">
              <w:r>
                <w:rPr>
                  <w:kern w:val="0"/>
                  <w:sz w:val="18"/>
                  <w:szCs w:val="24"/>
                  <w:lang w:val="en-US" w:eastAsia="en-US" w:bidi="ar-SA"/>
                </w:rPr>
                <w:delText>UNCTAD</w:delText>
              </w:r>
            </w:del>
          </w:p>
        </w:tc>
        <w:tc>
          <w:tcPr>
            <w:tcW w:w="6555" w:type="dxa"/>
            <w:tcBorders/>
          </w:tcPr>
          <w:p>
            <w:pPr>
              <w:pStyle w:val="Compact"/>
              <w:keepNext w:val="true"/>
              <w:widowControl/>
              <w:spacing w:lineRule="exact" w:line="220" w:before="0" w:after="0"/>
              <w:jc w:val="left"/>
              <w:rPr>
                <w:kern w:val="0"/>
                <w:szCs w:val="24"/>
                <w:lang w:val="en-US" w:eastAsia="en-US" w:bidi="ar-SA"/>
                <w:del w:id="168" w:author="Changes 24 to 25 Oct" w:date="2026-10-25T16:02:42Z"/>
              </w:rPr>
            </w:pPr>
            <w:del w:id="167" w:author="Changes 24 to 25 Oct" w:date="2026-10-25T16:02:42Z">
              <w:r>
                <w:rPr>
                  <w:kern w:val="0"/>
                  <w:sz w:val="18"/>
                  <w:szCs w:val="24"/>
                  <w:lang w:val="en-US" w:eastAsia="en-US" w:bidi="ar-SA"/>
                </w:rPr>
                <w:delText>United Nations Conference on Trade and Development</w:delText>
              </w:r>
            </w:del>
          </w:p>
        </w:tc>
      </w:tr>
      <w:tr>
        <w:trPr>
          <w:del w:id="169" w:author="Changes 24 to 25 Oct" w:date="2026-10-25T16:02:42Z"/>
          <w:cantSplit w:val="true"/>
        </w:trPr>
        <w:tc>
          <w:tcPr>
            <w:tcW w:w="1949" w:type="dxa"/>
            <w:tcBorders>
              <w:bottom w:val="single" w:sz="8" w:space="0" w:color="000000"/>
            </w:tcBorders>
          </w:tcPr>
          <w:p>
            <w:pPr>
              <w:pStyle w:val="Compact"/>
              <w:widowControl/>
              <w:spacing w:lineRule="exact" w:line="220" w:before="0" w:after="0"/>
              <w:jc w:val="left"/>
              <w:rPr>
                <w:kern w:val="0"/>
                <w:szCs w:val="24"/>
                <w:lang w:val="en-US" w:eastAsia="en-US" w:bidi="ar-SA"/>
                <w:del w:id="171" w:author="Changes 24 to 25 Oct" w:date="2026-10-25T16:02:42Z"/>
              </w:rPr>
            </w:pPr>
            <w:del w:id="170" w:author="Changes 24 to 25 Oct" w:date="2026-10-25T16:02:42Z">
              <w:r>
                <w:rPr>
                  <w:kern w:val="0"/>
                  <w:sz w:val="18"/>
                  <w:szCs w:val="24"/>
                  <w:lang w:val="en-US" w:eastAsia="en-US" w:bidi="ar-SA"/>
                </w:rPr>
                <w:delText>Rp, US$</w:delText>
              </w:r>
            </w:del>
          </w:p>
        </w:tc>
        <w:tc>
          <w:tcPr>
            <w:tcW w:w="6555" w:type="dxa"/>
            <w:tcBorders>
              <w:bottom w:val="single" w:sz="8" w:space="0" w:color="000000"/>
            </w:tcBorders>
          </w:tcPr>
          <w:p>
            <w:pPr>
              <w:pStyle w:val="Compact"/>
              <w:widowControl/>
              <w:spacing w:lineRule="exact" w:line="220" w:before="0" w:after="0"/>
              <w:jc w:val="left"/>
              <w:rPr>
                <w:kern w:val="0"/>
                <w:szCs w:val="24"/>
                <w:lang w:val="en-US" w:eastAsia="en-US" w:bidi="ar-SA"/>
                <w:del w:id="173" w:author="Changes 24 to 25 Oct" w:date="2026-10-25T16:02:42Z"/>
              </w:rPr>
            </w:pPr>
            <w:del w:id="172" w:author="Changes 24 to 25 Oct" w:date="2026-10-25T16:02:42Z">
              <w:r>
                <w:rPr>
                  <w:kern w:val="0"/>
                  <w:sz w:val="18"/>
                  <w:szCs w:val="24"/>
                  <w:lang w:val="en-US" w:eastAsia="en-US" w:bidi="ar-SA"/>
                </w:rPr>
                <w:delText>Indonesian rupiah, US dollar</w:delText>
              </w:r>
            </w:del>
          </w:p>
        </w:tc>
      </w:tr>
    </w:tbl>
    <w:p>
      <w:pPr>
        <w:sectPr>
          <w:footerReference w:type="even" r:id="rId2"/>
          <w:footerReference w:type="default" r:id="rId3"/>
          <w:type w:val="nextPage"/>
          <w:pgSz w:w="11906" w:h="16838"/>
          <w:pgMar w:left="2268" w:right="1134" w:gutter="0" w:header="0" w:top="1984" w:footer="567" w:bottom="1134"/>
          <w:pgNumType w:start="2" w:fmt="lowerRoman"/>
          <w:formProt w:val="false"/>
          <w:textDirection w:val="lrTb"/>
          <w:docGrid w:type="default" w:linePitch="100" w:charSpace="0"/>
        </w:sectPr>
      </w:pPr>
    </w:p>
    <w:p>
      <w:pPr>
        <w:pStyle w:val="FrontHeading"/>
        <w:rPr/>
      </w:pPr>
      <w:bookmarkStart w:id="0" w:name="chapter-1-introduction"/>
      <w:r>
        <w:rPr/>
        <w:t>Chapter 1 Introduction</w:t>
      </w:r>
    </w:p>
    <w:p>
      <w:pPr>
        <w:pStyle w:val="FirstParagraph"/>
        <w:rPr/>
      </w:pPr>
      <w:r>
        <w:rPr/>
        <w:t xml:space="preserve">Over the past decade, digital commerce has changed how goods and services are bought and sold. A growing part of it passes through platforms, such as online marketplaces and ride-hailing and delivery apps. Investors value platforms largely on their reported growth, and governments use the same figures to size their digital economies and to tax online sellers. The trade is large: businesses in 43 economies sold almost US$27 trillion online in 2022, by the </w:t>
      </w:r>
      <w:ins w:id="174" w:author="Changes 24 to 25 Oct" w:date="2026-10-25T16:02:42Z">
        <w:r>
          <w:rPr/>
          <w:t>estimate of the United Nations Conference on Trade and Development</w:t>
        </w:r>
      </w:ins>
      <w:del w:id="175" w:author="Changes 24 to 25 Oct" w:date="2026-10-25T16:02:42Z">
        <w:r>
          <w:rPr/>
          <w:delText>United Nations’ estimate</w:delText>
        </w:r>
      </w:del>
      <w:r>
        <w:rPr/>
        <w:t xml:space="preserve"> (UNCTAD 2024).</w:t>
      </w:r>
    </w:p>
    <w:p>
      <w:pPr>
        <w:pStyle w:val="BodyText"/>
        <w:rPr/>
      </w:pPr>
      <w:r>
        <w:rPr/>
        <w:t>Investors and governments each treat a figure as a stand-in for the commerce behind it, and a stand-in follows the commerce only while the link between them holds. A platform keeps just part of each sale, as commissions and fees, and the rest is the seller’s receipts, the driver’s fare or another amount that passes through. The share a platform keeps, its take rate, is a pricing choice rather than a fixed number (Rochet and Tirole 2003), so revenue can grow even when the commerce it carries falls. National figures face a similar problem, because a survey can reach more, or different, businesses from one year to the next.</w:t>
      </w:r>
    </w:p>
    <w:p>
      <w:pPr>
        <w:pStyle w:val="BodyText"/>
        <w:rPr/>
      </w:pPr>
      <w:r>
        <w:rPr/>
        <w:t xml:space="preserve">Indonesia in 2023 offers a striking example, as its figures moved away from the commerce they stand for. Tokopedia, one of Indonesia’s largest online marketplaces, saw its net revenue rise by 53 percent. Yet its transaction value, the value of what was bought through the platform, fell by 9 percent (GoTo Gojek Tokopedia 2024a, 2024b). Nationally, </w:t>
      </w:r>
      <w:ins w:id="176" w:author="Changes 24 to 25 Oct" w:date="2026-10-25T16:02:42Z">
        <w:r>
          <w:rPr/>
          <w:t>Badan Pusat Statistik (BPS), Indonesia’s national statistics agency</w:t>
        </w:r>
      </w:ins>
      <w:del w:id="177" w:author="Changes 24 to 25 Oct" w:date="2026-10-25T16:02:42Z">
        <w:r>
          <w:rPr/>
          <w:delText>the statistics office, BPS</w:delText>
        </w:r>
      </w:del>
      <w:r>
        <w:rPr/>
        <w:t>, reported that online sales rose by about 41 percent (BPS 2025a), while the central bank’s measure of online shopping fell by about 5 percent (Bank Indonesia 2023; KabarBursa 2024). Depending on which figure one reads, 2023 was either a boom or a stall.</w:t>
      </w:r>
    </w:p>
    <w:p>
      <w:pPr>
        <w:pStyle w:val="BodyText"/>
        <w:rPr/>
      </w:pPr>
      <w:r>
        <w:rPr/>
        <w:t>At Tokopedia, about 60 percent of the extra revenue came from smaller discounts and incentives, which a platform pays out of its own earnings (GoTo Gojek Tokopedia 2024b). So the share the platform kept had changed, not only the commerce. This thesis calls what a revenue-only measure leaves out the invisible wedge. It does not mean activity that goes unrecorded; it is the value that passes through a platform to sellers, drivers and others without appearing in the platform’s revenue.</w:t>
      </w:r>
    </w:p>
    <w:p>
      <w:pPr>
        <w:pStyle w:val="BodyText"/>
        <w:rPr/>
      </w:pPr>
      <w:r>
        <w:rPr/>
        <w:t>Research explains why platform revenue and national sales figures can differ. However, it does not say when a figure stops moving with the activity it represents, or by how much. Answering that takes a platform’s revenue and transaction value over several years, and a national count of online sellers whose underlying answers can be examined.</w:t>
      </w:r>
    </w:p>
    <w:p>
      <w:pPr>
        <w:pStyle w:val="BodyText"/>
        <w:rPr/>
      </w:pPr>
      <w:r>
        <w:rPr/>
        <w:t xml:space="preserve">There are three reasons why this thesis focuses on Indonesia. First, Indonesia allows the question to be tested. Several platforms report revenue and transaction value each year, and </w:t>
      </w:r>
      <w:ins w:id="178" w:author="Changes 24 to 25 Oct" w:date="2026-10-25T16:02:42Z">
        <w:r>
          <w:rPr/>
          <w:t xml:space="preserve">BPS </w:t>
        </w:r>
      </w:ins>
      <w:del w:id="179" w:author="Changes 24 to 25 Oct" w:date="2026-10-25T16:02:42Z">
        <w:r>
          <w:rPr/>
          <w:delText xml:space="preserve">Badan Pusat Statistik (BPS), which is Indonesia’s national statistics agency, </w:delText>
        </w:r>
      </w:del>
      <w:r>
        <w:rPr/>
        <w:t>asks online sellers when they began and how their sales changed. Second, the two sources already differ on scale</w:t>
      </w:r>
      <w:ins w:id="180" w:author="Changes 24 to 25 Oct" w:date="2026-10-25T16:02:42Z">
        <w:r>
          <w:rPr/>
          <w:t>, probably because they cover different sellers</w:t>
        </w:r>
      </w:ins>
      <w:r>
        <w:rPr/>
        <w:t>: for 2024, BPS gives about US$81 billion for online sales and the central bank about US$31 billion (BPS 2025b; Bank Indonesia 2025). Third, new rules on platform commissions, discounts and tax act directly on these figures, so the evidence bears on how far those rules can reach.</w:t>
      </w:r>
    </w:p>
    <w:p>
      <w:pPr>
        <w:pStyle w:val="BodyText"/>
        <w:rPr/>
      </w:pPr>
      <w:r>
        <w:rPr/>
        <w:t>Platform and survey figures are also likely to disagree, because most online sellers work through messaging and social media, outside the marketplaces.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 two did disagree.</w:t>
      </w:r>
    </w:p>
    <w:p>
      <w:pPr>
        <w:pStyle w:val="Heading2"/>
        <w:rPr/>
      </w:pPr>
      <w:bookmarkStart w:id="1" w:name="research-question-and-objectives"/>
      <w:r>
        <w:rPr/>
        <w:t>1.1 Research question and objectives</w:t>
      </w:r>
    </w:p>
    <w:p>
      <w:pPr>
        <w:pStyle w:val="FirstParagraph"/>
        <w:rPr/>
      </w:pPr>
      <w:r>
        <w:rPr/>
        <w:t>This thesis examines how the digital economy is measured. Most online commerce is missing from the platform figures on which companies are valued and sellers are taxed, and millions of the people who sell online are outside those figures altogether. Decisions on valuation, statistics and tax rest on numbers that show only a fraction of the activity they are taken to describe. This thesis aims to bring the rest into view: to show how much of the online economy the current figures miss, where it is, and who is in it.</w:t>
      </w:r>
    </w:p>
    <w:p>
      <w:pPr>
        <w:pStyle w:val="BodyText"/>
        <w:rPr/>
      </w:pPr>
      <w:r>
        <w:rPr/>
        <w:t>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rPr/>
      </w:pPr>
      <w:r>
        <w:rPr/>
        <w:t>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rPr/>
      </w:pPr>
      <w:r>
        <w:rPr/>
        <w:t>The thesis tests two hypotheses. H1 says that a platform’s revenue grows in proportion to its transaction value. H2 says that national e-commerce growth comes mainly from more businesses selling online, and less from higher sales per business. Further analyses test whether a rise in the count of online sellers comes from sellers entering for the first time, and estimate how many sellers a rule built on platform records can reach.</w:t>
      </w:r>
    </w:p>
    <w:p>
      <w:pPr>
        <w:pStyle w:val="BodyText"/>
        <w:rPr/>
      </w:pPr>
      <w:r>
        <w:rPr/>
        <w:t xml:space="preserve">The analysis begins by measuring the invisible wedge. In 2023, three major platforms in Indonesia kept about US$3 billion of the US$43 billion that passed through them, so revenue shows only a small part of the commerce platforms carry, and marketplaces carry only about a fifth of online sales value in BPS’s survey. The thesis then tests H1. In Indonesia, platform revenue grew faster than the commerce behind it, mainly because platforms kept a larger share of each sale, not because buyers bought more: Indonesian and regional platforms changed their take rates </w:t>
      </w:r>
      <w:ins w:id="181" w:author="Changes 24 to 25 Oct" w:date="2026-10-25T16:02:42Z">
        <w:r>
          <w:rPr/>
          <w:t>more than</w:t>
        </w:r>
      </w:ins>
      <w:del w:id="182" w:author="Changes 24 to 25 Oct" w:date="2026-10-25T16:02:42Z">
        <w:r>
          <w:rPr/>
          <w:delText>about</w:delText>
        </w:r>
      </w:del>
      <w:r>
        <w:rPr/>
        <w:t xml:space="preserve"> three times as much as 27 platforms abroad. Next, the thesis turns to the national figures. National growth came mainly from more sellers, as H2 states. But the registered entry test fails, and about half of the 2023 rise in the count of sellers is not explained by first-time entry. Finally, the thesis finds that the new marketplace tax can collect from at most about 1 in 20 online sellers.</w:t>
      </w:r>
      <w:bookmarkEnd w:id="1"/>
    </w:p>
    <w:p>
      <w:pPr>
        <w:pStyle w:val="Heading2"/>
        <w:rPr/>
      </w:pPr>
      <w:bookmarkStart w:id="2" w:name="contributions"/>
      <w:r>
        <w:rPr/>
        <w:t>1.2 Contributions</w:t>
      </w:r>
    </w:p>
    <w:p>
      <w:pPr>
        <w:pStyle w:val="FirstParagraph"/>
        <w:rPr/>
      </w:pPr>
      <w:r>
        <w:rPr/>
        <w:t>The thesis makes three contributions, one for each group that relies on these figures: investors, statistics offices, and the authorities that tax and regulate online selling.</w:t>
      </w:r>
    </w:p>
    <w:p>
      <w:pPr>
        <w:pStyle w:val="BodyText"/>
        <w:rPr/>
      </w:pPr>
      <w:r>
        <w:rPr/>
        <w:t>First, for investors, the thesis shows how small a part of the commerce a platform’s revenue records. That matters for value, because the market values of internet firms track revenue (Bowen, Davis and Rajgopal 2002). It matters for growth too: the larger the wedge is next to revenue, the more a small change in fees or discounts moves revenue growth. Platform economics explains why the share a platform keeps can move (Rochet and Tirole 2003; Armstrong 2006), but not how far it moves in practice. The thesis traces why revenue moved, which lets an investor check whether reported growth came from more commerce or from a larger share of each sale. A prediction registered in advance then tests how market value moves with revenue and with commerce.</w:t>
      </w:r>
    </w:p>
    <w:p>
      <w:pPr>
        <w:pStyle w:val="BodyText"/>
        <w:rPr/>
      </w:pPr>
      <w:r>
        <w:rPr/>
        <w:t>Second, for statistics offices, the thesis shows where the commerce outside the platforms sits and tests what a rise in the count of online sellers represents. A change in survey design can create a break that looks like real change (van den Brakel, Smith and Compton 2008), and published totals cannot tell the two apart. Most online sellers are small businesses that keep no financial statements. Each reports the year it began selling online, so the survey shows how much of a rise is first-time entry. The test was specified before the survey files were opened, and it can be repeated on any survey that asks the same question.</w:t>
      </w:r>
    </w:p>
    <w:p>
      <w:pPr>
        <w:pStyle w:val="BodyText"/>
        <w:rPr/>
      </w:pPr>
      <w:r>
        <w:rPr/>
        <w:t>Third, for tax authorities and regulators, the thesis measures how far rules based on platform records reach. Reports from third parties improve tax compliance where they exist (Kleven et al. 2011; Pomeranz 2015), but such a rule reaches only the sellers who use platforms, so where most sellers work outside them, it covers a minority. The thesis also sets each recent rule, from the cap on ride-hailing commissions to the limit on discounts, against the figure it acts on. Several other countries have adopted similar rules (</w:t>
      </w:r>
      <w:ins w:id="183" w:author="Changes 24 to 25 Oct" w:date="2026-10-25T16:02:42Z">
        <w:r>
          <w:rPr/>
          <w:t>Organisation for Economic Co-operation and Development [OECD]</w:t>
        </w:r>
      </w:ins>
      <w:del w:id="184" w:author="Changes 24 to 25 Oct" w:date="2026-10-25T16:02:42Z">
        <w:r>
          <w:rPr/>
          <w:delText>OECD</w:delText>
        </w:r>
      </w:del>
      <w:r>
        <w:rPr/>
        <w:t xml:space="preserve"> 2020; European Union 2021), so the same question applies there.</w:t>
      </w:r>
    </w:p>
    <w:p>
      <w:pPr>
        <w:pStyle w:val="BodyText"/>
        <w:rPr/>
      </w:pPr>
      <w:bookmarkStart w:id="3" w:name="contributions"/>
      <w:r>
        <w:rPr/>
        <w:t>More broadly, earlier work has already compared platform transaction values with national e-commerce statistics. This thesis adds connected evidence for one country, drawing on the platforms’ accounts, the sellers’ own survey responses and the rules that act on both.</w:t>
      </w:r>
      <w:bookmarkEnd w:id="3"/>
    </w:p>
    <w:p>
      <w:pPr>
        <w:pStyle w:val="Heading2"/>
        <w:rPr/>
      </w:pPr>
      <w:bookmarkStart w:id="4" w:name="structure-of-the-thesis"/>
      <w:r>
        <w:rPr/>
        <w:t>1.3 Structure of the thesis</w:t>
      </w:r>
    </w:p>
    <w:p>
      <w:pPr>
        <w:pStyle w:val="FirstParagraph"/>
        <w:rPr/>
      </w:pPr>
      <w:bookmarkStart w:id="5" w:name="chapter-1-introduction"/>
      <w:bookmarkStart w:id="6" w:name="structure-of-the-thesis"/>
      <w:r>
        <w:rPr/>
        <w:t>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and the tests that use them. Chapter 5 gives the results, first for the platforms and then for the national figures. Chapter 6 asks how far Indonesia’s recent rules reach and what the findings mean for other countries. Chapter 7 concludes and states the limits of the evidence.</w:t>
      </w:r>
      <w:bookmarkEnd w:id="5"/>
      <w:bookmarkEnd w:id="6"/>
    </w:p>
    <w:p>
      <w:pPr>
        <w:pStyle w:val="Heading1"/>
        <w:rPr/>
      </w:pPr>
      <w:bookmarkStart w:id="7" w:name="chapter-2-literature-review"/>
      <w:r>
        <w:rPr/>
        <w:t>Chapter 2 Literature Review</w:t>
      </w:r>
    </w:p>
    <w:p>
      <w:pPr>
        <w:pStyle w:val="FirstParagraph"/>
        <w:rPr/>
      </w:pPr>
      <w:r>
        <w:rPr/>
        <w:t>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p>
      <w:pPr>
        <w:pStyle w:val="Heading2"/>
        <w:rPr/>
      </w:pPr>
      <w:bookmarkStart w:id="8" w:name="X2419545b11582f22f334485db35f4409c183a23"/>
      <w:r>
        <w:rPr/>
        <w:t>2.1 Platform economics and revenue recognition</w:t>
      </w:r>
    </w:p>
    <w:p>
      <w:pPr>
        <w:pStyle w:val="FirstParagraph"/>
        <w:rPr/>
      </w:pPr>
      <w:r>
        <w:rPr/>
        <w:t>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rPr/>
      </w:pPr>
      <w:r>
        <w:rPr/>
        <w:t>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rPr/>
      </w:pPr>
      <w:r>
        <w:rPr/>
        <w:t>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rPr/>
      </w:pPr>
      <w:r>
        <w:rPr/>
        <w:t>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w:t>
      </w:r>
    </w:p>
    <w:p>
      <w:pPr>
        <w:pStyle w:val="BodyText"/>
        <w:rPr/>
      </w:pPr>
      <w:bookmarkStart w:id="9" w:name="X2419545b11582f22f334485db35f4409c183a23"/>
      <w:r>
        <w:rPr/>
        <w:t>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bookmarkEnd w:id="9"/>
    </w:p>
    <w:p>
      <w:pPr>
        <w:pStyle w:val="Heading2"/>
        <w:rPr/>
      </w:pPr>
      <w:bookmarkStart w:id="10" w:name="measuring-the-digital-economy"/>
      <w:r>
        <w:rPr/>
        <w:t>2.2 Measuring the digital economy</w:t>
      </w:r>
    </w:p>
    <w:p>
      <w:pPr>
        <w:pStyle w:val="FirstParagraph"/>
        <w:rPr/>
      </w:pPr>
      <w:r>
        <w:rPr/>
        <w:t>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rPr/>
      </w:pPr>
      <w:r>
        <w:rPr/>
        <w:t>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w:t>
      </w:r>
    </w:p>
    <w:p>
      <w:pPr>
        <w:pStyle w:val="BodyText"/>
        <w:rPr/>
      </w:pPr>
      <w:r>
        <w:rPr/>
        <w:t>Research on measurement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rPr/>
      </w:pPr>
      <w:r>
        <w:rPr/>
        <w:t>Official statistics and measurement research say what to count and how to check one figure against another. Neither follows platform figures and national figures through time in one country. The test of one figure against another has been applied to national income and night-time lights. Among the studies reviewed here, it has not been applied to platform commerce and national online sales.</w:t>
      </w:r>
    </w:p>
    <w:p>
      <w:pPr>
        <w:pStyle w:val="BodyText"/>
        <w:rPr/>
      </w:pPr>
      <w:bookmarkStart w:id="11" w:name="measuring-the-digital-economy"/>
      <w:r>
        <w:rPr/>
        <w:t>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bookmarkEnd w:id="11"/>
    </w:p>
    <w:p>
      <w:pPr>
        <w:pStyle w:val="Heading2"/>
        <w:rPr/>
      </w:pPr>
      <w:bookmarkStart w:id="12" w:name="X3ee77a008a85c18fceb22937f1808424e318f12"/>
      <w:r>
        <w:rPr/>
        <w:t>2.3 Digital records and third-party information</w:t>
      </w:r>
    </w:p>
    <w:p>
      <w:pPr>
        <w:pStyle w:val="FirstParagraph"/>
        <w:rPr/>
      </w:pPr>
      <w:r>
        <w:rPr/>
        <w:t>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rPr/>
      </w:pPr>
      <w:r>
        <w:rPr/>
        <w:t>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ins w:id="185" w:author="Changes 24 to 25 Oct" w:date="2026-10-25T16:02:42Z">
        <w:r>
          <w:rPr/>
          <w:t>, and platform-mediated activity can create traces outside conventional records (Barrios, Hochberg and Yi 2022; Denes, Lagaras and Tsoutsoura 2025)</w:t>
        </w:r>
      </w:ins>
      <w:r>
        <w:rPr/>
        <w:t>.</w:t>
      </w:r>
    </w:p>
    <w:p>
      <w:pPr>
        <w:pStyle w:val="BodyText"/>
        <w:rPr/>
      </w:pPr>
      <w:bookmarkStart w:id="13" w:name="X3ee77a008a85c18fceb22937f1808424e318f12"/>
      <w:r>
        <w:rPr/>
        <w:t>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bookmarkEnd w:id="13"/>
    </w:p>
    <w:p>
      <w:pPr>
        <w:pStyle w:val="Heading2"/>
        <w:rPr/>
      </w:pPr>
      <w:bookmarkStart w:id="14" w:name="research-gap"/>
      <w:r>
        <w:rPr/>
        <w:t>2.4 Research gap</w:t>
      </w:r>
    </w:p>
    <w:p>
      <w:pPr>
        <w:pStyle w:val="FirstParagraph"/>
        <w:rPr/>
      </w:pPr>
      <w:r>
        <w:rPr/>
        <w:t>The shortfalls identified in Sections 2.1 to 2.3 define the research gap</w:t>
      </w:r>
      <w:ins w:id="186" w:author="Changes 24 to 25 Oct" w:date="2026-10-25T16:02:42Z">
        <w:r>
          <w:rPr/>
          <w:t>, and each becomes one question for the thesis. Chapter 3 sets out the tools that answer each</w:t>
        </w:r>
      </w:ins>
      <w:del w:id="187" w:author="Changes 24 to 25 Oct" w:date="2026-10-25T16:02:42Z">
        <w:r>
          <w:rPr/>
          <w:delText>. Table 1 sets them side by side</w:delText>
        </w:r>
      </w:del>
      <w:r>
        <w:rPr/>
        <w:t>.</w:t>
      </w:r>
    </w:p>
    <w:p>
      <w:pPr>
        <w:pStyle w:val="TableCaption"/>
        <w:rPr>
          <w:del w:id="190" w:author="Changes 24 to 25 Oct" w:date="2026-10-25T16:02:42Z"/>
        </w:rPr>
      </w:pPr>
      <w:del w:id="188" w:author="Changes 24 to 25 Oct" w:date="2026-10-25T16:02:42Z">
        <w:r>
          <w:rPr>
            <w:b/>
          </w:rPr>
          <w:delText>Table 1.</w:delText>
        </w:r>
      </w:del>
      <w:del w:id="189" w:author="Changes 24 to 25 Oct" w:date="2026-10-25T16:02:42Z">
        <w:r>
          <w:rPr>
            <w:b w:val="false"/>
          </w:rPr>
          <w:delText xml:space="preserve"> What the literature establishes and where it stops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325"/>
        <w:gridCol w:w="2393"/>
        <w:gridCol w:w="2393"/>
        <w:gridCol w:w="2393"/>
      </w:tblGrid>
      <w:tr>
        <w:trPr>
          <w:tblHeader w:val="true"/>
          <w:del w:id="191" w:author="Changes 24 to 25 Oct" w:date="2026-10-25T16:02:42Z"/>
          <w:cantSplit w:val="true"/>
        </w:trPr>
        <w:tc>
          <w:tcPr>
            <w:tcW w:w="132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3" w:author="Changes 24 to 25 Oct" w:date="2026-10-25T16:02:42Z"/>
              </w:rPr>
            </w:pPr>
            <w:del w:id="192" w:author="Changes 24 to 25 Oct" w:date="2026-10-25T16:02:42Z">
              <w:r>
                <w:rPr>
                  <w:b/>
                  <w:kern w:val="0"/>
                  <w:sz w:val="18"/>
                  <w:szCs w:val="24"/>
                  <w:lang w:val="en-US" w:eastAsia="en-US" w:bidi="ar-SA"/>
                </w:rPr>
                <w:delText>Section</w:delText>
              </w:r>
            </w:del>
          </w:p>
        </w:tc>
        <w:tc>
          <w:tcPr>
            <w:tcW w:w="239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5" w:author="Changes 24 to 25 Oct" w:date="2026-10-25T16:02:42Z"/>
              </w:rPr>
            </w:pPr>
            <w:del w:id="194" w:author="Changes 24 to 25 Oct" w:date="2026-10-25T16:02:42Z">
              <w:r>
                <w:rPr>
                  <w:b/>
                  <w:kern w:val="0"/>
                  <w:sz w:val="18"/>
                  <w:szCs w:val="24"/>
                  <w:lang w:val="en-US" w:eastAsia="en-US" w:bidi="ar-SA"/>
                </w:rPr>
                <w:delText>What it establishes</w:delText>
              </w:r>
            </w:del>
          </w:p>
        </w:tc>
        <w:tc>
          <w:tcPr>
            <w:tcW w:w="239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7" w:author="Changes 24 to 25 Oct" w:date="2026-10-25T16:02:42Z"/>
              </w:rPr>
            </w:pPr>
            <w:del w:id="196" w:author="Changes 24 to 25 Oct" w:date="2026-10-25T16:02:42Z">
              <w:r>
                <w:rPr>
                  <w:b/>
                  <w:kern w:val="0"/>
                  <w:sz w:val="18"/>
                  <w:szCs w:val="24"/>
                  <w:lang w:val="en-US" w:eastAsia="en-US" w:bidi="ar-SA"/>
                </w:rPr>
                <w:delText>Main sources</w:delText>
              </w:r>
            </w:del>
          </w:p>
        </w:tc>
        <w:tc>
          <w:tcPr>
            <w:tcW w:w="239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9" w:author="Changes 24 to 25 Oct" w:date="2026-10-25T16:02:42Z"/>
              </w:rPr>
            </w:pPr>
            <w:del w:id="198" w:author="Changes 24 to 25 Oct" w:date="2026-10-25T16:02:42Z">
              <w:r>
                <w:rPr>
                  <w:b/>
                  <w:kern w:val="0"/>
                  <w:sz w:val="18"/>
                  <w:szCs w:val="24"/>
                  <w:lang w:val="en-US" w:eastAsia="en-US" w:bidi="ar-SA"/>
                </w:rPr>
                <w:delText>Where it stops</w:delText>
              </w:r>
            </w:del>
          </w:p>
        </w:tc>
      </w:tr>
      <w:tr>
        <w:trPr>
          <w:del w:id="200" w:author="Changes 24 to 25 Oct" w:date="2026-10-25T16:02:42Z"/>
          <w:cantSplit w:val="true"/>
        </w:trPr>
        <w:tc>
          <w:tcPr>
            <w:tcW w:w="1325" w:type="dxa"/>
            <w:tcBorders/>
          </w:tcPr>
          <w:p>
            <w:pPr>
              <w:pStyle w:val="Compact"/>
              <w:keepNext w:val="true"/>
              <w:widowControl/>
              <w:spacing w:lineRule="exact" w:line="220" w:before="0" w:after="0"/>
              <w:jc w:val="left"/>
              <w:rPr>
                <w:kern w:val="0"/>
                <w:szCs w:val="24"/>
                <w:lang w:val="en-US" w:eastAsia="en-US" w:bidi="ar-SA"/>
                <w:del w:id="202" w:author="Changes 24 to 25 Oct" w:date="2026-10-25T16:02:42Z"/>
              </w:rPr>
            </w:pPr>
            <w:del w:id="201" w:author="Changes 24 to 25 Oct" w:date="2026-10-25T16:02:42Z">
              <w:r>
                <w:rPr>
                  <w:kern w:val="0"/>
                  <w:sz w:val="18"/>
                  <w:szCs w:val="24"/>
                  <w:lang w:val="en-US" w:eastAsia="en-US" w:bidi="ar-SA"/>
                </w:rPr>
                <w:delText>2.1 Platform economics and accounting</w:delText>
              </w:r>
            </w:del>
          </w:p>
        </w:tc>
        <w:tc>
          <w:tcPr>
            <w:tcW w:w="2393" w:type="dxa"/>
            <w:tcBorders/>
          </w:tcPr>
          <w:p>
            <w:pPr>
              <w:pStyle w:val="Compact"/>
              <w:keepNext w:val="true"/>
              <w:widowControl/>
              <w:spacing w:lineRule="exact" w:line="220" w:before="0" w:after="0"/>
              <w:jc w:val="left"/>
              <w:rPr>
                <w:kern w:val="0"/>
                <w:szCs w:val="24"/>
                <w:lang w:val="en-US" w:eastAsia="en-US" w:bidi="ar-SA"/>
                <w:del w:id="204" w:author="Changes 24 to 25 Oct" w:date="2026-10-25T16:02:42Z"/>
              </w:rPr>
            </w:pPr>
            <w:del w:id="203" w:author="Changes 24 to 25 Oct" w:date="2026-10-25T16:02:42Z">
              <w:r>
                <w:rPr>
                  <w:kern w:val="0"/>
                  <w:sz w:val="18"/>
                  <w:szCs w:val="24"/>
                  <w:lang w:val="en-US" w:eastAsia="en-US" w:bidi="ar-SA"/>
                </w:rPr>
                <w:delText>Revenue is a fee that is a small share of the commerce, and the share can move with pricing, discounts and accounting</w:delText>
              </w:r>
            </w:del>
          </w:p>
        </w:tc>
        <w:tc>
          <w:tcPr>
            <w:tcW w:w="2393" w:type="dxa"/>
            <w:tcBorders/>
          </w:tcPr>
          <w:p>
            <w:pPr>
              <w:pStyle w:val="Compact"/>
              <w:keepNext w:val="true"/>
              <w:widowControl/>
              <w:spacing w:lineRule="exact" w:line="220" w:before="0" w:after="0"/>
              <w:jc w:val="left"/>
              <w:rPr>
                <w:kern w:val="0"/>
                <w:szCs w:val="24"/>
                <w:lang w:val="en-US" w:eastAsia="en-US" w:bidi="ar-SA"/>
                <w:del w:id="206" w:author="Changes 24 to 25 Oct" w:date="2026-10-25T16:02:42Z"/>
              </w:rPr>
            </w:pPr>
            <w:del w:id="205" w:author="Changes 24 to 25 Oct" w:date="2026-10-25T16:02:42Z">
              <w:r>
                <w:rPr>
                  <w:kern w:val="0"/>
                  <w:sz w:val="18"/>
                  <w:szCs w:val="24"/>
                  <w:lang w:val="en-US" w:eastAsia="en-US" w:bidi="ar-SA"/>
                </w:rPr>
                <w:delText>Rochet and Tirole 2003; Armstrong 2006; IASB 2014</w:delText>
              </w:r>
            </w:del>
          </w:p>
        </w:tc>
        <w:tc>
          <w:tcPr>
            <w:tcW w:w="2393" w:type="dxa"/>
            <w:tcBorders/>
          </w:tcPr>
          <w:p>
            <w:pPr>
              <w:pStyle w:val="Compact"/>
              <w:keepNext w:val="true"/>
              <w:widowControl/>
              <w:spacing w:lineRule="exact" w:line="220" w:before="0" w:after="0"/>
              <w:jc w:val="left"/>
              <w:rPr>
                <w:kern w:val="0"/>
                <w:szCs w:val="24"/>
                <w:lang w:val="en-US" w:eastAsia="en-US" w:bidi="ar-SA"/>
                <w:del w:id="208" w:author="Changes 24 to 25 Oct" w:date="2026-10-25T16:02:42Z"/>
              </w:rPr>
            </w:pPr>
            <w:del w:id="207" w:author="Changes 24 to 25 Oct" w:date="2026-10-25T16:02:42Z">
              <w:r>
                <w:rPr>
                  <w:kern w:val="0"/>
                  <w:sz w:val="18"/>
                  <w:szCs w:val="24"/>
                  <w:lang w:val="en-US" w:eastAsia="en-US" w:bidi="ar-SA"/>
                </w:rPr>
                <w:delText>Whether reported revenue stays a fair guide to reported transaction value has not been tested, and not for Indonesian platforms</w:delText>
              </w:r>
            </w:del>
          </w:p>
        </w:tc>
      </w:tr>
      <w:tr>
        <w:trPr>
          <w:del w:id="209" w:author="Changes 24 to 25 Oct" w:date="2026-10-25T16:02:42Z"/>
          <w:cantSplit w:val="true"/>
        </w:trPr>
        <w:tc>
          <w:tcPr>
            <w:tcW w:w="1325" w:type="dxa"/>
            <w:tcBorders/>
          </w:tcPr>
          <w:p>
            <w:pPr>
              <w:pStyle w:val="Compact"/>
              <w:keepNext w:val="true"/>
              <w:widowControl/>
              <w:spacing w:lineRule="exact" w:line="220" w:before="0" w:after="0"/>
              <w:jc w:val="left"/>
              <w:rPr>
                <w:kern w:val="0"/>
                <w:szCs w:val="24"/>
                <w:lang w:val="en-US" w:eastAsia="en-US" w:bidi="ar-SA"/>
                <w:del w:id="211" w:author="Changes 24 to 25 Oct" w:date="2026-10-25T16:02:42Z"/>
              </w:rPr>
            </w:pPr>
            <w:del w:id="210" w:author="Changes 24 to 25 Oct" w:date="2026-10-25T16:02:42Z">
              <w:r>
                <w:rPr>
                  <w:kern w:val="0"/>
                  <w:sz w:val="18"/>
                  <w:szCs w:val="24"/>
                  <w:lang w:val="en-US" w:eastAsia="en-US" w:bidi="ar-SA"/>
                </w:rPr>
                <w:delText>2.2 Official statistics and surveys</w:delText>
              </w:r>
            </w:del>
          </w:p>
        </w:tc>
        <w:tc>
          <w:tcPr>
            <w:tcW w:w="2393" w:type="dxa"/>
            <w:tcBorders/>
          </w:tcPr>
          <w:p>
            <w:pPr>
              <w:pStyle w:val="Compact"/>
              <w:keepNext w:val="true"/>
              <w:widowControl/>
              <w:spacing w:lineRule="exact" w:line="220" w:before="0" w:after="0"/>
              <w:jc w:val="left"/>
              <w:rPr>
                <w:kern w:val="0"/>
                <w:szCs w:val="24"/>
                <w:lang w:val="en-US" w:eastAsia="en-US" w:bidi="ar-SA"/>
                <w:del w:id="213" w:author="Changes 24 to 25 Oct" w:date="2026-10-25T16:02:42Z"/>
              </w:rPr>
            </w:pPr>
            <w:del w:id="212" w:author="Changes 24 to 25 Oct" w:date="2026-10-25T16:02:42Z">
              <w:r>
                <w:rPr>
                  <w:kern w:val="0"/>
                  <w:sz w:val="18"/>
                  <w:szCs w:val="24"/>
                  <w:lang w:val="en-US" w:eastAsia="en-US" w:bidi="ar-SA"/>
                </w:rPr>
                <w:delText>Platform commerce and platform revenue differ; sources differ; a count of sellers can break</w:delText>
              </w:r>
            </w:del>
          </w:p>
        </w:tc>
        <w:tc>
          <w:tcPr>
            <w:tcW w:w="2393" w:type="dxa"/>
            <w:tcBorders/>
          </w:tcPr>
          <w:p>
            <w:pPr>
              <w:pStyle w:val="Compact"/>
              <w:keepNext w:val="true"/>
              <w:widowControl/>
              <w:spacing w:lineRule="exact" w:line="220" w:before="0" w:after="0"/>
              <w:jc w:val="left"/>
              <w:rPr>
                <w:kern w:val="0"/>
                <w:szCs w:val="24"/>
                <w:lang w:val="en-US" w:eastAsia="en-US" w:bidi="ar-SA"/>
                <w:del w:id="215" w:author="Changes 24 to 25 Oct" w:date="2026-10-25T16:02:42Z"/>
              </w:rPr>
            </w:pPr>
            <w:del w:id="214" w:author="Changes 24 to 25 Oct" w:date="2026-10-25T16:02:42Z">
              <w:r>
                <w:rPr>
                  <w:kern w:val="0"/>
                  <w:sz w:val="18"/>
                  <w:szCs w:val="24"/>
                  <w:lang w:val="en-US" w:eastAsia="en-US" w:bidi="ar-SA"/>
                </w:rPr>
                <w:delText>Ahmad and Schreyer 2016; Henderson et al. 2012; van den Brakel et al. 2008</w:delText>
              </w:r>
            </w:del>
          </w:p>
        </w:tc>
        <w:tc>
          <w:tcPr>
            <w:tcW w:w="2393" w:type="dxa"/>
            <w:tcBorders/>
          </w:tcPr>
          <w:p>
            <w:pPr>
              <w:pStyle w:val="Compact"/>
              <w:keepNext w:val="true"/>
              <w:widowControl/>
              <w:spacing w:lineRule="exact" w:line="220" w:before="0" w:after="0"/>
              <w:jc w:val="left"/>
              <w:rPr>
                <w:kern w:val="0"/>
                <w:szCs w:val="24"/>
                <w:lang w:val="en-US" w:eastAsia="en-US" w:bidi="ar-SA"/>
                <w:del w:id="217" w:author="Changes 24 to 25 Oct" w:date="2026-10-25T16:02:42Z"/>
              </w:rPr>
            </w:pPr>
            <w:del w:id="216" w:author="Changes 24 to 25 Oct" w:date="2026-10-25T16:02:42Z">
              <w:r>
                <w:rPr>
                  <w:kern w:val="0"/>
                  <w:sz w:val="18"/>
                  <w:szCs w:val="24"/>
                  <w:lang w:val="en-US" w:eastAsia="en-US" w:bidi="ar-SA"/>
                </w:rPr>
                <w:delText>Platform and national figures have not been followed through time in one country, and published totals cannot show what a rise in the count of sellers contains</w:delText>
              </w:r>
            </w:del>
          </w:p>
        </w:tc>
      </w:tr>
      <w:tr>
        <w:trPr>
          <w:del w:id="218" w:author="Changes 24 to 25 Oct" w:date="2026-10-25T16:02:42Z"/>
          <w:cantSplit w:val="true"/>
        </w:trPr>
        <w:tc>
          <w:tcPr>
            <w:tcW w:w="1325" w:type="dxa"/>
            <w:tcBorders>
              <w:bottom w:val="single" w:sz="8" w:space="0" w:color="000000"/>
            </w:tcBorders>
          </w:tcPr>
          <w:p>
            <w:pPr>
              <w:pStyle w:val="Compact"/>
              <w:widowControl/>
              <w:spacing w:lineRule="exact" w:line="220" w:before="0" w:after="0"/>
              <w:jc w:val="left"/>
              <w:rPr>
                <w:kern w:val="0"/>
                <w:szCs w:val="24"/>
                <w:lang w:val="en-US" w:eastAsia="en-US" w:bidi="ar-SA"/>
                <w:del w:id="220" w:author="Changes 24 to 25 Oct" w:date="2026-10-25T16:02:42Z"/>
              </w:rPr>
            </w:pPr>
            <w:del w:id="219" w:author="Changes 24 to 25 Oct" w:date="2026-10-25T16:02:42Z">
              <w:r>
                <w:rPr>
                  <w:kern w:val="0"/>
                  <w:sz w:val="18"/>
                  <w:szCs w:val="24"/>
                  <w:lang w:val="en-US" w:eastAsia="en-US" w:bidi="ar-SA"/>
                </w:rPr>
                <w:delText>2.3 Third-party information</w:delText>
              </w:r>
            </w:del>
          </w:p>
        </w:tc>
        <w:tc>
          <w:tcPr>
            <w:tcW w:w="2393" w:type="dxa"/>
            <w:tcBorders>
              <w:bottom w:val="single" w:sz="8" w:space="0" w:color="000000"/>
            </w:tcBorders>
          </w:tcPr>
          <w:p>
            <w:pPr>
              <w:pStyle w:val="Compact"/>
              <w:widowControl/>
              <w:spacing w:lineRule="exact" w:line="220" w:before="0" w:after="0"/>
              <w:jc w:val="left"/>
              <w:rPr>
                <w:kern w:val="0"/>
                <w:szCs w:val="24"/>
                <w:lang w:val="en-US" w:eastAsia="en-US" w:bidi="ar-SA"/>
                <w:del w:id="222" w:author="Changes 24 to 25 Oct" w:date="2026-10-25T16:02:42Z"/>
              </w:rPr>
            </w:pPr>
            <w:del w:id="221" w:author="Changes 24 to 25 Oct" w:date="2026-10-25T16:02:42Z">
              <w:r>
                <w:rPr>
                  <w:kern w:val="0"/>
                  <w:sz w:val="18"/>
                  <w:szCs w:val="24"/>
                  <w:lang w:val="en-US" w:eastAsia="en-US" w:bidi="ar-SA"/>
                </w:rPr>
                <w:delText>Platform records show sales, and third-party reports improve compliance</w:delText>
              </w:r>
            </w:del>
          </w:p>
        </w:tc>
        <w:tc>
          <w:tcPr>
            <w:tcW w:w="2393" w:type="dxa"/>
            <w:tcBorders>
              <w:bottom w:val="single" w:sz="8" w:space="0" w:color="000000"/>
            </w:tcBorders>
          </w:tcPr>
          <w:p>
            <w:pPr>
              <w:pStyle w:val="Compact"/>
              <w:widowControl/>
              <w:spacing w:lineRule="exact" w:line="220" w:before="0" w:after="0"/>
              <w:jc w:val="left"/>
              <w:rPr>
                <w:kern w:val="0"/>
                <w:szCs w:val="24"/>
                <w:lang w:val="en-US" w:eastAsia="en-US" w:bidi="ar-SA"/>
                <w:del w:id="224" w:author="Changes 24 to 25 Oct" w:date="2026-10-25T16:02:42Z"/>
              </w:rPr>
            </w:pPr>
            <w:del w:id="223" w:author="Changes 24 to 25 Oct" w:date="2026-10-25T16:02:42Z">
              <w:r>
                <w:rPr>
                  <w:kern w:val="0"/>
                  <w:sz w:val="18"/>
                  <w:szCs w:val="24"/>
                  <w:lang w:val="en-US" w:eastAsia="en-US" w:bidi="ar-SA"/>
                </w:rPr>
                <w:delText>Kleven et al. 2011; OECD 2020</w:delText>
              </w:r>
            </w:del>
          </w:p>
        </w:tc>
        <w:tc>
          <w:tcPr>
            <w:tcW w:w="2393" w:type="dxa"/>
            <w:tcBorders>
              <w:bottom w:val="single" w:sz="8" w:space="0" w:color="000000"/>
            </w:tcBorders>
          </w:tcPr>
          <w:p>
            <w:pPr>
              <w:pStyle w:val="Compact"/>
              <w:widowControl/>
              <w:spacing w:lineRule="exact" w:line="220" w:before="0" w:after="0"/>
              <w:jc w:val="left"/>
              <w:rPr>
                <w:kern w:val="0"/>
                <w:szCs w:val="24"/>
                <w:lang w:val="en-US" w:eastAsia="en-US" w:bidi="ar-SA"/>
                <w:del w:id="226" w:author="Changes 24 to 25 Oct" w:date="2026-10-25T16:02:42Z"/>
              </w:rPr>
            </w:pPr>
            <w:del w:id="225" w:author="Changes 24 to 25 Oct" w:date="2026-10-25T16:02:42Z">
              <w:r>
                <w:rPr>
                  <w:kern w:val="0"/>
                  <w:sz w:val="18"/>
                  <w:szCs w:val="24"/>
                  <w:lang w:val="en-US" w:eastAsia="en-US" w:bidi="ar-SA"/>
                </w:rPr>
                <w:delText>How much of online selling platform records cover has not been estimated for Indonesia</w:delText>
              </w:r>
            </w:del>
          </w:p>
        </w:tc>
      </w:tr>
    </w:tbl>
    <w:p>
      <w:pPr>
        <w:pStyle w:val="BodyText"/>
        <w:spacing w:before="160" w:after="120"/>
        <w:rPr>
          <w:del w:id="228" w:author="Changes 24 to 25 Oct" w:date="2026-10-25T16:02:42Z"/>
        </w:rPr>
      </w:pPr>
      <w:del w:id="227" w:author="Changes 24 to 25 Oct" w:date="2026-10-25T16:02:42Z">
        <w:r>
          <w:rPr/>
          <w:delText>Each shortfall becomes one question for the thesis, and Chapter 3 sets out the tools that answer each.</w:delText>
        </w:r>
      </w:del>
    </w:p>
    <w:p>
      <w:pPr>
        <w:pStyle w:val="TableCaption"/>
        <w:numPr>
          <w:ilvl w:val="0"/>
          <w:numId w:val="4"/>
        </w:numPr>
        <w:rPr/>
      </w:pPr>
      <w:r>
        <w:rPr>
          <w:b/>
          <w:bCs/>
        </w:rPr>
        <w:t>How large is the difference between transaction value and revenue, and does it last?</w:t>
      </w:r>
      <w:r>
        <w:rPr/>
        <w:t xml:space="preserve"> This follows from Section 2.1. It explains why the share is small and can move, but </w:t>
      </w:r>
      <w:ins w:id="229" w:author="Changes 24 to 25 Oct" w:date="2026-10-25T16:02:42Z">
        <w:r>
          <w:rPr/>
          <w:t xml:space="preserve">whether reported </w:t>
        </w:r>
      </w:ins>
      <w:del w:id="230" w:author="Changes 24 to 25 Oct" w:date="2026-10-25T16:02:42Z">
        <w:r>
          <w:rPr/>
          <w:delText xml:space="preserve">it does not test whether </w:delText>
        </w:r>
      </w:del>
      <w:r>
        <w:rPr/>
        <w:t xml:space="preserve">revenue stays a fair guide to </w:t>
      </w:r>
      <w:ins w:id="231" w:author="Changes 24 to 25 Oct" w:date="2026-10-25T16:02:42Z">
        <w:r>
          <w:rPr/>
          <w:t>reported transaction value has not been tested, least of all for Indonesian platforms</w:t>
        </w:r>
      </w:ins>
      <w:del w:id="232" w:author="Changes 24 to 25 Oct" w:date="2026-10-25T16:02:42Z">
        <w:r>
          <w:rPr/>
          <w:delText>the commerce</w:delText>
        </w:r>
      </w:del>
      <w:r>
        <w:rPr/>
        <w:t>.</w:t>
      </w:r>
    </w:p>
    <w:p>
      <w:pPr>
        <w:pStyle w:val="Compact"/>
        <w:numPr>
          <w:ilvl w:val="0"/>
          <w:numId w:val="1"/>
        </w:numPr>
        <w:rPr/>
      </w:pPr>
      <w:r>
        <w:rPr>
          <w:b/>
          <w:bCs/>
        </w:rPr>
        <w:t>Does the choice of figure change the conclusion about growth?</w:t>
      </w:r>
      <w:r>
        <w:rPr/>
        <w:t xml:space="preserve"> This follows from Section 2.2. It shows that figures differ, but </w:t>
      </w:r>
      <w:ins w:id="233" w:author="Changes 24 to 25 Oct" w:date="2026-10-25T16:02:42Z">
        <w:r>
          <w:rPr/>
          <w:t>platform and national figures have not been followed through time in one country, and published totals cannot show</w:t>
        </w:r>
      </w:ins>
      <w:del w:id="234" w:author="Changes 24 to 25 Oct" w:date="2026-10-25T16:02:42Z">
        <w:r>
          <w:rPr/>
          <w:delText>it does not test whether they grow for the same reasons, or</w:delText>
        </w:r>
      </w:del>
      <w:r>
        <w:rPr/>
        <w:t xml:space="preserve"> what a rise in the count of sellers contains.</w:t>
      </w:r>
    </w:p>
    <w:p>
      <w:pPr>
        <w:pStyle w:val="Compact"/>
        <w:numPr>
          <w:ilvl w:val="0"/>
          <w:numId w:val="1"/>
        </w:numPr>
        <w:rPr/>
      </w:pPr>
      <w:r>
        <w:rPr>
          <w:b/>
          <w:bCs/>
        </w:rPr>
        <w:t>How far can rules built on platform records reach?</w:t>
      </w:r>
      <w:r>
        <w:rPr/>
        <w:t xml:space="preserve"> This follows from Section 2.3. It shows that platform records are valuable, but </w:t>
      </w:r>
      <w:del w:id="235" w:author="Changes 24 to 25 Oct" w:date="2026-10-25T16:02:42Z">
        <w:r>
          <w:rPr/>
          <w:delText xml:space="preserve">not </w:delText>
        </w:r>
      </w:del>
      <w:r>
        <w:rPr/>
        <w:t>how much of online selling they cover</w:t>
      </w:r>
      <w:ins w:id="236" w:author="Changes 24 to 25 Oct" w:date="2026-10-25T16:02:42Z">
        <w:r>
          <w:rPr/>
          <w:t xml:space="preserve"> has not been estimated for Indonesia</w:t>
        </w:r>
      </w:ins>
      <w:r>
        <w:rPr/>
        <w:t>.</w:t>
      </w:r>
      <w:bookmarkEnd w:id="7"/>
      <w:bookmarkEnd w:id="14"/>
    </w:p>
    <w:p>
      <w:pPr>
        <w:pStyle w:val="Heading1"/>
        <w:rPr/>
      </w:pPr>
      <w:bookmarkStart w:id="15" w:name="chapter-3-framework-and-hypotheses"/>
      <w:r>
        <w:rPr/>
        <w:t>Chapter 3 Framework and Hypotheses</w:t>
      </w:r>
    </w:p>
    <w:p>
      <w:pPr>
        <w:pStyle w:val="FirstParagraph"/>
        <w:rPr/>
      </w:pPr>
      <w:r>
        <w:rPr/>
        <w:t>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rPr/>
      </w:pPr>
      <w:r>
        <w:rPr/>
        <w:t>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1 shows the structure.</w:t>
      </w:r>
    </w:p>
    <w:p>
      <w:pPr>
        <w:pStyle w:val="InsertMarker"/>
        <w:keepLines/>
        <w:spacing w:lineRule="auto" w:line="240" w:before="120" w:after="120"/>
        <w:ind w:hanging="0"/>
        <w:jc w:val="center"/>
        <w:rPr>
          <w:ins w:id="238" w:author="Changes 24 to 25 Oct" w:date="2026-10-25T16:02:42Z"/>
        </w:rPr>
      </w:pPr>
      <w:ins w:id="237" w:author="Changes 24 to 25 Oct" w:date="2026-10-25T16:02:42Z">
        <w:r>
          <w:rPr/>
          <w:t>[Insert Figure 1 about here]</w:t>
        </w:r>
      </w:ins>
    </w:p>
    <w:p>
      <w:pPr>
        <w:pStyle w:val="BodyText"/>
        <w:rPr/>
      </w:pPr>
      <w:r>
        <w:rPr/>
        <w:t>Figure 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keepNext w:val="true"/>
        <w:spacing w:lineRule="auto" w:line="240" w:before="200" w:after="0"/>
        <w:jc w:val="center"/>
        <w:rPr>
          <w:del w:id="240" w:author="Changes 24 to 25 Oct" w:date="2026-10-25T16:02:42Z"/>
        </w:rPr>
      </w:pPr>
      <w:del w:id="239" w:author="Changes 24 to 25 Oct" w:date="2026-10-25T16:02:42Z">
        <w:r>
          <w:rPr/>
          <w:drawing>
            <wp:inline distT="0" distB="0" distL="0" distR="0">
              <wp:extent cx="5400040" cy="2948940"/>
              <wp:effectExtent l="0" t="0" r="0" b="0"/>
              <wp:docPr id="1" name="Picture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Copy 1" descr=""/>
                      <pic:cNvPicPr>
                        <a:picLocks noChangeAspect="1" noChangeArrowheads="1"/>
                      </pic:cNvPicPr>
                    </pic:nvPicPr>
                    <pic:blipFill>
                      <a:blip r:embed="rId4"/>
                      <a:stretch>
                        <a:fillRect/>
                      </a:stretch>
                    </pic:blipFill>
                    <pic:spPr bwMode="auto">
                      <a:xfrm>
                        <a:off x="0" y="0"/>
                        <a:ext cx="5400040" cy="2948940"/>
                      </a:xfrm>
                      <a:prstGeom prst="rect">
                        <a:avLst/>
                      </a:prstGeom>
                    </pic:spPr>
                  </pic:pic>
                </a:graphicData>
              </a:graphic>
            </wp:inline>
          </w:drawing>
        </w:r>
      </w:del>
    </w:p>
    <w:p>
      <w:pPr>
        <w:pStyle w:val="FigureCaption"/>
        <w:keepNext w:val="true"/>
        <w:rPr>
          <w:del w:id="243" w:author="Changes 24 to 25 Oct" w:date="2026-10-25T16:02:42Z"/>
        </w:rPr>
      </w:pPr>
      <w:del w:id="241" w:author="Changes 24 to 25 Oct" w:date="2026-10-25T16:02:42Z">
        <w:r>
          <w:rPr>
            <w:b/>
          </w:rPr>
          <w:delText>Figure 1.</w:delText>
        </w:r>
      </w:del>
      <w:del w:id="242" w:author="Changes 24 to 25 Oct" w:date="2026-10-25T16:02:42Z">
        <w:r>
          <w:rPr>
            <w:b w:val="false"/>
          </w:rPr>
          <w:delText xml:space="preserve"> Three nested quantities and the two links.</w:delText>
        </w:r>
      </w:del>
    </w:p>
    <w:p>
      <w:pPr>
        <w:pStyle w:val="TableNote"/>
        <w:rPr>
          <w:del w:id="245" w:author="Changes 24 to 25 Oct" w:date="2026-10-25T16:02:42Z"/>
        </w:rPr>
      </w:pPr>
      <w:del w:id="244" w:author="Changes 24 to 25 Oct" w:date="2026-10-25T16:02:42Z">
        <w:r>
          <w:rPr/>
          <w:delText>Revenue sits inside platform commerce, which sits inside all online commerce. H1 tests the inner link and H2 the outer link.</w:delText>
        </w:r>
      </w:del>
    </w:p>
    <w:p>
      <w:pPr>
        <w:pStyle w:val="BodyText"/>
        <w:rPr/>
      </w:pPr>
      <w:r>
        <w:rPr>
          <w:i/>
          <w:iCs/>
        </w:rPr>
        <w:t>Note:</w:t>
      </w:r>
      <w:r>
        <w:rPr/>
        <w:t xml:space="preserve"> The figure is illustrative, and the sizes are not to scale. The platform circle differs from the marketplace channel in BPS’s survey of online sellers.</w:t>
      </w:r>
    </w:p>
    <w:p>
      <w:pPr>
        <w:pStyle w:val="BodyText"/>
        <w:rPr/>
      </w:pPr>
      <w:r>
        <w:rPr/>
        <w:t>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pStyle w:val="Compact"/>
        <w:numPr>
          <w:ilvl w:val="0"/>
          <w:numId w:val="5"/>
        </w:numPr>
        <w:rPr/>
      </w:pPr>
      <w:r>
        <w:rPr>
          <w:b/>
          <w:bCs/>
        </w:rPr>
        <w:t>How large the difference between transaction value and revenue is, and whether it lasts:</w:t>
      </w:r>
      <w:r>
        <w:rPr/>
        <w:t xml:space="preserve"> three measures, </w:t>
      </w:r>
      <w:ins w:id="246" w:author="Changes 24 to 25 Oct" w:date="2026-10-25T16:02:42Z">
        <w:r>
          <w:rPr/>
          <w:t>direct tests of what changes them</w:t>
        </w:r>
      </w:ins>
      <w:del w:id="247" w:author="Changes 24 to 25 Oct" w:date="2026-10-25T16:02:42Z">
        <w:r>
          <w:rPr/>
          <w:delText>a split of revenue growth</w:delText>
        </w:r>
      </w:del>
      <w:r>
        <w:rPr/>
        <w:t>, and H1 (Sections 3.2 to 3.4).</w:t>
      </w:r>
    </w:p>
    <w:p>
      <w:pPr>
        <w:pStyle w:val="Compact"/>
        <w:numPr>
          <w:ilvl w:val="0"/>
          <w:numId w:val="6"/>
        </w:numPr>
        <w:rPr/>
      </w:pPr>
      <w:r>
        <w:rPr>
          <w:b/>
          <w:bCs/>
        </w:rPr>
        <w:t>Whether the choice of figure changes the conclusion about growth:</w:t>
      </w:r>
      <w:r>
        <w:rPr/>
        <w:t xml:space="preserve"> H2, the entry test and a comparison of national figures (Sections 3.4 to 3.6).</w:t>
      </w:r>
    </w:p>
    <w:p>
      <w:pPr>
        <w:pStyle w:val="Compact"/>
        <w:numPr>
          <w:ilvl w:val="0"/>
          <w:numId w:val="7"/>
        </w:numPr>
        <w:rPr/>
      </w:pPr>
      <w:r>
        <w:rPr>
          <w:b/>
          <w:bCs/>
        </w:rPr>
        <w:t>How far rules built on platform records reach:</w:t>
      </w:r>
      <w:r>
        <w:rPr/>
        <w:t xml:space="preserve"> how online selling divides between marketplaces and other channels (Section 3.6).</w:t>
      </w:r>
    </w:p>
    <w:p>
      <w:pPr>
        <w:pStyle w:val="FirstParagraph"/>
        <w:rPr/>
      </w:pPr>
      <w:r>
        <w:rPr/>
        <w:t>The three objectives set in Chapter 1 sit inside this map. Measuring the wedge and tracing its large moves serve the first question, and comparing platform figures with national and payment figures serves the second. The third question is answered by a further analysis.</w:t>
      </w:r>
    </w:p>
    <w:p>
      <w:pPr>
        <w:pStyle w:val="Heading2"/>
        <w:rPr/>
      </w:pPr>
      <w:bookmarkStart w:id="16" w:name="terms-and-rules-for-comparison"/>
      <w:r>
        <w:rPr/>
        <w:t>3.1 Terms and rules for comparison</w:t>
      </w:r>
    </w:p>
    <w:p>
      <w:pPr>
        <w:pStyle w:val="FirstParagraph"/>
        <w:rPr>
          <w:ins w:id="249" w:author="Changes 24 to 25 Oct" w:date="2026-10-25T16:02:42Z"/>
        </w:rPr>
      </w:pPr>
      <w:ins w:id="248" w:author="Changes 24 to 25 Oct" w:date="2026-10-25T16:02:42Z">
        <w:r>
          <w:rPr/>
          <w:t>Six terms recur throughout the thesis. Transaction value, V, is everything bought through a platform in a period, also called the commerce the platform carries. Companies call it gross merchandise value (GMV), gross transaction value (GTV) or total payment volume (TPV); the thesis treats these as one measure and notes where a company’s scope differs. Revenue, R, is what the platform recognizes as its own income in its accounts. The take rate, m, is revenue divided by transaction value: the share of each sale that the platform keeps. Customer incentives are the discounts, vouchers and other promotions that a platform pays for. Accounting rules normally deduct them from revenue, and Tokopedia reports the deduction as a separate line.</w:t>
        </w:r>
      </w:ins>
    </w:p>
    <w:p>
      <w:pPr>
        <w:pStyle w:val="BodyText"/>
        <w:rPr>
          <w:ins w:id="251" w:author="Changes 24 to 25 Oct" w:date="2026-10-25T16:02:42Z"/>
        </w:rPr>
      </w:pPr>
      <w:ins w:id="250" w:author="Changes 24 to 25 Oct" w:date="2026-10-25T16:02:42Z">
        <w:r>
          <w:rPr/>
          <w:t>An online seller is a business that BPS counts as selling online; the text also calls it a seller or a business. The count of online sellers is BPS’s estimate of how many there are in a year. First-time entry means that a seller began selling online in the year being measured. The measures built from these terms are defined in Section 3.2, and Appendix A lists every variable with its symbol, definition and source.</w:t>
        </w:r>
      </w:ins>
    </w:p>
    <w:p>
      <w:pPr>
        <w:pStyle w:val="FirstParagraph"/>
        <w:rPr>
          <w:del w:id="253" w:author="Changes 24 to 25 Oct" w:date="2026-10-25T16:02:42Z"/>
        </w:rPr>
      </w:pPr>
      <w:del w:id="252" w:author="Changes 24 to 25 Oct" w:date="2026-10-25T16:02:42Z">
        <w:r>
          <w:rPr/>
          <w:delText>Table 2 defines the terms used throughout the thesis, each once, with the symbol used in the formulas.</w:delText>
        </w:r>
      </w:del>
    </w:p>
    <w:p>
      <w:pPr>
        <w:pStyle w:val="TableCaption"/>
        <w:rPr>
          <w:del w:id="256" w:author="Changes 24 to 25 Oct" w:date="2026-10-25T16:02:42Z"/>
        </w:rPr>
      </w:pPr>
      <w:del w:id="254" w:author="Changes 24 to 25 Oct" w:date="2026-10-25T16:02:42Z">
        <w:r>
          <w:rPr>
            <w:b/>
          </w:rPr>
          <w:delText>Table 2.</w:delText>
        </w:r>
      </w:del>
      <w:del w:id="255" w:author="Changes 24 to 25 Oct" w:date="2026-10-25T16:02:42Z">
        <w:r>
          <w:rPr>
            <w:b w:val="false"/>
          </w:rPr>
          <w:delText xml:space="preserve"> Terms and symbols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778"/>
        <w:gridCol w:w="1005"/>
        <w:gridCol w:w="5722"/>
      </w:tblGrid>
      <w:tr>
        <w:trPr>
          <w:tblHeader w:val="true"/>
          <w:del w:id="257" w:author="Changes 24 to 25 Oct" w:date="2026-10-25T16:02:42Z"/>
          <w:cantSplit w:val="true"/>
        </w:trPr>
        <w:tc>
          <w:tcPr>
            <w:tcW w:w="1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59" w:author="Changes 24 to 25 Oct" w:date="2026-10-25T16:02:42Z"/>
              </w:rPr>
            </w:pPr>
            <w:del w:id="258" w:author="Changes 24 to 25 Oct" w:date="2026-10-25T16:02:42Z">
              <w:r>
                <w:rPr>
                  <w:b/>
                  <w:kern w:val="0"/>
                  <w:sz w:val="18"/>
                  <w:szCs w:val="24"/>
                  <w:lang w:val="en-US" w:eastAsia="en-US" w:bidi="ar-SA"/>
                </w:rPr>
                <w:delText>Term</w:delText>
              </w:r>
            </w:del>
          </w:p>
        </w:tc>
        <w:tc>
          <w:tcPr>
            <w:tcW w:w="100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61" w:author="Changes 24 to 25 Oct" w:date="2026-10-25T16:02:42Z"/>
              </w:rPr>
            </w:pPr>
            <w:del w:id="260" w:author="Changes 24 to 25 Oct" w:date="2026-10-25T16:02:42Z">
              <w:r>
                <w:rPr>
                  <w:b/>
                  <w:kern w:val="0"/>
                  <w:sz w:val="18"/>
                  <w:szCs w:val="24"/>
                  <w:lang w:val="en-US" w:eastAsia="en-US" w:bidi="ar-SA"/>
                </w:rPr>
                <w:delText>Symbol</w:delText>
              </w:r>
            </w:del>
          </w:p>
        </w:tc>
        <w:tc>
          <w:tcPr>
            <w:tcW w:w="572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63" w:author="Changes 24 to 25 Oct" w:date="2026-10-25T16:02:42Z"/>
              </w:rPr>
            </w:pPr>
            <w:del w:id="262" w:author="Changes 24 to 25 Oct" w:date="2026-10-25T16:02:42Z">
              <w:r>
                <w:rPr>
                  <w:b/>
                  <w:kern w:val="0"/>
                  <w:sz w:val="18"/>
                  <w:szCs w:val="24"/>
                  <w:lang w:val="en-US" w:eastAsia="en-US" w:bidi="ar-SA"/>
                </w:rPr>
                <w:delText>Meaning</w:delText>
              </w:r>
            </w:del>
          </w:p>
        </w:tc>
      </w:tr>
      <w:tr>
        <w:trPr>
          <w:del w:id="264" w:author="Changes 24 to 25 Oct" w:date="2026-10-25T16:02:42Z"/>
          <w:cantSplit w:val="true"/>
        </w:trPr>
        <w:tc>
          <w:tcPr>
            <w:tcW w:w="1778" w:type="dxa"/>
            <w:tcBorders/>
          </w:tcPr>
          <w:p>
            <w:pPr>
              <w:pStyle w:val="Compact"/>
              <w:keepNext w:val="true"/>
              <w:widowControl/>
              <w:spacing w:lineRule="exact" w:line="220" w:before="0" w:after="0"/>
              <w:jc w:val="left"/>
              <w:rPr>
                <w:kern w:val="0"/>
                <w:szCs w:val="24"/>
                <w:lang w:val="en-US" w:eastAsia="en-US" w:bidi="ar-SA"/>
                <w:del w:id="266" w:author="Changes 24 to 25 Oct" w:date="2026-10-25T16:02:42Z"/>
              </w:rPr>
            </w:pPr>
            <w:del w:id="265" w:author="Changes 24 to 25 Oct" w:date="2026-10-25T16:02:42Z">
              <w:r>
                <w:rPr>
                  <w:kern w:val="0"/>
                  <w:sz w:val="18"/>
                  <w:szCs w:val="24"/>
                  <w:lang w:val="en-US" w:eastAsia="en-US" w:bidi="ar-SA"/>
                </w:rPr>
                <w:delText>Transaction value</w:delText>
              </w:r>
            </w:del>
          </w:p>
        </w:tc>
        <w:tc>
          <w:tcPr>
            <w:tcW w:w="1005" w:type="dxa"/>
            <w:tcBorders/>
          </w:tcPr>
          <w:p>
            <w:pPr>
              <w:pStyle w:val="Compact"/>
              <w:keepNext w:val="true"/>
              <w:widowControl/>
              <w:spacing w:lineRule="exact" w:line="220" w:before="0" w:after="0"/>
              <w:jc w:val="left"/>
              <w:rPr>
                <w:kern w:val="0"/>
                <w:szCs w:val="24"/>
                <w:lang w:val="en-US" w:eastAsia="en-US" w:bidi="ar-SA"/>
                <w:del w:id="268" w:author="Changes 24 to 25 Oct" w:date="2026-10-25T16:02:42Z"/>
              </w:rPr>
            </w:pPr>
            <w:del w:id="267" w:author="Changes 24 to 25 Oct" w:date="2026-10-25T16:02:42Z">
              <w:r>
                <w:rPr>
                  <w:kern w:val="0"/>
                  <w:sz w:val="18"/>
                  <w:szCs w:val="24"/>
                  <w:lang w:val="en-US" w:eastAsia="en-US" w:bidi="ar-SA"/>
                </w:rPr>
                <w:delText>V</w:delText>
              </w:r>
            </w:del>
          </w:p>
        </w:tc>
        <w:tc>
          <w:tcPr>
            <w:tcW w:w="5722" w:type="dxa"/>
            <w:tcBorders/>
          </w:tcPr>
          <w:p>
            <w:pPr>
              <w:pStyle w:val="Compact"/>
              <w:keepNext w:val="true"/>
              <w:widowControl/>
              <w:spacing w:lineRule="exact" w:line="220" w:before="0" w:after="0"/>
              <w:jc w:val="left"/>
              <w:rPr>
                <w:kern w:val="0"/>
                <w:szCs w:val="24"/>
                <w:lang w:val="en-US" w:eastAsia="en-US" w:bidi="ar-SA"/>
                <w:del w:id="270" w:author="Changes 24 to 25 Oct" w:date="2026-10-25T16:02:42Z"/>
              </w:rPr>
            </w:pPr>
            <w:del w:id="269" w:author="Changes 24 to 25 Oct" w:date="2026-10-25T16:02:42Z">
              <w:r>
                <w:rPr>
                  <w:kern w:val="0"/>
                  <w:sz w:val="18"/>
                  <w:szCs w:val="24"/>
                  <w:lang w:val="en-US" w:eastAsia="en-US" w:bidi="ar-SA"/>
                </w:rPr>
                <w:delText>Everything bought through a platform in a period, also called the commerce the platform carries. Companies call it gross merchandise value (GMV), gross transaction value (GTV) or total payment volume (TPV); the thesis treats these as one measure and notes where a company’s scope differs.</w:delText>
              </w:r>
            </w:del>
          </w:p>
        </w:tc>
      </w:tr>
      <w:tr>
        <w:trPr>
          <w:del w:id="271" w:author="Changes 24 to 25 Oct" w:date="2026-10-25T16:02:42Z"/>
          <w:cantSplit w:val="true"/>
        </w:trPr>
        <w:tc>
          <w:tcPr>
            <w:tcW w:w="1778" w:type="dxa"/>
            <w:tcBorders/>
          </w:tcPr>
          <w:p>
            <w:pPr>
              <w:pStyle w:val="Compact"/>
              <w:keepNext w:val="true"/>
              <w:widowControl/>
              <w:spacing w:lineRule="exact" w:line="220" w:before="0" w:after="0"/>
              <w:jc w:val="left"/>
              <w:rPr>
                <w:kern w:val="0"/>
                <w:szCs w:val="24"/>
                <w:lang w:val="en-US" w:eastAsia="en-US" w:bidi="ar-SA"/>
                <w:del w:id="273" w:author="Changes 24 to 25 Oct" w:date="2026-10-25T16:02:42Z"/>
              </w:rPr>
            </w:pPr>
            <w:del w:id="272" w:author="Changes 24 to 25 Oct" w:date="2026-10-25T16:02:42Z">
              <w:r>
                <w:rPr>
                  <w:kern w:val="0"/>
                  <w:sz w:val="18"/>
                  <w:szCs w:val="24"/>
                  <w:lang w:val="en-US" w:eastAsia="en-US" w:bidi="ar-SA"/>
                </w:rPr>
                <w:delText>Revenue</w:delText>
              </w:r>
            </w:del>
          </w:p>
        </w:tc>
        <w:tc>
          <w:tcPr>
            <w:tcW w:w="1005" w:type="dxa"/>
            <w:tcBorders/>
          </w:tcPr>
          <w:p>
            <w:pPr>
              <w:pStyle w:val="Compact"/>
              <w:keepNext w:val="true"/>
              <w:widowControl/>
              <w:spacing w:lineRule="exact" w:line="220" w:before="0" w:after="0"/>
              <w:jc w:val="left"/>
              <w:rPr>
                <w:kern w:val="0"/>
                <w:szCs w:val="24"/>
                <w:lang w:val="en-US" w:eastAsia="en-US" w:bidi="ar-SA"/>
                <w:del w:id="275" w:author="Changes 24 to 25 Oct" w:date="2026-10-25T16:02:42Z"/>
              </w:rPr>
            </w:pPr>
            <w:del w:id="274" w:author="Changes 24 to 25 Oct" w:date="2026-10-25T16:02:42Z">
              <w:r>
                <w:rPr>
                  <w:kern w:val="0"/>
                  <w:sz w:val="18"/>
                  <w:szCs w:val="24"/>
                  <w:lang w:val="en-US" w:eastAsia="en-US" w:bidi="ar-SA"/>
                </w:rPr>
                <w:delText>R</w:delText>
              </w:r>
            </w:del>
          </w:p>
        </w:tc>
        <w:tc>
          <w:tcPr>
            <w:tcW w:w="5722" w:type="dxa"/>
            <w:tcBorders/>
          </w:tcPr>
          <w:p>
            <w:pPr>
              <w:pStyle w:val="Compact"/>
              <w:keepNext w:val="true"/>
              <w:widowControl/>
              <w:spacing w:lineRule="exact" w:line="220" w:before="0" w:after="0"/>
              <w:jc w:val="left"/>
              <w:rPr>
                <w:kern w:val="0"/>
                <w:szCs w:val="24"/>
                <w:lang w:val="en-US" w:eastAsia="en-US" w:bidi="ar-SA"/>
                <w:del w:id="277" w:author="Changes 24 to 25 Oct" w:date="2026-10-25T16:02:42Z"/>
              </w:rPr>
            </w:pPr>
            <w:del w:id="276" w:author="Changes 24 to 25 Oct" w:date="2026-10-25T16:02:42Z">
              <w:r>
                <w:rPr>
                  <w:kern w:val="0"/>
                  <w:sz w:val="18"/>
                  <w:szCs w:val="24"/>
                  <w:lang w:val="en-US" w:eastAsia="en-US" w:bidi="ar-SA"/>
                </w:rPr>
                <w:delText>What the platform recognizes as its own income in its accounts.</w:delText>
              </w:r>
            </w:del>
          </w:p>
        </w:tc>
      </w:tr>
      <w:tr>
        <w:trPr>
          <w:del w:id="278"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280" w:author="Changes 24 to 25 Oct" w:date="2026-10-25T16:02:42Z"/>
              </w:rPr>
            </w:pPr>
            <w:del w:id="279" w:author="Changes 24 to 25 Oct" w:date="2026-10-25T16:02:42Z">
              <w:r>
                <w:rPr>
                  <w:kern w:val="0"/>
                  <w:sz w:val="18"/>
                  <w:szCs w:val="24"/>
                  <w:lang w:val="en-US" w:eastAsia="en-US" w:bidi="ar-SA"/>
                </w:rPr>
                <w:delText>Take rate</w:delText>
              </w:r>
            </w:del>
          </w:p>
        </w:tc>
        <w:tc>
          <w:tcPr>
            <w:tcW w:w="1005" w:type="dxa"/>
            <w:tcBorders/>
          </w:tcPr>
          <w:p>
            <w:pPr>
              <w:pStyle w:val="Compact"/>
              <w:widowControl/>
              <w:spacing w:lineRule="exact" w:line="220" w:before="0" w:after="0"/>
              <w:jc w:val="left"/>
              <w:rPr>
                <w:kern w:val="0"/>
                <w:szCs w:val="24"/>
                <w:lang w:val="en-US" w:eastAsia="en-US" w:bidi="ar-SA"/>
                <w:del w:id="282" w:author="Changes 24 to 25 Oct" w:date="2026-10-25T16:02:42Z"/>
              </w:rPr>
            </w:pPr>
            <w:del w:id="281" w:author="Changes 24 to 25 Oct" w:date="2026-10-25T16:02:42Z">
              <w:r>
                <w:rPr>
                  <w:kern w:val="0"/>
                  <w:sz w:val="18"/>
                  <w:szCs w:val="24"/>
                  <w:lang w:val="en-US" w:eastAsia="en-US" w:bidi="ar-SA"/>
                </w:rPr>
                <w:delText>m</w:delText>
              </w:r>
            </w:del>
          </w:p>
        </w:tc>
        <w:tc>
          <w:tcPr>
            <w:tcW w:w="5722" w:type="dxa"/>
            <w:tcBorders/>
          </w:tcPr>
          <w:p>
            <w:pPr>
              <w:pStyle w:val="Compact"/>
              <w:widowControl/>
              <w:spacing w:lineRule="exact" w:line="220" w:before="0" w:after="0"/>
              <w:jc w:val="left"/>
              <w:rPr>
                <w:kern w:val="0"/>
                <w:szCs w:val="24"/>
                <w:lang w:val="en-US" w:eastAsia="en-US" w:bidi="ar-SA"/>
                <w:del w:id="284" w:author="Changes 24 to 25 Oct" w:date="2026-10-25T16:02:42Z"/>
              </w:rPr>
            </w:pPr>
            <w:del w:id="283" w:author="Changes 24 to 25 Oct" w:date="2026-10-25T16:02:42Z">
              <w:r>
                <w:rPr>
                  <w:kern w:val="0"/>
                  <w:sz w:val="18"/>
                  <w:szCs w:val="24"/>
                  <w:lang w:val="en-US" w:eastAsia="en-US" w:bidi="ar-SA"/>
                </w:rPr>
                <w:delText>Revenue divided by transaction value: the share of each sale that the platform keeps.</w:delText>
              </w:r>
            </w:del>
          </w:p>
        </w:tc>
      </w:tr>
      <w:tr>
        <w:trPr>
          <w:del w:id="285"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287" w:author="Changes 24 to 25 Oct" w:date="2026-10-25T16:02:42Z"/>
              </w:rPr>
            </w:pPr>
            <w:del w:id="286" w:author="Changes 24 to 25 Oct" w:date="2026-10-25T16:02:42Z">
              <w:r>
                <w:rPr>
                  <w:kern w:val="0"/>
                  <w:sz w:val="18"/>
                  <w:szCs w:val="24"/>
                  <w:lang w:val="en-US" w:eastAsia="en-US" w:bidi="ar-SA"/>
                </w:rPr>
                <w:delText>Customer incentives</w:delText>
              </w:r>
            </w:del>
          </w:p>
        </w:tc>
        <w:tc>
          <w:tcPr>
            <w:tcW w:w="1005" w:type="dxa"/>
            <w:tcBorders/>
          </w:tcPr>
          <w:p>
            <w:pPr>
              <w:pStyle w:val="Compact"/>
              <w:widowControl/>
              <w:spacing w:lineRule="exact" w:line="220" w:before="0" w:after="0"/>
              <w:jc w:val="left"/>
              <w:rPr>
                <w:kern w:val="0"/>
                <w:szCs w:val="24"/>
                <w:lang w:val="en-US" w:eastAsia="en-US" w:bidi="ar-SA"/>
                <w:del w:id="289" w:author="Changes 24 to 25 Oct" w:date="2026-10-25T16:02:42Z"/>
              </w:rPr>
            </w:pPr>
            <w:del w:id="288" w:author="Changes 24 to 25 Oct" w:date="2026-10-25T16:02:42Z">
              <w:r>
                <w:rPr>
                  <w:kern w:val="0"/>
                  <w:szCs w:val="24"/>
                  <w:lang w:val="en-US" w:eastAsia="en-US" w:bidi="ar-SA"/>
                </w:rPr>
              </w:r>
            </w:del>
          </w:p>
        </w:tc>
        <w:tc>
          <w:tcPr>
            <w:tcW w:w="5722" w:type="dxa"/>
            <w:tcBorders/>
          </w:tcPr>
          <w:p>
            <w:pPr>
              <w:pStyle w:val="Compact"/>
              <w:widowControl/>
              <w:spacing w:lineRule="exact" w:line="220" w:before="0" w:after="0"/>
              <w:jc w:val="left"/>
              <w:rPr>
                <w:kern w:val="0"/>
                <w:szCs w:val="24"/>
                <w:lang w:val="en-US" w:eastAsia="en-US" w:bidi="ar-SA"/>
                <w:del w:id="291" w:author="Changes 24 to 25 Oct" w:date="2026-10-25T16:02:42Z"/>
              </w:rPr>
            </w:pPr>
            <w:del w:id="290" w:author="Changes 24 to 25 Oct" w:date="2026-10-25T16:02:42Z">
              <w:r>
                <w:rPr>
                  <w:kern w:val="0"/>
                  <w:sz w:val="18"/>
                  <w:szCs w:val="24"/>
                  <w:lang w:val="en-US" w:eastAsia="en-US" w:bidi="ar-SA"/>
                </w:rPr>
                <w:delText>Discounts, vouchers and other promotions that a platform pays for. Accounting rules normally deduct them from revenue, and Tokopedia reports the deduction as a separate line.</w:delText>
              </w:r>
            </w:del>
          </w:p>
        </w:tc>
      </w:tr>
      <w:tr>
        <w:trPr>
          <w:del w:id="292"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294" w:author="Changes 24 to 25 Oct" w:date="2026-10-25T16:02:42Z"/>
              </w:rPr>
            </w:pPr>
            <w:del w:id="293" w:author="Changes 24 to 25 Oct" w:date="2026-10-25T16:02:42Z">
              <w:r>
                <w:rPr>
                  <w:kern w:val="0"/>
                  <w:sz w:val="18"/>
                  <w:szCs w:val="24"/>
                  <w:lang w:val="en-US" w:eastAsia="en-US" w:bidi="ar-SA"/>
                </w:rPr>
                <w:delText>Fee rate</w:delText>
              </w:r>
            </w:del>
          </w:p>
        </w:tc>
        <w:tc>
          <w:tcPr>
            <w:tcW w:w="1005" w:type="dxa"/>
            <w:tcBorders/>
          </w:tcPr>
          <w:p>
            <w:pPr>
              <w:pStyle w:val="Compact"/>
              <w:widowControl/>
              <w:spacing w:lineRule="exact" w:line="220" w:before="0" w:after="0"/>
              <w:jc w:val="left"/>
              <w:rPr>
                <w:kern w:val="0"/>
                <w:szCs w:val="24"/>
                <w:lang w:val="en-US" w:eastAsia="en-US" w:bidi="ar-SA"/>
                <w:del w:id="296" w:author="Changes 24 to 25 Oct" w:date="2026-10-25T16:02:42Z"/>
              </w:rPr>
            </w:pPr>
            <w:del w:id="295" w:author="Changes 24 to 25 Oct" w:date="2026-10-25T16:02:42Z">
              <w:r>
                <w:rPr>
                  <w:kern w:val="0"/>
                  <w:sz w:val="18"/>
                  <w:szCs w:val="24"/>
                  <w:lang w:val="en-US" w:eastAsia="en-US" w:bidi="ar-SA"/>
                </w:rPr>
                <w:delText>f</w:delText>
              </w:r>
            </w:del>
          </w:p>
        </w:tc>
        <w:tc>
          <w:tcPr>
            <w:tcW w:w="5722" w:type="dxa"/>
            <w:tcBorders/>
          </w:tcPr>
          <w:p>
            <w:pPr>
              <w:pStyle w:val="Compact"/>
              <w:widowControl/>
              <w:spacing w:lineRule="exact" w:line="220" w:before="0" w:after="0"/>
              <w:jc w:val="left"/>
              <w:rPr>
                <w:kern w:val="0"/>
                <w:szCs w:val="24"/>
                <w:lang w:val="en-US" w:eastAsia="en-US" w:bidi="ar-SA"/>
                <w:del w:id="298" w:author="Changes 24 to 25 Oct" w:date="2026-10-25T16:02:42Z"/>
              </w:rPr>
            </w:pPr>
            <w:del w:id="297" w:author="Changes 24 to 25 Oct" w:date="2026-10-25T16:02:42Z">
              <w:r>
                <w:rPr>
                  <w:kern w:val="0"/>
                  <w:sz w:val="18"/>
                  <w:szCs w:val="24"/>
                  <w:lang w:val="en-US" w:eastAsia="en-US" w:bidi="ar-SA"/>
                </w:rPr>
                <w:delText>The platform’s revenue before customer incentives, divided by transaction value.</w:delText>
              </w:r>
            </w:del>
          </w:p>
        </w:tc>
      </w:tr>
      <w:tr>
        <w:trPr>
          <w:del w:id="299"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301" w:author="Changes 24 to 25 Oct" w:date="2026-10-25T16:02:42Z"/>
              </w:rPr>
            </w:pPr>
            <w:del w:id="300" w:author="Changes 24 to 25 Oct" w:date="2026-10-25T16:02:42Z">
              <w:r>
                <w:rPr>
                  <w:kern w:val="0"/>
                  <w:sz w:val="18"/>
                  <w:szCs w:val="24"/>
                  <w:lang w:val="en-US" w:eastAsia="en-US" w:bidi="ar-SA"/>
                </w:rPr>
                <w:delText>Incentive rate</w:delText>
              </w:r>
            </w:del>
          </w:p>
        </w:tc>
        <w:tc>
          <w:tcPr>
            <w:tcW w:w="1005" w:type="dxa"/>
            <w:tcBorders/>
          </w:tcPr>
          <w:p>
            <w:pPr>
              <w:pStyle w:val="Compact"/>
              <w:widowControl/>
              <w:spacing w:lineRule="exact" w:line="220" w:before="0" w:after="0"/>
              <w:jc w:val="left"/>
              <w:rPr>
                <w:kern w:val="0"/>
                <w:szCs w:val="24"/>
                <w:lang w:val="en-US" w:eastAsia="en-US" w:bidi="ar-SA"/>
                <w:del w:id="303" w:author="Changes 24 to 25 Oct" w:date="2026-10-25T16:02:42Z"/>
              </w:rPr>
            </w:pPr>
            <w:del w:id="302" w:author="Changes 24 to 25 Oct" w:date="2026-10-25T16:02:42Z">
              <w:r>
                <w:rPr>
                  <w:kern w:val="0"/>
                  <w:sz w:val="18"/>
                  <w:szCs w:val="24"/>
                  <w:lang w:val="en-US" w:eastAsia="en-US" w:bidi="ar-SA"/>
                </w:rPr>
                <w:delText>s</w:delText>
              </w:r>
            </w:del>
          </w:p>
        </w:tc>
        <w:tc>
          <w:tcPr>
            <w:tcW w:w="5722" w:type="dxa"/>
            <w:tcBorders/>
          </w:tcPr>
          <w:p>
            <w:pPr>
              <w:pStyle w:val="Compact"/>
              <w:widowControl/>
              <w:spacing w:lineRule="exact" w:line="220" w:before="0" w:after="0"/>
              <w:jc w:val="left"/>
              <w:rPr>
                <w:kern w:val="0"/>
                <w:szCs w:val="24"/>
                <w:lang w:val="en-US" w:eastAsia="en-US" w:bidi="ar-SA"/>
                <w:del w:id="305" w:author="Changes 24 to 25 Oct" w:date="2026-10-25T16:02:42Z"/>
              </w:rPr>
            </w:pPr>
            <w:del w:id="304" w:author="Changes 24 to 25 Oct" w:date="2026-10-25T16:02:42Z">
              <w:r>
                <w:rPr>
                  <w:kern w:val="0"/>
                  <w:sz w:val="18"/>
                  <w:szCs w:val="24"/>
                  <w:lang w:val="en-US" w:eastAsia="en-US" w:bidi="ar-SA"/>
                </w:rPr>
                <w:delText>Customer incentives divided by transaction value.</w:delText>
              </w:r>
            </w:del>
          </w:p>
        </w:tc>
      </w:tr>
      <w:tr>
        <w:trPr>
          <w:del w:id="306"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308" w:author="Changes 24 to 25 Oct" w:date="2026-10-25T16:02:42Z"/>
              </w:rPr>
            </w:pPr>
            <w:del w:id="307" w:author="Changes 24 to 25 Oct" w:date="2026-10-25T16:02:42Z">
              <w:r>
                <w:rPr>
                  <w:kern w:val="0"/>
                  <w:sz w:val="18"/>
                  <w:szCs w:val="24"/>
                  <w:lang w:val="en-US" w:eastAsia="en-US" w:bidi="ar-SA"/>
                </w:rPr>
                <w:delText>Invisible wedge</w:delText>
              </w:r>
            </w:del>
          </w:p>
        </w:tc>
        <w:tc>
          <w:tcPr>
            <w:tcW w:w="1005" w:type="dxa"/>
            <w:tcBorders/>
          </w:tcPr>
          <w:p>
            <w:pPr>
              <w:pStyle w:val="Compact"/>
              <w:widowControl/>
              <w:spacing w:lineRule="exact" w:line="220" w:before="0" w:after="0"/>
              <w:jc w:val="left"/>
              <w:rPr>
                <w:kern w:val="0"/>
                <w:szCs w:val="24"/>
                <w:lang w:val="en-US" w:eastAsia="en-US" w:bidi="ar-SA"/>
                <w:del w:id="310" w:author="Changes 24 to 25 Oct" w:date="2026-10-25T16:02:42Z"/>
              </w:rPr>
            </w:pPr>
            <w:del w:id="309" w:author="Changes 24 to 25 Oct" w:date="2026-10-25T16:02:42Z">
              <w:r>
                <w:rPr>
                  <w:kern w:val="0"/>
                  <w:sz w:val="18"/>
                  <w:szCs w:val="24"/>
                  <w:lang w:val="en-US" w:eastAsia="en-US" w:bidi="ar-SA"/>
                </w:rPr>
                <w:delText>W</w:delText>
              </w:r>
            </w:del>
          </w:p>
        </w:tc>
        <w:tc>
          <w:tcPr>
            <w:tcW w:w="5722" w:type="dxa"/>
            <w:tcBorders/>
          </w:tcPr>
          <w:p>
            <w:pPr>
              <w:pStyle w:val="Compact"/>
              <w:widowControl/>
              <w:spacing w:lineRule="exact" w:line="220" w:before="0" w:after="0"/>
              <w:jc w:val="left"/>
              <w:rPr>
                <w:kern w:val="0"/>
                <w:szCs w:val="24"/>
                <w:lang w:val="en-US" w:eastAsia="en-US" w:bidi="ar-SA"/>
                <w:del w:id="312" w:author="Changes 24 to 25 Oct" w:date="2026-10-25T16:02:42Z"/>
              </w:rPr>
            </w:pPr>
            <w:del w:id="311" w:author="Changes 24 to 25 Oct" w:date="2026-10-25T16:02:42Z">
              <w:r>
                <w:rPr>
                  <w:kern w:val="0"/>
                  <w:sz w:val="18"/>
                  <w:szCs w:val="24"/>
                  <w:lang w:val="en-US" w:eastAsia="en-US" w:bidi="ar-SA"/>
                </w:rPr>
                <w:delText>Transaction value minus revenue: what a revenue figure leaves out. It is defined for one platform. The thesis sums it over three platforms in Indonesia for 2023 and computes no national total.</w:delText>
              </w:r>
            </w:del>
          </w:p>
        </w:tc>
      </w:tr>
      <w:tr>
        <w:trPr>
          <w:del w:id="313"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315" w:author="Changes 24 to 25 Oct" w:date="2026-10-25T16:02:42Z"/>
              </w:rPr>
            </w:pPr>
            <w:del w:id="314" w:author="Changes 24 to 25 Oct" w:date="2026-10-25T16:02:42Z">
              <w:r>
                <w:rPr>
                  <w:kern w:val="0"/>
                  <w:sz w:val="18"/>
                  <w:szCs w:val="24"/>
                  <w:lang w:val="en-US" w:eastAsia="en-US" w:bidi="ar-SA"/>
                </w:rPr>
                <w:delText>Ecosystem ratio</w:delText>
              </w:r>
            </w:del>
          </w:p>
        </w:tc>
        <w:tc>
          <w:tcPr>
            <w:tcW w:w="1005" w:type="dxa"/>
            <w:tcBorders/>
          </w:tcPr>
          <w:p>
            <w:pPr>
              <w:pStyle w:val="Compact"/>
              <w:widowControl/>
              <w:spacing w:lineRule="exact" w:line="220" w:before="0" w:after="0"/>
              <w:jc w:val="left"/>
              <w:rPr>
                <w:kern w:val="0"/>
                <w:szCs w:val="24"/>
                <w:lang w:val="en-US" w:eastAsia="en-US" w:bidi="ar-SA"/>
                <w:del w:id="317" w:author="Changes 24 to 25 Oct" w:date="2026-10-25T16:02:42Z"/>
              </w:rPr>
            </w:pPr>
            <w:del w:id="316" w:author="Changes 24 to 25 Oct" w:date="2026-10-25T16:02:42Z">
              <w:r>
                <w:rPr>
                  <w:kern w:val="0"/>
                  <w:sz w:val="18"/>
                  <w:szCs w:val="24"/>
                  <w:lang w:val="en-US" w:eastAsia="en-US" w:bidi="ar-SA"/>
                </w:rPr>
                <w:delText>E</w:delText>
              </w:r>
            </w:del>
          </w:p>
        </w:tc>
        <w:tc>
          <w:tcPr>
            <w:tcW w:w="5722" w:type="dxa"/>
            <w:tcBorders/>
          </w:tcPr>
          <w:p>
            <w:pPr>
              <w:pStyle w:val="Compact"/>
              <w:widowControl/>
              <w:spacing w:lineRule="exact" w:line="220" w:before="0" w:after="0"/>
              <w:jc w:val="left"/>
              <w:rPr>
                <w:kern w:val="0"/>
                <w:szCs w:val="24"/>
                <w:lang w:val="en-US" w:eastAsia="en-US" w:bidi="ar-SA"/>
                <w:del w:id="319" w:author="Changes 24 to 25 Oct" w:date="2026-10-25T16:02:42Z"/>
              </w:rPr>
            </w:pPr>
            <w:del w:id="318" w:author="Changes 24 to 25 Oct" w:date="2026-10-25T16:02:42Z">
              <w:r>
                <w:rPr>
                  <w:kern w:val="0"/>
                  <w:sz w:val="18"/>
                  <w:szCs w:val="24"/>
                  <w:lang w:val="en-US" w:eastAsia="en-US" w:bidi="ar-SA"/>
                </w:rPr>
                <w:delText>The wedge divided by revenue. It equals one divided by the take rate, minus one. This is the author’s own measure, built for this thesis.</w:delText>
              </w:r>
            </w:del>
          </w:p>
        </w:tc>
      </w:tr>
      <w:tr>
        <w:trPr>
          <w:del w:id="320"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322" w:author="Changes 24 to 25 Oct" w:date="2026-10-25T16:02:42Z"/>
              </w:rPr>
            </w:pPr>
            <w:del w:id="321" w:author="Changes 24 to 25 Oct" w:date="2026-10-25T16:02:42Z">
              <w:r>
                <w:rPr>
                  <w:kern w:val="0"/>
                  <w:sz w:val="18"/>
                  <w:szCs w:val="24"/>
                  <w:lang w:val="en-US" w:eastAsia="en-US" w:bidi="ar-SA"/>
                </w:rPr>
                <w:delText>Growth</w:delText>
              </w:r>
            </w:del>
          </w:p>
        </w:tc>
        <w:tc>
          <w:tcPr>
            <w:tcW w:w="1005" w:type="dxa"/>
            <w:tcBorders/>
          </w:tcPr>
          <w:p>
            <w:pPr>
              <w:pStyle w:val="Compact"/>
              <w:widowControl/>
              <w:spacing w:lineRule="exact" w:line="220" w:before="0" w:after="0"/>
              <w:jc w:val="left"/>
              <w:rPr>
                <w:kern w:val="0"/>
                <w:szCs w:val="24"/>
                <w:lang w:val="en-US" w:eastAsia="en-US" w:bidi="ar-SA"/>
                <w:del w:id="324" w:author="Changes 24 to 25 Oct" w:date="2026-10-25T16:02:42Z"/>
              </w:rPr>
            </w:pPr>
            <w:del w:id="323" w:author="Changes 24 to 25 Oct" w:date="2026-10-25T16:02:42Z">
              <w:r>
                <w:rPr>
                  <w:kern w:val="0"/>
                  <w:sz w:val="18"/>
                  <w:szCs w:val="24"/>
                  <w:lang w:val="en-US" w:eastAsia="en-US" w:bidi="ar-SA"/>
                </w:rPr>
                <w:delText>g</w:delText>
              </w:r>
            </w:del>
          </w:p>
        </w:tc>
        <w:tc>
          <w:tcPr>
            <w:tcW w:w="5722" w:type="dxa"/>
            <w:tcBorders/>
          </w:tcPr>
          <w:p>
            <w:pPr>
              <w:pStyle w:val="Compact"/>
              <w:widowControl/>
              <w:spacing w:lineRule="exact" w:line="220" w:before="0" w:after="0"/>
              <w:jc w:val="left"/>
              <w:rPr>
                <w:kern w:val="0"/>
                <w:szCs w:val="24"/>
                <w:lang w:val="en-US" w:eastAsia="en-US" w:bidi="ar-SA"/>
                <w:del w:id="326" w:author="Changes 24 to 25 Oct" w:date="2026-10-25T16:02:42Z"/>
              </w:rPr>
            </w:pPr>
            <w:del w:id="325" w:author="Changes 24 to 25 Oct" w:date="2026-10-25T16:02:42Z">
              <w:r>
                <w:rPr>
                  <w:kern w:val="0"/>
                  <w:sz w:val="18"/>
                  <w:szCs w:val="24"/>
                  <w:lang w:val="en-US" w:eastAsia="en-US" w:bidi="ar-SA"/>
                </w:rPr>
                <w:delText>The change from one year to the next as a share of the first year: 0.09 means 9 percent.</w:delText>
              </w:r>
            </w:del>
          </w:p>
        </w:tc>
      </w:tr>
      <w:tr>
        <w:trPr>
          <w:del w:id="327" w:author="Changes 24 to 25 Oct" w:date="2026-10-25T16:02:42Z"/>
          <w:cantSplit w:val="true"/>
        </w:trPr>
        <w:tc>
          <w:tcPr>
            <w:tcW w:w="1778" w:type="dxa"/>
            <w:tcBorders/>
          </w:tcPr>
          <w:p>
            <w:pPr>
              <w:pStyle w:val="Compact"/>
              <w:widowControl/>
              <w:spacing w:lineRule="exact" w:line="220" w:before="0" w:after="0"/>
              <w:jc w:val="left"/>
              <w:rPr>
                <w:kern w:val="0"/>
                <w:szCs w:val="24"/>
                <w:lang w:val="en-US" w:eastAsia="en-US" w:bidi="ar-SA"/>
                <w:del w:id="329" w:author="Changes 24 to 25 Oct" w:date="2026-10-25T16:02:42Z"/>
              </w:rPr>
            </w:pPr>
            <w:del w:id="328" w:author="Changes 24 to 25 Oct" w:date="2026-10-25T16:02:42Z">
              <w:r>
                <w:rPr>
                  <w:kern w:val="0"/>
                  <w:sz w:val="18"/>
                  <w:szCs w:val="24"/>
                  <w:lang w:val="en-US" w:eastAsia="en-US" w:bidi="ar-SA"/>
                </w:rPr>
                <w:delText>Growth divergence</w:delText>
              </w:r>
            </w:del>
          </w:p>
        </w:tc>
        <w:tc>
          <w:tcPr>
            <w:tcW w:w="1005" w:type="dxa"/>
            <w:tcBorders/>
          </w:tcPr>
          <w:p>
            <w:pPr>
              <w:pStyle w:val="Compact"/>
              <w:widowControl/>
              <w:spacing w:lineRule="exact" w:line="220" w:before="0" w:after="0"/>
              <w:jc w:val="left"/>
              <w:rPr>
                <w:kern w:val="0"/>
                <w:szCs w:val="24"/>
                <w:lang w:val="en-US" w:eastAsia="en-US" w:bidi="ar-SA"/>
                <w:del w:id="331" w:author="Changes 24 to 25 Oct" w:date="2026-10-25T16:02:42Z"/>
              </w:rPr>
            </w:pPr>
            <w:del w:id="330" w:author="Changes 24 to 25 Oct" w:date="2026-10-25T16:02:42Z">
              <w:r>
                <w:rPr>
                  <w:kern w:val="0"/>
                  <w:sz w:val="18"/>
                  <w:szCs w:val="24"/>
                  <w:lang w:val="en-US" w:eastAsia="en-US" w:bidi="ar-SA"/>
                </w:rPr>
                <w:delText>D</w:delText>
              </w:r>
            </w:del>
          </w:p>
        </w:tc>
        <w:tc>
          <w:tcPr>
            <w:tcW w:w="5722" w:type="dxa"/>
            <w:tcBorders/>
          </w:tcPr>
          <w:p>
            <w:pPr>
              <w:pStyle w:val="Compact"/>
              <w:widowControl/>
              <w:spacing w:lineRule="exact" w:line="220" w:before="0" w:after="0"/>
              <w:jc w:val="left"/>
              <w:rPr>
                <w:kern w:val="0"/>
                <w:szCs w:val="24"/>
                <w:lang w:val="en-US" w:eastAsia="en-US" w:bidi="ar-SA"/>
                <w:del w:id="333" w:author="Changes 24 to 25 Oct" w:date="2026-10-25T16:02:42Z"/>
              </w:rPr>
            </w:pPr>
            <w:del w:id="332" w:author="Changes 24 to 25 Oct" w:date="2026-10-25T16:02:42Z">
              <w:r>
                <w:rPr>
                  <w:kern w:val="0"/>
                  <w:sz w:val="18"/>
                  <w:szCs w:val="24"/>
                  <w:lang w:val="en-US" w:eastAsia="en-US" w:bidi="ar-SA"/>
                </w:rPr>
                <w:delText>Growth of revenue minus growth of transaction value in the same year: 0.62 means 62 percentage points.</w:delText>
              </w:r>
            </w:del>
          </w:p>
        </w:tc>
      </w:tr>
      <w:tr>
        <w:trPr>
          <w:del w:id="334" w:author="Changes 24 to 25 Oct" w:date="2026-10-25T16:02:42Z"/>
          <w:cantSplit w:val="true"/>
        </w:trPr>
        <w:tc>
          <w:tcPr>
            <w:tcW w:w="1778" w:type="dxa"/>
            <w:tcBorders/>
          </w:tcPr>
          <w:p>
            <w:pPr>
              <w:pStyle w:val="Compact"/>
              <w:keepNext w:val="true"/>
              <w:widowControl/>
              <w:spacing w:lineRule="exact" w:line="220" w:before="0" w:after="0"/>
              <w:jc w:val="left"/>
              <w:rPr>
                <w:kern w:val="0"/>
                <w:szCs w:val="24"/>
                <w:lang w:val="en-US" w:eastAsia="en-US" w:bidi="ar-SA"/>
                <w:del w:id="336" w:author="Changes 24 to 25 Oct" w:date="2026-10-25T16:02:42Z"/>
              </w:rPr>
            </w:pPr>
            <w:del w:id="335" w:author="Changes 24 to 25 Oct" w:date="2026-10-25T16:02:42Z">
              <w:r>
                <w:rPr>
                  <w:kern w:val="0"/>
                  <w:sz w:val="18"/>
                  <w:szCs w:val="24"/>
                  <w:lang w:val="en-US" w:eastAsia="en-US" w:bidi="ar-SA"/>
                </w:rPr>
                <w:delText>Online seller</w:delText>
              </w:r>
            </w:del>
          </w:p>
        </w:tc>
        <w:tc>
          <w:tcPr>
            <w:tcW w:w="1005" w:type="dxa"/>
            <w:tcBorders/>
          </w:tcPr>
          <w:p>
            <w:pPr>
              <w:pStyle w:val="Compact"/>
              <w:keepNext w:val="true"/>
              <w:widowControl/>
              <w:spacing w:lineRule="exact" w:line="220" w:before="0" w:after="0"/>
              <w:jc w:val="left"/>
              <w:rPr>
                <w:kern w:val="0"/>
                <w:szCs w:val="24"/>
                <w:lang w:val="en-US" w:eastAsia="en-US" w:bidi="ar-SA"/>
                <w:del w:id="338" w:author="Changes 24 to 25 Oct" w:date="2026-10-25T16:02:42Z"/>
              </w:rPr>
            </w:pPr>
            <w:del w:id="337" w:author="Changes 24 to 25 Oct" w:date="2026-10-25T16:02:42Z">
              <w:r>
                <w:rPr>
                  <w:kern w:val="0"/>
                  <w:szCs w:val="24"/>
                  <w:lang w:val="en-US" w:eastAsia="en-US" w:bidi="ar-SA"/>
                </w:rPr>
              </w:r>
            </w:del>
          </w:p>
        </w:tc>
        <w:tc>
          <w:tcPr>
            <w:tcW w:w="5722" w:type="dxa"/>
            <w:tcBorders/>
          </w:tcPr>
          <w:p>
            <w:pPr>
              <w:pStyle w:val="Compact"/>
              <w:keepNext w:val="true"/>
              <w:widowControl/>
              <w:spacing w:lineRule="exact" w:line="220" w:before="0" w:after="0"/>
              <w:jc w:val="left"/>
              <w:rPr>
                <w:kern w:val="0"/>
                <w:szCs w:val="24"/>
                <w:lang w:val="en-US" w:eastAsia="en-US" w:bidi="ar-SA"/>
                <w:del w:id="340" w:author="Changes 24 to 25 Oct" w:date="2026-10-25T16:02:42Z"/>
              </w:rPr>
            </w:pPr>
            <w:del w:id="339" w:author="Changes 24 to 25 Oct" w:date="2026-10-25T16:02:42Z">
              <w:r>
                <w:rPr>
                  <w:kern w:val="0"/>
                  <w:sz w:val="18"/>
                  <w:szCs w:val="24"/>
                  <w:lang w:val="en-US" w:eastAsia="en-US" w:bidi="ar-SA"/>
                </w:rPr>
                <w:delText>A business that the national statistics office, BPS, counts as selling online; the text also calls it a seller or a business. The count of online sellers is BPS’s estimate of how many there are in a year.</w:delText>
              </w:r>
            </w:del>
          </w:p>
        </w:tc>
      </w:tr>
      <w:tr>
        <w:trPr>
          <w:del w:id="341" w:author="Changes 24 to 25 Oct" w:date="2026-10-25T16:02:42Z"/>
          <w:cantSplit w:val="true"/>
        </w:trPr>
        <w:tc>
          <w:tcPr>
            <w:tcW w:w="1778" w:type="dxa"/>
            <w:tcBorders>
              <w:bottom w:val="single" w:sz="8" w:space="0" w:color="000000"/>
            </w:tcBorders>
          </w:tcPr>
          <w:p>
            <w:pPr>
              <w:pStyle w:val="Compact"/>
              <w:widowControl/>
              <w:spacing w:lineRule="exact" w:line="220" w:before="0" w:after="0"/>
              <w:jc w:val="left"/>
              <w:rPr>
                <w:kern w:val="0"/>
                <w:szCs w:val="24"/>
                <w:lang w:val="en-US" w:eastAsia="en-US" w:bidi="ar-SA"/>
                <w:del w:id="343" w:author="Changes 24 to 25 Oct" w:date="2026-10-25T16:02:42Z"/>
              </w:rPr>
            </w:pPr>
            <w:del w:id="342" w:author="Changes 24 to 25 Oct" w:date="2026-10-25T16:02:42Z">
              <w:r>
                <w:rPr>
                  <w:kern w:val="0"/>
                  <w:sz w:val="18"/>
                  <w:szCs w:val="24"/>
                  <w:lang w:val="en-US" w:eastAsia="en-US" w:bidi="ar-SA"/>
                </w:rPr>
                <w:delText>First-time entry</w:delText>
              </w:r>
            </w:del>
          </w:p>
        </w:tc>
        <w:tc>
          <w:tcPr>
            <w:tcW w:w="1005" w:type="dxa"/>
            <w:tcBorders>
              <w:bottom w:val="single" w:sz="8" w:space="0" w:color="000000"/>
            </w:tcBorders>
          </w:tcPr>
          <w:p>
            <w:pPr>
              <w:pStyle w:val="Compact"/>
              <w:widowControl/>
              <w:spacing w:lineRule="exact" w:line="220" w:before="0" w:after="0"/>
              <w:jc w:val="left"/>
              <w:rPr>
                <w:kern w:val="0"/>
                <w:szCs w:val="24"/>
                <w:lang w:val="en-US" w:eastAsia="en-US" w:bidi="ar-SA"/>
                <w:del w:id="345" w:author="Changes 24 to 25 Oct" w:date="2026-10-25T16:02:42Z"/>
              </w:rPr>
            </w:pPr>
            <w:del w:id="344" w:author="Changes 24 to 25 Oct" w:date="2026-10-25T16:02:42Z">
              <w:r>
                <w:rPr>
                  <w:kern w:val="0"/>
                  <w:szCs w:val="24"/>
                  <w:lang w:val="en-US" w:eastAsia="en-US" w:bidi="ar-SA"/>
                </w:rPr>
              </w:r>
            </w:del>
          </w:p>
        </w:tc>
        <w:tc>
          <w:tcPr>
            <w:tcW w:w="5722" w:type="dxa"/>
            <w:tcBorders>
              <w:bottom w:val="single" w:sz="8" w:space="0" w:color="000000"/>
            </w:tcBorders>
          </w:tcPr>
          <w:p>
            <w:pPr>
              <w:pStyle w:val="Compact"/>
              <w:widowControl/>
              <w:spacing w:lineRule="exact" w:line="220" w:before="0" w:after="0"/>
              <w:jc w:val="left"/>
              <w:rPr>
                <w:kern w:val="0"/>
                <w:szCs w:val="24"/>
                <w:lang w:val="en-US" w:eastAsia="en-US" w:bidi="ar-SA"/>
                <w:del w:id="347" w:author="Changes 24 to 25 Oct" w:date="2026-10-25T16:02:42Z"/>
              </w:rPr>
            </w:pPr>
            <w:del w:id="346" w:author="Changes 24 to 25 Oct" w:date="2026-10-25T16:02:42Z">
              <w:r>
                <w:rPr>
                  <w:kern w:val="0"/>
                  <w:sz w:val="18"/>
                  <w:szCs w:val="24"/>
                  <w:lang w:val="en-US" w:eastAsia="en-US" w:bidi="ar-SA"/>
                </w:rPr>
                <w:delText>A seller that began selling online in the year being measured.</w:delText>
              </w:r>
            </w:del>
          </w:p>
        </w:tc>
      </w:tr>
    </w:tbl>
    <w:p>
      <w:pPr>
        <w:pStyle w:val="FirstParagraph"/>
        <w:rPr/>
      </w:pPr>
      <w:r>
        <w:rPr/>
        <w:t>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rPr/>
      </w:pPr>
      <w:r>
        <w:rPr/>
        <w:t>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rPr/>
      </w:pPr>
      <w:r>
        <w:rPr/>
        <w:t>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rPr/>
      </w:pPr>
      <w:bookmarkStart w:id="17" w:name="terms-and-rules-for-comparison"/>
      <w:r>
        <w:rPr/>
        <w:t>Every figure also keeps a label for where it comes from. Figures that companies report are kept apart from figures that the thesis constructs, and both are kept apart from national statistics and payment figures. Chapter 4 applies these rules platform by platform.</w:t>
      </w:r>
      <w:bookmarkEnd w:id="17"/>
    </w:p>
    <w:p>
      <w:pPr>
        <w:pStyle w:val="Heading2"/>
        <w:rPr/>
      </w:pPr>
      <w:bookmarkStart w:id="18" w:name="three-measures"/>
      <w:r>
        <w:rPr/>
        <w:t>3.2 Three measures</w:t>
      </w:r>
    </w:p>
    <w:p>
      <w:pPr>
        <w:pStyle w:val="FirstParagraph"/>
        <w:rPr/>
      </w:pPr>
      <w:r>
        <w:rPr/>
        <w:t>The invisible wedge measures, in currency, the part of transaction value that lies outside a platform’s revenue:</w:t>
      </w:r>
    </w:p>
    <w:p>
      <w:pPr>
        <w:pStyle w:val="Equation"/>
        <w:rPr/>
      </w:pPr>
      <w:r>
        <w:rPr/>
        <w:tab/>
        <w:t>W</w:t>
      </w:r>
      <w:r>
        <w:rPr>
          <w:vertAlign w:val="subscript"/>
        </w:rPr>
        <w:t>it</w:t>
      </w:r>
      <w:r>
        <w:rPr/>
        <w:t xml:space="preserve"> = V</w:t>
      </w:r>
      <w:r>
        <w:rPr>
          <w:vertAlign w:val="subscript"/>
        </w:rPr>
        <w:t>it</w:t>
      </w:r>
      <w:r>
        <w:rPr/>
        <w:t xml:space="preserve"> − R</w:t>
      </w:r>
      <w:r>
        <w:rPr>
          <w:vertAlign w:val="subscript"/>
        </w:rPr>
        <w:t>it</w:t>
      </w:r>
      <w:r>
        <w:rPr/>
        <w:tab/>
        <w:t>(1)</w:t>
      </w:r>
    </w:p>
    <w:p>
      <w:pPr>
        <w:pStyle w:val="BodyText"/>
        <w:rPr/>
      </w:pPr>
      <w:r>
        <w:rPr/>
        <w:t>where V</w:t>
      </w:r>
      <w:r>
        <w:rPr>
          <w:vertAlign w:val="subscript"/>
        </w:rPr>
        <w:t>it</w:t>
      </w:r>
      <w:r>
        <w:rPr/>
        <w:t xml:space="preserve"> is the transaction value of platform i in year t and R</w:t>
      </w:r>
      <w:r>
        <w:rPr>
          <w:vertAlign w:val="subscript"/>
        </w:rPr>
        <w:t>it</w:t>
      </w:r>
      <w:r>
        <w:rPr/>
        <w:t xml:space="preserve">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rPr/>
      </w:pPr>
      <w:r>
        <w:rPr/>
        <w:t>To compare platforms of different size, the thesis also expresses the wedge relative to revenue, as the ecosystem ratio:</w:t>
      </w:r>
    </w:p>
    <w:p>
      <w:pPr>
        <w:pStyle w:val="Equation"/>
        <w:rPr/>
      </w:pPr>
      <w:r>
        <w:rPr/>
        <w:tab/>
        <w:t>E</w:t>
      </w:r>
      <w:r>
        <w:rPr>
          <w:vertAlign w:val="subscript"/>
        </w:rPr>
        <w:t>it</w:t>
      </w:r>
      <w:r>
        <w:rPr/>
        <w:t xml:space="preserve"> = W</w:t>
      </w:r>
      <w:r>
        <w:rPr>
          <w:vertAlign w:val="subscript"/>
        </w:rPr>
        <w:t>it</w:t>
      </w:r>
      <w:r>
        <w:rPr/>
        <w:t xml:space="preserve"> / R</w:t>
      </w:r>
      <w:r>
        <w:rPr>
          <w:vertAlign w:val="subscript"/>
        </w:rPr>
        <w:t>it</w:t>
      </w:r>
      <w:r>
        <w:rPr/>
        <w:t xml:space="preserve"> = 1 / m</w:t>
      </w:r>
      <w:r>
        <w:rPr>
          <w:vertAlign w:val="subscript"/>
        </w:rPr>
        <w:t>it</w:t>
      </w:r>
      <w:r>
        <w:rPr/>
        <w:t xml:space="preserve"> − 1</w:t>
        <w:tab/>
        <w:t>(2)</w:t>
      </w:r>
    </w:p>
    <w:p>
      <w:pPr>
        <w:pStyle w:val="BodyText"/>
        <w:rPr/>
      </w:pPr>
      <w:r>
        <w:rPr/>
        <w:t>where m</w:t>
      </w:r>
      <w:r>
        <w:rPr>
          <w:vertAlign w:val="subscript"/>
        </w:rPr>
        <w:t>it</w:t>
      </w:r>
      <w:r>
        <w:rPr/>
        <w:t xml:space="preserve"> = R</w:t>
      </w:r>
      <w:r>
        <w:rPr>
          <w:vertAlign w:val="subscript"/>
        </w:rPr>
        <w:t>it</w:t>
      </w:r>
      <w:r>
        <w:rPr/>
        <w:t xml:space="preserve"> / V</w:t>
      </w:r>
      <w:r>
        <w:rPr>
          <w:vertAlign w:val="subscript"/>
        </w:rPr>
        <w:t>it</w:t>
      </w:r>
      <w:r>
        <w:rPr/>
        <w:t xml:space="preserve">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ins w:id="348" w:author="Changes 24 to 25 Oct" w:date="2026-10-25T16:02:42Z">
        <w:r>
          <w:rPr/>
          <w:t xml:space="preserve"> Table 1 applies the measures to three platforms in Indonesia in 2023, where the wedge is about US$40 billion and the ecosystem ratio about 13.</w:t>
        </w:r>
      </w:ins>
    </w:p>
    <w:p>
      <w:pPr>
        <w:pStyle w:val="BodyText"/>
        <w:rPr/>
      </w:pPr>
      <w:r>
        <w:rPr/>
        <w:t>A single ratio does not show whether the relationship holds over time, so the thesis defines growth divergence:</w:t>
      </w:r>
    </w:p>
    <w:p>
      <w:pPr>
        <w:pStyle w:val="Equation"/>
        <w:rPr/>
      </w:pPr>
      <w:r>
        <w:rPr/>
        <w:tab/>
        <w:t>D</w:t>
      </w:r>
      <w:r>
        <w:rPr>
          <w:vertAlign w:val="subscript"/>
        </w:rPr>
        <w:t>it</w:t>
      </w:r>
      <w:r>
        <w:rPr/>
        <w:t xml:space="preserve"> = g(R</w:t>
      </w:r>
      <w:r>
        <w:rPr>
          <w:vertAlign w:val="subscript"/>
        </w:rPr>
        <w:t>it</w:t>
      </w:r>
      <w:r>
        <w:rPr/>
        <w:t>) − g(V</w:t>
      </w:r>
      <w:r>
        <w:rPr>
          <w:vertAlign w:val="subscript"/>
        </w:rPr>
        <w:t>it</w:t>
      </w:r>
      <w:r>
        <w:rPr/>
        <w:t>)</w:t>
        <w:tab/>
        <w:t>(3)</w:t>
      </w:r>
    </w:p>
    <w:p>
      <w:pPr>
        <w:pStyle w:val="BodyText"/>
        <w:rPr/>
      </w:pPr>
      <w:r>
        <w:rPr/>
        <w:t>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Equation"/>
        <w:rPr/>
      </w:pPr>
      <w:r>
        <w:rPr/>
        <w:tab/>
        <w:t>D</w:t>
      </w:r>
      <w:r>
        <w:rPr>
          <w:vertAlign w:val="subscript"/>
        </w:rPr>
        <w:t>it</w:t>
      </w:r>
      <w:r>
        <w:rPr/>
        <w:t xml:space="preserve"> = (1 + g(V</w:t>
      </w:r>
      <w:r>
        <w:rPr>
          <w:vertAlign w:val="subscript"/>
        </w:rPr>
        <w:t>it</w:t>
      </w:r>
      <w:r>
        <w:rPr/>
        <w:t>)) × (m</w:t>
      </w:r>
      <w:r>
        <w:rPr>
          <w:vertAlign w:val="subscript"/>
        </w:rPr>
        <w:t>it</w:t>
      </w:r>
      <w:r>
        <w:rPr/>
        <w:t xml:space="preserve"> − m</w:t>
      </w:r>
      <w:r>
        <w:rPr>
          <w:vertAlign w:val="subscript"/>
        </w:rPr>
        <w:t>i,t−1</w:t>
      </w:r>
      <w:r>
        <w:rPr/>
        <w:t>) / m</w:t>
      </w:r>
      <w:r>
        <w:rPr>
          <w:vertAlign w:val="subscript"/>
        </w:rPr>
        <w:t>i,t−1</w:t>
      </w:r>
      <w:r>
        <w:rPr/>
        <w:tab/>
        <w:t>(4)</w:t>
      </w:r>
    </w:p>
    <w:p>
      <w:pPr>
        <w:pStyle w:val="BodyText"/>
        <w:rPr/>
      </w:pPr>
      <w:r>
        <w:rPr/>
        <w:t>where m</w:t>
      </w:r>
      <w:r>
        <w:rPr>
          <w:vertAlign w:val="subscript"/>
        </w:rPr>
        <w:t>i,t−1</w:t>
      </w:r>
      <w:r>
        <w:rPr/>
        <w:t xml:space="preserve"> is the take rate in the earlier year and m</w:t>
      </w:r>
      <w:r>
        <w:rPr>
          <w:vertAlign w:val="subscript"/>
        </w:rPr>
        <w:t>it</w:t>
      </w:r>
      <w:r>
        <w:rPr/>
        <w:t xml:space="preserve"> the take rate in the later year. If the take rate is steady, D is zero and revenue grows exactly as fast as transaction value.</w:t>
      </w:r>
    </w:p>
    <w:p>
      <w:pPr>
        <w:pStyle w:val="BodyText"/>
        <w:rPr/>
      </w:pPr>
      <w:r>
        <w:rPr/>
        <w:t>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rPr/>
      </w:pPr>
      <w:r>
        <w:rPr/>
        <w:t>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rPr/>
      </w:pPr>
      <w:r>
        <w:rPr/>
        <w:t>The ecosystem ratio also governs how far a change in the take rate moves revenue growth. Equation (4) shows that D is the change in the take rate divided by its starting level.</w:t>
      </w:r>
    </w:p>
    <w:p>
      <w:pPr>
        <w:pStyle w:val="BodyText"/>
        <w:rPr/>
      </w:pPr>
      <w:r>
        <w:rPr/>
        <w:t>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p>
      <w:pPr>
        <w:pStyle w:val="BodyText"/>
        <w:rPr>
          <w:ins w:id="350" w:author="Changes 24 to 25 Oct" w:date="2026-10-25T16:02:42Z"/>
        </w:rPr>
      </w:pPr>
      <w:ins w:id="349" w:author="Changes 24 to 25 Oct" w:date="2026-10-25T16:02:42Z">
        <w:r>
          <w:rPr/>
          <w:t>The take rate itself has two parts:</w:t>
        </w:r>
      </w:ins>
    </w:p>
    <w:p>
      <w:pPr>
        <w:pStyle w:val="Heading2"/>
        <w:rPr>
          <w:del w:id="352" w:author="Changes 24 to 25 Oct" w:date="2026-10-25T16:02:42Z"/>
        </w:rPr>
      </w:pPr>
      <w:del w:id="351" w:author="Changes 24 to 25 Oct" w:date="2026-10-25T16:02:42Z">
        <w:r>
          <w:rPr/>
          <w:delText>3.3 Tracing a movement</w:delText>
        </w:r>
      </w:del>
    </w:p>
    <w:p>
      <w:pPr>
        <w:pStyle w:val="FirstParagraph"/>
        <w:rPr>
          <w:del w:id="354" w:author="Changes 24 to 25 Oct" w:date="2026-10-25T16:02:42Z"/>
        </w:rPr>
      </w:pPr>
      <w:del w:id="353" w:author="Changes 24 to 25 Oct" w:date="2026-10-25T16:02:42Z">
        <w:r>
          <w:rPr/>
          <w:delText>A large divergence calls for an explanation, and the same definitions supply it. Measured in logarithms, the growth of revenue splits exactly into the growth of transaction value and the change in the take rate:</w:delText>
        </w:r>
      </w:del>
    </w:p>
    <w:p>
      <w:pPr>
        <w:pStyle w:val="Equation"/>
        <w:rPr>
          <w:del w:id="362" w:author="Changes 24 to 25 Oct" w:date="2026-10-25T16:02:42Z"/>
        </w:rPr>
      </w:pPr>
      <w:del w:id="355" w:author="Changes 24 to 25 Oct" w:date="2026-10-25T16:02:42Z">
        <w:r>
          <w:rPr/>
          <w:tab/>
          <w:delText>Δln R</w:delText>
        </w:r>
      </w:del>
      <w:del w:id="356" w:author="Changes 24 to 25 Oct" w:date="2026-10-25T16:02:42Z">
        <w:r>
          <w:rPr>
            <w:vertAlign w:val="subscript"/>
          </w:rPr>
          <w:delText>it</w:delText>
        </w:r>
      </w:del>
      <w:del w:id="357" w:author="Changes 24 to 25 Oct" w:date="2026-10-25T16:02:42Z">
        <w:r>
          <w:rPr/>
          <w:delText xml:space="preserve"> = Δln V</w:delText>
        </w:r>
      </w:del>
      <w:del w:id="358" w:author="Changes 24 to 25 Oct" w:date="2026-10-25T16:02:42Z">
        <w:r>
          <w:rPr>
            <w:vertAlign w:val="subscript"/>
          </w:rPr>
          <w:delText>it</w:delText>
        </w:r>
      </w:del>
      <w:del w:id="359" w:author="Changes 24 to 25 Oct" w:date="2026-10-25T16:02:42Z">
        <w:r>
          <w:rPr/>
          <w:delText xml:space="preserve"> + Δln m</w:delText>
        </w:r>
      </w:del>
      <w:del w:id="360" w:author="Changes 24 to 25 Oct" w:date="2026-10-25T16:02:42Z">
        <w:r>
          <w:rPr>
            <w:vertAlign w:val="subscript"/>
          </w:rPr>
          <w:delText>it</w:delText>
        </w:r>
      </w:del>
      <w:del w:id="361" w:author="Changes 24 to 25 Oct" w:date="2026-10-25T16:02:42Z">
        <w:r>
          <w:rPr/>
          <w:tab/>
          <w:delText>(5)</w:delText>
        </w:r>
      </w:del>
    </w:p>
    <w:p>
      <w:pPr>
        <w:pStyle w:val="BodyText"/>
        <w:rPr>
          <w:del w:id="364" w:author="Changes 24 to 25 Oct" w:date="2026-10-25T16:02:42Z"/>
        </w:rPr>
      </w:pPr>
      <w:del w:id="363" w:author="Changes 24 to 25 Oct" w:date="2026-10-25T16:02:42Z">
        <w:r>
          <w:rPr/>
          <w:delText>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delText>
        </w:r>
      </w:del>
    </w:p>
    <w:p>
      <w:pPr>
        <w:pStyle w:val="Heading2"/>
        <w:rPr/>
      </w:pPr>
      <w:r>
        <w:rPr/>
        <w:tab/>
        <w:t>m</w:t>
      </w:r>
      <w:r>
        <w:rPr>
          <w:vertAlign w:val="subscript"/>
        </w:rPr>
        <w:t>it</w:t>
      </w:r>
      <w:r>
        <w:rPr/>
        <w:t xml:space="preserve"> = f</w:t>
      </w:r>
      <w:r>
        <w:rPr>
          <w:vertAlign w:val="subscript"/>
        </w:rPr>
        <w:t>it</w:t>
      </w:r>
      <w:r>
        <w:rPr/>
        <w:t xml:space="preserve"> − s</w:t>
      </w:r>
      <w:r>
        <w:rPr>
          <w:vertAlign w:val="subscript"/>
        </w:rPr>
        <w:t>it</w:t>
      </w:r>
      <w:r>
        <w:rPr/>
        <w:tab/>
        <w:t>(</w:t>
      </w:r>
      <w:ins w:id="365" w:author="Changes 24 to 25 Oct" w:date="2026-10-25T16:02:42Z">
        <w:r>
          <w:rPr/>
          <w:t>5</w:t>
        </w:r>
      </w:ins>
      <w:del w:id="366" w:author="Changes 24 to 25 Oct" w:date="2026-10-25T16:02:42Z">
        <w:r>
          <w:rPr/>
          <w:delText>6</w:delText>
        </w:r>
      </w:del>
      <w:r>
        <w:rPr/>
        <w:t>)</w:t>
      </w:r>
    </w:p>
    <w:p>
      <w:pPr>
        <w:pStyle w:val="BodyText"/>
        <w:rPr/>
      </w:pPr>
      <w:r>
        <w:rPr/>
        <w:t>where f</w:t>
      </w:r>
      <w:r>
        <w:rPr>
          <w:vertAlign w:val="subscript"/>
        </w:rPr>
        <w:t>it</w:t>
      </w:r>
      <w:r>
        <w:rPr/>
        <w:t xml:space="preserve"> is the fee rate and s</w:t>
      </w:r>
      <w:r>
        <w:rPr>
          <w:vertAlign w:val="subscript"/>
        </w:rPr>
        <w:t>it</w:t>
      </w:r>
      <w:r>
        <w:rPr/>
        <w:t xml:space="preserve">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rPr>
          <w:del w:id="368" w:author="Changes 24 to 25 Oct" w:date="2026-10-25T16:02:42Z"/>
        </w:rPr>
      </w:pPr>
      <w:del w:id="367" w:author="Changes 24 to 25 Oct" w:date="2026-10-25T16:02:42Z">
        <w:r>
          <w:rPr/>
          <w:delText>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delText>
        </w:r>
      </w:del>
    </w:p>
    <w:p>
      <w:pPr>
        <w:pStyle w:val="BodyText"/>
        <w:rPr/>
      </w:pPr>
      <w:r>
        <w:rPr/>
        <w:t>Equation (</w:t>
      </w:r>
      <w:ins w:id="369" w:author="Changes 24 to 25 Oct" w:date="2026-10-25T16:02:42Z">
        <w:r>
          <w:rPr/>
          <w:t>5</w:t>
        </w:r>
      </w:ins>
      <w:del w:id="370" w:author="Changes 24 to 25 Oct" w:date="2026-10-25T16:02:42Z">
        <w:r>
          <w:rPr/>
          <w:delText>6</w:delText>
        </w:r>
      </w:del>
      <w:r>
        <w:rPr/>
        <w:t>) also shows where a rule acts. A cap on commissions acts on the fee rate, and a limit on discounts acts on the incentive rate. Chapter 6 sets Indonesia’s recent rules against these parts of the take rate.</w:t>
      </w:r>
      <w:bookmarkEnd w:id="18"/>
    </w:p>
    <w:p>
      <w:pPr>
        <w:pStyle w:val="Heading2"/>
        <w:rPr>
          <w:ins w:id="372" w:author="Changes 24 to 25 Oct" w:date="2026-10-25T16:02:42Z"/>
        </w:rPr>
      </w:pPr>
      <w:ins w:id="371" w:author="Changes 24 to 25 Oct" w:date="2026-10-25T16:02:42Z">
        <w:bookmarkStart w:id="19" w:name="Xf5d189a48112b2a5ff2359da6a7450ee2226bce"/>
        <w:r>
          <w:rPr/>
          <w:t>3.3 What changes the wedge and the ecosystem ratio</w:t>
        </w:r>
      </w:ins>
    </w:p>
    <w:p>
      <w:pPr>
        <w:pStyle w:val="FirstParagraph"/>
        <w:rPr>
          <w:ins w:id="374" w:author="Changes 24 to 25 Oct" w:date="2026-10-25T16:02:42Z"/>
        </w:rPr>
      </w:pPr>
      <w:ins w:id="373" w:author="Changes 24 to 25 Oct" w:date="2026-10-25T16:02:42Z">
        <w:r>
          <w:rPr/>
          <w:t>Equations (1) to (4) define the wedge and the ecosystem ratio. They do not say what moves them. Two direct tests do, and Chapter 5 reports both. The first tests whether revenue grows in proportion to transaction value, the claim of H1. The second asks what explains the size of the wedge and of the ecosystem ratio across platforms.</w:t>
        </w:r>
      </w:ins>
    </w:p>
    <w:p>
      <w:pPr>
        <w:pStyle w:val="BodyText"/>
        <w:rPr>
          <w:ins w:id="376" w:author="Changes 24 to 25 Oct" w:date="2026-10-25T16:02:42Z"/>
        </w:rPr>
      </w:pPr>
      <w:ins w:id="375" w:author="Changes 24 to 25 Oct" w:date="2026-10-25T16:02:42Z">
        <w:r>
          <w:rPr/>
          <w:t>Revenue grows in proportion to transaction value when a 1 percent rise in transaction value comes with a 1 percent rise in revenue. That claim can be tested in growth rates, with g(·) as defined above:</w:t>
        </w:r>
      </w:ins>
    </w:p>
    <w:p>
      <w:pPr>
        <w:pStyle w:val="Equation"/>
        <w:rPr>
          <w:ins w:id="386" w:author="Changes 24 to 25 Oct" w:date="2026-10-25T16:02:42Z"/>
        </w:rPr>
      </w:pPr>
      <w:ins w:id="377" w:author="Changes 24 to 25 Oct" w:date="2026-10-25T16:02:42Z">
        <w:r>
          <w:rPr/>
          <w:tab/>
          <w:t>g(R</w:t>
        </w:r>
      </w:ins>
      <w:ins w:id="378" w:author="Changes 24 to 25 Oct" w:date="2026-10-25T16:02:42Z">
        <w:r>
          <w:rPr>
            <w:vertAlign w:val="subscript"/>
          </w:rPr>
          <w:t>it</w:t>
        </w:r>
      </w:ins>
      <w:ins w:id="379" w:author="Changes 24 to 25 Oct" w:date="2026-10-25T16:02:42Z">
        <w:r>
          <w:rPr/>
          <w:t>) = a + b g(V</w:t>
        </w:r>
      </w:ins>
      <w:ins w:id="380" w:author="Changes 24 to 25 Oct" w:date="2026-10-25T16:02:42Z">
        <w:r>
          <w:rPr>
            <w:vertAlign w:val="subscript"/>
          </w:rPr>
          <w:t>it</w:t>
        </w:r>
      </w:ins>
      <w:ins w:id="381" w:author="Changes 24 to 25 Oct" w:date="2026-10-25T16:02:42Z">
        <w:r>
          <w:rPr/>
          <w:t>) + c Indonesia_i + d (Indonesia_i × g(V</w:t>
        </w:r>
      </w:ins>
      <w:ins w:id="382" w:author="Changes 24 to 25 Oct" w:date="2026-10-25T16:02:42Z">
        <w:r>
          <w:rPr>
            <w:vertAlign w:val="subscript"/>
          </w:rPr>
          <w:t>it</w:t>
        </w:r>
      </w:ins>
      <w:ins w:id="383" w:author="Changes 24 to 25 Oct" w:date="2026-10-25T16:02:42Z">
        <w:r>
          <w:rPr/>
          <w:t>)) + u</w:t>
        </w:r>
      </w:ins>
      <w:ins w:id="384" w:author="Changes 24 to 25 Oct" w:date="2026-10-25T16:02:42Z">
        <w:r>
          <w:rPr>
            <w:vertAlign w:val="subscript"/>
          </w:rPr>
          <w:t>it</w:t>
        </w:r>
      </w:ins>
      <w:ins w:id="385" w:author="Changes 24 to 25 Oct" w:date="2026-10-25T16:02:42Z">
        <w:r>
          <w:rPr/>
          <w:tab/>
          <w:t>(6)</w:t>
        </w:r>
      </w:ins>
    </w:p>
    <w:p>
      <w:pPr>
        <w:pStyle w:val="BodyText"/>
        <w:rPr>
          <w:ins w:id="388" w:author="Changes 24 to 25 Oct" w:date="2026-10-25T16:02:42Z"/>
        </w:rPr>
      </w:pPr>
      <w:ins w:id="387" w:author="Changes 24 to 25 Oct" w:date="2026-10-25T16:02:42Z">
        <w:r>
          <w:rPr/>
          <w:t>where Indonesia_i equals one for the Indonesian and regional platforms and zero for the foreign ones. If revenue is proportional to transaction value, b equals 1, a is close to zero, and the group does not matter, so c and d are zero. A slope below 1 in the Indonesian and regional group would mean that revenue moved with the platform’s pricing and not with the commerce. The correlation between the two growth rates, which Chapter 5 reports for each group, gives the same test in one number.</w:t>
        </w:r>
      </w:ins>
    </w:p>
    <w:p>
      <w:pPr>
        <w:pStyle w:val="BodyText"/>
        <w:rPr>
          <w:ins w:id="390" w:author="Changes 24 to 25 Oct" w:date="2026-10-25T16:02:42Z"/>
        </w:rPr>
      </w:pPr>
      <w:ins w:id="389" w:author="Changes 24 to 25 Oct" w:date="2026-10-25T16:02:42Z">
        <w:r>
          <w:rPr/>
          <w:t>The second test regresses the wedge and the ecosystem ratio on the features of a platform and of its home market:</w:t>
        </w:r>
      </w:ins>
    </w:p>
    <w:p>
      <w:pPr>
        <w:pStyle w:val="Equation"/>
        <w:rPr>
          <w:ins w:id="404" w:author="Changes 24 to 25 Oct" w:date="2026-10-25T16:02:42Z"/>
        </w:rPr>
      </w:pPr>
      <w:ins w:id="391" w:author="Changes 24 to 25 Oct" w:date="2026-10-25T16:02:42Z">
        <w:r>
          <w:rPr/>
          <w:tab/>
          <w:t>Y</w:t>
        </w:r>
      </w:ins>
      <w:ins w:id="392" w:author="Changes 24 to 25 Oct" w:date="2026-10-25T16:02:42Z">
        <w:r>
          <w:rPr>
            <w:vertAlign w:val="subscript"/>
          </w:rPr>
          <w:t>it</w:t>
        </w:r>
      </w:ins>
      <w:ins w:id="393" w:author="Changes 24 to 25 Oct" w:date="2026-10-25T16:02:42Z">
        <w:r>
          <w:rPr/>
          <w:t xml:space="preserve"> = α + β1 Indonesia_i + β2 ln(1 + Listed</w:t>
        </w:r>
      </w:ins>
      <w:ins w:id="394" w:author="Changes 24 to 25 Oct" w:date="2026-10-25T16:02:42Z">
        <w:r>
          <w:rPr>
            <w:vertAlign w:val="subscript"/>
          </w:rPr>
          <w:t>it</w:t>
        </w:r>
      </w:ins>
      <w:ins w:id="395" w:author="Changes 24 to 25 Oct" w:date="2026-10-25T16:02:42Z">
        <w:r>
          <w:rPr/>
          <w:t>) + β3 ln(Assets</w:t>
        </w:r>
      </w:ins>
      <w:ins w:id="396" w:author="Changes 24 to 25 Oct" w:date="2026-10-25T16:02:42Z">
        <w:r>
          <w:rPr>
            <w:vertAlign w:val="subscript"/>
          </w:rPr>
          <w:t>it</w:t>
        </w:r>
      </w:ins>
      <w:ins w:id="397" w:author="Changes 24 to 25 Oct" w:date="2026-10-25T16:02:42Z">
        <w:r>
          <w:rPr/>
          <w:t>) + β4′ Type_i + γ′ Macro</w:t>
        </w:r>
      </w:ins>
      <w:ins w:id="398" w:author="Changes 24 to 25 Oct" w:date="2026-10-25T16:02:42Z">
        <w:r>
          <w:rPr>
            <w:vertAlign w:val="subscript"/>
          </w:rPr>
          <w:t>it</w:t>
        </w:r>
      </w:ins>
      <w:ins w:id="399" w:author="Changes 24 to 25 Oct" w:date="2026-10-25T16:02:42Z">
        <w:r>
          <w:rPr/>
          <w:t xml:space="preserve"> + δ</w:t>
        </w:r>
      </w:ins>
      <w:ins w:id="400" w:author="Changes 24 to 25 Oct" w:date="2026-10-25T16:02:42Z">
        <w:r>
          <w:rPr>
            <w:vertAlign w:val="subscript"/>
          </w:rPr>
          <w:t>t</w:t>
        </w:r>
      </w:ins>
      <w:ins w:id="401" w:author="Changes 24 to 25 Oct" w:date="2026-10-25T16:02:42Z">
        <w:r>
          <w:rPr/>
          <w:t xml:space="preserve"> + ε</w:t>
        </w:r>
      </w:ins>
      <w:ins w:id="402" w:author="Changes 24 to 25 Oct" w:date="2026-10-25T16:02:42Z">
        <w:r>
          <w:rPr>
            <w:vertAlign w:val="subscript"/>
          </w:rPr>
          <w:t>it</w:t>
        </w:r>
      </w:ins>
      <w:ins w:id="403" w:author="Changes 24 to 25 Oct" w:date="2026-10-25T16:02:42Z">
        <w:r>
          <w:rPr/>
          <w:tab/>
          <w:t>(7)</w:t>
        </w:r>
      </w:ins>
    </w:p>
    <w:p>
      <w:pPr>
        <w:pStyle w:val="BodyText"/>
        <w:rPr>
          <w:ins w:id="408" w:author="Changes 24 to 25 Oct" w:date="2026-10-25T16:02:42Z"/>
        </w:rPr>
      </w:pPr>
      <w:ins w:id="405" w:author="Changes 24 to 25 Oct" w:date="2026-10-25T16:02:42Z">
        <w:r>
          <w:rPr/>
          <w:t>where Y</w:t>
        </w:r>
      </w:ins>
      <w:ins w:id="406" w:author="Changes 24 to 25 Oct" w:date="2026-10-25T16:02:42Z">
        <w:r>
          <w:rPr>
            <w:vertAlign w:val="subscript"/>
          </w:rPr>
          <w:t>it</w:t>
        </w:r>
      </w:ins>
      <w:ins w:id="407" w:author="Changes 24 to 25 Oct" w:date="2026-10-25T16:02:42Z">
        <w:r>
          <w:rPr/>
          <w:t xml:space="preserve"> is the natural logarithm of the wedge in US dollars, or the ecosystem ratio. Listed_it is the number of years since the platform listed on a stock exchange. Assets_it is its total assets in US dollars, which measure size without using transaction value, because transaction value is part of the wedge itself. Type_i marks the kind of platform: marketplace, which is the base, on-demand, travel, freelance or resale. Macro_it holds four measures of the platform’s home market: growth in gross domestic product (GDP), consumer-price inflation, growth in household spending and the central bank’s policy rate. The year effects δ_t remove what all platforms share in a year.</w:t>
        </w:r>
      </w:ins>
    </w:p>
    <w:p>
      <w:pPr>
        <w:pStyle w:val="BodyText"/>
        <w:rPr>
          <w:ins w:id="410" w:author="Changes 24 to 25 Oct" w:date="2026-10-25T16:02:42Z"/>
        </w:rPr>
      </w:pPr>
      <w:ins w:id="409" w:author="Changes 24 to 25 Oct" w:date="2026-10-25T16:02:42Z">
        <w:bookmarkStart w:id="20" w:name="Xf5d189a48112b2a5ff2359da6a7450ee2226bce"/>
        <w:r>
          <w:rPr/>
          <w:t>The take rate and its parts do not appear on the right-hand side. The ecosystem ratio equals one divided by the take rate, minus one, so a regression of the ratio on the take rate would restate an identity and show nothing. Chapter 4 describes the data, the variables and the standard errors.</w:t>
        </w:r>
      </w:ins>
      <w:bookmarkEnd w:id="20"/>
    </w:p>
    <w:p>
      <w:pPr>
        <w:pStyle w:val="Heading2"/>
        <w:rPr/>
      </w:pPr>
      <w:bookmarkStart w:id="21" w:name="hypotheses"/>
      <w:r>
        <w:rPr/>
        <w:t>3.4 Hypotheses</w:t>
      </w:r>
    </w:p>
    <w:p>
      <w:pPr>
        <w:pStyle w:val="FirstParagraph"/>
        <w:rPr/>
      </w:pPr>
      <w:r>
        <w:rP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1. </w:t>
      </w:r>
      <w:ins w:id="411" w:author="Changes 24 to 25 Oct" w:date="2026-10-25T16:02:42Z">
        <w:r>
          <w:rPr/>
          <w:t xml:space="preserve">Each </w:t>
        </w:r>
      </w:ins>
      <w:del w:id="412" w:author="Changes 24 to 25 Oct" w:date="2026-10-25T16:02:42Z">
        <w:r>
          <w:rPr/>
          <w:delText xml:space="preserve">Table 3 pairs each </w:delText>
        </w:r>
      </w:del>
      <w:r>
        <w:rPr/>
        <w:t>hypothesis, and the entry test of Section 3.5,</w:t>
      </w:r>
      <w:ins w:id="413" w:author="Changes 24 to 25 Oct" w:date="2026-10-25T16:02:42Z">
        <w:r>
          <w:rPr/>
          <w:t xml:space="preserve"> comes</w:t>
        </w:r>
      </w:ins>
      <w:r>
        <w:rPr/>
        <w:t xml:space="preserve"> with its main test and with the result that would count against it.</w:t>
      </w:r>
    </w:p>
    <w:p>
      <w:pPr>
        <w:pStyle w:val="TableCaption"/>
        <w:rPr>
          <w:del w:id="416" w:author="Changes 24 to 25 Oct" w:date="2026-10-25T16:02:42Z"/>
        </w:rPr>
      </w:pPr>
      <w:del w:id="414" w:author="Changes 24 to 25 Oct" w:date="2026-10-25T16:02:42Z">
        <w:r>
          <w:rPr>
            <w:b/>
          </w:rPr>
          <w:delText>Table 3.</w:delText>
        </w:r>
      </w:del>
      <w:del w:id="415" w:author="Changes 24 to 25 Oct" w:date="2026-10-25T16:02:42Z">
        <w:r>
          <w:rPr>
            <w:b w:val="false"/>
          </w:rPr>
          <w:delText xml:space="preserve"> Hypotheses, tests and what would count against them</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654"/>
        <w:gridCol w:w="2672"/>
        <w:gridCol w:w="2797"/>
        <w:gridCol w:w="2381"/>
      </w:tblGrid>
      <w:tr>
        <w:trPr>
          <w:tblHeader w:val="true"/>
          <w:del w:id="417" w:author="Changes 24 to 25 Oct" w:date="2026-10-25T16:02:42Z"/>
          <w:cantSplit w:val="true"/>
        </w:trPr>
        <w:tc>
          <w:tcPr>
            <w:tcW w:w="65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419" w:author="Changes 24 to 25 Oct" w:date="2026-10-25T16:02:42Z"/>
              </w:rPr>
            </w:pPr>
            <w:del w:id="418" w:author="Changes 24 to 25 Oct" w:date="2026-10-25T16:02:42Z">
              <w:r>
                <w:rPr>
                  <w:b/>
                  <w:kern w:val="0"/>
                  <w:sz w:val="18"/>
                  <w:szCs w:val="24"/>
                  <w:lang w:val="en-US" w:eastAsia="en-US" w:bidi="ar-SA"/>
                </w:rPr>
                <w:delText>Test</w:delText>
              </w:r>
            </w:del>
          </w:p>
        </w:tc>
        <w:tc>
          <w:tcPr>
            <w:tcW w:w="267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421" w:author="Changes 24 to 25 Oct" w:date="2026-10-25T16:02:42Z"/>
              </w:rPr>
            </w:pPr>
            <w:del w:id="420" w:author="Changes 24 to 25 Oct" w:date="2026-10-25T16:02:42Z">
              <w:r>
                <w:rPr>
                  <w:b/>
                  <w:kern w:val="0"/>
                  <w:sz w:val="18"/>
                  <w:szCs w:val="24"/>
                  <w:lang w:val="en-US" w:eastAsia="en-US" w:bidi="ar-SA"/>
                </w:rPr>
                <w:delText>What it asks</w:delText>
              </w:r>
            </w:del>
          </w:p>
        </w:tc>
        <w:tc>
          <w:tcPr>
            <w:tcW w:w="279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423" w:author="Changes 24 to 25 Oct" w:date="2026-10-25T16:02:42Z"/>
              </w:rPr>
            </w:pPr>
            <w:del w:id="422" w:author="Changes 24 to 25 Oct" w:date="2026-10-25T16:02:42Z">
              <w:r>
                <w:rPr>
                  <w:b/>
                  <w:kern w:val="0"/>
                  <w:sz w:val="18"/>
                  <w:szCs w:val="24"/>
                  <w:lang w:val="en-US" w:eastAsia="en-US" w:bidi="ar-SA"/>
                </w:rPr>
                <w:delText>Main test</w:delText>
              </w:r>
            </w:del>
          </w:p>
        </w:tc>
        <w:tc>
          <w:tcPr>
            <w:tcW w:w="238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425" w:author="Changes 24 to 25 Oct" w:date="2026-10-25T16:02:42Z"/>
              </w:rPr>
            </w:pPr>
            <w:del w:id="424" w:author="Changes 24 to 25 Oct" w:date="2026-10-25T16:02:42Z">
              <w:r>
                <w:rPr>
                  <w:b/>
                  <w:kern w:val="0"/>
                  <w:sz w:val="18"/>
                  <w:szCs w:val="24"/>
                  <w:lang w:val="en-US" w:eastAsia="en-US" w:bidi="ar-SA"/>
                </w:rPr>
                <w:delText>What would count against it</w:delText>
              </w:r>
            </w:del>
          </w:p>
        </w:tc>
      </w:tr>
      <w:tr>
        <w:trPr>
          <w:del w:id="426" w:author="Changes 24 to 25 Oct" w:date="2026-10-25T16:02:42Z"/>
          <w:cantSplit w:val="true"/>
        </w:trPr>
        <w:tc>
          <w:tcPr>
            <w:tcW w:w="654" w:type="dxa"/>
            <w:tcBorders/>
          </w:tcPr>
          <w:p>
            <w:pPr>
              <w:pStyle w:val="Compact"/>
              <w:keepNext w:val="true"/>
              <w:widowControl/>
              <w:spacing w:lineRule="exact" w:line="220" w:before="0" w:after="0"/>
              <w:jc w:val="left"/>
              <w:rPr>
                <w:kern w:val="0"/>
                <w:szCs w:val="24"/>
                <w:lang w:val="en-US" w:eastAsia="en-US" w:bidi="ar-SA"/>
                <w:del w:id="428" w:author="Changes 24 to 25 Oct" w:date="2026-10-25T16:02:42Z"/>
              </w:rPr>
            </w:pPr>
            <w:del w:id="427" w:author="Changes 24 to 25 Oct" w:date="2026-10-25T16:02:42Z">
              <w:r>
                <w:rPr>
                  <w:kern w:val="0"/>
                  <w:sz w:val="18"/>
                  <w:szCs w:val="24"/>
                  <w:lang w:val="en-US" w:eastAsia="en-US" w:bidi="ar-SA"/>
                </w:rPr>
                <w:delText>H1</w:delText>
              </w:r>
            </w:del>
          </w:p>
        </w:tc>
        <w:tc>
          <w:tcPr>
            <w:tcW w:w="2672" w:type="dxa"/>
            <w:tcBorders/>
          </w:tcPr>
          <w:p>
            <w:pPr>
              <w:pStyle w:val="Compact"/>
              <w:keepNext w:val="true"/>
              <w:widowControl/>
              <w:spacing w:lineRule="exact" w:line="220" w:before="0" w:after="0"/>
              <w:jc w:val="left"/>
              <w:rPr>
                <w:kern w:val="0"/>
                <w:szCs w:val="24"/>
                <w:lang w:val="en-US" w:eastAsia="en-US" w:bidi="ar-SA"/>
                <w:del w:id="430" w:author="Changes 24 to 25 Oct" w:date="2026-10-25T16:02:42Z"/>
              </w:rPr>
            </w:pPr>
            <w:del w:id="429" w:author="Changes 24 to 25 Oct" w:date="2026-10-25T16:02:42Z">
              <w:r>
                <w:rPr>
                  <w:kern w:val="0"/>
                  <w:sz w:val="18"/>
                  <w:szCs w:val="24"/>
                  <w:lang w:val="en-US" w:eastAsia="en-US" w:bidi="ar-SA"/>
                </w:rPr>
                <w:delText>Do revenue and transaction value grow together within a platform?</w:delText>
              </w:r>
            </w:del>
          </w:p>
        </w:tc>
        <w:tc>
          <w:tcPr>
            <w:tcW w:w="2797" w:type="dxa"/>
            <w:tcBorders/>
          </w:tcPr>
          <w:p>
            <w:pPr>
              <w:pStyle w:val="Compact"/>
              <w:keepNext w:val="true"/>
              <w:widowControl/>
              <w:spacing w:lineRule="exact" w:line="220" w:before="0" w:after="0"/>
              <w:jc w:val="left"/>
              <w:rPr>
                <w:kern w:val="0"/>
                <w:szCs w:val="24"/>
                <w:lang w:val="en-US" w:eastAsia="en-US" w:bidi="ar-SA"/>
                <w:del w:id="432" w:author="Changes 24 to 25 Oct" w:date="2026-10-25T16:02:42Z"/>
              </w:rPr>
            </w:pPr>
            <w:del w:id="431" w:author="Changes 24 to 25 Oct" w:date="2026-10-25T16:02:42Z">
              <w:r>
                <w:rPr>
                  <w:kern w:val="0"/>
                  <w:sz w:val="18"/>
                  <w:szCs w:val="24"/>
                  <w:lang w:val="en-US" w:eastAsia="en-US" w:bidi="ar-SA"/>
                </w:rPr>
                <w:delText>Size of yearly changes in the take rate, Indonesian and regional platforms against listed platforms abroad</w:delText>
              </w:r>
            </w:del>
          </w:p>
        </w:tc>
        <w:tc>
          <w:tcPr>
            <w:tcW w:w="2381" w:type="dxa"/>
            <w:tcBorders/>
          </w:tcPr>
          <w:p>
            <w:pPr>
              <w:pStyle w:val="Compact"/>
              <w:keepNext w:val="true"/>
              <w:widowControl/>
              <w:spacing w:lineRule="exact" w:line="220" w:before="0" w:after="0"/>
              <w:jc w:val="left"/>
              <w:rPr>
                <w:kern w:val="0"/>
                <w:szCs w:val="24"/>
                <w:lang w:val="en-US" w:eastAsia="en-US" w:bidi="ar-SA"/>
                <w:del w:id="434" w:author="Changes 24 to 25 Oct" w:date="2026-10-25T16:02:42Z"/>
              </w:rPr>
            </w:pPr>
            <w:del w:id="433" w:author="Changes 24 to 25 Oct" w:date="2026-10-25T16:02:42Z">
              <w:r>
                <w:rPr>
                  <w:kern w:val="0"/>
                  <w:sz w:val="18"/>
                  <w:szCs w:val="24"/>
                  <w:lang w:val="en-US" w:eastAsia="en-US" w:bidi="ar-SA"/>
                </w:rPr>
                <w:delText>Changes in Indonesia far larger than abroad</w:delText>
              </w:r>
            </w:del>
          </w:p>
        </w:tc>
      </w:tr>
      <w:tr>
        <w:trPr>
          <w:del w:id="435" w:author="Changes 24 to 25 Oct" w:date="2026-10-25T16:02:42Z"/>
          <w:cantSplit w:val="true"/>
        </w:trPr>
        <w:tc>
          <w:tcPr>
            <w:tcW w:w="654" w:type="dxa"/>
            <w:tcBorders/>
          </w:tcPr>
          <w:p>
            <w:pPr>
              <w:pStyle w:val="Compact"/>
              <w:keepNext w:val="true"/>
              <w:widowControl/>
              <w:spacing w:lineRule="exact" w:line="220" w:before="0" w:after="0"/>
              <w:jc w:val="left"/>
              <w:rPr>
                <w:kern w:val="0"/>
                <w:szCs w:val="24"/>
                <w:lang w:val="en-US" w:eastAsia="en-US" w:bidi="ar-SA"/>
                <w:del w:id="437" w:author="Changes 24 to 25 Oct" w:date="2026-10-25T16:02:42Z"/>
              </w:rPr>
            </w:pPr>
            <w:del w:id="436" w:author="Changes 24 to 25 Oct" w:date="2026-10-25T16:02:42Z">
              <w:r>
                <w:rPr>
                  <w:kern w:val="0"/>
                  <w:sz w:val="18"/>
                  <w:szCs w:val="24"/>
                  <w:lang w:val="en-US" w:eastAsia="en-US" w:bidi="ar-SA"/>
                </w:rPr>
                <w:delText>H2</w:delText>
              </w:r>
            </w:del>
          </w:p>
        </w:tc>
        <w:tc>
          <w:tcPr>
            <w:tcW w:w="2672" w:type="dxa"/>
            <w:tcBorders/>
          </w:tcPr>
          <w:p>
            <w:pPr>
              <w:pStyle w:val="Compact"/>
              <w:keepNext w:val="true"/>
              <w:widowControl/>
              <w:spacing w:lineRule="exact" w:line="220" w:before="0" w:after="0"/>
              <w:jc w:val="left"/>
              <w:rPr>
                <w:kern w:val="0"/>
                <w:szCs w:val="24"/>
                <w:lang w:val="en-US" w:eastAsia="en-US" w:bidi="ar-SA"/>
                <w:del w:id="439" w:author="Changes 24 to 25 Oct" w:date="2026-10-25T16:02:42Z"/>
              </w:rPr>
            </w:pPr>
            <w:del w:id="438" w:author="Changes 24 to 25 Oct" w:date="2026-10-25T16:02:42Z">
              <w:r>
                <w:rPr>
                  <w:kern w:val="0"/>
                  <w:sz w:val="18"/>
                  <w:szCs w:val="24"/>
                  <w:lang w:val="en-US" w:eastAsia="en-US" w:bidi="ar-SA"/>
                </w:rPr>
                <w:delText>Does national e-commerce value grow because of more businesses or because of higher sales per business?</w:delText>
              </w:r>
            </w:del>
          </w:p>
        </w:tc>
        <w:tc>
          <w:tcPr>
            <w:tcW w:w="2797" w:type="dxa"/>
            <w:tcBorders/>
          </w:tcPr>
          <w:p>
            <w:pPr>
              <w:pStyle w:val="Compact"/>
              <w:keepNext w:val="true"/>
              <w:widowControl/>
              <w:spacing w:lineRule="exact" w:line="220" w:before="0" w:after="0"/>
              <w:jc w:val="left"/>
              <w:rPr>
                <w:kern w:val="0"/>
                <w:szCs w:val="24"/>
                <w:lang w:val="en-US" w:eastAsia="en-US" w:bidi="ar-SA"/>
                <w:del w:id="441" w:author="Changes 24 to 25 Oct" w:date="2026-10-25T16:02:42Z"/>
              </w:rPr>
            </w:pPr>
            <w:del w:id="440" w:author="Changes 24 to 25 Oct" w:date="2026-10-25T16:02:42Z">
              <w:r>
                <w:rPr>
                  <w:kern w:val="0"/>
                  <w:sz w:val="18"/>
                  <w:szCs w:val="24"/>
                  <w:lang w:val="en-US" w:eastAsia="en-US" w:bidi="ar-SA"/>
                </w:rPr>
                <w:delText>BPS’s national e-commerce value split into the number of businesses and sales per business</w:delText>
              </w:r>
            </w:del>
          </w:p>
        </w:tc>
        <w:tc>
          <w:tcPr>
            <w:tcW w:w="2381" w:type="dxa"/>
            <w:tcBorders/>
          </w:tcPr>
          <w:p>
            <w:pPr>
              <w:pStyle w:val="Compact"/>
              <w:keepNext w:val="true"/>
              <w:widowControl/>
              <w:spacing w:lineRule="exact" w:line="220" w:before="0" w:after="0"/>
              <w:jc w:val="left"/>
              <w:rPr>
                <w:kern w:val="0"/>
                <w:szCs w:val="24"/>
                <w:lang w:val="en-US" w:eastAsia="en-US" w:bidi="ar-SA"/>
                <w:del w:id="443" w:author="Changes 24 to 25 Oct" w:date="2026-10-25T16:02:42Z"/>
              </w:rPr>
            </w:pPr>
            <w:del w:id="442" w:author="Changes 24 to 25 Oct" w:date="2026-10-25T16:02:42Z">
              <w:r>
                <w:rPr>
                  <w:kern w:val="0"/>
                  <w:sz w:val="18"/>
                  <w:szCs w:val="24"/>
                  <w:lang w:val="en-US" w:eastAsia="en-US" w:bidi="ar-SA"/>
                </w:rPr>
                <w:delText>Higher sales per business accounting for most of the growth</w:delText>
              </w:r>
            </w:del>
          </w:p>
        </w:tc>
      </w:tr>
      <w:tr>
        <w:trPr>
          <w:del w:id="444" w:author="Changes 24 to 25 Oct" w:date="2026-10-25T16:02:42Z"/>
          <w:cantSplit w:val="true"/>
        </w:trPr>
        <w:tc>
          <w:tcPr>
            <w:tcW w:w="654" w:type="dxa"/>
            <w:tcBorders>
              <w:bottom w:val="single" w:sz="8" w:space="0" w:color="000000"/>
            </w:tcBorders>
          </w:tcPr>
          <w:p>
            <w:pPr>
              <w:pStyle w:val="Compact"/>
              <w:widowControl/>
              <w:spacing w:lineRule="exact" w:line="220" w:before="0" w:after="0"/>
              <w:jc w:val="left"/>
              <w:rPr>
                <w:kern w:val="0"/>
                <w:szCs w:val="24"/>
                <w:lang w:val="en-US" w:eastAsia="en-US" w:bidi="ar-SA"/>
                <w:del w:id="446" w:author="Changes 24 to 25 Oct" w:date="2026-10-25T16:02:42Z"/>
              </w:rPr>
            </w:pPr>
            <w:del w:id="445" w:author="Changes 24 to 25 Oct" w:date="2026-10-25T16:02:42Z">
              <w:r>
                <w:rPr>
                  <w:kern w:val="0"/>
                  <w:sz w:val="18"/>
                  <w:szCs w:val="24"/>
                  <w:lang w:val="en-US" w:eastAsia="en-US" w:bidi="ar-SA"/>
                </w:rPr>
                <w:delText>Entry test</w:delText>
              </w:r>
            </w:del>
          </w:p>
        </w:tc>
        <w:tc>
          <w:tcPr>
            <w:tcW w:w="2672" w:type="dxa"/>
            <w:tcBorders>
              <w:bottom w:val="single" w:sz="8" w:space="0" w:color="000000"/>
            </w:tcBorders>
          </w:tcPr>
          <w:p>
            <w:pPr>
              <w:pStyle w:val="Compact"/>
              <w:widowControl/>
              <w:spacing w:lineRule="exact" w:line="220" w:before="0" w:after="0"/>
              <w:jc w:val="left"/>
              <w:rPr>
                <w:kern w:val="0"/>
                <w:szCs w:val="24"/>
                <w:lang w:val="en-US" w:eastAsia="en-US" w:bidi="ar-SA"/>
                <w:del w:id="448" w:author="Changes 24 to 25 Oct" w:date="2026-10-25T16:02:42Z"/>
              </w:rPr>
            </w:pPr>
            <w:del w:id="447" w:author="Changes 24 to 25 Oct" w:date="2026-10-25T16:02:42Z">
              <w:r>
                <w:rPr>
                  <w:kern w:val="0"/>
                  <w:sz w:val="18"/>
                  <w:szCs w:val="24"/>
                  <w:lang w:val="en-US" w:eastAsia="en-US" w:bidi="ar-SA"/>
                </w:rPr>
                <w:delText>Does a rise in the count of online sellers come from first-time entry?</w:delText>
              </w:r>
            </w:del>
          </w:p>
        </w:tc>
        <w:tc>
          <w:tcPr>
            <w:tcW w:w="2797" w:type="dxa"/>
            <w:tcBorders>
              <w:bottom w:val="single" w:sz="8" w:space="0" w:color="000000"/>
            </w:tcBorders>
          </w:tcPr>
          <w:p>
            <w:pPr>
              <w:pStyle w:val="Compact"/>
              <w:widowControl/>
              <w:spacing w:lineRule="exact" w:line="220" w:before="0" w:after="0"/>
              <w:jc w:val="left"/>
              <w:rPr>
                <w:kern w:val="0"/>
                <w:szCs w:val="24"/>
                <w:lang w:val="en-US" w:eastAsia="en-US" w:bidi="ar-SA"/>
                <w:del w:id="450" w:author="Changes 24 to 25 Oct" w:date="2026-10-25T16:02:42Z"/>
              </w:rPr>
            </w:pPr>
            <w:del w:id="449" w:author="Changes 24 to 25 Oct" w:date="2026-10-25T16:02:42Z">
              <w:r>
                <w:rPr>
                  <w:kern w:val="0"/>
                  <w:sz w:val="18"/>
                  <w:szCs w:val="24"/>
                  <w:lang w:val="en-US" w:eastAsia="en-US" w:bidi="ar-SA"/>
                </w:rPr>
                <w:delText>Share of 2023 sellers in BPS’s survey files who began selling online in 2023</w:delText>
              </w:r>
            </w:del>
          </w:p>
        </w:tc>
        <w:tc>
          <w:tcPr>
            <w:tcW w:w="2381" w:type="dxa"/>
            <w:tcBorders>
              <w:bottom w:val="single" w:sz="8" w:space="0" w:color="000000"/>
            </w:tcBorders>
          </w:tcPr>
          <w:p>
            <w:pPr>
              <w:pStyle w:val="Compact"/>
              <w:widowControl/>
              <w:spacing w:lineRule="exact" w:line="220" w:before="0" w:after="0"/>
              <w:jc w:val="left"/>
              <w:rPr>
                <w:kern w:val="0"/>
                <w:szCs w:val="24"/>
                <w:lang w:val="en-US" w:eastAsia="en-US" w:bidi="ar-SA"/>
                <w:del w:id="452" w:author="Changes 24 to 25 Oct" w:date="2026-10-25T16:02:42Z"/>
              </w:rPr>
            </w:pPr>
            <w:del w:id="451" w:author="Changes 24 to 25 Oct" w:date="2026-10-25T16:02:42Z">
              <w:r>
                <w:rPr>
                  <w:kern w:val="0"/>
                  <w:sz w:val="18"/>
                  <w:szCs w:val="24"/>
                  <w:lang w:val="en-US" w:eastAsia="en-US" w:bidi="ar-SA"/>
                </w:rPr>
                <w:delText>Fewer new sellers than the rise requires</w:delText>
              </w:r>
            </w:del>
          </w:p>
        </w:tc>
      </w:tr>
    </w:tbl>
    <w:p>
      <w:pPr>
        <w:pStyle w:val="TableCaption"/>
        <w:rPr/>
      </w:pPr>
      <w:r>
        <w:rPr/>
        <w:t>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rPr/>
      </w:pPr>
      <w:r>
        <w:rPr/>
        <w:t>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rPr/>
      </w:pPr>
      <w:r>
        <w:rPr/>
        <w:t>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rPr/>
      </w:pPr>
      <w:r>
        <w:rPr>
          <w:b/>
          <w:bCs/>
        </w:rPr>
        <w:t>H1.</w:t>
      </w:r>
      <w:r>
        <w:rPr/>
        <w:t xml:space="preserve"> Transaction value and revenue recognized by the same platform grow in proportion over time.</w:t>
      </w:r>
    </w:p>
    <w:p>
      <w:pPr>
        <w:pStyle w:val="FirstParagraph"/>
        <w:rPr/>
      </w:pPr>
      <w:ins w:id="453" w:author="Changes 24 to 25 Oct" w:date="2026-10-25T16:02:42Z">
        <w:r>
          <w:rPr/>
          <w:t>H1 is tested in two ways. The first is equation (6), an ordinary least squares (OLS) regression of revenue growth on transaction value growth, and H1 holds in a group if the slope is 1</w:t>
        </w:r>
      </w:ins>
      <w:del w:id="454" w:author="Changes 24 to 25 Oct" w:date="2026-10-25T16:02:42Z">
        <w:r>
          <w:rPr/>
          <w:delText>Growth rates never match exactly, so H1 is tested by comparison</w:delText>
        </w:r>
      </w:del>
      <w:r>
        <w:rPr/>
        <w:t xml:space="preserve">. The </w:t>
      </w:r>
      <w:ins w:id="455" w:author="Changes 24 to 25 Oct" w:date="2026-10-25T16:02:42Z">
        <w:r>
          <w:rPr/>
          <w:t>second</w:t>
        </w:r>
      </w:ins>
      <w:del w:id="456" w:author="Changes 24 to 25 Oct" w:date="2026-10-25T16:02:42Z">
        <w:r>
          <w:rPr/>
          <w:delText>test</w:delText>
        </w:r>
      </w:del>
      <w:r>
        <w:rPr/>
        <w:t xml:space="preserve"> compares the size of yearly changes in the take rate, measured </w:t>
      </w:r>
      <w:ins w:id="457" w:author="Changes 24 to 25 Oct" w:date="2026-10-25T16:02:42Z">
        <w:r>
          <w:rPr/>
          <w:t>as simple percentage changes</w:t>
        </w:r>
      </w:ins>
      <w:del w:id="458" w:author="Changes 24 to 25 Oct" w:date="2026-10-25T16:02:42Z">
        <w:r>
          <w:rPr/>
          <w:delText>in logs as in equation (5)</w:delText>
        </w:r>
      </w:del>
      <w:r>
        <w:rPr/>
        <w:t xml:space="preserve">, between two groups. One group is the Indonesian and regional platforms. The other is listed platforms abroad, where revenue and transaction value broadly move together. </w:t>
      </w:r>
      <w:ins w:id="459" w:author="Changes 24 to 25 Oct" w:date="2026-10-25T16:02:42Z">
        <w:r>
          <w:rPr/>
          <w:t xml:space="preserve">A slope far below 1 in Indonesia, or changes far </w:t>
        </w:r>
      </w:ins>
      <w:del w:id="460" w:author="Changes 24 to 25 Oct" w:date="2026-10-25T16:02:42Z">
        <w:r>
          <w:rPr/>
          <w:delText xml:space="preserve">Changes far </w:delText>
        </w:r>
      </w:del>
      <w:r>
        <w:rPr/>
        <w:t xml:space="preserve">larger in Indonesia </w:t>
      </w:r>
      <w:ins w:id="461" w:author="Changes 24 to 25 Oct" w:date="2026-10-25T16:02:42Z">
        <w:r>
          <w:rPr/>
          <w:t xml:space="preserve">than abroad, </w:t>
        </w:r>
      </w:ins>
      <w:r>
        <w:rPr/>
        <w:t xml:space="preserve">would count against H1. Chapter 4 describes the two groups and the </w:t>
      </w:r>
      <w:ins w:id="462" w:author="Changes 24 to 25 Oct" w:date="2026-10-25T16:02:42Z">
        <w:r>
          <w:rPr/>
          <w:t>tests</w:t>
        </w:r>
      </w:ins>
      <w:del w:id="463" w:author="Changes 24 to 25 Oct" w:date="2026-10-25T16:02:42Z">
        <w:r>
          <w:rPr/>
          <w:delText>test</w:delText>
        </w:r>
      </w:del>
      <w:r>
        <w:rPr/>
        <w:t>.</w:t>
      </w:r>
    </w:p>
    <w:p>
      <w:pPr>
        <w:pStyle w:val="BodyText"/>
        <w:rPr/>
      </w:pPr>
      <w:r>
        <w:rPr/>
        <w:t>National e-commerce value can grow in two ways. Existing businesses can sell more, which is the intensive margin. More businesses can sell online, which is the extensive margin.</w:t>
      </w:r>
    </w:p>
    <w:p>
      <w:pPr>
        <w:pStyle w:val="BodyText"/>
        <w:rPr/>
      </w:pPr>
      <w:r>
        <w:rPr/>
        <w:t>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rPr/>
      </w:pPr>
      <w:r>
        <w:rPr/>
        <w:t xml:space="preserve">BPS publishes both the number of businesses selling online, N, and their total online sales value, Y. Since Y equals N times the sales per business, its growth </w:t>
      </w:r>
      <w:ins w:id="464" w:author="Changes 24 to 25 Oct" w:date="2026-10-25T16:02:42Z">
        <w:r>
          <w:rPr/>
          <w:t>splits</w:t>
        </w:r>
      </w:ins>
      <w:del w:id="465" w:author="Changes 24 to 25 Oct" w:date="2026-10-25T16:02:42Z">
        <w:r>
          <w:rPr/>
          <w:delText>in logarithms splits exactly</w:delText>
        </w:r>
      </w:del>
      <w:r>
        <w:rPr/>
        <w:t xml:space="preserve"> in two:</w:t>
      </w:r>
    </w:p>
    <w:p>
      <w:pPr>
        <w:pStyle w:val="Equation"/>
        <w:rPr/>
      </w:pPr>
      <w:r>
        <w:rPr/>
        <w:tab/>
      </w:r>
      <w:ins w:id="466" w:author="Changes 24 to 25 Oct" w:date="2026-10-25T16:02:42Z">
        <w:r>
          <w:rPr/>
          <w:t>1 + g(Y</w:t>
        </w:r>
      </w:ins>
      <w:ins w:id="467" w:author="Changes 24 to 25 Oct" w:date="2026-10-25T16:02:42Z">
        <w:r>
          <w:rPr>
            <w:vertAlign w:val="subscript"/>
          </w:rPr>
          <w:t>t</w:t>
        </w:r>
      </w:ins>
      <w:ins w:id="468" w:author="Changes 24 to 25 Oct" w:date="2026-10-25T16:02:42Z">
        <w:r>
          <w:rPr/>
          <w:t>) = (1 + g(N</w:t>
        </w:r>
      </w:ins>
      <w:ins w:id="469" w:author="Changes 24 to 25 Oct" w:date="2026-10-25T16:02:42Z">
        <w:r>
          <w:rPr>
            <w:vertAlign w:val="subscript"/>
          </w:rPr>
          <w:t>t</w:t>
        </w:r>
      </w:ins>
      <w:ins w:id="470" w:author="Changes 24 to 25 Oct" w:date="2026-10-25T16:02:42Z">
        <w:r>
          <w:rPr/>
          <w:t>)) × (1 + g</w:t>
        </w:r>
      </w:ins>
      <w:del w:id="471" w:author="Changes 24 to 25 Oct" w:date="2026-10-25T16:02:42Z">
        <w:r>
          <w:rPr/>
          <w:delText>Δln Y</w:delText>
        </w:r>
      </w:del>
      <w:del w:id="472" w:author="Changes 24 to 25 Oct" w:date="2026-10-25T16:02:42Z">
        <w:r>
          <w:rPr>
            <w:vertAlign w:val="subscript"/>
          </w:rPr>
          <w:delText>t</w:delText>
        </w:r>
      </w:del>
      <w:del w:id="473" w:author="Changes 24 to 25 Oct" w:date="2026-10-25T16:02:42Z">
        <w:r>
          <w:rPr/>
          <w:delText xml:space="preserve"> = Δln N</w:delText>
        </w:r>
      </w:del>
      <w:del w:id="474" w:author="Changes 24 to 25 Oct" w:date="2026-10-25T16:02:42Z">
        <w:r>
          <w:rPr>
            <w:vertAlign w:val="subscript"/>
          </w:rPr>
          <w:delText>t</w:delText>
        </w:r>
      </w:del>
      <w:del w:id="475" w:author="Changes 24 to 25 Oct" w:date="2026-10-25T16:02:42Z">
        <w:r>
          <w:rPr/>
          <w:delText xml:space="preserve"> + Δln </w:delText>
        </w:r>
      </w:del>
      <w:r>
        <w:rPr/>
        <w:t>(Y</w:t>
      </w:r>
      <w:r>
        <w:rPr>
          <w:vertAlign w:val="subscript"/>
        </w:rPr>
        <w:t>t</w:t>
      </w:r>
      <w:r>
        <w:rPr/>
        <w:t xml:space="preserve"> / N</w:t>
      </w:r>
      <w:r>
        <w:rPr>
          <w:vertAlign w:val="subscript"/>
        </w:rPr>
        <w:t>t</w:t>
      </w:r>
      <w:r>
        <w:rPr/>
        <w:t>)</w:t>
      </w:r>
      <w:ins w:id="476" w:author="Changes 24 to 25 Oct" w:date="2026-10-25T16:02:42Z">
        <w:r>
          <w:rPr/>
          <w:t>)</w:t>
          <w:tab/>
          <w:t>(8</w:t>
        </w:r>
      </w:ins>
      <w:del w:id="477" w:author="Changes 24 to 25 Oct" w:date="2026-10-25T16:02:42Z">
        <w:r>
          <w:rPr/>
          <w:tab/>
          <w:delText>(7</w:delText>
        </w:r>
      </w:del>
      <w:r>
        <w:rPr/>
        <w:t>)</w:t>
      </w:r>
    </w:p>
    <w:p>
      <w:pPr>
        <w:pStyle w:val="BodyText"/>
        <w:rPr/>
      </w:pPr>
      <w:r>
        <w:rPr/>
        <w:t xml:space="preserve">where </w:t>
      </w:r>
      <w:ins w:id="478" w:author="Changes 24 to 25 Oct" w:date="2026-10-25T16:02:42Z">
        <w:r>
          <w:rPr/>
          <w:t xml:space="preserve">g(N) is the growth in the number of businesses, </w:t>
        </w:r>
      </w:ins>
      <w:del w:id="479" w:author="Changes 24 to 25 Oct" w:date="2026-10-25T16:02:42Z">
        <w:r>
          <w:rPr/>
          <w:delText xml:space="preserve">the first term is </w:delText>
        </w:r>
      </w:del>
      <w:r>
        <w:rPr/>
        <w:t>the extensive margin</w:t>
      </w:r>
      <w:ins w:id="480" w:author="Changes 24 to 25 Oct" w:date="2026-10-25T16:02:42Z">
        <w:r>
          <w:rPr/>
          <w:t xml:space="preserve">, and g(Y/N) the growth in sales per business, </w:t>
        </w:r>
      </w:ins>
      <w:del w:id="481" w:author="Changes 24 to 25 Oct" w:date="2026-10-25T16:02:42Z">
        <w:r>
          <w:rPr/>
          <w:delText xml:space="preserve"> and the second </w:delText>
        </w:r>
      </w:del>
      <w:r>
        <w:rPr/>
        <w:t xml:space="preserve">the intensive margin. H2 holds if </w:t>
      </w:r>
      <w:ins w:id="482" w:author="Changes 24 to 25 Oct" w:date="2026-10-25T16:02:42Z">
        <w:r>
          <w:rPr/>
          <w:t xml:space="preserve">g(N) is larger than g(Y/N), which is the same as saying that more businesses account for most </w:t>
        </w:r>
      </w:ins>
      <w:del w:id="483" w:author="Changes 24 to 25 Oct" w:date="2026-10-25T16:02:42Z">
        <w:r>
          <w:rPr/>
          <w:delText xml:space="preserve">the first term is more than half </w:delText>
        </w:r>
      </w:del>
      <w:r>
        <w:rPr/>
        <w:t xml:space="preserve">of the </w:t>
      </w:r>
      <w:ins w:id="484" w:author="Changes 24 to 25 Oct" w:date="2026-10-25T16:02:42Z">
        <w:r>
          <w:rPr/>
          <w:t>growth</w:t>
        </w:r>
      </w:ins>
      <w:del w:id="485" w:author="Changes 24 to 25 Oct" w:date="2026-10-25T16:02:42Z">
        <w:r>
          <w:rPr/>
          <w:delText>total</w:delText>
        </w:r>
      </w:del>
      <w:r>
        <w:rPr/>
        <w:t>. The second hypothesis states the case in which more businesses drive growth.</w:t>
      </w:r>
    </w:p>
    <w:p>
      <w:pPr>
        <w:pStyle w:val="BlockText"/>
        <w:rPr/>
      </w:pPr>
      <w:r>
        <w:rPr>
          <w:b/>
          <w:bCs/>
        </w:rPr>
        <w:t>H2.</w:t>
      </w:r>
      <w:r>
        <w:rPr/>
        <w:t xml:space="preserve"> The growth of national e-commerce value comes mainly from more businesses selling online, and less from higher sales per business.</w:t>
      </w:r>
    </w:p>
    <w:p>
      <w:pPr>
        <w:pStyle w:val="FirstParagraph"/>
        <w:rPr/>
      </w:pPr>
      <w:bookmarkStart w:id="22" w:name="hypotheses"/>
      <w:r>
        <w:rPr/>
        <w:t>The H2 split is arithmetic. It does not assign new businesses to channels, and it does not show whether the businesses in the count are new.</w:t>
      </w:r>
      <w:bookmarkEnd w:id="22"/>
    </w:p>
    <w:p>
      <w:pPr>
        <w:pStyle w:val="Heading2"/>
        <w:rPr/>
      </w:pPr>
      <w:bookmarkStart w:id="23" w:name="the-entry-test"/>
      <w:r>
        <w:rPr/>
        <w:t>3.5 The entry test</w:t>
      </w:r>
    </w:p>
    <w:p>
      <w:pPr>
        <w:pStyle w:val="FirstParagraph"/>
        <w:rPr/>
      </w:pPr>
      <w:r>
        <w:rPr/>
        <w:t>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rPr/>
      </w:pPr>
      <w:r>
        <w:rPr/>
        <w:t>The published figures cannot tell the two apart. The survey can, because it asks every seller in which year it began selling online. The thesis checks what the count contains with a test written down before the survey files were opened.</w:t>
      </w:r>
    </w:p>
    <w:p>
      <w:pPr>
        <w:pStyle w:val="BlockText"/>
        <w:rPr/>
      </w:pPr>
      <w:r>
        <w:rPr>
          <w:b/>
          <w:bCs/>
        </w:rPr>
        <w:t>Entry test.</w:t>
      </w:r>
      <w:r>
        <w:rPr/>
        <w:t xml:space="preserve"> In BPS’s survey of online sellers for 2023, at least 21.5 percent of online sellers must report that they began selling online in 2023.</w:t>
      </w:r>
    </w:p>
    <w:p>
      <w:pPr>
        <w:pStyle w:val="FirstParagraph"/>
        <w:rPr/>
      </w:pPr>
      <w:r>
        <w:rPr/>
        <w:t>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rPr/>
      </w:pPr>
      <w:r>
        <w:rPr/>
        <w:t>Sellers who stopped would have to be replaced as well, which only raises the share needed. The threshold is the smallest share of new sellers that can produce the rise. The test does not test H2 itself. It tests what “more businesses” means.</w:t>
      </w:r>
    </w:p>
    <w:p>
      <w:pPr>
        <w:pStyle w:val="BodyText"/>
        <w:rPr/>
      </w:pPr>
      <w:r>
        <w:rPr/>
        <w:t>Sellers’ memory works in favour of passing the test, as Section 2.2 noted: a seller who began in 2022 but reports 2023 raises the share of new sellers. Recall error of this kind makes the threshold easier to reach, so a share below it is a cautious finding.</w:t>
      </w:r>
    </w:p>
    <w:p>
      <w:pPr>
        <w:pStyle w:val="BodyText"/>
        <w:rPr/>
      </w:pPr>
      <w:bookmarkStart w:id="24" w:name="the-entry-test"/>
      <w:r>
        <w:rPr/>
        <w:t>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The age of the sellers behind the rise bears on the second reading, because small firms that stop are more often young (Section 2.2). Chapter 5 weighs the two readings with that evidence.</w:t>
      </w:r>
      <w:bookmarkEnd w:id="24"/>
    </w:p>
    <w:p>
      <w:pPr>
        <w:pStyle w:val="Heading2"/>
        <w:rPr/>
      </w:pPr>
      <w:bookmarkStart w:id="25" w:name="further-analyses"/>
      <w:r>
        <w:rPr/>
        <w:t>3.6 Further analyses</w:t>
      </w:r>
    </w:p>
    <w:p>
      <w:pPr>
        <w:pStyle w:val="FirstParagraph"/>
        <w:rPr/>
      </w:pPr>
      <w:r>
        <w:rPr/>
        <w:t xml:space="preserve">Four further analyses complete the framework without forming hypotheses of their own. Each answers a part of the research question that H1, H2 and the entry test leave open. </w:t>
      </w:r>
      <w:ins w:id="486" w:author="Changes 24 to 25 Oct" w:date="2026-10-25T16:02:42Z">
        <w:r>
          <w:rPr/>
          <w:t>They are the tracing of large movements, the market values of listed platforms, the channels and reach of platform records, and the comparison of national figures</w:t>
        </w:r>
      </w:ins>
      <w:del w:id="487" w:author="Changes 24 to 25 Oct" w:date="2026-10-25T16:02:42Z">
        <w:r>
          <w:rPr/>
          <w:delText>Table 4 lists them</w:delText>
        </w:r>
      </w:del>
      <w:r>
        <w:rPr/>
        <w:t>.</w:t>
      </w:r>
    </w:p>
    <w:p>
      <w:pPr>
        <w:pStyle w:val="TableCaption"/>
        <w:rPr>
          <w:del w:id="490" w:author="Changes 24 to 25 Oct" w:date="2026-10-25T16:02:42Z"/>
        </w:rPr>
      </w:pPr>
      <w:del w:id="488" w:author="Changes 24 to 25 Oct" w:date="2026-10-25T16:02:42Z">
        <w:r>
          <w:rPr>
            <w:b/>
          </w:rPr>
          <w:delText>Table 4.</w:delText>
        </w:r>
      </w:del>
      <w:del w:id="489" w:author="Changes 24 to 25 Oct" w:date="2026-10-25T16:02:42Z">
        <w:r>
          <w:rPr>
            <w:b w:val="false"/>
          </w:rPr>
          <w:delText xml:space="preserve"> Further analyses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500"/>
        <w:gridCol w:w="3703"/>
        <w:gridCol w:w="3302"/>
      </w:tblGrid>
      <w:tr>
        <w:trPr>
          <w:tblHeader w:val="true"/>
          <w:del w:id="491" w:author="Changes 24 to 25 Oct" w:date="2026-10-25T16:02:42Z"/>
          <w:cantSplit w:val="true"/>
        </w:trPr>
        <w:tc>
          <w:tcPr>
            <w:tcW w:w="150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493" w:author="Changes 24 to 25 Oct" w:date="2026-10-25T16:02:42Z"/>
              </w:rPr>
            </w:pPr>
            <w:del w:id="492" w:author="Changes 24 to 25 Oct" w:date="2026-10-25T16:02:42Z">
              <w:r>
                <w:rPr>
                  <w:b/>
                  <w:kern w:val="0"/>
                  <w:sz w:val="18"/>
                  <w:szCs w:val="24"/>
                  <w:lang w:val="en-US" w:eastAsia="en-US" w:bidi="ar-SA"/>
                </w:rPr>
                <w:delText>Analysis</w:delText>
              </w:r>
            </w:del>
          </w:p>
        </w:tc>
        <w:tc>
          <w:tcPr>
            <w:tcW w:w="370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495" w:author="Changes 24 to 25 Oct" w:date="2026-10-25T16:02:42Z"/>
              </w:rPr>
            </w:pPr>
            <w:del w:id="494" w:author="Changes 24 to 25 Oct" w:date="2026-10-25T16:02:42Z">
              <w:r>
                <w:rPr>
                  <w:b/>
                  <w:kern w:val="0"/>
                  <w:sz w:val="18"/>
                  <w:szCs w:val="24"/>
                  <w:lang w:val="en-US" w:eastAsia="en-US" w:bidi="ar-SA"/>
                </w:rPr>
                <w:delText>What it asks</w:delText>
              </w:r>
            </w:del>
          </w:p>
        </w:tc>
        <w:tc>
          <w:tcPr>
            <w:tcW w:w="330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497" w:author="Changes 24 to 25 Oct" w:date="2026-10-25T16:02:42Z"/>
              </w:rPr>
            </w:pPr>
            <w:del w:id="496" w:author="Changes 24 to 25 Oct" w:date="2026-10-25T16:02:42Z">
              <w:r>
                <w:rPr>
                  <w:b/>
                  <w:kern w:val="0"/>
                  <w:sz w:val="18"/>
                  <w:szCs w:val="24"/>
                  <w:lang w:val="en-US" w:eastAsia="en-US" w:bidi="ar-SA"/>
                </w:rPr>
                <w:delText>Main evidence</w:delText>
              </w:r>
            </w:del>
          </w:p>
        </w:tc>
      </w:tr>
      <w:tr>
        <w:trPr>
          <w:del w:id="498"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del w:id="500" w:author="Changes 24 to 25 Oct" w:date="2026-10-25T16:02:42Z"/>
              </w:rPr>
            </w:pPr>
            <w:del w:id="499" w:author="Changes 24 to 25 Oct" w:date="2026-10-25T16:02:42Z">
              <w:r>
                <w:rPr>
                  <w:kern w:val="0"/>
                  <w:sz w:val="18"/>
                  <w:szCs w:val="24"/>
                  <w:lang w:val="en-US" w:eastAsia="en-US" w:bidi="ar-SA"/>
                </w:rPr>
                <w:delText>Tracing large movements</w:delText>
              </w:r>
            </w:del>
          </w:p>
        </w:tc>
        <w:tc>
          <w:tcPr>
            <w:tcW w:w="3703" w:type="dxa"/>
            <w:tcBorders/>
          </w:tcPr>
          <w:p>
            <w:pPr>
              <w:pStyle w:val="Compact"/>
              <w:keepNext w:val="true"/>
              <w:widowControl/>
              <w:spacing w:lineRule="exact" w:line="220" w:before="0" w:after="0"/>
              <w:jc w:val="left"/>
              <w:rPr>
                <w:kern w:val="0"/>
                <w:szCs w:val="24"/>
                <w:lang w:val="en-US" w:eastAsia="en-US" w:bidi="ar-SA"/>
                <w:del w:id="502" w:author="Changes 24 to 25 Oct" w:date="2026-10-25T16:02:42Z"/>
              </w:rPr>
            </w:pPr>
            <w:del w:id="501" w:author="Changes 24 to 25 Oct" w:date="2026-10-25T16:02:42Z">
              <w:r>
                <w:rPr>
                  <w:kern w:val="0"/>
                  <w:sz w:val="18"/>
                  <w:szCs w:val="24"/>
                  <w:lang w:val="en-US" w:eastAsia="en-US" w:bidi="ar-SA"/>
                </w:rPr>
                <w:delText>What moved revenue when it parted from transaction value?</w:delText>
              </w:r>
            </w:del>
          </w:p>
        </w:tc>
        <w:tc>
          <w:tcPr>
            <w:tcW w:w="3302" w:type="dxa"/>
            <w:tcBorders/>
          </w:tcPr>
          <w:p>
            <w:pPr>
              <w:pStyle w:val="Compact"/>
              <w:keepNext w:val="true"/>
              <w:widowControl/>
              <w:spacing w:lineRule="exact" w:line="220" w:before="0" w:after="0"/>
              <w:jc w:val="left"/>
              <w:rPr>
                <w:kern w:val="0"/>
                <w:szCs w:val="24"/>
                <w:lang w:val="en-US" w:eastAsia="en-US" w:bidi="ar-SA"/>
                <w:del w:id="504" w:author="Changes 24 to 25 Oct" w:date="2026-10-25T16:02:42Z"/>
              </w:rPr>
            </w:pPr>
            <w:del w:id="503" w:author="Changes 24 to 25 Oct" w:date="2026-10-25T16:02:42Z">
              <w:r>
                <w:rPr>
                  <w:kern w:val="0"/>
                  <w:sz w:val="18"/>
                  <w:szCs w:val="24"/>
                  <w:lang w:val="en-US" w:eastAsia="en-US" w:bidi="ar-SA"/>
                </w:rPr>
                <w:delText>Equations (5) and (6), applied to company reports</w:delText>
              </w:r>
            </w:del>
          </w:p>
        </w:tc>
      </w:tr>
      <w:tr>
        <w:trPr>
          <w:del w:id="505"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del w:id="507" w:author="Changes 24 to 25 Oct" w:date="2026-10-25T16:02:42Z"/>
              </w:rPr>
            </w:pPr>
            <w:del w:id="506" w:author="Changes 24 to 25 Oct" w:date="2026-10-25T16:02:42Z">
              <w:r>
                <w:rPr>
                  <w:kern w:val="0"/>
                  <w:sz w:val="18"/>
                  <w:szCs w:val="24"/>
                  <w:lang w:val="en-US" w:eastAsia="en-US" w:bidi="ar-SA"/>
                </w:rPr>
                <w:delText>Market values</w:delText>
              </w:r>
            </w:del>
          </w:p>
        </w:tc>
        <w:tc>
          <w:tcPr>
            <w:tcW w:w="3703" w:type="dxa"/>
            <w:tcBorders/>
          </w:tcPr>
          <w:p>
            <w:pPr>
              <w:pStyle w:val="Compact"/>
              <w:keepNext w:val="true"/>
              <w:widowControl/>
              <w:spacing w:lineRule="exact" w:line="220" w:before="0" w:after="0"/>
              <w:jc w:val="left"/>
              <w:rPr>
                <w:kern w:val="0"/>
                <w:szCs w:val="24"/>
                <w:lang w:val="en-US" w:eastAsia="en-US" w:bidi="ar-SA"/>
                <w:del w:id="509" w:author="Changes 24 to 25 Oct" w:date="2026-10-25T16:02:42Z"/>
              </w:rPr>
            </w:pPr>
            <w:del w:id="508" w:author="Changes 24 to 25 Oct" w:date="2026-10-25T16:02:42Z">
              <w:r>
                <w:rPr>
                  <w:kern w:val="0"/>
                  <w:sz w:val="18"/>
                  <w:szCs w:val="24"/>
                  <w:lang w:val="en-US" w:eastAsia="en-US" w:bidi="ar-SA"/>
                </w:rPr>
                <w:delText>Do markets value growth from more commerce differently from growth in the take rate?</w:delText>
              </w:r>
            </w:del>
          </w:p>
        </w:tc>
        <w:tc>
          <w:tcPr>
            <w:tcW w:w="3302" w:type="dxa"/>
            <w:tcBorders/>
          </w:tcPr>
          <w:p>
            <w:pPr>
              <w:pStyle w:val="Compact"/>
              <w:keepNext w:val="true"/>
              <w:widowControl/>
              <w:spacing w:lineRule="exact" w:line="220" w:before="0" w:after="0"/>
              <w:jc w:val="left"/>
              <w:rPr>
                <w:kern w:val="0"/>
                <w:szCs w:val="24"/>
                <w:lang w:val="en-US" w:eastAsia="en-US" w:bidi="ar-SA"/>
                <w:del w:id="511" w:author="Changes 24 to 25 Oct" w:date="2026-10-25T16:02:42Z"/>
              </w:rPr>
            </w:pPr>
            <w:del w:id="510" w:author="Changes 24 to 25 Oct" w:date="2026-10-25T16:02:42Z">
              <w:r>
                <w:rPr>
                  <w:kern w:val="0"/>
                  <w:sz w:val="18"/>
                  <w:szCs w:val="24"/>
                  <w:lang w:val="en-US" w:eastAsia="en-US" w:bidi="ar-SA"/>
                </w:rPr>
                <w:delText>Year-end market values of listed platforms</w:delText>
              </w:r>
            </w:del>
          </w:p>
        </w:tc>
      </w:tr>
      <w:tr>
        <w:trPr>
          <w:del w:id="512"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del w:id="514" w:author="Changes 24 to 25 Oct" w:date="2026-10-25T16:02:42Z"/>
              </w:rPr>
            </w:pPr>
            <w:del w:id="513" w:author="Changes 24 to 25 Oct" w:date="2026-10-25T16:02:42Z">
              <w:r>
                <w:rPr>
                  <w:kern w:val="0"/>
                  <w:sz w:val="18"/>
                  <w:szCs w:val="24"/>
                  <w:lang w:val="en-US" w:eastAsia="en-US" w:bidi="ar-SA"/>
                </w:rPr>
                <w:delText>Channels and reach</w:delText>
              </w:r>
            </w:del>
          </w:p>
        </w:tc>
        <w:tc>
          <w:tcPr>
            <w:tcW w:w="3703" w:type="dxa"/>
            <w:tcBorders/>
          </w:tcPr>
          <w:p>
            <w:pPr>
              <w:pStyle w:val="Compact"/>
              <w:keepNext w:val="true"/>
              <w:widowControl/>
              <w:spacing w:lineRule="exact" w:line="220" w:before="0" w:after="0"/>
              <w:jc w:val="left"/>
              <w:rPr>
                <w:kern w:val="0"/>
                <w:szCs w:val="24"/>
                <w:lang w:val="en-US" w:eastAsia="en-US" w:bidi="ar-SA"/>
                <w:del w:id="516" w:author="Changes 24 to 25 Oct" w:date="2026-10-25T16:02:42Z"/>
              </w:rPr>
            </w:pPr>
            <w:del w:id="515" w:author="Changes 24 to 25 Oct" w:date="2026-10-25T16:02:42Z">
              <w:r>
                <w:rPr>
                  <w:kern w:val="0"/>
                  <w:sz w:val="18"/>
                  <w:szCs w:val="24"/>
                  <w:lang w:val="en-US" w:eastAsia="en-US" w:bidi="ar-SA"/>
                </w:rPr>
                <w:delText>How much online selling passes through marketplaces, and how far can rules built on platform records reach?</w:delText>
              </w:r>
            </w:del>
          </w:p>
        </w:tc>
        <w:tc>
          <w:tcPr>
            <w:tcW w:w="3302" w:type="dxa"/>
            <w:tcBorders/>
          </w:tcPr>
          <w:p>
            <w:pPr>
              <w:pStyle w:val="Compact"/>
              <w:keepNext w:val="true"/>
              <w:widowControl/>
              <w:spacing w:lineRule="exact" w:line="220" w:before="0" w:after="0"/>
              <w:jc w:val="left"/>
              <w:rPr>
                <w:kern w:val="0"/>
                <w:szCs w:val="24"/>
                <w:lang w:val="en-US" w:eastAsia="en-US" w:bidi="ar-SA"/>
                <w:del w:id="518" w:author="Changes 24 to 25 Oct" w:date="2026-10-25T16:02:42Z"/>
              </w:rPr>
            </w:pPr>
            <w:del w:id="517" w:author="Changes 24 to 25 Oct" w:date="2026-10-25T16:02:42Z">
              <w:r>
                <w:rPr>
                  <w:kern w:val="0"/>
                  <w:sz w:val="18"/>
                  <w:szCs w:val="24"/>
                  <w:lang w:val="en-US" w:eastAsia="en-US" w:bidi="ar-SA"/>
                </w:rPr>
                <w:delText>BPS’s channel shares and survey files</w:delText>
              </w:r>
            </w:del>
          </w:p>
        </w:tc>
      </w:tr>
      <w:tr>
        <w:trPr>
          <w:del w:id="519" w:author="Changes 24 to 25 Oct" w:date="2026-10-25T16:02:42Z"/>
          <w:cantSplit w:val="true"/>
        </w:trPr>
        <w:tc>
          <w:tcPr>
            <w:tcW w:w="1500" w:type="dxa"/>
            <w:tcBorders>
              <w:bottom w:val="single" w:sz="8" w:space="0" w:color="000000"/>
            </w:tcBorders>
          </w:tcPr>
          <w:p>
            <w:pPr>
              <w:pStyle w:val="Compact"/>
              <w:widowControl/>
              <w:spacing w:lineRule="exact" w:line="220" w:before="0" w:after="0"/>
              <w:jc w:val="left"/>
              <w:rPr>
                <w:kern w:val="0"/>
                <w:szCs w:val="24"/>
                <w:lang w:val="en-US" w:eastAsia="en-US" w:bidi="ar-SA"/>
                <w:del w:id="521" w:author="Changes 24 to 25 Oct" w:date="2026-10-25T16:02:42Z"/>
              </w:rPr>
            </w:pPr>
            <w:del w:id="520" w:author="Changes 24 to 25 Oct" w:date="2026-10-25T16:02:42Z">
              <w:r>
                <w:rPr>
                  <w:kern w:val="0"/>
                  <w:sz w:val="18"/>
                  <w:szCs w:val="24"/>
                  <w:lang w:val="en-US" w:eastAsia="en-US" w:bidi="ar-SA"/>
                </w:rPr>
                <w:delText>Comparing national figures</w:delText>
              </w:r>
            </w:del>
          </w:p>
        </w:tc>
        <w:tc>
          <w:tcPr>
            <w:tcW w:w="3703" w:type="dxa"/>
            <w:tcBorders>
              <w:bottom w:val="single" w:sz="8" w:space="0" w:color="000000"/>
            </w:tcBorders>
          </w:tcPr>
          <w:p>
            <w:pPr>
              <w:pStyle w:val="Compact"/>
              <w:widowControl/>
              <w:spacing w:lineRule="exact" w:line="220" w:before="0" w:after="0"/>
              <w:jc w:val="left"/>
              <w:rPr>
                <w:kern w:val="0"/>
                <w:szCs w:val="24"/>
                <w:lang w:val="en-US" w:eastAsia="en-US" w:bidi="ar-SA"/>
                <w:del w:id="523" w:author="Changes 24 to 25 Oct" w:date="2026-10-25T16:02:42Z"/>
              </w:rPr>
            </w:pPr>
            <w:del w:id="522" w:author="Changes 24 to 25 Oct" w:date="2026-10-25T16:02:42Z">
              <w:r>
                <w:rPr>
                  <w:kern w:val="0"/>
                  <w:sz w:val="18"/>
                  <w:szCs w:val="24"/>
                  <w:lang w:val="en-US" w:eastAsia="en-US" w:bidi="ar-SA"/>
                </w:rPr>
                <w:delText>Do national figures tell the same story of growth?</w:delText>
              </w:r>
            </w:del>
          </w:p>
        </w:tc>
        <w:tc>
          <w:tcPr>
            <w:tcW w:w="3302" w:type="dxa"/>
            <w:tcBorders>
              <w:bottom w:val="single" w:sz="8" w:space="0" w:color="000000"/>
            </w:tcBorders>
          </w:tcPr>
          <w:p>
            <w:pPr>
              <w:pStyle w:val="Compact"/>
              <w:widowControl/>
              <w:spacing w:lineRule="exact" w:line="220" w:before="0" w:after="0"/>
              <w:jc w:val="left"/>
              <w:rPr>
                <w:kern w:val="0"/>
                <w:szCs w:val="24"/>
                <w:lang w:val="en-US" w:eastAsia="en-US" w:bidi="ar-SA"/>
                <w:del w:id="525" w:author="Changes 24 to 25 Oct" w:date="2026-10-25T16:02:42Z"/>
              </w:rPr>
            </w:pPr>
            <w:del w:id="524" w:author="Changes 24 to 25 Oct" w:date="2026-10-25T16:02:42Z">
              <w:r>
                <w:rPr>
                  <w:kern w:val="0"/>
                  <w:sz w:val="18"/>
                  <w:szCs w:val="24"/>
                  <w:lang w:val="en-US" w:eastAsia="en-US" w:bidi="ar-SA"/>
                </w:rPr>
                <w:delText>BPS, Bank Indonesia, industry estimates and household spending</w:delText>
              </w:r>
            </w:del>
          </w:p>
        </w:tc>
      </w:tr>
    </w:tbl>
    <w:p>
      <w:pPr>
        <w:pStyle w:val="TableCaption"/>
        <w:rPr/>
      </w:pPr>
      <w:r>
        <w:rPr/>
        <w:t xml:space="preserve">Tracing large movements </w:t>
      </w:r>
      <w:ins w:id="526" w:author="Changes 24 to 25 Oct" w:date="2026-10-25T16:02:42Z">
        <w:r>
          <w:rPr/>
          <w:t>asks what moved revenue when it parted from transaction value.</w:t>
        </w:r>
      </w:ins>
      <w:del w:id="527" w:author="Changes 24 to 25 Oct" w:date="2026-10-25T16:02:42Z">
        <w:r>
          <w:rPr/>
          <w:delText>applies the split of Section 3.3.</w:delText>
        </w:r>
      </w:del>
      <w:r>
        <w:rPr/>
        <w:t xml:space="preserve"> Wherever H1 finds a large change in the take rate, the thesis divides the change in revenue into </w:t>
      </w:r>
      <w:ins w:id="528" w:author="Changes 24 to 25 Oct" w:date="2026-10-25T16:02:42Z">
        <w:r>
          <w:rPr/>
          <w:t>more commerce, higher fees and lower incentives, using company reports (Appendix B)</w:t>
        </w:r>
      </w:ins>
      <w:del w:id="529" w:author="Changes 24 to 25 Oct" w:date="2026-10-25T16:02:42Z">
        <w:r>
          <w:rPr/>
          <w:delText>its parts</w:delText>
        </w:r>
      </w:del>
      <w:r>
        <w:rPr/>
        <w:t>. It also reads the</w:t>
      </w:r>
      <w:del w:id="530" w:author="Changes 24 to 25 Oct" w:date="2026-10-25T16:02:42Z">
        <w:r>
          <w:rPr/>
          <w:delText xml:space="preserve"> company’s</w:delText>
        </w:r>
      </w:del>
      <w:r>
        <w:rPr/>
        <w:t xml:space="preserve"> reports for changes in the mix of businesses and in reporting scope.</w:t>
      </w:r>
    </w:p>
    <w:p>
      <w:pPr>
        <w:pStyle w:val="BodyText"/>
        <w:rPr/>
      </w:pPr>
      <w:r>
        <w:rPr/>
        <w:t>The market-value analysis asks whether investors, who price revenue (Section 2.1), treat its two sources alike. Equation (</w:t>
      </w:r>
      <w:ins w:id="531" w:author="Changes 24 to 25 Oct" w:date="2026-10-25T16:02:42Z">
        <w:r>
          <w:rPr/>
          <w:t>4</w:t>
        </w:r>
      </w:ins>
      <w:del w:id="532" w:author="Changes 24 to 25 Oct" w:date="2026-10-25T16:02:42Z">
        <w:r>
          <w:rPr/>
          <w:delText>5</w:delText>
        </w:r>
      </w:del>
      <w:r>
        <w:rPr/>
        <w:t xml:space="preserve">) shows that revenue </w:t>
      </w:r>
      <w:ins w:id="533" w:author="Changes 24 to 25 Oct" w:date="2026-10-25T16:02:42Z">
        <w:r>
          <w:rPr/>
          <w:t>growth has two sources: growth in transaction value and a change in the</w:t>
        </w:r>
      </w:ins>
      <w:del w:id="534" w:author="Changes 24 to 25 Oct" w:date="2026-10-25T16:02:42Z">
        <w:r>
          <w:rPr/>
          <w:delText>can grow in two ways, through more commerce or through a larger</w:delText>
        </w:r>
      </w:del>
      <w:r>
        <w:rPr/>
        <w:t xml:space="preserve"> take rate.</w:t>
      </w:r>
    </w:p>
    <w:p>
      <w:pPr>
        <w:pStyle w:val="BodyText"/>
        <w:rPr/>
      </w:pPr>
      <w:r>
        <w:rPr/>
        <w:t>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rPr/>
      </w:pPr>
      <w:r>
        <w:rPr/>
        <w:t>The thesis relates the yearly change in a platform’s market value, MV, to the two sources of revenue growth:</w:t>
      </w:r>
    </w:p>
    <w:p>
      <w:pPr>
        <w:pStyle w:val="Equation"/>
        <w:rPr/>
      </w:pPr>
      <w:r>
        <w:rPr/>
        <w:tab/>
        <w:t>Δln MV</w:t>
      </w:r>
      <w:r>
        <w:rPr>
          <w:vertAlign w:val="subscript"/>
        </w:rPr>
        <w:t>it</w:t>
      </w:r>
      <w:r>
        <w:rPr/>
        <w:t xml:space="preserve"> = β</w:t>
      </w:r>
      <w:r>
        <w:rPr>
          <w:vertAlign w:val="subscript"/>
        </w:rPr>
        <w:t>V</w:t>
      </w:r>
      <w:r>
        <w:rPr/>
        <w:t xml:space="preserve"> Δln V</w:t>
      </w:r>
      <w:r>
        <w:rPr>
          <w:vertAlign w:val="subscript"/>
        </w:rPr>
        <w:t>it</w:t>
      </w:r>
      <w:r>
        <w:rPr/>
        <w:t xml:space="preserve"> + β</w:t>
      </w:r>
      <w:r>
        <w:rPr>
          <w:vertAlign w:val="subscript"/>
        </w:rPr>
        <w:t>m</w:t>
      </w:r>
      <w:r>
        <w:rPr/>
        <w:t xml:space="preserve"> Δln m</w:t>
      </w:r>
      <w:r>
        <w:rPr>
          <w:vertAlign w:val="subscript"/>
        </w:rPr>
        <w:t>it</w:t>
      </w:r>
      <w:r>
        <w:rPr/>
        <w:t xml:space="preserve"> + year effect + error</w:t>
        <w:tab/>
        <w:t>(</w:t>
      </w:r>
      <w:ins w:id="535" w:author="Changes 24 to 25 Oct" w:date="2026-10-25T16:02:42Z">
        <w:r>
          <w:rPr/>
          <w:t>9</w:t>
        </w:r>
      </w:ins>
      <w:del w:id="536" w:author="Changes 24 to 25 Oct" w:date="2026-10-25T16:02:42Z">
        <w:r>
          <w:rPr/>
          <w:delText>8</w:delText>
        </w:r>
      </w:del>
      <w:r>
        <w:rPr/>
        <w:t>)</w:t>
      </w:r>
    </w:p>
    <w:p>
      <w:pPr>
        <w:pStyle w:val="BodyText"/>
        <w:rPr/>
      </w:pPr>
      <w:r>
        <w:rPr/>
        <w:t>where β</w:t>
      </w:r>
      <w:r>
        <w:rPr>
          <w:vertAlign w:val="subscript"/>
        </w:rPr>
        <w:t>V</w:t>
      </w:r>
      <w:r>
        <w:rPr/>
        <w:t xml:space="preserve"> shows how market value moves with transaction value, and β</w:t>
      </w:r>
      <w:r>
        <w:rPr>
          <w:vertAlign w:val="subscript"/>
        </w:rPr>
        <w:t>m</w:t>
      </w:r>
      <w:r>
        <w:rPr/>
        <w:t xml:space="preserve"> how it moves with the take rate. Two predictions were written down before the market values were collected. The first is that market value moves with transaction value, so β</w:t>
      </w:r>
      <w:r>
        <w:rPr>
          <w:vertAlign w:val="subscript"/>
        </w:rPr>
        <w:t>V</w:t>
      </w:r>
      <w:r>
        <w:rPr/>
        <w:t xml:space="preserve"> is positive. The second is that markets value growth from more commerce more than growth from a higher take rate, so β</w:t>
      </w:r>
      <w:r>
        <w:rPr>
          <w:vertAlign w:val="subscript"/>
        </w:rPr>
        <w:t>V</w:t>
      </w:r>
      <w:r>
        <w:rPr/>
        <w:t xml:space="preserve"> is larger than β</w:t>
      </w:r>
      <w:r>
        <w:rPr>
          <w:vertAlign w:val="subscript"/>
        </w:rPr>
        <w:t>m</w:t>
      </w:r>
      <w:r>
        <w:rPr/>
        <w:t>.</w:t>
      </w:r>
      <w:ins w:id="537" w:author="Changes 24 to 25 Oct" w:date="2026-10-25T16:02:42Z">
        <w:r>
          <w:rPr/>
          <w:t xml:space="preserve"> The predictions were registered with changes measured in logs, and the specification is kept as registered.</w:t>
        </w:r>
      </w:ins>
    </w:p>
    <w:p>
      <w:pPr>
        <w:pStyle w:val="BodyText"/>
        <w:rPr/>
      </w:pPr>
      <w:r>
        <w:rPr/>
        <w:t>The channel analysis answers the third question of Section 2.4. A rule built on platform records reaches only the sellers whose sales pass through a platform. Its reach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rPr/>
      </w:pPr>
      <w:r>
        <w:rPr/>
        <w:t>Record keeping is the second part of this analysis. The thesis compares how often marketplace sellers and other sellers keep financial statements. The comparison bears on the information that platform records can add.</w:t>
      </w:r>
    </w:p>
    <w:p>
      <w:pPr>
        <w:pStyle w:val="BodyText"/>
        <w:rPr/>
      </w:pPr>
      <w:r>
        <w:rPr/>
        <w:t>The comparison of national figures extends the outer link in Figure 1. Platform reports, BPS’s survey, Bank Indonesia’s statistics and industry estimates count different things.</w:t>
      </w:r>
    </w:p>
    <w:p>
      <w:pPr>
        <w:pStyle w:val="BodyText"/>
        <w:rPr/>
      </w:pPr>
      <w:bookmarkStart w:id="26" w:name="chapter-3-framework-and-hypotheses"/>
      <w:bookmarkStart w:id="27" w:name="further-analyses"/>
      <w:r>
        <w:rPr/>
        <w:t>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bookmarkEnd w:id="26"/>
      <w:bookmarkEnd w:id="27"/>
    </w:p>
    <w:p>
      <w:pPr>
        <w:pStyle w:val="Heading1"/>
        <w:rPr/>
      </w:pPr>
      <w:bookmarkStart w:id="28" w:name="chapter-4-data-and-methods"/>
      <w:r>
        <w:rPr/>
        <w:t>Chapter 4 Data and Methods</w:t>
      </w:r>
    </w:p>
    <w:p>
      <w:pPr>
        <w:pStyle w:val="FirstParagraph"/>
        <w:rPr/>
      </w:pPr>
      <w:r>
        <w:rPr/>
        <w:t>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rPr/>
      </w:pPr>
      <w:r>
        <w:rPr/>
        <w:t>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Grab, a Singapore company that runs rides and deliveries across Southeast Asia, completes the group. Sea, also based in Singapore, owns the Shopee marketplace and is read with the foreign platforms (Section 4.1). Where a platform does not report Indonesia alone, as with Shopee and Grab, the thesis states what it derives or borrows and labels it.</w:t>
      </w:r>
    </w:p>
    <w:p>
      <w:pPr>
        <w:pStyle w:val="BodyText"/>
        <w:rPr/>
      </w:pPr>
      <w:r>
        <w:rPr/>
        <w:t>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rPr/>
      </w:pPr>
      <w:r>
        <w:rPr/>
        <w:t>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rPr/>
      </w:pPr>
      <w:r>
        <w:rPr/>
        <w:t>The chapter describes the evidence on each side and the tests that use it, platforms first (Sections 4.1 to 4.5) and then the survey (Sections 4.6 to 4.8). It ends with the comparison of national figures and with how every number is labelled and traced (Sections 4.9 and 4.10).</w:t>
      </w:r>
    </w:p>
    <w:p>
      <w:pPr>
        <w:pStyle w:val="Heading2"/>
        <w:rPr/>
      </w:pPr>
      <w:bookmarkStart w:id="29" w:name="the-platform-data"/>
      <w:r>
        <w:rPr/>
        <w:t>4.1 The platform data</w:t>
      </w:r>
    </w:p>
    <w:p>
      <w:pPr>
        <w:pStyle w:val="FirstParagraph"/>
        <w:rPr/>
      </w:pPr>
      <w:r>
        <w:rPr/>
        <w:t>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rPr/>
      </w:pPr>
      <w:r>
        <w:rPr/>
        <w:t>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rPr/>
      </w:pPr>
      <w:r>
        <w:rPr/>
        <w:t xml:space="preserve">Two groups of platforms are compared. The Indonesian and regional group has five platforms, listed in </w:t>
      </w:r>
      <w:ins w:id="538" w:author="Changes 24 to 25 Oct" w:date="2026-10-25T16:02:42Z">
        <w:r>
          <w:rPr/>
          <w:t>Appendix B</w:t>
        </w:r>
      </w:ins>
      <w:moveFrom w:id="539" w:author="Changes 24 to 25 Oct" w:date="2026-10-25T16:02:42Z">
        <w:r>
          <w:rPr/>
          <w:t>Table 5</w:t>
        </w:r>
      </w:moveFrom>
      <w:r>
        <w:rPr/>
        <w:t>.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TableCaption"/>
        <w:rPr>
          <w:del w:id="542" w:author="Changes 24 to 25 Oct" w:date="2026-10-25T16:02:42Z"/>
        </w:rPr>
      </w:pPr>
      <w:del w:id="540" w:author="Changes 24 to 25 Oct" w:date="2026-10-25T16:02:42Z">
        <w:r>
          <w:rPr>
            <w:b/>
          </w:rPr>
          <w:delText>Table 5.</w:delText>
        </w:r>
      </w:del>
      <w:del w:id="541" w:author="Changes 24 to 25 Oct" w:date="2026-10-25T16:02:42Z">
        <w:r>
          <w:rPr>
            <w:b w:val="false"/>
          </w:rPr>
          <w:delText xml:space="preserve"> The Indonesian and regional group of platforms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035"/>
        <w:gridCol w:w="2591"/>
        <w:gridCol w:w="1036"/>
        <w:gridCol w:w="750"/>
        <w:gridCol w:w="3093"/>
      </w:tblGrid>
      <w:tr>
        <w:trPr>
          <w:tblHeader w:val="true"/>
          <w:del w:id="543" w:author="Changes 24 to 25 Oct" w:date="2026-10-25T16:02:42Z"/>
          <w:cantSplit w:val="true"/>
        </w:trPr>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545" w:author="Changes 24 to 25 Oct" w:date="2026-10-25T16:02:42Z"/>
              </w:rPr>
            </w:pPr>
            <w:del w:id="544" w:author="Changes 24 to 25 Oct" w:date="2026-10-25T16:02:42Z">
              <w:r>
                <w:rPr>
                  <w:b/>
                  <w:kern w:val="0"/>
                  <w:sz w:val="18"/>
                  <w:szCs w:val="24"/>
                  <w:lang w:val="en-US" w:eastAsia="en-US" w:bidi="ar-SA"/>
                </w:rPr>
                <w:delText>Platform series</w:delText>
              </w:r>
            </w:del>
          </w:p>
        </w:tc>
        <w:tc>
          <w:tcPr>
            <w:tcW w:w="259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547" w:author="Changes 24 to 25 Oct" w:date="2026-10-25T16:02:42Z"/>
              </w:rPr>
            </w:pPr>
            <w:del w:id="546" w:author="Changes 24 to 25 Oct" w:date="2026-10-25T16:02:42Z">
              <w:r>
                <w:rPr>
                  <w:b/>
                  <w:kern w:val="0"/>
                  <w:sz w:val="18"/>
                  <w:szCs w:val="24"/>
                  <w:lang w:val="en-US" w:eastAsia="en-US" w:bidi="ar-SA"/>
                </w:rPr>
                <w:delText>What it covers</w:delText>
              </w:r>
            </w:del>
          </w:p>
        </w:tc>
        <w:tc>
          <w:tcPr>
            <w:tcW w:w="103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549" w:author="Changes 24 to 25 Oct" w:date="2026-10-25T16:02:42Z"/>
              </w:rPr>
            </w:pPr>
            <w:del w:id="548" w:author="Changes 24 to 25 Oct" w:date="2026-10-25T16:02:42Z">
              <w:r>
                <w:rPr>
                  <w:b/>
                  <w:kern w:val="0"/>
                  <w:sz w:val="18"/>
                  <w:szCs w:val="24"/>
                  <w:lang w:val="en-US" w:eastAsia="en-US" w:bidi="ar-SA"/>
                </w:rPr>
                <w:delText>Years</w:delText>
              </w:r>
            </w:del>
          </w:p>
        </w:tc>
        <w:tc>
          <w:tcPr>
            <w:tcW w:w="75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551" w:author="Changes 24 to 25 Oct" w:date="2026-10-25T16:02:42Z"/>
              </w:rPr>
            </w:pPr>
            <w:del w:id="550" w:author="Changes 24 to 25 Oct" w:date="2026-10-25T16:02:42Z">
              <w:r>
                <w:rPr>
                  <w:b/>
                  <w:kern w:val="0"/>
                  <w:sz w:val="18"/>
                  <w:szCs w:val="24"/>
                  <w:lang w:val="en-US" w:eastAsia="en-US" w:bidi="ar-SA"/>
                </w:rPr>
                <w:delText>Yearly pairs</w:delText>
              </w:r>
            </w:del>
          </w:p>
        </w:tc>
        <w:tc>
          <w:tcPr>
            <w:tcW w:w="309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553" w:author="Changes 24 to 25 Oct" w:date="2026-10-25T16:02:42Z"/>
              </w:rPr>
            </w:pPr>
            <w:del w:id="552" w:author="Changes 24 to 25 Oct" w:date="2026-10-25T16:02:42Z">
              <w:r>
                <w:rPr>
                  <w:b/>
                  <w:kern w:val="0"/>
                  <w:sz w:val="18"/>
                  <w:szCs w:val="24"/>
                  <w:lang w:val="en-US" w:eastAsia="en-US" w:bidi="ar-SA"/>
                </w:rPr>
                <w:delText>How it is labelled</w:delText>
              </w:r>
            </w:del>
          </w:p>
        </w:tc>
      </w:tr>
      <w:tr>
        <w:trPr>
          <w:del w:id="554"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del w:id="556" w:author="Changes 24 to 25 Oct" w:date="2026-10-25T16:02:42Z"/>
              </w:rPr>
            </w:pPr>
            <w:del w:id="555" w:author="Changes 24 to 25 Oct" w:date="2026-10-25T16:02:42Z">
              <w:r>
                <w:rPr>
                  <w:kern w:val="0"/>
                  <w:sz w:val="18"/>
                  <w:szCs w:val="24"/>
                  <w:lang w:val="en-US" w:eastAsia="en-US" w:bidi="ar-SA"/>
                </w:rPr>
                <w:delText>Tokopedia</w:delText>
              </w:r>
            </w:del>
          </w:p>
        </w:tc>
        <w:tc>
          <w:tcPr>
            <w:tcW w:w="2591" w:type="dxa"/>
            <w:tcBorders/>
          </w:tcPr>
          <w:p>
            <w:pPr>
              <w:pStyle w:val="Compact"/>
              <w:keepNext w:val="true"/>
              <w:widowControl/>
              <w:spacing w:lineRule="exact" w:line="220" w:before="0" w:after="0"/>
              <w:jc w:val="left"/>
              <w:rPr>
                <w:kern w:val="0"/>
                <w:szCs w:val="24"/>
                <w:lang w:val="en-US" w:eastAsia="en-US" w:bidi="ar-SA"/>
                <w:del w:id="558" w:author="Changes 24 to 25 Oct" w:date="2026-10-25T16:02:42Z"/>
              </w:rPr>
            </w:pPr>
            <w:del w:id="557" w:author="Changes 24 to 25 Oct" w:date="2026-10-25T16:02:42Z">
              <w:r>
                <w:rPr>
                  <w:kern w:val="0"/>
                  <w:sz w:val="18"/>
                  <w:szCs w:val="24"/>
                  <w:lang w:val="en-US" w:eastAsia="en-US" w:bidi="ar-SA"/>
                </w:rPr>
                <w:delText>The e-commerce segment of GoTo, an Indonesian marketplace</w:delText>
              </w:r>
            </w:del>
          </w:p>
        </w:tc>
        <w:tc>
          <w:tcPr>
            <w:tcW w:w="1036" w:type="dxa"/>
            <w:tcBorders/>
          </w:tcPr>
          <w:p>
            <w:pPr>
              <w:pStyle w:val="Compact"/>
              <w:keepNext w:val="true"/>
              <w:widowControl/>
              <w:spacing w:lineRule="exact" w:line="220" w:before="0" w:after="0"/>
              <w:jc w:val="left"/>
              <w:rPr>
                <w:kern w:val="0"/>
                <w:szCs w:val="24"/>
                <w:lang w:val="en-US" w:eastAsia="en-US" w:bidi="ar-SA"/>
                <w:del w:id="560" w:author="Changes 24 to 25 Oct" w:date="2026-10-25T16:02:42Z"/>
              </w:rPr>
            </w:pPr>
            <w:del w:id="559" w:author="Changes 24 to 25 Oct" w:date="2026-10-25T16:02:42Z">
              <w:r>
                <w:rPr>
                  <w:kern w:val="0"/>
                  <w:sz w:val="18"/>
                  <w:szCs w:val="24"/>
                  <w:lang w:val="en-US" w:eastAsia="en-US" w:bidi="ar-SA"/>
                </w:rPr>
                <w:delText>2022–2023</w:delText>
              </w:r>
            </w:del>
          </w:p>
        </w:tc>
        <w:tc>
          <w:tcPr>
            <w:tcW w:w="750" w:type="dxa"/>
            <w:tcBorders/>
          </w:tcPr>
          <w:p>
            <w:pPr>
              <w:pStyle w:val="Compact"/>
              <w:keepNext w:val="true"/>
              <w:widowControl/>
              <w:spacing w:lineRule="exact" w:line="220" w:before="0" w:after="0"/>
              <w:jc w:val="left"/>
              <w:rPr>
                <w:kern w:val="0"/>
                <w:szCs w:val="24"/>
                <w:lang w:val="en-US" w:eastAsia="en-US" w:bidi="ar-SA"/>
                <w:del w:id="562" w:author="Changes 24 to 25 Oct" w:date="2026-10-25T16:02:42Z"/>
              </w:rPr>
            </w:pPr>
            <w:del w:id="561" w:author="Changes 24 to 25 Oct" w:date="2026-10-25T16:02:42Z">
              <w:r>
                <w:rPr>
                  <w:kern w:val="0"/>
                  <w:sz w:val="18"/>
                  <w:szCs w:val="24"/>
                  <w:lang w:val="en-US" w:eastAsia="en-US" w:bidi="ar-SA"/>
                </w:rPr>
                <w:delText>1</w:delText>
              </w:r>
            </w:del>
          </w:p>
        </w:tc>
        <w:tc>
          <w:tcPr>
            <w:tcW w:w="3093" w:type="dxa"/>
            <w:tcBorders/>
          </w:tcPr>
          <w:p>
            <w:pPr>
              <w:pStyle w:val="Compact"/>
              <w:keepNext w:val="true"/>
              <w:widowControl/>
              <w:spacing w:lineRule="exact" w:line="220" w:before="0" w:after="0"/>
              <w:jc w:val="left"/>
              <w:rPr>
                <w:kern w:val="0"/>
                <w:szCs w:val="24"/>
                <w:lang w:val="en-US" w:eastAsia="en-US" w:bidi="ar-SA"/>
                <w:del w:id="564" w:author="Changes 24 to 25 Oct" w:date="2026-10-25T16:02:42Z"/>
              </w:rPr>
            </w:pPr>
            <w:del w:id="563" w:author="Changes 24 to 25 Oct" w:date="2026-10-25T16:02:42Z">
              <w:r>
                <w:rPr>
                  <w:kern w:val="0"/>
                  <w:sz w:val="18"/>
                  <w:szCs w:val="24"/>
                  <w:lang w:val="en-US" w:eastAsia="en-US" w:bidi="ar-SA"/>
                </w:rPr>
                <w:delText>Direct segment disclosure</w:delText>
              </w:r>
            </w:del>
          </w:p>
        </w:tc>
      </w:tr>
      <w:tr>
        <w:trPr>
          <w:del w:id="565"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del w:id="567" w:author="Changes 24 to 25 Oct" w:date="2026-10-25T16:02:42Z"/>
              </w:rPr>
            </w:pPr>
            <w:del w:id="566" w:author="Changes 24 to 25 Oct" w:date="2026-10-25T16:02:42Z">
              <w:r>
                <w:rPr>
                  <w:kern w:val="0"/>
                  <w:sz w:val="18"/>
                  <w:szCs w:val="24"/>
                  <w:lang w:val="en-US" w:eastAsia="en-US" w:bidi="ar-SA"/>
                </w:rPr>
                <w:delText>Blibli</w:delText>
              </w:r>
            </w:del>
          </w:p>
        </w:tc>
        <w:tc>
          <w:tcPr>
            <w:tcW w:w="2591" w:type="dxa"/>
            <w:tcBorders/>
          </w:tcPr>
          <w:p>
            <w:pPr>
              <w:pStyle w:val="Compact"/>
              <w:keepNext w:val="true"/>
              <w:widowControl/>
              <w:spacing w:lineRule="exact" w:line="220" w:before="0" w:after="0"/>
              <w:jc w:val="left"/>
              <w:rPr>
                <w:kern w:val="0"/>
                <w:szCs w:val="24"/>
                <w:lang w:val="en-US" w:eastAsia="en-US" w:bidi="ar-SA"/>
                <w:del w:id="569" w:author="Changes 24 to 25 Oct" w:date="2026-10-25T16:02:42Z"/>
              </w:rPr>
            </w:pPr>
            <w:del w:id="568" w:author="Changes 24 to 25 Oct" w:date="2026-10-25T16:02:42Z">
              <w:r>
                <w:rPr>
                  <w:kern w:val="0"/>
                  <w:sz w:val="18"/>
                  <w:szCs w:val="24"/>
                  <w:lang w:val="en-US" w:eastAsia="en-US" w:bidi="ar-SA"/>
                </w:rPr>
                <w:delText>Blibli’s third-party retail segment, which includes online travel</w:delText>
              </w:r>
            </w:del>
          </w:p>
        </w:tc>
        <w:tc>
          <w:tcPr>
            <w:tcW w:w="1036" w:type="dxa"/>
            <w:tcBorders/>
          </w:tcPr>
          <w:p>
            <w:pPr>
              <w:pStyle w:val="Compact"/>
              <w:keepNext w:val="true"/>
              <w:widowControl/>
              <w:spacing w:lineRule="exact" w:line="220" w:before="0" w:after="0"/>
              <w:jc w:val="left"/>
              <w:rPr>
                <w:kern w:val="0"/>
                <w:szCs w:val="24"/>
                <w:lang w:val="en-US" w:eastAsia="en-US" w:bidi="ar-SA"/>
                <w:del w:id="571" w:author="Changes 24 to 25 Oct" w:date="2026-10-25T16:02:42Z"/>
              </w:rPr>
            </w:pPr>
            <w:del w:id="570" w:author="Changes 24 to 25 Oct" w:date="2026-10-25T16:02:42Z">
              <w:r>
                <w:rPr>
                  <w:kern w:val="0"/>
                  <w:sz w:val="18"/>
                  <w:szCs w:val="24"/>
                  <w:lang w:val="en-US" w:eastAsia="en-US" w:bidi="ar-SA"/>
                </w:rPr>
                <w:delText>2021–2025</w:delText>
              </w:r>
            </w:del>
          </w:p>
        </w:tc>
        <w:tc>
          <w:tcPr>
            <w:tcW w:w="750" w:type="dxa"/>
            <w:tcBorders/>
          </w:tcPr>
          <w:p>
            <w:pPr>
              <w:pStyle w:val="Compact"/>
              <w:keepNext w:val="true"/>
              <w:widowControl/>
              <w:spacing w:lineRule="exact" w:line="220" w:before="0" w:after="0"/>
              <w:jc w:val="left"/>
              <w:rPr>
                <w:kern w:val="0"/>
                <w:szCs w:val="24"/>
                <w:lang w:val="en-US" w:eastAsia="en-US" w:bidi="ar-SA"/>
                <w:del w:id="573" w:author="Changes 24 to 25 Oct" w:date="2026-10-25T16:02:42Z"/>
              </w:rPr>
            </w:pPr>
            <w:del w:id="572" w:author="Changes 24 to 25 Oct" w:date="2026-10-25T16:02:42Z">
              <w:r>
                <w:rPr>
                  <w:kern w:val="0"/>
                  <w:sz w:val="18"/>
                  <w:szCs w:val="24"/>
                  <w:lang w:val="en-US" w:eastAsia="en-US" w:bidi="ar-SA"/>
                </w:rPr>
                <w:delText>4</w:delText>
              </w:r>
            </w:del>
          </w:p>
        </w:tc>
        <w:tc>
          <w:tcPr>
            <w:tcW w:w="3093" w:type="dxa"/>
            <w:tcBorders/>
          </w:tcPr>
          <w:p>
            <w:pPr>
              <w:pStyle w:val="Compact"/>
              <w:keepNext w:val="true"/>
              <w:widowControl/>
              <w:spacing w:lineRule="exact" w:line="220" w:before="0" w:after="0"/>
              <w:jc w:val="left"/>
              <w:rPr>
                <w:kern w:val="0"/>
                <w:szCs w:val="24"/>
                <w:lang w:val="en-US" w:eastAsia="en-US" w:bidi="ar-SA"/>
                <w:del w:id="575" w:author="Changes 24 to 25 Oct" w:date="2026-10-25T16:02:42Z"/>
              </w:rPr>
            </w:pPr>
            <w:del w:id="574" w:author="Changes 24 to 25 Oct" w:date="2026-10-25T16:02:42Z">
              <w:r>
                <w:rPr>
                  <w:kern w:val="0"/>
                  <w:sz w:val="18"/>
                  <w:szCs w:val="24"/>
                  <w:lang w:val="en-US" w:eastAsia="en-US" w:bidi="ar-SA"/>
                </w:rPr>
                <w:delText>Direct segment disclosure</w:delText>
              </w:r>
            </w:del>
          </w:p>
        </w:tc>
      </w:tr>
      <w:tr>
        <w:trPr>
          <w:del w:id="576"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del w:id="578" w:author="Changes 24 to 25 Oct" w:date="2026-10-25T16:02:42Z"/>
              </w:rPr>
            </w:pPr>
            <w:del w:id="577" w:author="Changes 24 to 25 Oct" w:date="2026-10-25T16:02:42Z">
              <w:r>
                <w:rPr>
                  <w:kern w:val="0"/>
                  <w:sz w:val="18"/>
                  <w:szCs w:val="24"/>
                  <w:lang w:val="en-US" w:eastAsia="en-US" w:bidi="ar-SA"/>
                </w:rPr>
                <w:delText>Bukalapak</w:delText>
              </w:r>
            </w:del>
          </w:p>
        </w:tc>
        <w:tc>
          <w:tcPr>
            <w:tcW w:w="2591" w:type="dxa"/>
            <w:tcBorders/>
          </w:tcPr>
          <w:p>
            <w:pPr>
              <w:pStyle w:val="Compact"/>
              <w:keepNext w:val="true"/>
              <w:widowControl/>
              <w:spacing w:lineRule="exact" w:line="220" w:before="0" w:after="0"/>
              <w:jc w:val="left"/>
              <w:rPr>
                <w:kern w:val="0"/>
                <w:szCs w:val="24"/>
                <w:lang w:val="en-US" w:eastAsia="en-US" w:bidi="ar-SA"/>
                <w:del w:id="580" w:author="Changes 24 to 25 Oct" w:date="2026-10-25T16:02:42Z"/>
              </w:rPr>
            </w:pPr>
            <w:del w:id="579" w:author="Changes 24 to 25 Oct" w:date="2026-10-25T16:02:42Z">
              <w:r>
                <w:rPr>
                  <w:kern w:val="0"/>
                  <w:sz w:val="18"/>
                  <w:szCs w:val="24"/>
                  <w:lang w:val="en-US" w:eastAsia="en-US" w:bidi="ar-SA"/>
                </w:rPr>
                <w:delText>The whole Bukalapak group, mainly in Indonesia, including Mitra, its online-to-offline business</w:delText>
              </w:r>
            </w:del>
          </w:p>
        </w:tc>
        <w:tc>
          <w:tcPr>
            <w:tcW w:w="1036" w:type="dxa"/>
            <w:tcBorders/>
          </w:tcPr>
          <w:p>
            <w:pPr>
              <w:pStyle w:val="Compact"/>
              <w:keepNext w:val="true"/>
              <w:widowControl/>
              <w:spacing w:lineRule="exact" w:line="220" w:before="0" w:after="0"/>
              <w:jc w:val="left"/>
              <w:rPr>
                <w:kern w:val="0"/>
                <w:szCs w:val="24"/>
                <w:lang w:val="en-US" w:eastAsia="en-US" w:bidi="ar-SA"/>
                <w:del w:id="582" w:author="Changes 24 to 25 Oct" w:date="2026-10-25T16:02:42Z"/>
              </w:rPr>
            </w:pPr>
            <w:del w:id="581" w:author="Changes 24 to 25 Oct" w:date="2026-10-25T16:02:42Z">
              <w:r>
                <w:rPr>
                  <w:kern w:val="0"/>
                  <w:sz w:val="18"/>
                  <w:szCs w:val="24"/>
                  <w:lang w:val="en-US" w:eastAsia="en-US" w:bidi="ar-SA"/>
                </w:rPr>
                <w:delText>2020–2023</w:delText>
              </w:r>
            </w:del>
          </w:p>
        </w:tc>
        <w:tc>
          <w:tcPr>
            <w:tcW w:w="750" w:type="dxa"/>
            <w:tcBorders/>
          </w:tcPr>
          <w:p>
            <w:pPr>
              <w:pStyle w:val="Compact"/>
              <w:keepNext w:val="true"/>
              <w:widowControl/>
              <w:spacing w:lineRule="exact" w:line="220" w:before="0" w:after="0"/>
              <w:jc w:val="left"/>
              <w:rPr>
                <w:kern w:val="0"/>
                <w:szCs w:val="24"/>
                <w:lang w:val="en-US" w:eastAsia="en-US" w:bidi="ar-SA"/>
                <w:del w:id="584" w:author="Changes 24 to 25 Oct" w:date="2026-10-25T16:02:42Z"/>
              </w:rPr>
            </w:pPr>
            <w:del w:id="583" w:author="Changes 24 to 25 Oct" w:date="2026-10-25T16:02:42Z">
              <w:r>
                <w:rPr>
                  <w:kern w:val="0"/>
                  <w:sz w:val="18"/>
                  <w:szCs w:val="24"/>
                  <w:lang w:val="en-US" w:eastAsia="en-US" w:bidi="ar-SA"/>
                </w:rPr>
                <w:delText>3</w:delText>
              </w:r>
            </w:del>
          </w:p>
        </w:tc>
        <w:tc>
          <w:tcPr>
            <w:tcW w:w="3093" w:type="dxa"/>
            <w:tcBorders/>
          </w:tcPr>
          <w:p>
            <w:pPr>
              <w:pStyle w:val="Compact"/>
              <w:keepNext w:val="true"/>
              <w:widowControl/>
              <w:spacing w:lineRule="exact" w:line="220" w:before="0" w:after="0"/>
              <w:jc w:val="left"/>
              <w:rPr>
                <w:kern w:val="0"/>
                <w:szCs w:val="24"/>
                <w:lang w:val="en-US" w:eastAsia="en-US" w:bidi="ar-SA"/>
                <w:del w:id="586" w:author="Changes 24 to 25 Oct" w:date="2026-10-25T16:02:42Z"/>
              </w:rPr>
            </w:pPr>
            <w:del w:id="585" w:author="Changes 24 to 25 Oct" w:date="2026-10-25T16:02:42Z">
              <w:r>
                <w:rPr>
                  <w:kern w:val="0"/>
                  <w:sz w:val="18"/>
                  <w:szCs w:val="24"/>
                  <w:lang w:val="en-US" w:eastAsia="en-US" w:bidi="ar-SA"/>
                </w:rPr>
                <w:delText>Direct company disclosure</w:delText>
              </w:r>
            </w:del>
          </w:p>
        </w:tc>
      </w:tr>
      <w:tr>
        <w:trPr>
          <w:del w:id="587"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del w:id="589" w:author="Changes 24 to 25 Oct" w:date="2026-10-25T16:02:42Z"/>
              </w:rPr>
            </w:pPr>
            <w:del w:id="588" w:author="Changes 24 to 25 Oct" w:date="2026-10-25T16:02:42Z">
              <w:r>
                <w:rPr>
                  <w:kern w:val="0"/>
                  <w:sz w:val="18"/>
                  <w:szCs w:val="24"/>
                  <w:lang w:val="en-US" w:eastAsia="en-US" w:bidi="ar-SA"/>
                </w:rPr>
                <w:delText>Grab on-demand</w:delText>
              </w:r>
            </w:del>
          </w:p>
        </w:tc>
        <w:tc>
          <w:tcPr>
            <w:tcW w:w="2591" w:type="dxa"/>
            <w:tcBorders/>
          </w:tcPr>
          <w:p>
            <w:pPr>
              <w:pStyle w:val="Compact"/>
              <w:keepNext w:val="true"/>
              <w:widowControl/>
              <w:spacing w:lineRule="exact" w:line="220" w:before="0" w:after="0"/>
              <w:jc w:val="left"/>
              <w:rPr>
                <w:kern w:val="0"/>
                <w:szCs w:val="24"/>
                <w:lang w:val="en-US" w:eastAsia="en-US" w:bidi="ar-SA"/>
                <w:del w:id="591" w:author="Changes 24 to 25 Oct" w:date="2026-10-25T16:02:42Z"/>
              </w:rPr>
            </w:pPr>
            <w:del w:id="590" w:author="Changes 24 to 25 Oct" w:date="2026-10-25T16:02:42Z">
              <w:r>
                <w:rPr>
                  <w:kern w:val="0"/>
                  <w:sz w:val="18"/>
                  <w:szCs w:val="24"/>
                  <w:lang w:val="en-US" w:eastAsia="en-US" w:bidi="ar-SA"/>
                </w:rPr>
                <w:delText>Grab’s rides and deliveries across Southeast Asia, not Indonesia alone</w:delText>
              </w:r>
            </w:del>
          </w:p>
        </w:tc>
        <w:tc>
          <w:tcPr>
            <w:tcW w:w="1036" w:type="dxa"/>
            <w:tcBorders/>
          </w:tcPr>
          <w:p>
            <w:pPr>
              <w:pStyle w:val="Compact"/>
              <w:keepNext w:val="true"/>
              <w:widowControl/>
              <w:spacing w:lineRule="exact" w:line="220" w:before="0" w:after="0"/>
              <w:jc w:val="left"/>
              <w:rPr>
                <w:kern w:val="0"/>
                <w:szCs w:val="24"/>
                <w:lang w:val="en-US" w:eastAsia="en-US" w:bidi="ar-SA"/>
                <w:del w:id="593" w:author="Changes 24 to 25 Oct" w:date="2026-10-25T16:02:42Z"/>
              </w:rPr>
            </w:pPr>
            <w:del w:id="592" w:author="Changes 24 to 25 Oct" w:date="2026-10-25T16:02:42Z">
              <w:r>
                <w:rPr>
                  <w:kern w:val="0"/>
                  <w:sz w:val="18"/>
                  <w:szCs w:val="24"/>
                  <w:lang w:val="en-US" w:eastAsia="en-US" w:bidi="ar-SA"/>
                </w:rPr>
                <w:delText>2020–2024</w:delText>
              </w:r>
            </w:del>
          </w:p>
        </w:tc>
        <w:tc>
          <w:tcPr>
            <w:tcW w:w="750" w:type="dxa"/>
            <w:tcBorders/>
          </w:tcPr>
          <w:p>
            <w:pPr>
              <w:pStyle w:val="Compact"/>
              <w:keepNext w:val="true"/>
              <w:widowControl/>
              <w:spacing w:lineRule="exact" w:line="220" w:before="0" w:after="0"/>
              <w:jc w:val="left"/>
              <w:rPr>
                <w:kern w:val="0"/>
                <w:szCs w:val="24"/>
                <w:lang w:val="en-US" w:eastAsia="en-US" w:bidi="ar-SA"/>
                <w:del w:id="595" w:author="Changes 24 to 25 Oct" w:date="2026-10-25T16:02:42Z"/>
              </w:rPr>
            </w:pPr>
            <w:del w:id="594" w:author="Changes 24 to 25 Oct" w:date="2026-10-25T16:02:42Z">
              <w:r>
                <w:rPr>
                  <w:kern w:val="0"/>
                  <w:sz w:val="18"/>
                  <w:szCs w:val="24"/>
                  <w:lang w:val="en-US" w:eastAsia="en-US" w:bidi="ar-SA"/>
                </w:rPr>
                <w:delText>4</w:delText>
              </w:r>
            </w:del>
          </w:p>
        </w:tc>
        <w:tc>
          <w:tcPr>
            <w:tcW w:w="3093" w:type="dxa"/>
            <w:tcBorders/>
          </w:tcPr>
          <w:p>
            <w:pPr>
              <w:pStyle w:val="Compact"/>
              <w:keepNext w:val="true"/>
              <w:widowControl/>
              <w:spacing w:lineRule="exact" w:line="220" w:before="0" w:after="0"/>
              <w:jc w:val="left"/>
              <w:rPr>
                <w:kern w:val="0"/>
                <w:szCs w:val="24"/>
                <w:lang w:val="en-US" w:eastAsia="en-US" w:bidi="ar-SA"/>
                <w:del w:id="597" w:author="Changes 24 to 25 Oct" w:date="2026-10-25T16:02:42Z"/>
              </w:rPr>
            </w:pPr>
            <w:del w:id="596" w:author="Changes 24 to 25 Oct" w:date="2026-10-25T16:02:42Z">
              <w:r>
                <w:rPr>
                  <w:kern w:val="0"/>
                  <w:sz w:val="18"/>
                  <w:szCs w:val="24"/>
                  <w:lang w:val="en-US" w:eastAsia="en-US" w:bidi="ar-SA"/>
                </w:rPr>
                <w:delText>Direct segment disclosure</w:delText>
              </w:r>
            </w:del>
          </w:p>
        </w:tc>
      </w:tr>
      <w:tr>
        <w:trPr>
          <w:del w:id="598" w:author="Changes 24 to 25 Oct" w:date="2026-10-25T16:02:42Z"/>
          <w:cantSplit w:val="true"/>
        </w:trPr>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del w:id="600" w:author="Changes 24 to 25 Oct" w:date="2026-10-25T16:02:42Z"/>
              </w:rPr>
            </w:pPr>
            <w:del w:id="599" w:author="Changes 24 to 25 Oct" w:date="2026-10-25T16:02:42Z">
              <w:r>
                <w:rPr>
                  <w:kern w:val="0"/>
                  <w:sz w:val="18"/>
                  <w:szCs w:val="24"/>
                  <w:lang w:val="en-US" w:eastAsia="en-US" w:bidi="ar-SA"/>
                </w:rPr>
                <w:delText>GoTo on-demand</w:delText>
              </w:r>
            </w:del>
          </w:p>
        </w:tc>
        <w:tc>
          <w:tcPr>
            <w:tcW w:w="2591" w:type="dxa"/>
            <w:tcBorders>
              <w:bottom w:val="single" w:sz="8" w:space="0" w:color="000000"/>
            </w:tcBorders>
          </w:tcPr>
          <w:p>
            <w:pPr>
              <w:pStyle w:val="Compact"/>
              <w:widowControl/>
              <w:spacing w:lineRule="exact" w:line="220" w:before="0" w:after="0"/>
              <w:jc w:val="left"/>
              <w:rPr>
                <w:kern w:val="0"/>
                <w:szCs w:val="24"/>
                <w:lang w:val="en-US" w:eastAsia="en-US" w:bidi="ar-SA"/>
                <w:del w:id="602" w:author="Changes 24 to 25 Oct" w:date="2026-10-25T16:02:42Z"/>
              </w:rPr>
            </w:pPr>
            <w:del w:id="601" w:author="Changes 24 to 25 Oct" w:date="2026-10-25T16:02:42Z">
              <w:r>
                <w:rPr>
                  <w:kern w:val="0"/>
                  <w:sz w:val="18"/>
                  <w:szCs w:val="24"/>
                  <w:lang w:val="en-US" w:eastAsia="en-US" w:bidi="ar-SA"/>
                </w:rPr>
                <w:delText>GoTo’s rides and deliveries segment, in Indonesia and Vietnam to 2024</w:delText>
              </w:r>
            </w:del>
          </w:p>
        </w:tc>
        <w:tc>
          <w:tcPr>
            <w:tcW w:w="1036" w:type="dxa"/>
            <w:tcBorders>
              <w:bottom w:val="single" w:sz="8" w:space="0" w:color="000000"/>
            </w:tcBorders>
          </w:tcPr>
          <w:p>
            <w:pPr>
              <w:pStyle w:val="Compact"/>
              <w:widowControl/>
              <w:spacing w:lineRule="exact" w:line="220" w:before="0" w:after="0"/>
              <w:jc w:val="left"/>
              <w:rPr>
                <w:kern w:val="0"/>
                <w:szCs w:val="24"/>
                <w:lang w:val="en-US" w:eastAsia="en-US" w:bidi="ar-SA"/>
                <w:del w:id="604" w:author="Changes 24 to 25 Oct" w:date="2026-10-25T16:02:42Z"/>
              </w:rPr>
            </w:pPr>
            <w:del w:id="603" w:author="Changes 24 to 25 Oct" w:date="2026-10-25T16:02:42Z">
              <w:r>
                <w:rPr>
                  <w:kern w:val="0"/>
                  <w:sz w:val="18"/>
                  <w:szCs w:val="24"/>
                  <w:lang w:val="en-US" w:eastAsia="en-US" w:bidi="ar-SA"/>
                </w:rPr>
                <w:delText>2022–2025</w:delText>
              </w:r>
            </w:del>
          </w:p>
        </w:tc>
        <w:tc>
          <w:tcPr>
            <w:tcW w:w="750" w:type="dxa"/>
            <w:tcBorders>
              <w:bottom w:val="single" w:sz="8" w:space="0" w:color="000000"/>
            </w:tcBorders>
          </w:tcPr>
          <w:p>
            <w:pPr>
              <w:pStyle w:val="Compact"/>
              <w:widowControl/>
              <w:spacing w:lineRule="exact" w:line="220" w:before="0" w:after="0"/>
              <w:jc w:val="left"/>
              <w:rPr>
                <w:kern w:val="0"/>
                <w:szCs w:val="24"/>
                <w:lang w:val="en-US" w:eastAsia="en-US" w:bidi="ar-SA"/>
                <w:del w:id="606" w:author="Changes 24 to 25 Oct" w:date="2026-10-25T16:02:42Z"/>
              </w:rPr>
            </w:pPr>
            <w:del w:id="605" w:author="Changes 24 to 25 Oct" w:date="2026-10-25T16:02:42Z">
              <w:r>
                <w:rPr>
                  <w:kern w:val="0"/>
                  <w:sz w:val="18"/>
                  <w:szCs w:val="24"/>
                  <w:lang w:val="en-US" w:eastAsia="en-US" w:bidi="ar-SA"/>
                </w:rPr>
                <w:delText>3</w:delText>
              </w:r>
            </w:del>
          </w:p>
        </w:tc>
        <w:tc>
          <w:tcPr>
            <w:tcW w:w="3093" w:type="dxa"/>
            <w:tcBorders>
              <w:bottom w:val="single" w:sz="8" w:space="0" w:color="000000"/>
            </w:tcBorders>
          </w:tcPr>
          <w:p>
            <w:pPr>
              <w:pStyle w:val="Compact"/>
              <w:widowControl/>
              <w:spacing w:lineRule="exact" w:line="220" w:before="0" w:after="0"/>
              <w:jc w:val="left"/>
              <w:rPr>
                <w:kern w:val="0"/>
                <w:szCs w:val="24"/>
                <w:lang w:val="en-US" w:eastAsia="en-US" w:bidi="ar-SA"/>
                <w:del w:id="608" w:author="Changes 24 to 25 Oct" w:date="2026-10-25T16:02:42Z"/>
              </w:rPr>
            </w:pPr>
            <w:del w:id="607" w:author="Changes 24 to 25 Oct" w:date="2026-10-25T16:02:42Z">
              <w:r>
                <w:rPr>
                  <w:kern w:val="0"/>
                  <w:sz w:val="18"/>
                  <w:szCs w:val="24"/>
                  <w:lang w:val="en-US" w:eastAsia="en-US" w:bidi="ar-SA"/>
                </w:rPr>
                <w:delText>Direct segment disclosure; the 2022 transaction value is an estimate</w:delText>
              </w:r>
            </w:del>
          </w:p>
        </w:tc>
      </w:tr>
    </w:tbl>
    <w:p>
      <w:pPr>
        <w:pStyle w:val="TableCaption"/>
        <w:rPr/>
      </w:pPr>
      <w:ins w:id="609" w:author="Changes 24 to 25 Oct" w:date="2026-10-25T16:02:42Z">
        <w:r>
          <w:rPr/>
          <w:t>Appendix B</w:t>
        </w:r>
      </w:ins>
      <w:del w:id="610" w:author="Changes 24 to 25 Oct" w:date="2026-10-25T16:02:42Z">
        <w:r>
          <w:rPr/>
          <w:delText>Table 5</w:delText>
        </w:r>
      </w:del>
      <w:r>
        <w:rPr/>
        <w:t xml:space="preserve">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rPr/>
      </w:pPr>
      <w:r>
        <w:rPr/>
        <w:t>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rPr/>
      </w:pPr>
      <w:r>
        <w:rPr/>
        <w:t>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rPr/>
      </w:pPr>
      <w:r>
        <w:rPr/>
        <w:t xml:space="preserve">Two platforms sit close to that line. Zalando is one of the eight and sells part of what it carries, so Appendix </w:t>
      </w:r>
      <w:ins w:id="611" w:author="Changes 24 to 25 Oct" w:date="2026-10-25T16:02:42Z">
        <w:r>
          <w:rPr/>
          <w:t>C</w:t>
        </w:r>
      </w:ins>
      <w:del w:id="612" w:author="Changes 24 to 25 Oct" w:date="2026-10-25T16:02:42Z">
        <w:r>
          <w:rPr/>
          <w:delText>B</w:delText>
        </w:r>
      </w:del>
      <w:r>
        <w:rPr/>
        <w:t xml:space="preserve"> repeats the test without it. One added pair, Ozon from 2021 to 2022, ends in a kept year but starts in a dropped one. Appendix </w:t>
      </w:r>
      <w:ins w:id="613" w:author="Changes 24 to 25 Oct" w:date="2026-10-25T16:02:42Z">
        <w:r>
          <w:rPr/>
          <w:t>C</w:t>
        </w:r>
      </w:ins>
      <w:del w:id="614" w:author="Changes 24 to 25 Oct" w:date="2026-10-25T16:02:42Z">
        <w:r>
          <w:rPr/>
          <w:delText>B</w:delText>
        </w:r>
      </w:del>
      <w:r>
        <w:rPr/>
        <w:t xml:space="preserve"> repeats the test without Ozon as well. The result is 15 pairs for the Indonesian and regional group and 158 for the foreign group.</w:t>
      </w:r>
      <w:bookmarkEnd w:id="29"/>
    </w:p>
    <w:p>
      <w:pPr>
        <w:pStyle w:val="Heading2"/>
        <w:rPr/>
      </w:pPr>
      <w:bookmarkStart w:id="30" w:name="measuring-the-wedge-in-indonesia"/>
      <w:r>
        <w:rPr/>
        <w:t>4.2 Measuring the wedge in Indonesia</w:t>
      </w:r>
    </w:p>
    <w:p>
      <w:pPr>
        <w:pStyle w:val="FirstParagraph"/>
        <w:rPr/>
      </w:pPr>
      <w:r>
        <w:rPr/>
        <w:t>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rPr/>
      </w:pPr>
      <w:bookmarkStart w:id="31" w:name="measuring-the-wedge-in-indonesia"/>
      <w:r>
        <w:rPr/>
        <w:t>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bookmarkEnd w:id="31"/>
    </w:p>
    <w:p>
      <w:pPr>
        <w:pStyle w:val="Heading2"/>
        <w:rPr/>
      </w:pPr>
      <w:bookmarkStart w:id="32" w:name="testing-h1"/>
      <w:r>
        <w:rPr/>
        <w:t>4.3 Testing H1</w:t>
      </w:r>
    </w:p>
    <w:p>
      <w:pPr>
        <w:pStyle w:val="FirstParagraph"/>
        <w:rPr>
          <w:ins w:id="616" w:author="Changes 24 to 25 Oct" w:date="2026-10-25T16:02:42Z"/>
        </w:rPr>
      </w:pPr>
      <w:ins w:id="615" w:author="Changes 24 to 25 Oct" w:date="2026-10-25T16:02:42Z">
        <w:r>
          <w:rPr/>
          <w:t>The test of H1 has two parts, run on the same 32 platforms: the five Indonesian and regional platforms, Tokopedia, Blibli, Bukalapak and the on-demand businesses of Grab and GoTo, and the 27 platforms abroad.</w:t>
        </w:r>
      </w:ins>
    </w:p>
    <w:p>
      <w:pPr>
        <w:pStyle w:val="BodyText"/>
        <w:rPr>
          <w:ins w:id="618" w:author="Changes 24 to 25 Oct" w:date="2026-10-25T16:02:42Z"/>
        </w:rPr>
      </w:pPr>
      <w:ins w:id="617" w:author="Changes 24 to 25 Oct" w:date="2026-10-25T16:02:42Z">
        <w:r>
          <w:rPr/>
          <w:t>The first part is equation (6). Each observation is a pair of consecutive years of one platform, and a missing year is never filled. Growth is the simple percentage change, and growth rates are capped at their 5th and 95th percentiles (Section 4.4). The regression runs on all platforms with the group interaction, on the foreign group alone and on the Indonesian and regional group alone, with standard errors clustered by platform. The thesis also reports the correlation between revenue growth and transaction value growth for each group. Appendix C gives the rank correlation and the correlation without caps.</w:t>
        </w:r>
      </w:ins>
    </w:p>
    <w:p>
      <w:pPr>
        <w:pStyle w:val="FirstParagraph"/>
        <w:rPr>
          <w:del w:id="620" w:author="Changes 24 to 25 Oct" w:date="2026-10-25T16:02:42Z"/>
        </w:rPr>
      </w:pPr>
      <w:del w:id="619" w:author="Changes 24 to 25 Oct" w:date="2026-10-25T16:02:42Z">
        <w:r>
          <w:rPr/>
          <w:delText>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delText>
        </w:r>
      </w:del>
    </w:p>
    <w:p>
      <w:pPr>
        <w:pStyle w:val="FirstParagraph"/>
        <w:rPr/>
      </w:pPr>
      <w:ins w:id="621" w:author="Changes 24 to 25 Oct" w:date="2026-10-25T16:02:42Z">
        <w:r>
          <w:rPr/>
          <w:t xml:space="preserve">The second part asks how far each platform’s take rate moves from one year to the next. For each pair of years it takes the simple percentage change in the take rate. Tokopedia’s change in 2023 is 68 percent. </w:t>
        </w:r>
      </w:ins>
      <w:r>
        <w:rPr/>
        <w:t>A move in either direction counts against H1, so the test uses the size of each yearly change</w:t>
      </w:r>
      <w:del w:id="622" w:author="Changes 24 to 25 Oct" w:date="2026-10-25T16:02:42Z">
        <w:r>
          <w:rPr/>
          <w:delText xml:space="preserve"> in the take rate</w:delText>
        </w:r>
      </w:del>
      <w:r>
        <w:rPr/>
        <w:t>. Each platform gets one number, the median size of its yearly changes, because the pairs of one platform are not independent of one another.</w:t>
      </w:r>
    </w:p>
    <w:p>
      <w:pPr>
        <w:pStyle w:val="BodyText"/>
        <w:rPr/>
      </w:pPr>
      <w:r>
        <w:rPr/>
        <w:t>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rPr/>
      </w:pPr>
      <w:r>
        <w:rPr/>
        <w:t xml:space="preserve">Appendix </w:t>
      </w:r>
      <w:ins w:id="623" w:author="Changes 24 to 25 Oct" w:date="2026-10-25T16:02:42Z">
        <w:r>
          <w:rPr/>
          <w:t>C</w:t>
        </w:r>
      </w:ins>
      <w:del w:id="624" w:author="Changes 24 to 25 Oct" w:date="2026-10-25T16:02:42Z">
        <w:r>
          <w:rPr/>
          <w:delText>B</w:delText>
        </w:r>
      </w:del>
      <w:r>
        <w:rPr/>
        <w:t xml:space="preserve"> lists the checks on this test. Some change the sample. They drop each platform in turn, drop two at a time, treat Tokopedia and GoTo as one company, move Sea to the regional group, keep only the first five years after listing, or narrow the test to the three marketplaces. Others change the measure: </w:t>
      </w:r>
      <w:ins w:id="625" w:author="Changes 24 to 25 Oct" w:date="2026-10-25T16:02:42Z">
        <w:r>
          <w:rPr/>
          <w:t xml:space="preserve">the change in logs, which the first version of this test used, </w:t>
        </w:r>
      </w:ins>
      <w:r>
        <w:rPr/>
        <w:t xml:space="preserve">growth divergence in points as Chapter 3 defines it, exact tests, </w:t>
      </w:r>
      <w:ins w:id="626" w:author="Changes 24 to 25 Oct" w:date="2026-10-25T16:02:42Z">
        <w:r>
          <w:rPr/>
          <w:t xml:space="preserve">and </w:t>
        </w:r>
      </w:ins>
      <w:r>
        <w:rPr/>
        <w:t>the change in the take rate in percentage points</w:t>
      </w:r>
      <w:ins w:id="627" w:author="Changes 24 to 25 Oct" w:date="2026-10-25T16:02:42Z">
        <w:r>
          <w:rPr/>
          <w:t xml:space="preserve">, </w:t>
        </w:r>
      </w:ins>
      <w:del w:id="628" w:author="Changes 24 to 25 Oct" w:date="2026-10-25T16:02:42Z">
        <w:r>
          <w:rPr/>
          <w:delText xml:space="preserve"> (</w:delText>
        </w:r>
      </w:del>
      <w:r>
        <w:rPr/>
        <w:t>to see whether a thin take rate explains the result</w:t>
      </w:r>
      <w:del w:id="629" w:author="Changes 24 to 25 Oct" w:date="2026-10-25T16:02:42Z">
        <w:r>
          <w:rPr/>
          <w:delText>), and the correlation of revenue growth with transaction value growth</w:delText>
        </w:r>
      </w:del>
      <w:r>
        <w:rPr/>
        <w:t>. One repeats the test with quarterly pairs.</w:t>
      </w:r>
      <w:bookmarkEnd w:id="32"/>
    </w:p>
    <w:p>
      <w:pPr>
        <w:pStyle w:val="Heading2"/>
        <w:rPr>
          <w:ins w:id="631" w:author="Changes 24 to 25 Oct" w:date="2026-10-25T16:02:42Z"/>
        </w:rPr>
      </w:pPr>
      <w:ins w:id="630" w:author="Changes 24 to 25 Oct" w:date="2026-10-25T16:02:42Z">
        <w:bookmarkStart w:id="33" w:name="Xfbf6e5adbfadf21de73f4530e1ec2c5eb39a9a1"/>
        <w:r>
          <w:rPr/>
          <w:t>4.4 What explains the wedge and the ecosystem ratio</w:t>
        </w:r>
      </w:ins>
    </w:p>
    <w:p>
      <w:pPr>
        <w:pStyle w:val="Heading2"/>
        <w:rPr>
          <w:del w:id="633" w:author="Changes 24 to 25 Oct" w:date="2026-10-25T16:02:42Z"/>
        </w:rPr>
      </w:pPr>
      <w:del w:id="632" w:author="Changes 24 to 25 Oct" w:date="2026-10-25T16:02:42Z">
        <w:r>
          <w:rPr/>
          <w:delText>4.4 Tracing the moves</w:delText>
        </w:r>
      </w:del>
    </w:p>
    <w:p>
      <w:pPr>
        <w:pStyle w:val="Heading2"/>
        <w:rPr>
          <w:ins w:id="635" w:author="Changes 24 to 25 Oct" w:date="2026-10-25T16:02:42Z"/>
        </w:rPr>
      </w:pPr>
      <w:ins w:id="634" w:author="Changes 24 to 25 Oct" w:date="2026-10-25T16:02:42Z">
        <w:r>
          <w:rPr/>
          <w:t>Equation (7) is estimated on a panel of 213 platform-years for the same 32 platforms, 20 of them Indonesian and regional platform-years and 193 foreign. A platform-year enters when the company reports both transaction value and revenue for it under the rules of Section 3.1, and a year that fails them stays missing. Amounts are in US dollars at the World Bank’s period-average rate for the year (World Bank 2026).</w:t>
        </w:r>
      </w:ins>
    </w:p>
    <w:p>
      <w:pPr>
        <w:pStyle w:val="BodyText"/>
        <w:rPr>
          <w:ins w:id="637" w:author="Changes 24 to 25 Oct" w:date="2026-10-25T16:02:42Z"/>
        </w:rPr>
      </w:pPr>
      <w:ins w:id="636" w:author="Changes 24 to 25 Oct" w:date="2026-10-25T16:02:42Z">
        <w:r>
          <w:rPr/>
          <w:t>Size is the platform’s total assets, taken from annual reports filed with the US Securities and Exchange Commission for 26 platforms (U.S. Securities and Exchange Commission 2026) and from published financial statements for the other six: Tokopedia and GoTo, which share one group statement, Blibli, Bukalapak, Rakuten and Zalando. Total assets are those of the company as a whole. They overstate the platform business at GoTo, Rakuten and Sea. The number of years since listing counts from the year the platform listed on a stock exchange, from public record, and a year before listing counts as zero. The type of platform is the author’s classification (Appendix B).</w:t>
        </w:r>
      </w:ins>
    </w:p>
    <w:p>
      <w:pPr>
        <w:pStyle w:val="BodyText"/>
        <w:rPr>
          <w:ins w:id="639" w:author="Changes 24 to 25 Oct" w:date="2026-10-25T16:02:42Z"/>
        </w:rPr>
      </w:pPr>
      <w:ins w:id="638" w:author="Changes 24 to 25 Oct" w:date="2026-10-25T16:02:42Z">
        <w:r>
          <w:rPr/>
          <w:t>The home market is the country of the platform’s main market. It is the United States for most US-listed platforms and Indonesia for the five Indonesian and regional platforms. It is also Indonesia for Sea, whose Shopee business has Indonesia as a main market. GDP growth, inflation and growth in household spending come from the World Bank (2026). The policy rate is the central bank’s rate from the Bank for International Settlements (2026), averaged over the year. It is not available for Kazakhstan or Nigeria, so the regressions with macroeconomic variables have 178 platform-years from 30 platforms.</w:t>
        </w:r>
      </w:ins>
    </w:p>
    <w:p>
      <w:pPr>
        <w:pStyle w:val="BodyText"/>
        <w:rPr>
          <w:ins w:id="641" w:author="Changes 24 to 25 Oct" w:date="2026-10-25T16:02:42Z"/>
        </w:rPr>
      </w:pPr>
      <w:ins w:id="640" w:author="Changes 24 to 25 Oct" w:date="2026-10-25T16:02:42Z">
        <w:r>
          <w:rPr/>
          <w:t>Growth rates and the ecosystem ratio are capped at their 5th and 95th percentiles across all platforms, the rule that Section 4.5 uses for market value. Standard errors are clustered by platform, with the small-sample correction, and p-values use a t distribution with one fewer degrees of freedom than platforms. Only five platforms are Indonesian and regional, so the thesis adds a wild cluster bootstrap p-value for the Indonesia coefficient (Cameron, Gelbach and Miller 2008). Appendix C lists the checks on this coefficient. All of these tests are exploratory, because they were designed after the data were seen.</w:t>
        </w:r>
      </w:ins>
    </w:p>
    <w:p>
      <w:pPr>
        <w:pStyle w:val="BodyText"/>
        <w:rPr/>
      </w:pPr>
      <w:r>
        <w:rPr/>
        <w:t xml:space="preserve">The second objective, to reconcile large movements in revenue with disclosed changes in fees, discounts and scope, </w:t>
      </w:r>
      <w:ins w:id="642" w:author="Changes 24 to 25 Oct" w:date="2026-10-25T16:02:42Z">
        <w:r>
          <w:rPr/>
          <w:t>rests on company reports. Where a company discloses both its gross fees and its incentives, the thesis splits the growth of revenue over a window into more commerce, a change in the fee rate and a change in the incentive rate (</w:t>
        </w:r>
      </w:ins>
      <w:del w:id="643" w:author="Changes 24 to 25 Oct" w:date="2026-10-25T16:02:42Z">
        <w:r>
          <w:rPr/>
          <w:delText xml:space="preserve">is answered in two steps. The first divides each movement into volume and take rate with </w:delText>
        </w:r>
      </w:del>
      <w:r>
        <w:rPr/>
        <w:t>equation (5)</w:t>
      </w:r>
      <w:ins w:id="644" w:author="Changes 24 to 25 Oct" w:date="2026-10-25T16:02:42Z">
        <w:r>
          <w:rPr/>
          <w:t>)</w:t>
        </w:r>
      </w:ins>
      <w:r>
        <w:rPr/>
        <w:t xml:space="preserve">. The </w:t>
      </w:r>
      <w:ins w:id="645" w:author="Changes 24 to 25 Oct" w:date="2026-10-25T16:02:42Z">
        <w:r>
          <w:rPr/>
          <w:t>split is exact only in logs, so Appendix B keeps the log definition for these windows. A change in the mix of businesses is recorded from the company’s reports</w:t>
        </w:r>
      </w:ins>
      <w:del w:id="646" w:author="Changes 24 to 25 Oct" w:date="2026-10-25T16:02:42Z">
        <w:r>
          <w:rPr/>
          <w:delText>take-rate share is the size of the take-rate change divided by the sum of the sizes of both changes. The same split is made for the wedge</w:delText>
        </w:r>
      </w:del>
      <w:r>
        <w:rPr/>
        <w:t>.</w:t>
      </w:r>
    </w:p>
    <w:p>
      <w:pPr>
        <w:pStyle w:val="BodyText"/>
        <w:rPr>
          <w:del w:id="648" w:author="Changes 24 to 25 Oct" w:date="2026-10-25T16:02:42Z"/>
        </w:rPr>
      </w:pPr>
      <w:del w:id="647" w:author="Changes 24 to 25 Oct" w:date="2026-10-25T16:02:42Z">
        <w:r>
          <w:rPr/>
          <w:delText>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delText>
        </w:r>
      </w:del>
    </w:p>
    <w:p>
      <w:pPr>
        <w:pStyle w:val="BodyText"/>
        <w:rPr>
          <w:del w:id="650" w:author="Changes 24 to 25 Oct" w:date="2026-10-25T16:02:42Z"/>
        </w:rPr>
      </w:pPr>
      <w:del w:id="649" w:author="Changes 24 to 25 Oct" w:date="2026-10-25T16:02:42Z">
        <w:r>
          <w:rPr/>
          <w:delText>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delText>
        </w:r>
      </w:del>
    </w:p>
    <w:p>
      <w:pPr>
        <w:pStyle w:val="BodyText"/>
        <w:rPr/>
      </w:pPr>
      <w:ins w:id="651" w:author="Changes 24 to 25 Oct" w:date="2026-10-25T16:02:42Z">
        <w:r>
          <w:rP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 </w:t>
        </w:r>
      </w:ins>
      <w:r>
        <w:rPr/>
        <w:t xml:space="preserve">Grab is read from its annual filings and GoTo from its audited statements. Blibli does not report incentives, so its split rests on a proxy built from its releases. Seven windows are traced, and Appendix </w:t>
      </w:r>
      <w:ins w:id="652" w:author="Changes 24 to 25 Oct" w:date="2026-10-25T16:02:42Z">
        <w:r>
          <w:rPr/>
          <w:t>B</w:t>
        </w:r>
      </w:ins>
      <w:del w:id="653" w:author="Changes 24 to 25 Oct" w:date="2026-10-25T16:02:42Z">
        <w:r>
          <w:rPr/>
          <w:delText>A</w:delText>
        </w:r>
      </w:del>
      <w:r>
        <w:rPr/>
        <w:t xml:space="preserve"> lists them. The thesis also records where accounting treatment or reporting scope matters, such as the deduction of incentives from revenue and the travel business inside Blibli’s retail segment. Company explanations are read as reports and are not tested.</w:t>
      </w:r>
      <w:bookmarkEnd w:id="33"/>
    </w:p>
    <w:p>
      <w:pPr>
        <w:pStyle w:val="Heading2"/>
        <w:rPr/>
      </w:pPr>
      <w:bookmarkStart w:id="34" w:name="market-values"/>
      <w:r>
        <w:rPr/>
        <w:t>4.5 Market values</w:t>
      </w:r>
    </w:p>
    <w:p>
      <w:pPr>
        <w:pStyle w:val="FirstParagraph"/>
        <w:rPr/>
      </w:pPr>
      <w:r>
        <w:rPr/>
        <w:t xml:space="preserve">The market-value analysis of Section 3.6 uses year-end market values from the </w:t>
      </w:r>
      <w:del w:id="654" w:author="Changes 24 to 25 Oct" w:date="2026-10-25T16:02:42Z">
        <w:r>
          <w:rPr/>
          <w:delText xml:space="preserve">financial </w:delText>
        </w:r>
      </w:del>
      <w:r>
        <w:rPr/>
        <w:t xml:space="preserve">data service </w:t>
      </w:r>
      <w:ins w:id="655" w:author="Changes 24 to 25 Oct" w:date="2026-10-25T16:02:42Z">
        <w:r>
          <w:rPr/>
          <w:t>of the London Stock Exchange Group (LSEG)</w:t>
        </w:r>
      </w:ins>
      <w:del w:id="656" w:author="Changes 24 to 25 Oct" w:date="2026-10-25T16:02:42Z">
        <w:r>
          <w:rPr/>
          <w:delText>LSEG</w:delText>
        </w:r>
      </w:del>
      <w:r>
        <w:rPr/>
        <w:t>,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rPr/>
      </w:pPr>
      <w:r>
        <w:rPr/>
        <w:t>Equation (</w:t>
      </w:r>
      <w:ins w:id="657" w:author="Changes 24 to 25 Oct" w:date="2026-10-25T16:02:42Z">
        <w:r>
          <w:rPr/>
          <w:t>9</w:t>
        </w:r>
      </w:ins>
      <w:del w:id="658" w:author="Changes 24 to 25 Oct" w:date="2026-10-25T16:02:42Z">
        <w:r>
          <w:rPr/>
          <w:delText>8</w:delText>
        </w:r>
      </w:del>
      <w:r>
        <w:rPr/>
        <w:t>)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w:t>
      </w:r>
      <w:ins w:id="659" w:author="Changes 24 to 25 Oct" w:date="2026-10-25T16:02:42Z">
        <w:r>
          <w:rPr/>
          <w:t>, with changes measured in logs, and it keeps that definition</w:t>
        </w:r>
      </w:ins>
      <w:r>
        <w:rPr/>
        <w:t>.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bookmarkEnd w:id="34"/>
    </w:p>
    <w:p>
      <w:pPr>
        <w:pStyle w:val="Heading2"/>
        <w:rPr/>
      </w:pPr>
      <w:bookmarkStart w:id="35" w:name="the-survey-files-and-h2"/>
      <w:r>
        <w:rPr/>
        <w:t>4.6 The survey files and H2</w:t>
      </w:r>
    </w:p>
    <w:p>
      <w:pPr>
        <w:pStyle w:val="FirstParagraph"/>
        <w:rPr/>
      </w:pPr>
      <w:r>
        <w:rPr/>
        <w:t>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rPr/>
      </w:pPr>
      <w:r>
        <w:rPr/>
        <w:t>H2 uses the published figures and the split of equation (</w:t>
      </w:r>
      <w:ins w:id="660" w:author="Changes 24 to 25 Oct" w:date="2026-10-25T16:02:42Z">
        <w:r>
          <w:rPr/>
          <w:t>8</w:t>
        </w:r>
      </w:ins>
      <w:del w:id="661" w:author="Changes 24 to 25 Oct" w:date="2026-10-25T16:02:42Z">
        <w:r>
          <w:rPr/>
          <w:delText>7</w:delText>
        </w:r>
      </w:del>
      <w:r>
        <w:rPr/>
        <w:t>). BPS prints two counts of businesses for 2023, so the thesis computes the 2023 to 2024 split with both and reports both. The 2022 to 2023 split uses the count that the survey weights match.</w:t>
      </w:r>
    </w:p>
    <w:p>
      <w:pPr>
        <w:pStyle w:val="BodyText"/>
        <w:rPr/>
      </w:pPr>
      <w:r>
        <w:rPr/>
        <w:t xml:space="preserve">The published figures cannot tell a new seller from one counted for the first time, but the survey files can. </w:t>
      </w:r>
      <w:ins w:id="662" w:author="Changes 24 to 25 Oct" w:date="2026-10-25T16:02:42Z">
        <w:r>
          <w:rPr/>
          <w:t>The three files are the E-Commerce rounds of 2021, 2023 and 2024, which describe the activity years 2020, 2022 and 2023.</w:t>
        </w:r>
      </w:ins>
      <w:ins w:id="663" w:author="Changes 24 to 25 Oct" w:date="2026-10-25T16:02:42Z">
        <w:r>
          <w:rPr>
            <w:rStyle w:val="FootnoteReference"/>
          </w:rPr>
          <w:footnoteReference w:id="2"/>
        </w:r>
      </w:ins>
      <w:del w:id="664" w:author="Changes 24 to 25 Oct" w:date="2026-10-25T16:02:42Z">
        <w:r>
          <w:rPr/>
          <w:delText>Table 6 lists them.</w:delText>
        </w:r>
      </w:del>
      <w:r>
        <w:rPr/>
        <w:t xml:space="preserve"> Each row is a business that sold online in the activity year. Its survey weight shows how many businesses it represents, so the weights add up to the national count.</w:t>
      </w:r>
    </w:p>
    <w:p>
      <w:pPr>
        <w:pStyle w:val="BodyText"/>
        <w:rPr/>
      </w:pPr>
      <w:bookmarkStart w:id="36" w:name="the-survey-files-and-h2"/>
      <w:r>
        <w:rPr/>
        <w:t>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bookmarkEnd w:id="36"/>
    </w:p>
    <w:p>
      <w:pPr>
        <w:pStyle w:val="TableCaption"/>
        <w:rPr>
          <w:del w:id="667" w:author="Changes 24 to 25 Oct" w:date="2026-10-25T16:02:42Z"/>
        </w:rPr>
      </w:pPr>
      <w:del w:id="665" w:author="Changes 24 to 25 Oct" w:date="2026-10-25T16:02:42Z">
        <w:r>
          <w:rPr>
            <w:b/>
          </w:rPr>
          <w:delText>Table 6.</w:delText>
        </w:r>
      </w:del>
      <w:del w:id="666" w:author="Changes 24 to 25 Oct" w:date="2026-10-25T16:02:42Z">
        <w:r>
          <w:rPr>
            <w:b w:val="false"/>
          </w:rPr>
          <w:delText xml:space="preserve"> The three BPS survey files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879"/>
        <w:gridCol w:w="1681"/>
        <w:gridCol w:w="1285"/>
        <w:gridCol w:w="1780"/>
        <w:gridCol w:w="1880"/>
      </w:tblGrid>
      <w:tr>
        <w:trPr>
          <w:tblHeader w:val="true"/>
          <w:del w:id="668" w:author="Changes 24 to 25 Oct" w:date="2026-10-25T16:02:42Z"/>
          <w:cantSplit w:val="true"/>
        </w:trPr>
        <w:tc>
          <w:tcPr>
            <w:tcW w:w="187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670" w:author="Changes 24 to 25 Oct" w:date="2026-10-25T16:02:42Z"/>
              </w:rPr>
            </w:pPr>
            <w:del w:id="669" w:author="Changes 24 to 25 Oct" w:date="2026-10-25T16:02:42Z">
              <w:r>
                <w:rPr>
                  <w:b/>
                  <w:kern w:val="0"/>
                  <w:sz w:val="18"/>
                  <w:szCs w:val="24"/>
                  <w:lang w:val="en-US" w:eastAsia="en-US" w:bidi="ar-SA"/>
                </w:rPr>
                <w:delText>Survey round</w:delText>
              </w:r>
            </w:del>
          </w:p>
        </w:tc>
        <w:tc>
          <w:tcPr>
            <w:tcW w:w="168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672" w:author="Changes 24 to 25 Oct" w:date="2026-10-25T16:02:42Z"/>
              </w:rPr>
            </w:pPr>
            <w:del w:id="671" w:author="Changes 24 to 25 Oct" w:date="2026-10-25T16:02:42Z">
              <w:r>
                <w:rPr>
                  <w:b/>
                  <w:kern w:val="0"/>
                  <w:sz w:val="18"/>
                  <w:szCs w:val="24"/>
                  <w:lang w:val="en-US" w:eastAsia="en-US" w:bidi="ar-SA"/>
                </w:rPr>
                <w:delText>Activity year</w:delText>
              </w:r>
            </w:del>
          </w:p>
        </w:tc>
        <w:tc>
          <w:tcPr>
            <w:tcW w:w="128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674" w:author="Changes 24 to 25 Oct" w:date="2026-10-25T16:02:42Z"/>
              </w:rPr>
            </w:pPr>
            <w:del w:id="673" w:author="Changes 24 to 25 Oct" w:date="2026-10-25T16:02:42Z">
              <w:r>
                <w:rPr>
                  <w:b/>
                  <w:kern w:val="0"/>
                  <w:sz w:val="18"/>
                  <w:szCs w:val="24"/>
                  <w:lang w:val="en-US" w:eastAsia="en-US" w:bidi="ar-SA"/>
                </w:rPr>
                <w:delText>Rows</w:delText>
              </w:r>
            </w:del>
          </w:p>
        </w:tc>
        <w:tc>
          <w:tcPr>
            <w:tcW w:w="178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676" w:author="Changes 24 to 25 Oct" w:date="2026-10-25T16:02:42Z"/>
              </w:rPr>
            </w:pPr>
            <w:del w:id="675" w:author="Changes 24 to 25 Oct" w:date="2026-10-25T16:02:42Z">
              <w:r>
                <w:rPr>
                  <w:b/>
                  <w:kern w:val="0"/>
                  <w:sz w:val="18"/>
                  <w:szCs w:val="24"/>
                  <w:lang w:val="en-US" w:eastAsia="en-US" w:bidi="ar-SA"/>
                </w:rPr>
                <w:delText>Weighted total</w:delText>
              </w:r>
            </w:del>
          </w:p>
        </w:tc>
        <w:tc>
          <w:tcPr>
            <w:tcW w:w="188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678" w:author="Changes 24 to 25 Oct" w:date="2026-10-25T16:02:42Z"/>
              </w:rPr>
            </w:pPr>
            <w:del w:id="677" w:author="Changes 24 to 25 Oct" w:date="2026-10-25T16:02:42Z">
              <w:r>
                <w:rPr>
                  <w:b/>
                  <w:kern w:val="0"/>
                  <w:sz w:val="18"/>
                  <w:szCs w:val="24"/>
                  <w:lang w:val="en-US" w:eastAsia="en-US" w:bidi="ar-SA"/>
                </w:rPr>
                <w:delText>BPS count</w:delText>
              </w:r>
            </w:del>
          </w:p>
        </w:tc>
      </w:tr>
      <w:tr>
        <w:trPr>
          <w:del w:id="679"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681" w:author="Changes 24 to 25 Oct" w:date="2026-10-25T16:02:42Z"/>
              </w:rPr>
            </w:pPr>
            <w:del w:id="680" w:author="Changes 24 to 25 Oct" w:date="2026-10-25T16:02:42Z">
              <w:r>
                <w:rPr>
                  <w:kern w:val="0"/>
                  <w:sz w:val="18"/>
                  <w:szCs w:val="24"/>
                  <w:lang w:val="en-US" w:eastAsia="en-US" w:bidi="ar-SA"/>
                </w:rPr>
                <w:delText>E-Commerce 2021</w:delText>
              </w:r>
            </w:del>
          </w:p>
        </w:tc>
        <w:tc>
          <w:tcPr>
            <w:tcW w:w="1681" w:type="dxa"/>
            <w:tcBorders/>
          </w:tcPr>
          <w:p>
            <w:pPr>
              <w:pStyle w:val="Compact"/>
              <w:keepNext w:val="true"/>
              <w:widowControl/>
              <w:spacing w:lineRule="exact" w:line="220" w:before="0" w:after="0"/>
              <w:jc w:val="left"/>
              <w:rPr>
                <w:kern w:val="0"/>
                <w:szCs w:val="24"/>
                <w:lang w:val="en-US" w:eastAsia="en-US" w:bidi="ar-SA"/>
                <w:del w:id="683" w:author="Changes 24 to 25 Oct" w:date="2026-10-25T16:02:42Z"/>
              </w:rPr>
            </w:pPr>
            <w:del w:id="682" w:author="Changes 24 to 25 Oct" w:date="2026-10-25T16:02:42Z">
              <w:r>
                <w:rPr>
                  <w:kern w:val="0"/>
                  <w:sz w:val="18"/>
                  <w:szCs w:val="24"/>
                  <w:lang w:val="en-US" w:eastAsia="en-US" w:bidi="ar-SA"/>
                </w:rPr>
                <w:delText>2020</w:delText>
              </w:r>
            </w:del>
          </w:p>
        </w:tc>
        <w:tc>
          <w:tcPr>
            <w:tcW w:w="1285" w:type="dxa"/>
            <w:tcBorders/>
          </w:tcPr>
          <w:p>
            <w:pPr>
              <w:pStyle w:val="Compact"/>
              <w:keepNext w:val="true"/>
              <w:widowControl/>
              <w:spacing w:lineRule="exact" w:line="220" w:before="0" w:after="0"/>
              <w:jc w:val="left"/>
              <w:rPr>
                <w:kern w:val="0"/>
                <w:szCs w:val="24"/>
                <w:lang w:val="en-US" w:eastAsia="en-US" w:bidi="ar-SA"/>
                <w:del w:id="685" w:author="Changes 24 to 25 Oct" w:date="2026-10-25T16:02:42Z"/>
              </w:rPr>
            </w:pPr>
            <w:del w:id="684" w:author="Changes 24 to 25 Oct" w:date="2026-10-25T16:02:42Z">
              <w:r>
                <w:rPr>
                  <w:kern w:val="0"/>
                  <w:sz w:val="18"/>
                  <w:szCs w:val="24"/>
                  <w:lang w:val="en-US" w:eastAsia="en-US" w:bidi="ar-SA"/>
                </w:rPr>
                <w:delText>11,848</w:delText>
              </w:r>
            </w:del>
          </w:p>
        </w:tc>
        <w:tc>
          <w:tcPr>
            <w:tcW w:w="1780" w:type="dxa"/>
            <w:tcBorders/>
          </w:tcPr>
          <w:p>
            <w:pPr>
              <w:pStyle w:val="Compact"/>
              <w:keepNext w:val="true"/>
              <w:widowControl/>
              <w:spacing w:lineRule="exact" w:line="220" w:before="0" w:after="0"/>
              <w:jc w:val="left"/>
              <w:rPr>
                <w:kern w:val="0"/>
                <w:szCs w:val="24"/>
                <w:lang w:val="en-US" w:eastAsia="en-US" w:bidi="ar-SA"/>
                <w:del w:id="687" w:author="Changes 24 to 25 Oct" w:date="2026-10-25T16:02:42Z"/>
              </w:rPr>
            </w:pPr>
            <w:del w:id="686" w:author="Changes 24 to 25 Oct" w:date="2026-10-25T16:02:42Z">
              <w:r>
                <w:rPr>
                  <w:kern w:val="0"/>
                  <w:sz w:val="18"/>
                  <w:szCs w:val="24"/>
                  <w:lang w:val="en-US" w:eastAsia="en-US" w:bidi="ar-SA"/>
                </w:rPr>
                <w:delText>2,361,423</w:delText>
              </w:r>
            </w:del>
          </w:p>
        </w:tc>
        <w:tc>
          <w:tcPr>
            <w:tcW w:w="1880" w:type="dxa"/>
            <w:tcBorders/>
          </w:tcPr>
          <w:p>
            <w:pPr>
              <w:pStyle w:val="Compact"/>
              <w:keepNext w:val="true"/>
              <w:widowControl/>
              <w:spacing w:lineRule="exact" w:line="220" w:before="0" w:after="0"/>
              <w:jc w:val="left"/>
              <w:rPr>
                <w:kern w:val="0"/>
                <w:szCs w:val="24"/>
                <w:lang w:val="en-US" w:eastAsia="en-US" w:bidi="ar-SA"/>
                <w:del w:id="689" w:author="Changes 24 to 25 Oct" w:date="2026-10-25T16:02:42Z"/>
              </w:rPr>
            </w:pPr>
            <w:del w:id="688" w:author="Changes 24 to 25 Oct" w:date="2026-10-25T16:02:42Z">
              <w:r>
                <w:rPr>
                  <w:kern w:val="0"/>
                  <w:sz w:val="18"/>
                  <w:szCs w:val="24"/>
                  <w:lang w:val="en-US" w:eastAsia="en-US" w:bidi="ar-SA"/>
                </w:rPr>
                <w:delText>2,361,423</w:delText>
              </w:r>
            </w:del>
          </w:p>
        </w:tc>
      </w:tr>
      <w:tr>
        <w:trPr>
          <w:del w:id="690"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692" w:author="Changes 24 to 25 Oct" w:date="2026-10-25T16:02:42Z"/>
              </w:rPr>
            </w:pPr>
            <w:del w:id="691" w:author="Changes 24 to 25 Oct" w:date="2026-10-25T16:02:42Z">
              <w:r>
                <w:rPr>
                  <w:kern w:val="0"/>
                  <w:sz w:val="18"/>
                  <w:szCs w:val="24"/>
                  <w:lang w:val="en-US" w:eastAsia="en-US" w:bidi="ar-SA"/>
                </w:rPr>
                <w:delText>E-Commerce 2023</w:delText>
              </w:r>
            </w:del>
          </w:p>
        </w:tc>
        <w:tc>
          <w:tcPr>
            <w:tcW w:w="1681" w:type="dxa"/>
            <w:tcBorders/>
          </w:tcPr>
          <w:p>
            <w:pPr>
              <w:pStyle w:val="Compact"/>
              <w:keepNext w:val="true"/>
              <w:widowControl/>
              <w:spacing w:lineRule="exact" w:line="220" w:before="0" w:after="0"/>
              <w:jc w:val="left"/>
              <w:rPr>
                <w:kern w:val="0"/>
                <w:szCs w:val="24"/>
                <w:lang w:val="en-US" w:eastAsia="en-US" w:bidi="ar-SA"/>
                <w:del w:id="694" w:author="Changes 24 to 25 Oct" w:date="2026-10-25T16:02:42Z"/>
              </w:rPr>
            </w:pPr>
            <w:del w:id="693" w:author="Changes 24 to 25 Oct" w:date="2026-10-25T16:02:42Z">
              <w:r>
                <w:rPr>
                  <w:kern w:val="0"/>
                  <w:sz w:val="18"/>
                  <w:szCs w:val="24"/>
                  <w:lang w:val="en-US" w:eastAsia="en-US" w:bidi="ar-SA"/>
                </w:rPr>
                <w:delText>2022</w:delText>
              </w:r>
            </w:del>
          </w:p>
        </w:tc>
        <w:tc>
          <w:tcPr>
            <w:tcW w:w="1285" w:type="dxa"/>
            <w:tcBorders/>
          </w:tcPr>
          <w:p>
            <w:pPr>
              <w:pStyle w:val="Compact"/>
              <w:keepNext w:val="true"/>
              <w:widowControl/>
              <w:spacing w:lineRule="exact" w:line="220" w:before="0" w:after="0"/>
              <w:jc w:val="left"/>
              <w:rPr>
                <w:kern w:val="0"/>
                <w:szCs w:val="24"/>
                <w:lang w:val="en-US" w:eastAsia="en-US" w:bidi="ar-SA"/>
                <w:del w:id="696" w:author="Changes 24 to 25 Oct" w:date="2026-10-25T16:02:42Z"/>
              </w:rPr>
            </w:pPr>
            <w:del w:id="695" w:author="Changes 24 to 25 Oct" w:date="2026-10-25T16:02:42Z">
              <w:r>
                <w:rPr>
                  <w:kern w:val="0"/>
                  <w:sz w:val="18"/>
                  <w:szCs w:val="24"/>
                  <w:lang w:val="en-US" w:eastAsia="en-US" w:bidi="ar-SA"/>
                </w:rPr>
                <w:delText>31,724</w:delText>
              </w:r>
            </w:del>
          </w:p>
        </w:tc>
        <w:tc>
          <w:tcPr>
            <w:tcW w:w="1780" w:type="dxa"/>
            <w:tcBorders/>
          </w:tcPr>
          <w:p>
            <w:pPr>
              <w:pStyle w:val="Compact"/>
              <w:keepNext w:val="true"/>
              <w:widowControl/>
              <w:spacing w:lineRule="exact" w:line="220" w:before="0" w:after="0"/>
              <w:jc w:val="left"/>
              <w:rPr>
                <w:kern w:val="0"/>
                <w:szCs w:val="24"/>
                <w:lang w:val="en-US" w:eastAsia="en-US" w:bidi="ar-SA"/>
                <w:del w:id="698" w:author="Changes 24 to 25 Oct" w:date="2026-10-25T16:02:42Z"/>
              </w:rPr>
            </w:pPr>
            <w:del w:id="697" w:author="Changes 24 to 25 Oct" w:date="2026-10-25T16:02:42Z">
              <w:r>
                <w:rPr>
                  <w:kern w:val="0"/>
                  <w:sz w:val="18"/>
                  <w:szCs w:val="24"/>
                  <w:lang w:val="en-US" w:eastAsia="en-US" w:bidi="ar-SA"/>
                </w:rPr>
                <w:delText>2,995,986</w:delText>
              </w:r>
            </w:del>
          </w:p>
        </w:tc>
        <w:tc>
          <w:tcPr>
            <w:tcW w:w="1880" w:type="dxa"/>
            <w:tcBorders/>
          </w:tcPr>
          <w:p>
            <w:pPr>
              <w:pStyle w:val="Compact"/>
              <w:keepNext w:val="true"/>
              <w:widowControl/>
              <w:spacing w:lineRule="exact" w:line="220" w:before="0" w:after="0"/>
              <w:jc w:val="left"/>
              <w:rPr>
                <w:kern w:val="0"/>
                <w:szCs w:val="24"/>
                <w:lang w:val="en-US" w:eastAsia="en-US" w:bidi="ar-SA"/>
                <w:del w:id="700" w:author="Changes 24 to 25 Oct" w:date="2026-10-25T16:02:42Z"/>
              </w:rPr>
            </w:pPr>
            <w:del w:id="699" w:author="Changes 24 to 25 Oct" w:date="2026-10-25T16:02:42Z">
              <w:r>
                <w:rPr>
                  <w:kern w:val="0"/>
                  <w:sz w:val="18"/>
                  <w:szCs w:val="24"/>
                  <w:lang w:val="en-US" w:eastAsia="en-US" w:bidi="ar-SA"/>
                </w:rPr>
                <w:delText>2,995,879*</w:delText>
              </w:r>
            </w:del>
          </w:p>
        </w:tc>
      </w:tr>
      <w:tr>
        <w:trPr>
          <w:del w:id="701" w:author="Changes 24 to 25 Oct" w:date="2026-10-25T16:02:42Z"/>
          <w:cantSplit w:val="true"/>
        </w:trPr>
        <w:tc>
          <w:tcPr>
            <w:tcW w:w="1879" w:type="dxa"/>
            <w:tcBorders>
              <w:bottom w:val="single" w:sz="8" w:space="0" w:color="000000"/>
            </w:tcBorders>
          </w:tcPr>
          <w:p>
            <w:pPr>
              <w:pStyle w:val="Compact"/>
              <w:widowControl/>
              <w:spacing w:lineRule="exact" w:line="220" w:before="0" w:after="0"/>
              <w:jc w:val="left"/>
              <w:rPr>
                <w:kern w:val="0"/>
                <w:szCs w:val="24"/>
                <w:lang w:val="en-US" w:eastAsia="en-US" w:bidi="ar-SA"/>
                <w:del w:id="703" w:author="Changes 24 to 25 Oct" w:date="2026-10-25T16:02:42Z"/>
              </w:rPr>
            </w:pPr>
            <w:del w:id="702" w:author="Changes 24 to 25 Oct" w:date="2026-10-25T16:02:42Z">
              <w:r>
                <w:rPr>
                  <w:kern w:val="0"/>
                  <w:sz w:val="18"/>
                  <w:szCs w:val="24"/>
                  <w:lang w:val="en-US" w:eastAsia="en-US" w:bidi="ar-SA"/>
                </w:rPr>
                <w:delText>E-Commerce 2024</w:delText>
              </w:r>
            </w:del>
          </w:p>
        </w:tc>
        <w:tc>
          <w:tcPr>
            <w:tcW w:w="1681" w:type="dxa"/>
            <w:tcBorders>
              <w:bottom w:val="single" w:sz="8" w:space="0" w:color="000000"/>
            </w:tcBorders>
          </w:tcPr>
          <w:p>
            <w:pPr>
              <w:pStyle w:val="Compact"/>
              <w:widowControl/>
              <w:spacing w:lineRule="exact" w:line="220" w:before="0" w:after="0"/>
              <w:jc w:val="left"/>
              <w:rPr>
                <w:kern w:val="0"/>
                <w:szCs w:val="24"/>
                <w:lang w:val="en-US" w:eastAsia="en-US" w:bidi="ar-SA"/>
                <w:del w:id="705" w:author="Changes 24 to 25 Oct" w:date="2026-10-25T16:02:42Z"/>
              </w:rPr>
            </w:pPr>
            <w:del w:id="704" w:author="Changes 24 to 25 Oct" w:date="2026-10-25T16:02:42Z">
              <w:r>
                <w:rPr>
                  <w:kern w:val="0"/>
                  <w:sz w:val="18"/>
                  <w:szCs w:val="24"/>
                  <w:lang w:val="en-US" w:eastAsia="en-US" w:bidi="ar-SA"/>
                </w:rPr>
                <w:delText>2023</w:delText>
              </w:r>
            </w:del>
          </w:p>
        </w:tc>
        <w:tc>
          <w:tcPr>
            <w:tcW w:w="1285" w:type="dxa"/>
            <w:tcBorders>
              <w:bottom w:val="single" w:sz="8" w:space="0" w:color="000000"/>
            </w:tcBorders>
          </w:tcPr>
          <w:p>
            <w:pPr>
              <w:pStyle w:val="Compact"/>
              <w:widowControl/>
              <w:spacing w:lineRule="exact" w:line="220" w:before="0" w:after="0"/>
              <w:jc w:val="left"/>
              <w:rPr>
                <w:kern w:val="0"/>
                <w:szCs w:val="24"/>
                <w:lang w:val="en-US" w:eastAsia="en-US" w:bidi="ar-SA"/>
                <w:del w:id="707" w:author="Changes 24 to 25 Oct" w:date="2026-10-25T16:02:42Z"/>
              </w:rPr>
            </w:pPr>
            <w:del w:id="706" w:author="Changes 24 to 25 Oct" w:date="2026-10-25T16:02:42Z">
              <w:r>
                <w:rPr>
                  <w:kern w:val="0"/>
                  <w:sz w:val="18"/>
                  <w:szCs w:val="24"/>
                  <w:lang w:val="en-US" w:eastAsia="en-US" w:bidi="ar-SA"/>
                </w:rPr>
                <w:delText>39,736</w:delText>
              </w:r>
            </w:del>
          </w:p>
        </w:tc>
        <w:tc>
          <w:tcPr>
            <w:tcW w:w="1780" w:type="dxa"/>
            <w:tcBorders>
              <w:bottom w:val="single" w:sz="8" w:space="0" w:color="000000"/>
            </w:tcBorders>
          </w:tcPr>
          <w:p>
            <w:pPr>
              <w:pStyle w:val="Compact"/>
              <w:widowControl/>
              <w:spacing w:lineRule="exact" w:line="220" w:before="0" w:after="0"/>
              <w:jc w:val="left"/>
              <w:rPr>
                <w:kern w:val="0"/>
                <w:szCs w:val="24"/>
                <w:lang w:val="en-US" w:eastAsia="en-US" w:bidi="ar-SA"/>
                <w:del w:id="709" w:author="Changes 24 to 25 Oct" w:date="2026-10-25T16:02:42Z"/>
              </w:rPr>
            </w:pPr>
            <w:del w:id="708" w:author="Changes 24 to 25 Oct" w:date="2026-10-25T16:02:42Z">
              <w:r>
                <w:rPr>
                  <w:kern w:val="0"/>
                  <w:sz w:val="18"/>
                  <w:szCs w:val="24"/>
                  <w:lang w:val="en-US" w:eastAsia="en-US" w:bidi="ar-SA"/>
                </w:rPr>
                <w:delText>3,814,799</w:delText>
              </w:r>
            </w:del>
          </w:p>
        </w:tc>
        <w:tc>
          <w:tcPr>
            <w:tcW w:w="1880" w:type="dxa"/>
            <w:tcBorders>
              <w:bottom w:val="single" w:sz="8" w:space="0" w:color="000000"/>
            </w:tcBorders>
          </w:tcPr>
          <w:p>
            <w:pPr>
              <w:pStyle w:val="Compact"/>
              <w:widowControl/>
              <w:spacing w:lineRule="exact" w:line="220" w:before="0" w:after="0"/>
              <w:jc w:val="left"/>
              <w:rPr>
                <w:kern w:val="0"/>
                <w:szCs w:val="24"/>
                <w:lang w:val="en-US" w:eastAsia="en-US" w:bidi="ar-SA"/>
                <w:del w:id="711" w:author="Changes 24 to 25 Oct" w:date="2026-10-25T16:02:42Z"/>
              </w:rPr>
            </w:pPr>
            <w:del w:id="710" w:author="Changes 24 to 25 Oct" w:date="2026-10-25T16:02:42Z">
              <w:r>
                <w:rPr>
                  <w:kern w:val="0"/>
                  <w:sz w:val="18"/>
                  <w:szCs w:val="24"/>
                  <w:lang w:val="en-US" w:eastAsia="en-US" w:bidi="ar-SA"/>
                </w:rPr>
                <w:delText>3,816,750</w:delText>
              </w:r>
            </w:del>
          </w:p>
        </w:tc>
      </w:tr>
    </w:tbl>
    <w:p>
      <w:pPr>
        <w:pStyle w:val="BodyText"/>
        <w:spacing w:before="160" w:after="120"/>
        <w:rPr>
          <w:del w:id="713" w:author="Changes 24 to 25 Oct" w:date="2026-10-25T16:02:42Z"/>
        </w:rPr>
      </w:pPr>
      <w:del w:id="712" w:author="Changes 24 to 25 Oct" w:date="2026-10-25T16:02:42Z">
        <w:r>
          <w:rPr/>
          <w:delText>*Implied by the published count for 2023 and its published growth of 27.4 percent.</w:delText>
        </w:r>
      </w:del>
    </w:p>
    <w:p>
      <w:pPr>
        <w:pStyle w:val="TableCaption"/>
        <w:rPr/>
      </w:pPr>
      <w:bookmarkStart w:id="37" w:name="the-entry-test-and-the-extra-sellers"/>
      <w:r>
        <w:rPr/>
        <w:t>4.7 The entry test and the extra sellers</w:t>
      </w:r>
    </w:p>
    <w:p>
      <w:pPr>
        <w:pStyle w:val="FirstParagraph"/>
        <w:rPr/>
      </w:pPr>
      <w:r>
        <w:rPr/>
        <w:t>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rPr/>
      </w:pPr>
      <w:r>
        <w:rPr/>
        <w:t>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rPr/>
      </w:pPr>
      <w:r>
        <w:rPr/>
        <w:t>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rPr/>
      </w:pPr>
      <w:r>
        <w:rPr/>
        <w:t>Further checks ask where the extra sellers sit and who they are. They compare provinces and channels using rank correlations, look at sellers’ own reports of their sales, and use the sampling error that BPS publishes. They compare each group’s count in 2023 with what its own yearly change in 2020 to 2022 would give. They also look at part-year selling and test a scenario of returners.</w:t>
      </w:r>
    </w:p>
    <w:p>
      <w:pPr>
        <w:pStyle w:val="BodyText"/>
        <w:rPr/>
      </w:pPr>
      <w:bookmarkStart w:id="38" w:name="the-entry-test-and-the-extra-sellers"/>
      <w:r>
        <w:rPr/>
        <w:t>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bookmarkEnd w:id="38"/>
    </w:p>
    <w:p>
      <w:pPr>
        <w:pStyle w:val="Heading2"/>
        <w:rPr/>
      </w:pPr>
      <w:bookmarkStart w:id="39" w:name="channels-records-and-reach"/>
      <w:r>
        <w:rPr/>
        <w:t>4.8 Channels, records and reach</w:t>
      </w:r>
    </w:p>
    <w:p>
      <w:pPr>
        <w:pStyle w:val="FirstParagraph"/>
        <w:rPr/>
      </w:pPr>
      <w:r>
        <w:rPr/>
        <w:t>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rPr/>
      </w:pPr>
      <w:r>
        <w:rPr/>
        <w:t>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rPr/>
      </w:pPr>
      <w:r>
        <w:rPr/>
        <w:t>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rPr/>
      </w:pPr>
      <w:r>
        <w:rPr/>
        <w:t>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rPr/>
      </w:pPr>
      <w:r>
        <w:rPr/>
        <w:t>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w:t>
      </w:r>
    </w:p>
    <w:p>
      <w:pPr>
        <w:pStyle w:val="BodyText"/>
        <w:rPr/>
      </w:pPr>
      <w:bookmarkStart w:id="40" w:name="channels-records-and-reach"/>
      <w:r>
        <w:rPr/>
        <w:t>Chapter 6 also sets each recent rule against the part of the figures it acts on. The thesis reads each legal text where it is published. It labels each rule by the status of its text: primary text read, announced, or reported in the news only.</w:t>
      </w:r>
      <w:bookmarkEnd w:id="40"/>
    </w:p>
    <w:p>
      <w:pPr>
        <w:pStyle w:val="Heading2"/>
        <w:rPr/>
      </w:pPr>
      <w:bookmarkStart w:id="41" w:name="comparing-national-figures"/>
      <w:r>
        <w:rPr/>
        <w:t>4.9 Comparing national figures</w:t>
      </w:r>
    </w:p>
    <w:p>
      <w:pPr>
        <w:pStyle w:val="FirstParagraph"/>
        <w:rPr/>
      </w:pPr>
      <w:r>
        <w:rPr/>
        <w:t xml:space="preserve">The third objective, to compare the platform evidence with national and payment figures, rests on the sources that </w:t>
      </w:r>
      <w:ins w:id="714" w:author="Changes 24 to 25 Oct" w:date="2026-10-25T16:02:42Z">
        <w:r>
          <w:rPr/>
          <w:t>Appendix A</w:t>
        </w:r>
      </w:ins>
      <w:del w:id="715" w:author="Changes 24 to 25 Oct" w:date="2026-10-25T16:02:42Z">
        <w:r>
          <w:rPr/>
          <w:delText>Table 7</w:delText>
        </w:r>
      </w:del>
      <w:r>
        <w:rPr/>
        <w:t xml:space="preserve"> lists, with what each one counts. Beyond the rules of Section 3.1, the comparison is closest where the coverage of two sources overlaps. Payment figures serve as context, because they show how people pay and not what they buy online.</w:t>
      </w:r>
    </w:p>
    <w:p>
      <w:pPr>
        <w:pStyle w:val="BodyText"/>
        <w:rPr/>
      </w:pPr>
      <w:bookmarkStart w:id="42" w:name="comparing-national-figures"/>
      <w:r>
        <w:rPr/>
        <w:t>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bookmarkEnd w:id="42"/>
    </w:p>
    <w:p>
      <w:pPr>
        <w:pStyle w:val="TableCaption"/>
        <w:rPr>
          <w:del w:id="718" w:author="Changes 24 to 25 Oct" w:date="2026-10-25T16:02:42Z"/>
        </w:rPr>
      </w:pPr>
      <w:del w:id="716" w:author="Changes 24 to 25 Oct" w:date="2026-10-25T16:02:42Z">
        <w:r>
          <w:rPr>
            <w:b/>
          </w:rPr>
          <w:delText>Table 7.</w:delText>
        </w:r>
      </w:del>
      <w:del w:id="717" w:author="Changes 24 to 25 Oct" w:date="2026-10-25T16:02:42Z">
        <w:r>
          <w:rPr>
            <w:b w:val="false"/>
          </w:rPr>
          <w:delText xml:space="preserve"> Sources compared in Objective 3</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879"/>
        <w:gridCol w:w="3477"/>
        <w:gridCol w:w="3149"/>
      </w:tblGrid>
      <w:tr>
        <w:trPr>
          <w:tblHeader w:val="true"/>
          <w:del w:id="719" w:author="Changes 24 to 25 Oct" w:date="2026-10-25T16:02:42Z"/>
          <w:cantSplit w:val="true"/>
        </w:trPr>
        <w:tc>
          <w:tcPr>
            <w:tcW w:w="187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721" w:author="Changes 24 to 25 Oct" w:date="2026-10-25T16:02:42Z"/>
              </w:rPr>
            </w:pPr>
            <w:del w:id="720" w:author="Changes 24 to 25 Oct" w:date="2026-10-25T16:02:42Z">
              <w:r>
                <w:rPr>
                  <w:b/>
                  <w:kern w:val="0"/>
                  <w:sz w:val="18"/>
                  <w:szCs w:val="24"/>
                  <w:lang w:val="en-US" w:eastAsia="en-US" w:bidi="ar-SA"/>
                </w:rPr>
                <w:delText>Source</w:delText>
              </w:r>
            </w:del>
          </w:p>
        </w:tc>
        <w:tc>
          <w:tcPr>
            <w:tcW w:w="347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723" w:author="Changes 24 to 25 Oct" w:date="2026-10-25T16:02:42Z"/>
              </w:rPr>
            </w:pPr>
            <w:del w:id="722" w:author="Changes 24 to 25 Oct" w:date="2026-10-25T16:02:42Z">
              <w:r>
                <w:rPr>
                  <w:b/>
                  <w:kern w:val="0"/>
                  <w:sz w:val="18"/>
                  <w:szCs w:val="24"/>
                  <w:lang w:val="en-US" w:eastAsia="en-US" w:bidi="ar-SA"/>
                </w:rPr>
                <w:delText>What it covers</w:delText>
              </w:r>
            </w:del>
          </w:p>
        </w:tc>
        <w:tc>
          <w:tcPr>
            <w:tcW w:w="314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725" w:author="Changes 24 to 25 Oct" w:date="2026-10-25T16:02:42Z"/>
              </w:rPr>
            </w:pPr>
            <w:del w:id="724" w:author="Changes 24 to 25 Oct" w:date="2026-10-25T16:02:42Z">
              <w:r>
                <w:rPr>
                  <w:b/>
                  <w:kern w:val="0"/>
                  <w:sz w:val="18"/>
                  <w:szCs w:val="24"/>
                  <w:lang w:val="en-US" w:eastAsia="en-US" w:bidi="ar-SA"/>
                </w:rPr>
                <w:delText>How it counts</w:delText>
              </w:r>
            </w:del>
          </w:p>
        </w:tc>
      </w:tr>
      <w:tr>
        <w:trPr>
          <w:del w:id="726"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728" w:author="Changes 24 to 25 Oct" w:date="2026-10-25T16:02:42Z"/>
              </w:rPr>
            </w:pPr>
            <w:del w:id="727" w:author="Changes 24 to 25 Oct" w:date="2026-10-25T16:02:42Z">
              <w:r>
                <w:rPr>
                  <w:kern w:val="0"/>
                  <w:sz w:val="18"/>
                  <w:szCs w:val="24"/>
                  <w:lang w:val="en-US" w:eastAsia="en-US" w:bidi="ar-SA"/>
                </w:rPr>
                <w:delText>Platform reports</w:delText>
              </w:r>
            </w:del>
          </w:p>
        </w:tc>
        <w:tc>
          <w:tcPr>
            <w:tcW w:w="3477" w:type="dxa"/>
            <w:tcBorders/>
          </w:tcPr>
          <w:p>
            <w:pPr>
              <w:pStyle w:val="Compact"/>
              <w:keepNext w:val="true"/>
              <w:widowControl/>
              <w:spacing w:lineRule="exact" w:line="220" w:before="0" w:after="0"/>
              <w:jc w:val="left"/>
              <w:rPr>
                <w:kern w:val="0"/>
                <w:szCs w:val="24"/>
                <w:lang w:val="en-US" w:eastAsia="en-US" w:bidi="ar-SA"/>
                <w:del w:id="730" w:author="Changes 24 to 25 Oct" w:date="2026-10-25T16:02:42Z"/>
              </w:rPr>
            </w:pPr>
            <w:del w:id="729" w:author="Changes 24 to 25 Oct" w:date="2026-10-25T16:02:42Z">
              <w:r>
                <w:rPr>
                  <w:kern w:val="0"/>
                  <w:sz w:val="18"/>
                  <w:szCs w:val="24"/>
                  <w:lang w:val="en-US" w:eastAsia="en-US" w:bidi="ar-SA"/>
                </w:rPr>
                <w:delText>Everything bought through one platform</w:delText>
              </w:r>
            </w:del>
          </w:p>
        </w:tc>
        <w:tc>
          <w:tcPr>
            <w:tcW w:w="3149" w:type="dxa"/>
            <w:tcBorders/>
          </w:tcPr>
          <w:p>
            <w:pPr>
              <w:pStyle w:val="Compact"/>
              <w:keepNext w:val="true"/>
              <w:widowControl/>
              <w:spacing w:lineRule="exact" w:line="220" w:before="0" w:after="0"/>
              <w:jc w:val="left"/>
              <w:rPr>
                <w:kern w:val="0"/>
                <w:szCs w:val="24"/>
                <w:lang w:val="en-US" w:eastAsia="en-US" w:bidi="ar-SA"/>
                <w:del w:id="732" w:author="Changes 24 to 25 Oct" w:date="2026-10-25T16:02:42Z"/>
              </w:rPr>
            </w:pPr>
            <w:del w:id="731" w:author="Changes 24 to 25 Oct" w:date="2026-10-25T16:02:42Z">
              <w:r>
                <w:rPr>
                  <w:kern w:val="0"/>
                  <w:sz w:val="18"/>
                  <w:szCs w:val="24"/>
                  <w:lang w:val="en-US" w:eastAsia="en-US" w:bidi="ar-SA"/>
                </w:rPr>
                <w:delText>The platform’s own records</w:delText>
              </w:r>
            </w:del>
          </w:p>
        </w:tc>
      </w:tr>
      <w:tr>
        <w:trPr>
          <w:del w:id="733"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735" w:author="Changes 24 to 25 Oct" w:date="2026-10-25T16:02:42Z"/>
              </w:rPr>
            </w:pPr>
            <w:del w:id="734" w:author="Changes 24 to 25 Oct" w:date="2026-10-25T16:02:42Z">
              <w:r>
                <w:rPr>
                  <w:kern w:val="0"/>
                  <w:sz w:val="18"/>
                  <w:szCs w:val="24"/>
                  <w:lang w:val="en-US" w:eastAsia="en-US" w:bidi="ar-SA"/>
                </w:rPr>
                <w:delText>BPS online-seller survey</w:delText>
              </w:r>
            </w:del>
          </w:p>
        </w:tc>
        <w:tc>
          <w:tcPr>
            <w:tcW w:w="3477" w:type="dxa"/>
            <w:tcBorders/>
          </w:tcPr>
          <w:p>
            <w:pPr>
              <w:pStyle w:val="Compact"/>
              <w:keepNext w:val="true"/>
              <w:widowControl/>
              <w:spacing w:lineRule="exact" w:line="220" w:before="0" w:after="0"/>
              <w:jc w:val="left"/>
              <w:rPr>
                <w:kern w:val="0"/>
                <w:szCs w:val="24"/>
                <w:lang w:val="en-US" w:eastAsia="en-US" w:bidi="ar-SA"/>
                <w:del w:id="737" w:author="Changes 24 to 25 Oct" w:date="2026-10-25T16:02:42Z"/>
              </w:rPr>
            </w:pPr>
            <w:del w:id="736" w:author="Changes 24 to 25 Oct" w:date="2026-10-25T16:02:42Z">
              <w:r>
                <w:rPr>
                  <w:kern w:val="0"/>
                  <w:sz w:val="18"/>
                  <w:szCs w:val="24"/>
                  <w:lang w:val="en-US" w:eastAsia="en-US" w:bidi="ar-SA"/>
                </w:rPr>
                <w:delText>Every business that sold online, including chat and social media</w:delText>
              </w:r>
            </w:del>
          </w:p>
        </w:tc>
        <w:tc>
          <w:tcPr>
            <w:tcW w:w="3149" w:type="dxa"/>
            <w:tcBorders/>
          </w:tcPr>
          <w:p>
            <w:pPr>
              <w:pStyle w:val="Compact"/>
              <w:keepNext w:val="true"/>
              <w:widowControl/>
              <w:spacing w:lineRule="exact" w:line="220" w:before="0" w:after="0"/>
              <w:jc w:val="left"/>
              <w:rPr>
                <w:kern w:val="0"/>
                <w:szCs w:val="24"/>
                <w:lang w:val="en-US" w:eastAsia="en-US" w:bidi="ar-SA"/>
                <w:del w:id="739" w:author="Changes 24 to 25 Oct" w:date="2026-10-25T16:02:42Z"/>
              </w:rPr>
            </w:pPr>
            <w:del w:id="738" w:author="Changes 24 to 25 Oct" w:date="2026-10-25T16:02:42Z">
              <w:r>
                <w:rPr>
                  <w:kern w:val="0"/>
                  <w:sz w:val="18"/>
                  <w:szCs w:val="24"/>
                  <w:lang w:val="en-US" w:eastAsia="en-US" w:bidi="ar-SA"/>
                </w:rPr>
                <w:delText>Listing in sampled areas, scaled up by survey weights</w:delText>
              </w:r>
            </w:del>
          </w:p>
        </w:tc>
      </w:tr>
      <w:tr>
        <w:trPr>
          <w:del w:id="740"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742" w:author="Changes 24 to 25 Oct" w:date="2026-10-25T16:02:42Z"/>
              </w:rPr>
            </w:pPr>
            <w:del w:id="741" w:author="Changes 24 to 25 Oct" w:date="2026-10-25T16:02:42Z">
              <w:r>
                <w:rPr>
                  <w:kern w:val="0"/>
                  <w:sz w:val="18"/>
                  <w:szCs w:val="24"/>
                  <w:lang w:val="en-US" w:eastAsia="en-US" w:bidi="ar-SA"/>
                </w:rPr>
                <w:delText>Bank Indonesia e-commerce statistics</w:delText>
              </w:r>
            </w:del>
          </w:p>
        </w:tc>
        <w:tc>
          <w:tcPr>
            <w:tcW w:w="3477" w:type="dxa"/>
            <w:tcBorders/>
          </w:tcPr>
          <w:p>
            <w:pPr>
              <w:pStyle w:val="Compact"/>
              <w:keepNext w:val="true"/>
              <w:widowControl/>
              <w:spacing w:lineRule="exact" w:line="220" w:before="0" w:after="0"/>
              <w:jc w:val="left"/>
              <w:rPr>
                <w:kern w:val="0"/>
                <w:szCs w:val="24"/>
                <w:lang w:val="en-US" w:eastAsia="en-US" w:bidi="ar-SA"/>
                <w:del w:id="744" w:author="Changes 24 to 25 Oct" w:date="2026-10-25T16:02:42Z"/>
              </w:rPr>
            </w:pPr>
            <w:del w:id="743" w:author="Changes 24 to 25 Oct" w:date="2026-10-25T16:02:42Z">
              <w:r>
                <w:rPr>
                  <w:kern w:val="0"/>
                  <w:sz w:val="18"/>
                  <w:szCs w:val="24"/>
                  <w:lang w:val="en-US" w:eastAsia="en-US" w:bidi="ar-SA"/>
                </w:rPr>
                <w:delText>Transactions of large e-commerce firms (Bank Indonesia 2025)</w:delText>
              </w:r>
            </w:del>
          </w:p>
        </w:tc>
        <w:tc>
          <w:tcPr>
            <w:tcW w:w="3149" w:type="dxa"/>
            <w:tcBorders/>
          </w:tcPr>
          <w:p>
            <w:pPr>
              <w:pStyle w:val="Compact"/>
              <w:keepNext w:val="true"/>
              <w:widowControl/>
              <w:spacing w:lineRule="exact" w:line="220" w:before="0" w:after="0"/>
              <w:jc w:val="left"/>
              <w:rPr>
                <w:kern w:val="0"/>
                <w:szCs w:val="24"/>
                <w:lang w:val="en-US" w:eastAsia="en-US" w:bidi="ar-SA"/>
                <w:del w:id="746" w:author="Changes 24 to 25 Oct" w:date="2026-10-25T16:02:42Z"/>
              </w:rPr>
            </w:pPr>
            <w:del w:id="745" w:author="Changes 24 to 25 Oct" w:date="2026-10-25T16:02:42Z">
              <w:r>
                <w:rPr>
                  <w:kern w:val="0"/>
                  <w:sz w:val="18"/>
                  <w:szCs w:val="24"/>
                  <w:lang w:val="en-US" w:eastAsia="en-US" w:bidi="ar-SA"/>
                </w:rPr>
                <w:delText>Data sent to the central bank; the method is not public</w:delText>
              </w:r>
            </w:del>
          </w:p>
        </w:tc>
      </w:tr>
      <w:tr>
        <w:trPr>
          <w:del w:id="747"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749" w:author="Changes 24 to 25 Oct" w:date="2026-10-25T16:02:42Z"/>
              </w:rPr>
            </w:pPr>
            <w:del w:id="748" w:author="Changes 24 to 25 Oct" w:date="2026-10-25T16:02:42Z">
              <w:r>
                <w:rPr>
                  <w:kern w:val="0"/>
                  <w:sz w:val="18"/>
                  <w:szCs w:val="24"/>
                  <w:lang w:val="en-US" w:eastAsia="en-US" w:bidi="ar-SA"/>
                </w:rPr>
                <w:delText>Industry estimates</w:delText>
              </w:r>
            </w:del>
          </w:p>
        </w:tc>
        <w:tc>
          <w:tcPr>
            <w:tcW w:w="3477" w:type="dxa"/>
            <w:tcBorders/>
          </w:tcPr>
          <w:p>
            <w:pPr>
              <w:pStyle w:val="Compact"/>
              <w:keepNext w:val="true"/>
              <w:widowControl/>
              <w:spacing w:lineRule="exact" w:line="220" w:before="0" w:after="0"/>
              <w:jc w:val="left"/>
              <w:rPr>
                <w:kern w:val="0"/>
                <w:szCs w:val="24"/>
                <w:lang w:val="en-US" w:eastAsia="en-US" w:bidi="ar-SA"/>
                <w:del w:id="751" w:author="Changes 24 to 25 Oct" w:date="2026-10-25T16:02:42Z"/>
              </w:rPr>
            </w:pPr>
            <w:del w:id="750" w:author="Changes 24 to 25 Oct" w:date="2026-10-25T16:02:42Z">
              <w:r>
                <w:rPr>
                  <w:kern w:val="0"/>
                  <w:sz w:val="18"/>
                  <w:szCs w:val="24"/>
                  <w:lang w:val="en-US" w:eastAsia="en-US" w:bidi="ar-SA"/>
                </w:rPr>
                <w:delText>Shopping marketplaces in Indonesia or Southeast Asia, from the research firm Momentum Works (2024), as quoted by Setyowati (2024), and the e-Conomy report (Google, Temasek and Bain 2024)</w:delText>
              </w:r>
            </w:del>
          </w:p>
        </w:tc>
        <w:tc>
          <w:tcPr>
            <w:tcW w:w="3149" w:type="dxa"/>
            <w:tcBorders/>
          </w:tcPr>
          <w:p>
            <w:pPr>
              <w:pStyle w:val="Compact"/>
              <w:keepNext w:val="true"/>
              <w:widowControl/>
              <w:spacing w:lineRule="exact" w:line="220" w:before="0" w:after="0"/>
              <w:jc w:val="left"/>
              <w:rPr>
                <w:kern w:val="0"/>
                <w:szCs w:val="24"/>
                <w:lang w:val="en-US" w:eastAsia="en-US" w:bidi="ar-SA"/>
                <w:del w:id="753" w:author="Changes 24 to 25 Oct" w:date="2026-10-25T16:02:42Z"/>
              </w:rPr>
            </w:pPr>
            <w:del w:id="752" w:author="Changes 24 to 25 Oct" w:date="2026-10-25T16:02:42Z">
              <w:r>
                <w:rPr>
                  <w:kern w:val="0"/>
                  <w:sz w:val="18"/>
                  <w:szCs w:val="24"/>
                  <w:lang w:val="en-US" w:eastAsia="en-US" w:bidi="ar-SA"/>
                </w:rPr>
                <w:delText>Outside estimates</w:delText>
              </w:r>
            </w:del>
          </w:p>
        </w:tc>
      </w:tr>
      <w:tr>
        <w:trPr>
          <w:del w:id="754"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756" w:author="Changes 24 to 25 Oct" w:date="2026-10-25T16:02:42Z"/>
              </w:rPr>
            </w:pPr>
            <w:del w:id="755" w:author="Changes 24 to 25 Oct" w:date="2026-10-25T16:02:42Z">
              <w:r>
                <w:rPr>
                  <w:kern w:val="0"/>
                  <w:sz w:val="18"/>
                  <w:szCs w:val="24"/>
                  <w:lang w:val="en-US" w:eastAsia="en-US" w:bidi="ar-SA"/>
                </w:rPr>
                <w:delText>Household spending</w:delText>
              </w:r>
            </w:del>
          </w:p>
        </w:tc>
        <w:tc>
          <w:tcPr>
            <w:tcW w:w="3477" w:type="dxa"/>
            <w:tcBorders/>
          </w:tcPr>
          <w:p>
            <w:pPr>
              <w:pStyle w:val="Compact"/>
              <w:keepNext w:val="true"/>
              <w:widowControl/>
              <w:spacing w:lineRule="exact" w:line="220" w:before="0" w:after="0"/>
              <w:jc w:val="left"/>
              <w:rPr>
                <w:kern w:val="0"/>
                <w:szCs w:val="24"/>
                <w:lang w:val="en-US" w:eastAsia="en-US" w:bidi="ar-SA"/>
                <w:del w:id="758" w:author="Changes 24 to 25 Oct" w:date="2026-10-25T16:02:42Z"/>
              </w:rPr>
            </w:pPr>
            <w:del w:id="757" w:author="Changes 24 to 25 Oct" w:date="2026-10-25T16:02:42Z">
              <w:r>
                <w:rPr>
                  <w:kern w:val="0"/>
                  <w:sz w:val="18"/>
                  <w:szCs w:val="24"/>
                  <w:lang w:val="en-US" w:eastAsia="en-US" w:bidi="ar-SA"/>
                </w:rPr>
                <w:delText>All household purchases</w:delText>
              </w:r>
            </w:del>
          </w:p>
        </w:tc>
        <w:tc>
          <w:tcPr>
            <w:tcW w:w="3149" w:type="dxa"/>
            <w:tcBorders/>
          </w:tcPr>
          <w:p>
            <w:pPr>
              <w:pStyle w:val="Compact"/>
              <w:keepNext w:val="true"/>
              <w:widowControl/>
              <w:spacing w:lineRule="exact" w:line="220" w:before="0" w:after="0"/>
              <w:jc w:val="left"/>
              <w:rPr>
                <w:kern w:val="0"/>
                <w:szCs w:val="24"/>
                <w:lang w:val="en-US" w:eastAsia="en-US" w:bidi="ar-SA"/>
                <w:del w:id="760" w:author="Changes 24 to 25 Oct" w:date="2026-10-25T16:02:42Z"/>
              </w:rPr>
            </w:pPr>
            <w:del w:id="759" w:author="Changes 24 to 25 Oct" w:date="2026-10-25T16:02:42Z">
              <w:r>
                <w:rPr>
                  <w:kern w:val="0"/>
                  <w:sz w:val="18"/>
                  <w:szCs w:val="24"/>
                  <w:lang w:val="en-US" w:eastAsia="en-US" w:bidi="ar-SA"/>
                </w:rPr>
                <w:delText>BPS national accounts</w:delText>
              </w:r>
            </w:del>
          </w:p>
        </w:tc>
      </w:tr>
      <w:tr>
        <w:trPr>
          <w:del w:id="761"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del w:id="763" w:author="Changes 24 to 25 Oct" w:date="2026-10-25T16:02:42Z"/>
              </w:rPr>
            </w:pPr>
            <w:del w:id="762" w:author="Changes 24 to 25 Oct" w:date="2026-10-25T16:02:42Z">
              <w:r>
                <w:rPr>
                  <w:kern w:val="0"/>
                  <w:sz w:val="18"/>
                  <w:szCs w:val="24"/>
                  <w:lang w:val="en-US" w:eastAsia="en-US" w:bidi="ar-SA"/>
                </w:rPr>
                <w:delText>Payment figures</w:delText>
              </w:r>
            </w:del>
          </w:p>
        </w:tc>
        <w:tc>
          <w:tcPr>
            <w:tcW w:w="3477" w:type="dxa"/>
            <w:tcBorders/>
          </w:tcPr>
          <w:p>
            <w:pPr>
              <w:pStyle w:val="Compact"/>
              <w:keepNext w:val="true"/>
              <w:widowControl/>
              <w:spacing w:lineRule="exact" w:line="220" w:before="0" w:after="0"/>
              <w:jc w:val="left"/>
              <w:rPr>
                <w:kern w:val="0"/>
                <w:szCs w:val="24"/>
                <w:lang w:val="en-US" w:eastAsia="en-US" w:bidi="ar-SA"/>
                <w:del w:id="765" w:author="Changes 24 to 25 Oct" w:date="2026-10-25T16:02:42Z"/>
              </w:rPr>
            </w:pPr>
            <w:del w:id="764" w:author="Changes 24 to 25 Oct" w:date="2026-10-25T16:02:42Z">
              <w:r>
                <w:rPr>
                  <w:kern w:val="0"/>
                  <w:sz w:val="18"/>
                  <w:szCs w:val="24"/>
                  <w:lang w:val="en-US" w:eastAsia="en-US" w:bidi="ar-SA"/>
                </w:rPr>
                <w:delText>Payments made through systems such as QRIS, the national QR-code system</w:delText>
              </w:r>
            </w:del>
          </w:p>
        </w:tc>
        <w:tc>
          <w:tcPr>
            <w:tcW w:w="3149" w:type="dxa"/>
            <w:tcBorders/>
          </w:tcPr>
          <w:p>
            <w:pPr>
              <w:pStyle w:val="Compact"/>
              <w:keepNext w:val="true"/>
              <w:widowControl/>
              <w:spacing w:lineRule="exact" w:line="220" w:before="0" w:after="0"/>
              <w:jc w:val="left"/>
              <w:rPr>
                <w:kern w:val="0"/>
                <w:szCs w:val="24"/>
                <w:lang w:val="en-US" w:eastAsia="en-US" w:bidi="ar-SA"/>
                <w:del w:id="767" w:author="Changes 24 to 25 Oct" w:date="2026-10-25T16:02:42Z"/>
              </w:rPr>
            </w:pPr>
            <w:del w:id="766" w:author="Changes 24 to 25 Oct" w:date="2026-10-25T16:02:42Z">
              <w:r>
                <w:rPr>
                  <w:kern w:val="0"/>
                  <w:sz w:val="18"/>
                  <w:szCs w:val="24"/>
                  <w:lang w:val="en-US" w:eastAsia="en-US" w:bidi="ar-SA"/>
                </w:rPr>
                <w:delText>Payment records, in person and online</w:delText>
              </w:r>
            </w:del>
          </w:p>
        </w:tc>
      </w:tr>
      <w:tr>
        <w:trPr>
          <w:del w:id="768" w:author="Changes 24 to 25 Oct" w:date="2026-10-25T16:02:42Z"/>
          <w:cantSplit w:val="true"/>
        </w:trPr>
        <w:tc>
          <w:tcPr>
            <w:tcW w:w="1879" w:type="dxa"/>
            <w:tcBorders>
              <w:bottom w:val="single" w:sz="8" w:space="0" w:color="000000"/>
            </w:tcBorders>
          </w:tcPr>
          <w:p>
            <w:pPr>
              <w:pStyle w:val="Compact"/>
              <w:widowControl/>
              <w:spacing w:lineRule="exact" w:line="220" w:before="0" w:after="0"/>
              <w:jc w:val="left"/>
              <w:rPr>
                <w:kern w:val="0"/>
                <w:szCs w:val="24"/>
                <w:lang w:val="en-US" w:eastAsia="en-US" w:bidi="ar-SA"/>
                <w:del w:id="770" w:author="Changes 24 to 25 Oct" w:date="2026-10-25T16:02:42Z"/>
              </w:rPr>
            </w:pPr>
            <w:del w:id="769" w:author="Changes 24 to 25 Oct" w:date="2026-10-25T16:02:42Z">
              <w:r>
                <w:rPr>
                  <w:kern w:val="0"/>
                  <w:sz w:val="18"/>
                  <w:szCs w:val="24"/>
                  <w:lang w:val="en-US" w:eastAsia="en-US" w:bidi="ar-SA"/>
                </w:rPr>
                <w:delText>Adjacent figures</w:delText>
              </w:r>
            </w:del>
          </w:p>
        </w:tc>
        <w:tc>
          <w:tcPr>
            <w:tcW w:w="3477" w:type="dxa"/>
            <w:tcBorders>
              <w:bottom w:val="single" w:sz="8" w:space="0" w:color="000000"/>
            </w:tcBorders>
          </w:tcPr>
          <w:p>
            <w:pPr>
              <w:pStyle w:val="Compact"/>
              <w:widowControl/>
              <w:spacing w:lineRule="exact" w:line="220" w:before="0" w:after="0"/>
              <w:jc w:val="left"/>
              <w:rPr>
                <w:kern w:val="0"/>
                <w:szCs w:val="24"/>
                <w:lang w:val="en-US" w:eastAsia="en-US" w:bidi="ar-SA"/>
                <w:del w:id="772" w:author="Changes 24 to 25 Oct" w:date="2026-10-25T16:02:42Z"/>
              </w:rPr>
            </w:pPr>
            <w:del w:id="771" w:author="Changes 24 to 25 Oct" w:date="2026-10-25T16:02:42Z">
              <w:r>
                <w:rPr>
                  <w:kern w:val="0"/>
                  <w:sz w:val="18"/>
                  <w:szCs w:val="24"/>
                  <w:lang w:val="en-US" w:eastAsia="en-US" w:bidi="ar-SA"/>
                </w:rPr>
                <w:delText>Parcels shipped in Southeast Asia, the value-added tax collected on foreign digital services (Directorate General of Taxes 2025), and the number of merchants a company reports</w:delText>
              </w:r>
            </w:del>
          </w:p>
        </w:tc>
        <w:tc>
          <w:tcPr>
            <w:tcW w:w="3149" w:type="dxa"/>
            <w:tcBorders>
              <w:bottom w:val="single" w:sz="8" w:space="0" w:color="000000"/>
            </w:tcBorders>
          </w:tcPr>
          <w:p>
            <w:pPr>
              <w:pStyle w:val="Compact"/>
              <w:widowControl/>
              <w:spacing w:lineRule="exact" w:line="220" w:before="0" w:after="0"/>
              <w:jc w:val="left"/>
              <w:rPr>
                <w:kern w:val="0"/>
                <w:szCs w:val="24"/>
                <w:lang w:val="en-US" w:eastAsia="en-US" w:bidi="ar-SA"/>
                <w:del w:id="774" w:author="Changes 24 to 25 Oct" w:date="2026-10-25T16:02:42Z"/>
              </w:rPr>
            </w:pPr>
            <w:del w:id="773" w:author="Changes 24 to 25 Oct" w:date="2026-10-25T16:02:42Z">
              <w:r>
                <w:rPr>
                  <w:kern w:val="0"/>
                  <w:sz w:val="18"/>
                  <w:szCs w:val="24"/>
                  <w:lang w:val="en-US" w:eastAsia="en-US" w:bidi="ar-SA"/>
                </w:rPr>
                <w:delText>Used as context only, since none measures Indonesian e-commerce</w:delText>
              </w:r>
            </w:del>
            <w:bookmarkStart w:id="43" w:name="comparing-national-figures_Copy_1"/>
            <w:bookmarkEnd w:id="43"/>
          </w:p>
        </w:tc>
      </w:tr>
    </w:tbl>
    <w:p>
      <w:pPr>
        <w:pStyle w:val="TableCaption"/>
        <w:rPr/>
      </w:pPr>
      <w:bookmarkStart w:id="44" w:name="labels-traceability-and-licensed-data"/>
      <w:r>
        <w:rPr/>
        <w:t>4.10 Labels, traceability and licensed data</w:t>
      </w:r>
    </w:p>
    <w:p>
      <w:pPr>
        <w:pStyle w:val="FirstParagraph"/>
        <w:rPr/>
      </w:pPr>
      <w:r>
        <w:rPr/>
        <w:t>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rPr/>
      </w:pPr>
      <w:r>
        <w:rP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w:t>
      </w:r>
      <w:ins w:id="775" w:author="Changes 24 to 25 Oct" w:date="2026-10-25T16:02:42Z">
        <w:r>
          <w:rPr/>
          <w:t>D</w:t>
        </w:r>
      </w:ins>
      <w:del w:id="776" w:author="Changes 24 to 25 Oct" w:date="2026-10-25T16:02:42Z">
        <w:r>
          <w:rPr/>
          <w:delText>C</w:delText>
        </w:r>
      </w:del>
      <w:r>
        <w:rPr/>
        <w:t xml:space="preserve">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rPr/>
      </w:pPr>
      <w:ins w:id="777" w:author="Changes 24 to 25 Oct" w:date="2026-10-25T16:02:42Z">
        <w:r>
          <w:rPr/>
          <w:t xml:space="preserve">The World Bank indicators, the Bank for International Settlements policy rates and the total assets from the filings with the US Securities and Exchange Commission are public. The repository holds the downloaded values and the scripts that fetched them. </w:t>
        </w:r>
      </w:ins>
      <w:r>
        <w:rPr/>
        <w:t>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bookmarkEnd w:id="28"/>
      <w:bookmarkEnd w:id="44"/>
    </w:p>
    <w:p>
      <w:pPr>
        <w:pStyle w:val="Heading1"/>
        <w:rPr/>
      </w:pPr>
      <w:bookmarkStart w:id="45" w:name="chapter-5-results"/>
      <w:r>
        <w:rPr/>
        <w:t>Chapter 5 Results</w:t>
      </w:r>
    </w:p>
    <w:p>
      <w:pPr>
        <w:pStyle w:val="FirstParagraph"/>
        <w:rPr/>
      </w:pPr>
      <w:r>
        <w:rPr/>
        <w:t>The results follow the two links of Figure 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rPr/>
      </w:pPr>
      <w:r>
        <w:rPr/>
        <w:t xml:space="preserve">Every result in this chapter carries one of the three labels of Section 4.10: registered, exploratory or descriptive. A result given without a label is descriptive. </w:t>
      </w:r>
      <w:ins w:id="778" w:author="Changes 24 to 25 Oct" w:date="2026-10-25T16:02:42Z">
        <w:r>
          <w:rPr/>
          <w:t>Each section states the label next to the result it reports</w:t>
        </w:r>
      </w:ins>
      <w:del w:id="779" w:author="Changes 24 to 25 Oct" w:date="2026-10-25T16:02:42Z">
        <w:r>
          <w:rPr/>
          <w:delText>Table 8 gives each main result with its label, the checks behind it and the section that reports it</w:delText>
        </w:r>
      </w:del>
      <w:r>
        <w:rPr/>
        <w:t>.</w:t>
      </w:r>
    </w:p>
    <w:p>
      <w:pPr>
        <w:pStyle w:val="TableCaption"/>
        <w:rPr>
          <w:del w:id="782" w:author="Changes 24 to 25 Oct" w:date="2026-10-25T16:02:42Z"/>
        </w:rPr>
      </w:pPr>
      <w:del w:id="780" w:author="Changes 24 to 25 Oct" w:date="2026-10-25T16:02:42Z">
        <w:r>
          <w:rPr>
            <w:b/>
          </w:rPr>
          <w:delText>Table 8.</w:delText>
        </w:r>
      </w:del>
      <w:del w:id="781" w:author="Changes 24 to 25 Oct" w:date="2026-10-25T16:02:42Z">
        <w:r>
          <w:rPr>
            <w:b w:val="false"/>
          </w:rPr>
          <w:delText xml:space="preserve"> Main results and the evidence behind them</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2326"/>
        <w:gridCol w:w="2666"/>
        <w:gridCol w:w="2667"/>
        <w:gridCol w:w="845"/>
      </w:tblGrid>
      <w:tr>
        <w:trPr>
          <w:tblHeader w:val="true"/>
          <w:del w:id="783" w:author="Changes 24 to 25 Oct" w:date="2026-10-25T16:02:42Z"/>
          <w:cantSplit w:val="true"/>
        </w:trPr>
        <w:tc>
          <w:tcPr>
            <w:tcW w:w="232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785" w:author="Changes 24 to 25 Oct" w:date="2026-10-25T16:02:42Z"/>
              </w:rPr>
            </w:pPr>
            <w:del w:id="784" w:author="Changes 24 to 25 Oct" w:date="2026-10-25T16:02:42Z">
              <w:r>
                <w:rPr>
                  <w:b/>
                  <w:kern w:val="0"/>
                  <w:sz w:val="18"/>
                  <w:szCs w:val="24"/>
                  <w:lang w:val="en-US" w:eastAsia="en-US" w:bidi="ar-SA"/>
                </w:rPr>
                <w:delText>Result</w:delText>
              </w:r>
            </w:del>
          </w:p>
        </w:tc>
        <w:tc>
          <w:tcPr>
            <w:tcW w:w="266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787" w:author="Changes 24 to 25 Oct" w:date="2026-10-25T16:02:42Z"/>
              </w:rPr>
            </w:pPr>
            <w:del w:id="786" w:author="Changes 24 to 25 Oct" w:date="2026-10-25T16:02:42Z">
              <w:r>
                <w:rPr>
                  <w:b/>
                  <w:kern w:val="0"/>
                  <w:sz w:val="18"/>
                  <w:szCs w:val="24"/>
                  <w:lang w:val="en-US" w:eastAsia="en-US" w:bidi="ar-SA"/>
                </w:rPr>
                <w:delText>Label</w:delText>
              </w:r>
            </w:del>
          </w:p>
        </w:tc>
        <w:tc>
          <w:tcPr>
            <w:tcW w:w="266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789" w:author="Changes 24 to 25 Oct" w:date="2026-10-25T16:02:42Z"/>
              </w:rPr>
            </w:pPr>
            <w:del w:id="788" w:author="Changes 24 to 25 Oct" w:date="2026-10-25T16:02:42Z">
              <w:r>
                <w:rPr>
                  <w:b/>
                  <w:kern w:val="0"/>
                  <w:sz w:val="18"/>
                  <w:szCs w:val="24"/>
                  <w:lang w:val="en-US" w:eastAsia="en-US" w:bidi="ar-SA"/>
                </w:rPr>
                <w:delText>Main checks</w:delText>
              </w:r>
            </w:del>
          </w:p>
        </w:tc>
        <w:tc>
          <w:tcPr>
            <w:tcW w:w="84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791" w:author="Changes 24 to 25 Oct" w:date="2026-10-25T16:02:42Z"/>
              </w:rPr>
            </w:pPr>
            <w:del w:id="790" w:author="Changes 24 to 25 Oct" w:date="2026-10-25T16:02:42Z">
              <w:r>
                <w:rPr>
                  <w:b/>
                  <w:kern w:val="0"/>
                  <w:sz w:val="18"/>
                  <w:szCs w:val="24"/>
                  <w:lang w:val="en-US" w:eastAsia="en-US" w:bidi="ar-SA"/>
                </w:rPr>
                <w:delText>Section</w:delText>
              </w:r>
            </w:del>
          </w:p>
        </w:tc>
      </w:tr>
      <w:tr>
        <w:trPr>
          <w:del w:id="792" w:author="Changes 24 to 25 Oct" w:date="2026-10-25T16:02:42Z"/>
          <w:cantSplit w:val="true"/>
        </w:trPr>
        <w:tc>
          <w:tcPr>
            <w:tcW w:w="2326" w:type="dxa"/>
            <w:tcBorders/>
          </w:tcPr>
          <w:p>
            <w:pPr>
              <w:pStyle w:val="Compact"/>
              <w:keepNext w:val="true"/>
              <w:widowControl/>
              <w:spacing w:lineRule="exact" w:line="220" w:before="0" w:after="0"/>
              <w:jc w:val="left"/>
              <w:rPr>
                <w:kern w:val="0"/>
                <w:szCs w:val="24"/>
                <w:lang w:val="en-US" w:eastAsia="en-US" w:bidi="ar-SA"/>
                <w:del w:id="794" w:author="Changes 24 to 25 Oct" w:date="2026-10-25T16:02:42Z"/>
              </w:rPr>
            </w:pPr>
            <w:del w:id="793" w:author="Changes 24 to 25 Oct" w:date="2026-10-25T16:02:42Z">
              <w:r>
                <w:rPr>
                  <w:i/>
                  <w:iCs/>
                  <w:kern w:val="0"/>
                  <w:sz w:val="18"/>
                  <w:szCs w:val="24"/>
                  <w:lang w:val="en-US" w:eastAsia="en-US" w:bidi="ar-SA"/>
                </w:rPr>
                <w:delText>Inner link: revenue and platform commerce</w:delText>
              </w:r>
            </w:del>
          </w:p>
        </w:tc>
        <w:tc>
          <w:tcPr>
            <w:tcW w:w="2666" w:type="dxa"/>
            <w:tcBorders/>
          </w:tcPr>
          <w:p>
            <w:pPr>
              <w:pStyle w:val="Compact"/>
              <w:keepNext w:val="true"/>
              <w:widowControl/>
              <w:spacing w:lineRule="exact" w:line="220" w:before="0" w:after="0"/>
              <w:jc w:val="left"/>
              <w:rPr>
                <w:kern w:val="0"/>
                <w:szCs w:val="24"/>
                <w:lang w:val="en-US" w:eastAsia="en-US" w:bidi="ar-SA"/>
                <w:del w:id="796" w:author="Changes 24 to 25 Oct" w:date="2026-10-25T16:02:42Z"/>
              </w:rPr>
            </w:pPr>
            <w:del w:id="795" w:author="Changes 24 to 25 Oct" w:date="2026-10-25T16:02:42Z">
              <w:r>
                <w:rPr>
                  <w:kern w:val="0"/>
                  <w:szCs w:val="24"/>
                  <w:lang w:val="en-US" w:eastAsia="en-US" w:bidi="ar-SA"/>
                </w:rPr>
              </w:r>
            </w:del>
          </w:p>
        </w:tc>
        <w:tc>
          <w:tcPr>
            <w:tcW w:w="2667" w:type="dxa"/>
            <w:tcBorders/>
          </w:tcPr>
          <w:p>
            <w:pPr>
              <w:pStyle w:val="Compact"/>
              <w:keepNext w:val="true"/>
              <w:widowControl/>
              <w:spacing w:lineRule="exact" w:line="220" w:before="0" w:after="0"/>
              <w:jc w:val="left"/>
              <w:rPr>
                <w:kern w:val="0"/>
                <w:szCs w:val="24"/>
                <w:lang w:val="en-US" w:eastAsia="en-US" w:bidi="ar-SA"/>
                <w:del w:id="798" w:author="Changes 24 to 25 Oct" w:date="2026-10-25T16:02:42Z"/>
              </w:rPr>
            </w:pPr>
            <w:del w:id="797" w:author="Changes 24 to 25 Oct" w:date="2026-10-25T16:02:42Z">
              <w:r>
                <w:rPr>
                  <w:kern w:val="0"/>
                  <w:szCs w:val="24"/>
                  <w:lang w:val="en-US" w:eastAsia="en-US" w:bidi="ar-SA"/>
                </w:rPr>
              </w:r>
            </w:del>
          </w:p>
        </w:tc>
        <w:tc>
          <w:tcPr>
            <w:tcW w:w="845" w:type="dxa"/>
            <w:tcBorders/>
          </w:tcPr>
          <w:p>
            <w:pPr>
              <w:pStyle w:val="Compact"/>
              <w:keepNext w:val="true"/>
              <w:widowControl/>
              <w:spacing w:lineRule="exact" w:line="220" w:before="0" w:after="0"/>
              <w:jc w:val="left"/>
              <w:rPr>
                <w:kern w:val="0"/>
                <w:szCs w:val="24"/>
                <w:lang w:val="en-US" w:eastAsia="en-US" w:bidi="ar-SA"/>
                <w:del w:id="800" w:author="Changes 24 to 25 Oct" w:date="2026-10-25T16:02:42Z"/>
              </w:rPr>
            </w:pPr>
            <w:del w:id="799" w:author="Changes 24 to 25 Oct" w:date="2026-10-25T16:02:42Z">
              <w:r>
                <w:rPr>
                  <w:kern w:val="0"/>
                  <w:szCs w:val="24"/>
                  <w:lang w:val="en-US" w:eastAsia="en-US" w:bidi="ar-SA"/>
                </w:rPr>
              </w:r>
            </w:del>
          </w:p>
        </w:tc>
      </w:tr>
      <w:tr>
        <w:trPr>
          <w:del w:id="801" w:author="Changes 24 to 25 Oct" w:date="2026-10-25T16:02:42Z"/>
          <w:cantSplit w:val="true"/>
        </w:trPr>
        <w:tc>
          <w:tcPr>
            <w:tcW w:w="2326" w:type="dxa"/>
            <w:tcBorders/>
          </w:tcPr>
          <w:p>
            <w:pPr>
              <w:pStyle w:val="Compact"/>
              <w:keepNext w:val="true"/>
              <w:widowControl/>
              <w:spacing w:lineRule="exact" w:line="220" w:before="0" w:after="0"/>
              <w:jc w:val="left"/>
              <w:rPr>
                <w:kern w:val="0"/>
                <w:szCs w:val="24"/>
                <w:lang w:val="en-US" w:eastAsia="en-US" w:bidi="ar-SA"/>
                <w:del w:id="803" w:author="Changes 24 to 25 Oct" w:date="2026-10-25T16:02:42Z"/>
              </w:rPr>
            </w:pPr>
            <w:del w:id="802" w:author="Changes 24 to 25 Oct" w:date="2026-10-25T16:02:42Z">
              <w:r>
                <w:rPr>
                  <w:kern w:val="0"/>
                  <w:sz w:val="18"/>
                  <w:szCs w:val="24"/>
                  <w:lang w:val="en-US" w:eastAsia="en-US" w:bidi="ar-SA"/>
                </w:rPr>
                <w:delText>Revenue was about 7 percent of what three major platforms carried in 2023; the wedge was about US$40 billion</w:delText>
              </w:r>
            </w:del>
          </w:p>
        </w:tc>
        <w:tc>
          <w:tcPr>
            <w:tcW w:w="2666" w:type="dxa"/>
            <w:tcBorders/>
          </w:tcPr>
          <w:p>
            <w:pPr>
              <w:pStyle w:val="Compact"/>
              <w:keepNext w:val="true"/>
              <w:widowControl/>
              <w:spacing w:lineRule="exact" w:line="220" w:before="0" w:after="0"/>
              <w:jc w:val="left"/>
              <w:rPr>
                <w:kern w:val="0"/>
                <w:szCs w:val="24"/>
                <w:lang w:val="en-US" w:eastAsia="en-US" w:bidi="ar-SA"/>
                <w:del w:id="805" w:author="Changes 24 to 25 Oct" w:date="2026-10-25T16:02:42Z"/>
              </w:rPr>
            </w:pPr>
            <w:del w:id="804" w:author="Changes 24 to 25 Oct" w:date="2026-10-25T16:02:42Z">
              <w:r>
                <w:rPr>
                  <w:kern w:val="0"/>
                  <w:sz w:val="18"/>
                  <w:szCs w:val="24"/>
                  <w:lang w:val="en-US" w:eastAsia="en-US" w:bidi="ar-SA"/>
                </w:rPr>
                <w:delText>Descriptive</w:delText>
              </w:r>
            </w:del>
          </w:p>
        </w:tc>
        <w:tc>
          <w:tcPr>
            <w:tcW w:w="2667" w:type="dxa"/>
            <w:tcBorders/>
          </w:tcPr>
          <w:p>
            <w:pPr>
              <w:pStyle w:val="Compact"/>
              <w:keepNext w:val="true"/>
              <w:widowControl/>
              <w:spacing w:lineRule="exact" w:line="220" w:before="0" w:after="0"/>
              <w:jc w:val="left"/>
              <w:rPr>
                <w:kern w:val="0"/>
                <w:szCs w:val="24"/>
                <w:lang w:val="en-US" w:eastAsia="en-US" w:bidi="ar-SA"/>
                <w:del w:id="807" w:author="Changes 24 to 25 Oct" w:date="2026-10-25T16:02:42Z"/>
              </w:rPr>
            </w:pPr>
            <w:del w:id="806" w:author="Changes 24 to 25 Oct" w:date="2026-10-25T16:02:42Z">
              <w:r>
                <w:rPr>
                  <w:kern w:val="0"/>
                  <w:sz w:val="18"/>
                  <w:szCs w:val="24"/>
                  <w:lang w:val="en-US" w:eastAsia="en-US" w:bidi="ar-SA"/>
                </w:rPr>
                <w:delText>Shopee’s take rate varied; each platform dropped in turn</w:delText>
              </w:r>
            </w:del>
          </w:p>
        </w:tc>
        <w:tc>
          <w:tcPr>
            <w:tcW w:w="845" w:type="dxa"/>
            <w:tcBorders/>
          </w:tcPr>
          <w:p>
            <w:pPr>
              <w:pStyle w:val="Compact"/>
              <w:keepNext w:val="true"/>
              <w:widowControl/>
              <w:spacing w:lineRule="exact" w:line="220" w:before="0" w:after="0"/>
              <w:jc w:val="left"/>
              <w:rPr>
                <w:kern w:val="0"/>
                <w:szCs w:val="24"/>
                <w:lang w:val="en-US" w:eastAsia="en-US" w:bidi="ar-SA"/>
                <w:del w:id="809" w:author="Changes 24 to 25 Oct" w:date="2026-10-25T16:02:42Z"/>
              </w:rPr>
            </w:pPr>
            <w:del w:id="808" w:author="Changes 24 to 25 Oct" w:date="2026-10-25T16:02:42Z">
              <w:r>
                <w:rPr>
                  <w:kern w:val="0"/>
                  <w:sz w:val="18"/>
                  <w:szCs w:val="24"/>
                  <w:lang w:val="en-US" w:eastAsia="en-US" w:bidi="ar-SA"/>
                </w:rPr>
                <w:delText>5.1</w:delText>
              </w:r>
            </w:del>
          </w:p>
        </w:tc>
      </w:tr>
      <w:tr>
        <w:trPr>
          <w:del w:id="810"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12" w:author="Changes 24 to 25 Oct" w:date="2026-10-25T16:02:42Z"/>
              </w:rPr>
            </w:pPr>
            <w:del w:id="811" w:author="Changes 24 to 25 Oct" w:date="2026-10-25T16:02:42Z">
              <w:r>
                <w:rPr>
                  <w:kern w:val="0"/>
                  <w:sz w:val="18"/>
                  <w:szCs w:val="24"/>
                  <w:lang w:val="en-US" w:eastAsia="en-US" w:bidi="ar-SA"/>
                </w:rPr>
                <w:delText>Take rates moved about three times as much in Indonesia and the region as abroad, so H1 is rejected</w:delText>
              </w:r>
            </w:del>
          </w:p>
        </w:tc>
        <w:tc>
          <w:tcPr>
            <w:tcW w:w="2666" w:type="dxa"/>
            <w:tcBorders/>
          </w:tcPr>
          <w:p>
            <w:pPr>
              <w:pStyle w:val="Compact"/>
              <w:widowControl/>
              <w:spacing w:lineRule="exact" w:line="220" w:before="0" w:after="0"/>
              <w:jc w:val="left"/>
              <w:rPr>
                <w:kern w:val="0"/>
                <w:szCs w:val="24"/>
                <w:lang w:val="en-US" w:eastAsia="en-US" w:bidi="ar-SA"/>
                <w:del w:id="814" w:author="Changes 24 to 25 Oct" w:date="2026-10-25T16:02:42Z"/>
              </w:rPr>
            </w:pPr>
            <w:del w:id="813" w:author="Changes 24 to 25 Oct" w:date="2026-10-25T16:02:42Z">
              <w:r>
                <w:rPr>
                  <w:kern w:val="0"/>
                  <w:sz w:val="18"/>
                  <w:szCs w:val="24"/>
                  <w:lang w:val="en-US" w:eastAsia="en-US" w:bidi="ar-SA"/>
                </w:rPr>
                <w:delText>Exploratory; the narrower test, set before the wider one, points the same way</w:delText>
              </w:r>
            </w:del>
          </w:p>
        </w:tc>
        <w:tc>
          <w:tcPr>
            <w:tcW w:w="2667" w:type="dxa"/>
            <w:tcBorders/>
          </w:tcPr>
          <w:p>
            <w:pPr>
              <w:pStyle w:val="Compact"/>
              <w:widowControl/>
              <w:spacing w:lineRule="exact" w:line="220" w:before="0" w:after="0"/>
              <w:jc w:val="left"/>
              <w:rPr>
                <w:kern w:val="0"/>
                <w:szCs w:val="24"/>
                <w:lang w:val="en-US" w:eastAsia="en-US" w:bidi="ar-SA"/>
                <w:del w:id="816" w:author="Changes 24 to 25 Oct" w:date="2026-10-25T16:02:42Z"/>
              </w:rPr>
            </w:pPr>
            <w:del w:id="815" w:author="Changes 24 to 25 Oct" w:date="2026-10-25T16:02:42Z">
              <w:r>
                <w:rPr>
                  <w:kern w:val="0"/>
                  <w:sz w:val="18"/>
                  <w:szCs w:val="24"/>
                  <w:lang w:val="en-US" w:eastAsia="en-US" w:bidi="ar-SA"/>
                </w:rPr>
                <w:delText>Each platform dropped in turn, and two at a time; exact tests; Ozon and Zalando dropped; change measured in points; quarterly pairs do not reject</w:delText>
              </w:r>
            </w:del>
          </w:p>
        </w:tc>
        <w:tc>
          <w:tcPr>
            <w:tcW w:w="845" w:type="dxa"/>
            <w:tcBorders/>
          </w:tcPr>
          <w:p>
            <w:pPr>
              <w:pStyle w:val="Compact"/>
              <w:widowControl/>
              <w:spacing w:lineRule="exact" w:line="220" w:before="0" w:after="0"/>
              <w:jc w:val="left"/>
              <w:rPr>
                <w:kern w:val="0"/>
                <w:szCs w:val="24"/>
                <w:lang w:val="en-US" w:eastAsia="en-US" w:bidi="ar-SA"/>
                <w:del w:id="818" w:author="Changes 24 to 25 Oct" w:date="2026-10-25T16:02:42Z"/>
              </w:rPr>
            </w:pPr>
            <w:del w:id="817" w:author="Changes 24 to 25 Oct" w:date="2026-10-25T16:02:42Z">
              <w:r>
                <w:rPr>
                  <w:kern w:val="0"/>
                  <w:sz w:val="18"/>
                  <w:szCs w:val="24"/>
                  <w:lang w:val="en-US" w:eastAsia="en-US" w:bidi="ar-SA"/>
                </w:rPr>
                <w:delText>5.2</w:delText>
              </w:r>
            </w:del>
          </w:p>
        </w:tc>
      </w:tr>
      <w:tr>
        <w:trPr>
          <w:del w:id="819"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21" w:author="Changes 24 to 25 Oct" w:date="2026-10-25T16:02:42Z"/>
              </w:rPr>
            </w:pPr>
            <w:del w:id="820" w:author="Changes 24 to 25 Oct" w:date="2026-10-25T16:02:42Z">
              <w:r>
                <w:rPr>
                  <w:kern w:val="0"/>
                  <w:sz w:val="18"/>
                  <w:szCs w:val="24"/>
                  <w:lang w:val="en-US" w:eastAsia="en-US" w:bidi="ar-SA"/>
                </w:rPr>
                <w:delText>The thin take rate of Indonesian and regional platforms explains much of that difference</w:delText>
              </w:r>
            </w:del>
          </w:p>
        </w:tc>
        <w:tc>
          <w:tcPr>
            <w:tcW w:w="2666" w:type="dxa"/>
            <w:tcBorders/>
          </w:tcPr>
          <w:p>
            <w:pPr>
              <w:pStyle w:val="Compact"/>
              <w:widowControl/>
              <w:spacing w:lineRule="exact" w:line="220" w:before="0" w:after="0"/>
              <w:jc w:val="left"/>
              <w:rPr>
                <w:kern w:val="0"/>
                <w:szCs w:val="24"/>
                <w:lang w:val="en-US" w:eastAsia="en-US" w:bidi="ar-SA"/>
                <w:del w:id="823" w:author="Changes 24 to 25 Oct" w:date="2026-10-25T16:02:42Z"/>
              </w:rPr>
            </w:pPr>
            <w:del w:id="822" w:author="Changes 24 to 25 Oct" w:date="2026-10-25T16:02:42Z">
              <w:r>
                <w:rPr>
                  <w:kern w:val="0"/>
                  <w:sz w:val="18"/>
                  <w:szCs w:val="24"/>
                  <w:lang w:val="en-US" w:eastAsia="en-US" w:bidi="ar-SA"/>
                </w:rPr>
                <w:delText>Exploratory</w:delText>
              </w:r>
            </w:del>
          </w:p>
        </w:tc>
        <w:tc>
          <w:tcPr>
            <w:tcW w:w="2667" w:type="dxa"/>
            <w:tcBorders/>
          </w:tcPr>
          <w:p>
            <w:pPr>
              <w:pStyle w:val="Compact"/>
              <w:widowControl/>
              <w:spacing w:lineRule="exact" w:line="220" w:before="0" w:after="0"/>
              <w:jc w:val="left"/>
              <w:rPr>
                <w:kern w:val="0"/>
                <w:szCs w:val="24"/>
                <w:lang w:val="en-US" w:eastAsia="en-US" w:bidi="ar-SA"/>
                <w:del w:id="825" w:author="Changes 24 to 25 Oct" w:date="2026-10-25T16:02:42Z"/>
              </w:rPr>
            </w:pPr>
            <w:del w:id="824" w:author="Changes 24 to 25 Oct" w:date="2026-10-25T16:02:42Z">
              <w:r>
                <w:rPr>
                  <w:kern w:val="0"/>
                  <w:sz w:val="18"/>
                  <w:szCs w:val="24"/>
                  <w:lang w:val="en-US" w:eastAsia="en-US" w:bidi="ar-SA"/>
                </w:rPr>
                <w:delText>Changes in percentage points compared across groups</w:delText>
              </w:r>
            </w:del>
          </w:p>
        </w:tc>
        <w:tc>
          <w:tcPr>
            <w:tcW w:w="845" w:type="dxa"/>
            <w:tcBorders/>
          </w:tcPr>
          <w:p>
            <w:pPr>
              <w:pStyle w:val="Compact"/>
              <w:widowControl/>
              <w:spacing w:lineRule="exact" w:line="220" w:before="0" w:after="0"/>
              <w:jc w:val="left"/>
              <w:rPr>
                <w:kern w:val="0"/>
                <w:szCs w:val="24"/>
                <w:lang w:val="en-US" w:eastAsia="en-US" w:bidi="ar-SA"/>
                <w:del w:id="827" w:author="Changes 24 to 25 Oct" w:date="2026-10-25T16:02:42Z"/>
              </w:rPr>
            </w:pPr>
            <w:del w:id="826" w:author="Changes 24 to 25 Oct" w:date="2026-10-25T16:02:42Z">
              <w:r>
                <w:rPr>
                  <w:kern w:val="0"/>
                  <w:sz w:val="18"/>
                  <w:szCs w:val="24"/>
                  <w:lang w:val="en-US" w:eastAsia="en-US" w:bidi="ar-SA"/>
                </w:rPr>
                <w:delText>5.2</w:delText>
              </w:r>
            </w:del>
          </w:p>
        </w:tc>
      </w:tr>
      <w:tr>
        <w:trPr>
          <w:del w:id="828"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30" w:author="Changes 24 to 25 Oct" w:date="2026-10-25T16:02:42Z"/>
              </w:rPr>
            </w:pPr>
            <w:del w:id="829" w:author="Changes 24 to 25 Oct" w:date="2026-10-25T16:02:42Z">
              <w:r>
                <w:rPr>
                  <w:kern w:val="0"/>
                  <w:sz w:val="18"/>
                  <w:szCs w:val="24"/>
                  <w:lang w:val="en-US" w:eastAsia="en-US" w:bidi="ar-SA"/>
                </w:rPr>
                <w:delText>Pricing, not more commerce, moved revenue</w:delText>
              </w:r>
            </w:del>
          </w:p>
        </w:tc>
        <w:tc>
          <w:tcPr>
            <w:tcW w:w="2666" w:type="dxa"/>
            <w:tcBorders/>
          </w:tcPr>
          <w:p>
            <w:pPr>
              <w:pStyle w:val="Compact"/>
              <w:widowControl/>
              <w:spacing w:lineRule="exact" w:line="220" w:before="0" w:after="0"/>
              <w:jc w:val="left"/>
              <w:rPr>
                <w:kern w:val="0"/>
                <w:szCs w:val="24"/>
                <w:lang w:val="en-US" w:eastAsia="en-US" w:bidi="ar-SA"/>
                <w:del w:id="832" w:author="Changes 24 to 25 Oct" w:date="2026-10-25T16:02:42Z"/>
              </w:rPr>
            </w:pPr>
            <w:del w:id="831" w:author="Changes 24 to 25 Oct" w:date="2026-10-25T16:02:42Z">
              <w:r>
                <w:rPr>
                  <w:kern w:val="0"/>
                  <w:sz w:val="18"/>
                  <w:szCs w:val="24"/>
                  <w:lang w:val="en-US" w:eastAsia="en-US" w:bidi="ar-SA"/>
                </w:rPr>
                <w:delText>Descriptive</w:delText>
              </w:r>
            </w:del>
          </w:p>
        </w:tc>
        <w:tc>
          <w:tcPr>
            <w:tcW w:w="2667" w:type="dxa"/>
            <w:tcBorders/>
          </w:tcPr>
          <w:p>
            <w:pPr>
              <w:pStyle w:val="Compact"/>
              <w:widowControl/>
              <w:spacing w:lineRule="exact" w:line="220" w:before="0" w:after="0"/>
              <w:jc w:val="left"/>
              <w:rPr>
                <w:kern w:val="0"/>
                <w:szCs w:val="24"/>
                <w:lang w:val="en-US" w:eastAsia="en-US" w:bidi="ar-SA"/>
                <w:del w:id="834" w:author="Changes 24 to 25 Oct" w:date="2026-10-25T16:02:42Z"/>
              </w:rPr>
            </w:pPr>
            <w:del w:id="833" w:author="Changes 24 to 25 Oct" w:date="2026-10-25T16:02:42Z">
              <w:r>
                <w:rPr>
                  <w:kern w:val="0"/>
                  <w:sz w:val="18"/>
                  <w:szCs w:val="24"/>
                  <w:lang w:val="en-US" w:eastAsia="en-US" w:bidi="ar-SA"/>
                </w:rPr>
                <w:delText>All 15 pairs against 158 abroad; seven traced windows; two views of Tokopedia</w:delText>
              </w:r>
            </w:del>
          </w:p>
        </w:tc>
        <w:tc>
          <w:tcPr>
            <w:tcW w:w="845" w:type="dxa"/>
            <w:tcBorders/>
          </w:tcPr>
          <w:p>
            <w:pPr>
              <w:pStyle w:val="Compact"/>
              <w:widowControl/>
              <w:spacing w:lineRule="exact" w:line="220" w:before="0" w:after="0"/>
              <w:jc w:val="left"/>
              <w:rPr>
                <w:kern w:val="0"/>
                <w:szCs w:val="24"/>
                <w:lang w:val="en-US" w:eastAsia="en-US" w:bidi="ar-SA"/>
                <w:del w:id="836" w:author="Changes 24 to 25 Oct" w:date="2026-10-25T16:02:42Z"/>
              </w:rPr>
            </w:pPr>
            <w:del w:id="835" w:author="Changes 24 to 25 Oct" w:date="2026-10-25T16:02:42Z">
              <w:r>
                <w:rPr>
                  <w:kern w:val="0"/>
                  <w:sz w:val="18"/>
                  <w:szCs w:val="24"/>
                  <w:lang w:val="en-US" w:eastAsia="en-US" w:bidi="ar-SA"/>
                </w:rPr>
                <w:delText>5.3</w:delText>
              </w:r>
            </w:del>
          </w:p>
        </w:tc>
      </w:tr>
      <w:tr>
        <w:trPr>
          <w:del w:id="837"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39" w:author="Changes 24 to 25 Oct" w:date="2026-10-25T16:02:42Z"/>
              </w:rPr>
            </w:pPr>
            <w:del w:id="838" w:author="Changes 24 to 25 Oct" w:date="2026-10-25T16:02:42Z">
              <w:r>
                <w:rPr>
                  <w:kern w:val="0"/>
                  <w:sz w:val="18"/>
                  <w:szCs w:val="24"/>
                  <w:lang w:val="en-US" w:eastAsia="en-US" w:bidi="ar-SA"/>
                </w:rPr>
                <w:delText>Market value moves with transaction value</w:delText>
              </w:r>
            </w:del>
          </w:p>
        </w:tc>
        <w:tc>
          <w:tcPr>
            <w:tcW w:w="2666" w:type="dxa"/>
            <w:tcBorders/>
          </w:tcPr>
          <w:p>
            <w:pPr>
              <w:pStyle w:val="Compact"/>
              <w:widowControl/>
              <w:spacing w:lineRule="exact" w:line="220" w:before="0" w:after="0"/>
              <w:jc w:val="left"/>
              <w:rPr>
                <w:kern w:val="0"/>
                <w:szCs w:val="24"/>
                <w:lang w:val="en-US" w:eastAsia="en-US" w:bidi="ar-SA"/>
                <w:del w:id="841" w:author="Changes 24 to 25 Oct" w:date="2026-10-25T16:02:42Z"/>
              </w:rPr>
            </w:pPr>
            <w:del w:id="840" w:author="Changes 24 to 25 Oct" w:date="2026-10-25T16:02:42Z">
              <w:r>
                <w:rPr>
                  <w:kern w:val="0"/>
                  <w:sz w:val="18"/>
                  <w:szCs w:val="24"/>
                  <w:lang w:val="en-US" w:eastAsia="en-US" w:bidi="ar-SA"/>
                </w:rPr>
                <w:delText>Registered; holds</w:delText>
              </w:r>
            </w:del>
          </w:p>
        </w:tc>
        <w:tc>
          <w:tcPr>
            <w:tcW w:w="2667" w:type="dxa"/>
            <w:tcBorders/>
          </w:tcPr>
          <w:p>
            <w:pPr>
              <w:pStyle w:val="Compact"/>
              <w:widowControl/>
              <w:spacing w:lineRule="exact" w:line="220" w:before="0" w:after="0"/>
              <w:jc w:val="left"/>
              <w:rPr>
                <w:kern w:val="0"/>
                <w:szCs w:val="24"/>
                <w:lang w:val="en-US" w:eastAsia="en-US" w:bidi="ar-SA"/>
                <w:del w:id="843" w:author="Changes 24 to 25 Oct" w:date="2026-10-25T16:02:42Z"/>
              </w:rPr>
            </w:pPr>
            <w:del w:id="842" w:author="Changes 24 to 25 Oct" w:date="2026-10-25T16:02:42Z">
              <w:r>
                <w:rPr>
                  <w:kern w:val="0"/>
                  <w:sz w:val="18"/>
                  <w:szCs w:val="24"/>
                  <w:lang w:val="en-US" w:eastAsia="en-US" w:bidi="ar-SA"/>
                </w:rPr>
                <w:delText>Extreme values capped (winsorised); a second run</w:delText>
              </w:r>
            </w:del>
          </w:p>
        </w:tc>
        <w:tc>
          <w:tcPr>
            <w:tcW w:w="845" w:type="dxa"/>
            <w:tcBorders/>
          </w:tcPr>
          <w:p>
            <w:pPr>
              <w:pStyle w:val="Compact"/>
              <w:widowControl/>
              <w:spacing w:lineRule="exact" w:line="220" w:before="0" w:after="0"/>
              <w:jc w:val="left"/>
              <w:rPr>
                <w:kern w:val="0"/>
                <w:szCs w:val="24"/>
                <w:lang w:val="en-US" w:eastAsia="en-US" w:bidi="ar-SA"/>
                <w:del w:id="845" w:author="Changes 24 to 25 Oct" w:date="2026-10-25T16:02:42Z"/>
              </w:rPr>
            </w:pPr>
            <w:del w:id="844" w:author="Changes 24 to 25 Oct" w:date="2026-10-25T16:02:42Z">
              <w:r>
                <w:rPr>
                  <w:kern w:val="0"/>
                  <w:sz w:val="18"/>
                  <w:szCs w:val="24"/>
                  <w:lang w:val="en-US" w:eastAsia="en-US" w:bidi="ar-SA"/>
                </w:rPr>
                <w:delText>5.4</w:delText>
              </w:r>
            </w:del>
          </w:p>
        </w:tc>
      </w:tr>
      <w:tr>
        <w:trPr>
          <w:del w:id="846"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48" w:author="Changes 24 to 25 Oct" w:date="2026-10-25T16:02:42Z"/>
              </w:rPr>
            </w:pPr>
            <w:del w:id="847" w:author="Changes 24 to 25 Oct" w:date="2026-10-25T16:02:42Z">
              <w:r>
                <w:rPr>
                  <w:kern w:val="0"/>
                  <w:sz w:val="18"/>
                  <w:szCs w:val="24"/>
                  <w:lang w:val="en-US" w:eastAsia="en-US" w:bidi="ar-SA"/>
                </w:rPr>
                <w:delText>Markets value growth from a higher take rate less</w:delText>
              </w:r>
            </w:del>
          </w:p>
        </w:tc>
        <w:tc>
          <w:tcPr>
            <w:tcW w:w="2666" w:type="dxa"/>
            <w:tcBorders/>
          </w:tcPr>
          <w:p>
            <w:pPr>
              <w:pStyle w:val="Compact"/>
              <w:widowControl/>
              <w:spacing w:lineRule="exact" w:line="220" w:before="0" w:after="0"/>
              <w:jc w:val="left"/>
              <w:rPr>
                <w:kern w:val="0"/>
                <w:szCs w:val="24"/>
                <w:lang w:val="en-US" w:eastAsia="en-US" w:bidi="ar-SA"/>
                <w:del w:id="850" w:author="Changes 24 to 25 Oct" w:date="2026-10-25T16:02:42Z"/>
              </w:rPr>
            </w:pPr>
            <w:del w:id="849" w:author="Changes 24 to 25 Oct" w:date="2026-10-25T16:02:42Z">
              <w:r>
                <w:rPr>
                  <w:kern w:val="0"/>
                  <w:sz w:val="18"/>
                  <w:szCs w:val="24"/>
                  <w:lang w:val="en-US" w:eastAsia="en-US" w:bidi="ar-SA"/>
                </w:rPr>
                <w:delText>Registered; does not hold in the main sample</w:delText>
              </w:r>
            </w:del>
          </w:p>
        </w:tc>
        <w:tc>
          <w:tcPr>
            <w:tcW w:w="2667" w:type="dxa"/>
            <w:tcBorders/>
          </w:tcPr>
          <w:p>
            <w:pPr>
              <w:pStyle w:val="Compact"/>
              <w:widowControl/>
              <w:spacing w:lineRule="exact" w:line="220" w:before="0" w:after="0"/>
              <w:jc w:val="left"/>
              <w:rPr>
                <w:kern w:val="0"/>
                <w:szCs w:val="24"/>
                <w:lang w:val="en-US" w:eastAsia="en-US" w:bidi="ar-SA"/>
                <w:del w:id="852" w:author="Changes 24 to 25 Oct" w:date="2026-10-25T16:02:42Z"/>
              </w:rPr>
            </w:pPr>
            <w:del w:id="851" w:author="Changes 24 to 25 Oct" w:date="2026-10-25T16:02:42Z">
              <w:r>
                <w:rPr>
                  <w:kern w:val="0"/>
                  <w:sz w:val="18"/>
                  <w:szCs w:val="24"/>
                  <w:lang w:val="en-US" w:eastAsia="en-US" w:bidi="ar-SA"/>
                </w:rPr>
                <w:delText>Holds only in a second run that mixes segment figures</w:delText>
              </w:r>
            </w:del>
          </w:p>
        </w:tc>
        <w:tc>
          <w:tcPr>
            <w:tcW w:w="845" w:type="dxa"/>
            <w:tcBorders/>
          </w:tcPr>
          <w:p>
            <w:pPr>
              <w:pStyle w:val="Compact"/>
              <w:widowControl/>
              <w:spacing w:lineRule="exact" w:line="220" w:before="0" w:after="0"/>
              <w:jc w:val="left"/>
              <w:rPr>
                <w:kern w:val="0"/>
                <w:szCs w:val="24"/>
                <w:lang w:val="en-US" w:eastAsia="en-US" w:bidi="ar-SA"/>
                <w:del w:id="854" w:author="Changes 24 to 25 Oct" w:date="2026-10-25T16:02:42Z"/>
              </w:rPr>
            </w:pPr>
            <w:del w:id="853" w:author="Changes 24 to 25 Oct" w:date="2026-10-25T16:02:42Z">
              <w:r>
                <w:rPr>
                  <w:kern w:val="0"/>
                  <w:sz w:val="18"/>
                  <w:szCs w:val="24"/>
                  <w:lang w:val="en-US" w:eastAsia="en-US" w:bidi="ar-SA"/>
                </w:rPr>
                <w:delText>5.4</w:delText>
              </w:r>
            </w:del>
          </w:p>
        </w:tc>
      </w:tr>
      <w:tr>
        <w:trPr>
          <w:del w:id="855"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57" w:author="Changes 24 to 25 Oct" w:date="2026-10-25T16:02:42Z"/>
              </w:rPr>
            </w:pPr>
            <w:del w:id="856" w:author="Changes 24 to 25 Oct" w:date="2026-10-25T16:02:42Z">
              <w:r>
                <w:rPr>
                  <w:i/>
                  <w:iCs/>
                  <w:kern w:val="0"/>
                  <w:sz w:val="18"/>
                  <w:szCs w:val="24"/>
                  <w:lang w:val="en-US" w:eastAsia="en-US" w:bidi="ar-SA"/>
                </w:rPr>
                <w:delText>Outer link: platform commerce and all online commerce</w:delText>
              </w:r>
            </w:del>
          </w:p>
        </w:tc>
        <w:tc>
          <w:tcPr>
            <w:tcW w:w="2666" w:type="dxa"/>
            <w:tcBorders/>
          </w:tcPr>
          <w:p>
            <w:pPr>
              <w:pStyle w:val="Compact"/>
              <w:widowControl/>
              <w:spacing w:lineRule="exact" w:line="220" w:before="0" w:after="0"/>
              <w:jc w:val="left"/>
              <w:rPr>
                <w:kern w:val="0"/>
                <w:szCs w:val="24"/>
                <w:lang w:val="en-US" w:eastAsia="en-US" w:bidi="ar-SA"/>
                <w:del w:id="859" w:author="Changes 24 to 25 Oct" w:date="2026-10-25T16:02:42Z"/>
              </w:rPr>
            </w:pPr>
            <w:del w:id="858" w:author="Changes 24 to 25 Oct" w:date="2026-10-25T16:02:42Z">
              <w:r>
                <w:rPr>
                  <w:kern w:val="0"/>
                  <w:szCs w:val="24"/>
                  <w:lang w:val="en-US" w:eastAsia="en-US" w:bidi="ar-SA"/>
                </w:rPr>
              </w:r>
            </w:del>
          </w:p>
        </w:tc>
        <w:tc>
          <w:tcPr>
            <w:tcW w:w="2667" w:type="dxa"/>
            <w:tcBorders/>
          </w:tcPr>
          <w:p>
            <w:pPr>
              <w:pStyle w:val="Compact"/>
              <w:widowControl/>
              <w:spacing w:lineRule="exact" w:line="220" w:before="0" w:after="0"/>
              <w:jc w:val="left"/>
              <w:rPr>
                <w:kern w:val="0"/>
                <w:szCs w:val="24"/>
                <w:lang w:val="en-US" w:eastAsia="en-US" w:bidi="ar-SA"/>
                <w:del w:id="861" w:author="Changes 24 to 25 Oct" w:date="2026-10-25T16:02:42Z"/>
              </w:rPr>
            </w:pPr>
            <w:del w:id="860" w:author="Changes 24 to 25 Oct" w:date="2026-10-25T16:02:42Z">
              <w:r>
                <w:rPr>
                  <w:kern w:val="0"/>
                  <w:szCs w:val="24"/>
                  <w:lang w:val="en-US" w:eastAsia="en-US" w:bidi="ar-SA"/>
                </w:rPr>
              </w:r>
            </w:del>
          </w:p>
        </w:tc>
        <w:tc>
          <w:tcPr>
            <w:tcW w:w="845" w:type="dxa"/>
            <w:tcBorders/>
          </w:tcPr>
          <w:p>
            <w:pPr>
              <w:pStyle w:val="Compact"/>
              <w:widowControl/>
              <w:spacing w:lineRule="exact" w:line="220" w:before="0" w:after="0"/>
              <w:jc w:val="left"/>
              <w:rPr>
                <w:kern w:val="0"/>
                <w:szCs w:val="24"/>
                <w:lang w:val="en-US" w:eastAsia="en-US" w:bidi="ar-SA"/>
                <w:del w:id="863" w:author="Changes 24 to 25 Oct" w:date="2026-10-25T16:02:42Z"/>
              </w:rPr>
            </w:pPr>
            <w:del w:id="862" w:author="Changes 24 to 25 Oct" w:date="2026-10-25T16:02:42Z">
              <w:r>
                <w:rPr>
                  <w:kern w:val="0"/>
                  <w:szCs w:val="24"/>
                  <w:lang w:val="en-US" w:eastAsia="en-US" w:bidi="ar-SA"/>
                </w:rPr>
              </w:r>
            </w:del>
          </w:p>
        </w:tc>
      </w:tr>
      <w:tr>
        <w:trPr>
          <w:del w:id="864"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66" w:author="Changes 24 to 25 Oct" w:date="2026-10-25T16:02:42Z"/>
              </w:rPr>
            </w:pPr>
            <w:del w:id="865" w:author="Changes 24 to 25 Oct" w:date="2026-10-25T16:02:42Z">
              <w:r>
                <w:rPr>
                  <w:kern w:val="0"/>
                  <w:sz w:val="18"/>
                  <w:szCs w:val="24"/>
                  <w:lang w:val="en-US" w:eastAsia="en-US" w:bidi="ar-SA"/>
                </w:rPr>
                <w:delText>Buying through platforms, and sellers’ own sales, did not boom in 2023</w:delText>
              </w:r>
            </w:del>
          </w:p>
        </w:tc>
        <w:tc>
          <w:tcPr>
            <w:tcW w:w="2666" w:type="dxa"/>
            <w:tcBorders/>
          </w:tcPr>
          <w:p>
            <w:pPr>
              <w:pStyle w:val="Compact"/>
              <w:widowControl/>
              <w:spacing w:lineRule="exact" w:line="220" w:before="0" w:after="0"/>
              <w:jc w:val="left"/>
              <w:rPr>
                <w:kern w:val="0"/>
                <w:szCs w:val="24"/>
                <w:lang w:val="en-US" w:eastAsia="en-US" w:bidi="ar-SA"/>
                <w:del w:id="868" w:author="Changes 24 to 25 Oct" w:date="2026-10-25T16:02:42Z"/>
              </w:rPr>
            </w:pPr>
            <w:del w:id="867" w:author="Changes 24 to 25 Oct" w:date="2026-10-25T16:02:42Z">
              <w:r>
                <w:rPr>
                  <w:kern w:val="0"/>
                  <w:sz w:val="18"/>
                  <w:szCs w:val="24"/>
                  <w:lang w:val="en-US" w:eastAsia="en-US" w:bidi="ar-SA"/>
                </w:rPr>
                <w:delText>Descriptive; registered for sellers’ sales, holds</w:delText>
              </w:r>
            </w:del>
          </w:p>
        </w:tc>
        <w:tc>
          <w:tcPr>
            <w:tcW w:w="2667" w:type="dxa"/>
            <w:tcBorders/>
          </w:tcPr>
          <w:p>
            <w:pPr>
              <w:pStyle w:val="Compact"/>
              <w:widowControl/>
              <w:spacing w:lineRule="exact" w:line="220" w:before="0" w:after="0"/>
              <w:jc w:val="left"/>
              <w:rPr>
                <w:kern w:val="0"/>
                <w:szCs w:val="24"/>
                <w:lang w:val="en-US" w:eastAsia="en-US" w:bidi="ar-SA"/>
                <w:del w:id="870" w:author="Changes 24 to 25 Oct" w:date="2026-10-25T16:02:42Z"/>
              </w:rPr>
            </w:pPr>
            <w:del w:id="869" w:author="Changes 24 to 25 Oct" w:date="2026-10-25T16:02:42Z">
              <w:r>
                <w:rPr>
                  <w:kern w:val="0"/>
                  <w:sz w:val="18"/>
                  <w:szCs w:val="24"/>
                  <w:lang w:val="en-US" w:eastAsia="en-US" w:bidi="ar-SA"/>
                </w:rPr>
                <w:delText>Six platform measures against household spending</w:delText>
              </w:r>
            </w:del>
          </w:p>
        </w:tc>
        <w:tc>
          <w:tcPr>
            <w:tcW w:w="845" w:type="dxa"/>
            <w:tcBorders/>
          </w:tcPr>
          <w:p>
            <w:pPr>
              <w:pStyle w:val="Compact"/>
              <w:widowControl/>
              <w:spacing w:lineRule="exact" w:line="220" w:before="0" w:after="0"/>
              <w:jc w:val="left"/>
              <w:rPr>
                <w:kern w:val="0"/>
                <w:szCs w:val="24"/>
                <w:lang w:val="en-US" w:eastAsia="en-US" w:bidi="ar-SA"/>
                <w:del w:id="872" w:author="Changes 24 to 25 Oct" w:date="2026-10-25T16:02:42Z"/>
              </w:rPr>
            </w:pPr>
            <w:del w:id="871" w:author="Changes 24 to 25 Oct" w:date="2026-10-25T16:02:42Z">
              <w:r>
                <w:rPr>
                  <w:kern w:val="0"/>
                  <w:sz w:val="18"/>
                  <w:szCs w:val="24"/>
                  <w:lang w:val="en-US" w:eastAsia="en-US" w:bidi="ar-SA"/>
                </w:rPr>
                <w:delText>5.5</w:delText>
              </w:r>
            </w:del>
          </w:p>
        </w:tc>
      </w:tr>
      <w:tr>
        <w:trPr>
          <w:del w:id="873"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75" w:author="Changes 24 to 25 Oct" w:date="2026-10-25T16:02:42Z"/>
              </w:rPr>
            </w:pPr>
            <w:del w:id="874" w:author="Changes 24 to 25 Oct" w:date="2026-10-25T16:02:42Z">
              <w:r>
                <w:rPr>
                  <w:kern w:val="0"/>
                  <w:sz w:val="18"/>
                  <w:szCs w:val="24"/>
                  <w:lang w:val="en-US" w:eastAsia="en-US" w:bidi="ar-SA"/>
                </w:rPr>
                <w:delText>More businesses account for most national growth, so H2 holds</w:delText>
              </w:r>
            </w:del>
          </w:p>
        </w:tc>
        <w:tc>
          <w:tcPr>
            <w:tcW w:w="2666" w:type="dxa"/>
            <w:tcBorders/>
          </w:tcPr>
          <w:p>
            <w:pPr>
              <w:pStyle w:val="Compact"/>
              <w:widowControl/>
              <w:spacing w:lineRule="exact" w:line="220" w:before="0" w:after="0"/>
              <w:jc w:val="left"/>
              <w:rPr>
                <w:kern w:val="0"/>
                <w:szCs w:val="24"/>
                <w:lang w:val="en-US" w:eastAsia="en-US" w:bidi="ar-SA"/>
                <w:del w:id="877" w:author="Changes 24 to 25 Oct" w:date="2026-10-25T16:02:42Z"/>
              </w:rPr>
            </w:pPr>
            <w:del w:id="876" w:author="Changes 24 to 25 Oct" w:date="2026-10-25T16:02:42Z">
              <w:r>
                <w:rPr>
                  <w:kern w:val="0"/>
                  <w:sz w:val="18"/>
                  <w:szCs w:val="24"/>
                  <w:lang w:val="en-US" w:eastAsia="en-US" w:bidi="ar-SA"/>
                </w:rPr>
                <w:delText>Descriptive</w:delText>
              </w:r>
            </w:del>
          </w:p>
        </w:tc>
        <w:tc>
          <w:tcPr>
            <w:tcW w:w="2667" w:type="dxa"/>
            <w:tcBorders/>
          </w:tcPr>
          <w:p>
            <w:pPr>
              <w:pStyle w:val="Compact"/>
              <w:widowControl/>
              <w:spacing w:lineRule="exact" w:line="220" w:before="0" w:after="0"/>
              <w:jc w:val="left"/>
              <w:rPr>
                <w:kern w:val="0"/>
                <w:szCs w:val="24"/>
                <w:lang w:val="en-US" w:eastAsia="en-US" w:bidi="ar-SA"/>
                <w:del w:id="879" w:author="Changes 24 to 25 Oct" w:date="2026-10-25T16:02:42Z"/>
              </w:rPr>
            </w:pPr>
            <w:del w:id="878" w:author="Changes 24 to 25 Oct" w:date="2026-10-25T16:02:42Z">
              <w:r>
                <w:rPr>
                  <w:kern w:val="0"/>
                  <w:sz w:val="18"/>
                  <w:szCs w:val="24"/>
                  <w:lang w:val="en-US" w:eastAsia="en-US" w:bidi="ar-SA"/>
                </w:rPr>
                <w:delText>Both BPS counts for 2023; two periods</w:delText>
              </w:r>
            </w:del>
          </w:p>
        </w:tc>
        <w:tc>
          <w:tcPr>
            <w:tcW w:w="845" w:type="dxa"/>
            <w:tcBorders/>
          </w:tcPr>
          <w:p>
            <w:pPr>
              <w:pStyle w:val="Compact"/>
              <w:widowControl/>
              <w:spacing w:lineRule="exact" w:line="220" w:before="0" w:after="0"/>
              <w:jc w:val="left"/>
              <w:rPr>
                <w:kern w:val="0"/>
                <w:szCs w:val="24"/>
                <w:lang w:val="en-US" w:eastAsia="en-US" w:bidi="ar-SA"/>
                <w:del w:id="881" w:author="Changes 24 to 25 Oct" w:date="2026-10-25T16:02:42Z"/>
              </w:rPr>
            </w:pPr>
            <w:del w:id="880" w:author="Changes 24 to 25 Oct" w:date="2026-10-25T16:02:42Z">
              <w:r>
                <w:rPr>
                  <w:kern w:val="0"/>
                  <w:sz w:val="18"/>
                  <w:szCs w:val="24"/>
                  <w:lang w:val="en-US" w:eastAsia="en-US" w:bidi="ar-SA"/>
                </w:rPr>
                <w:delText>5.6</w:delText>
              </w:r>
            </w:del>
          </w:p>
        </w:tc>
      </w:tr>
      <w:tr>
        <w:trPr>
          <w:del w:id="882"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84" w:author="Changes 24 to 25 Oct" w:date="2026-10-25T16:02:42Z"/>
              </w:rPr>
            </w:pPr>
            <w:del w:id="883" w:author="Changes 24 to 25 Oct" w:date="2026-10-25T16:02:42Z">
              <w:r>
                <w:rPr>
                  <w:kern w:val="0"/>
                  <w:sz w:val="18"/>
                  <w:szCs w:val="24"/>
                  <w:lang w:val="en-US" w:eastAsia="en-US" w:bidi="ar-SA"/>
                </w:rPr>
                <w:delText>Too few 2023 sellers were new to produce the rise in the count (13.45 against 21.5 percent)</w:delText>
              </w:r>
            </w:del>
          </w:p>
        </w:tc>
        <w:tc>
          <w:tcPr>
            <w:tcW w:w="2666" w:type="dxa"/>
            <w:tcBorders/>
          </w:tcPr>
          <w:p>
            <w:pPr>
              <w:pStyle w:val="Compact"/>
              <w:widowControl/>
              <w:spacing w:lineRule="exact" w:line="220" w:before="0" w:after="0"/>
              <w:jc w:val="left"/>
              <w:rPr>
                <w:kern w:val="0"/>
                <w:szCs w:val="24"/>
                <w:lang w:val="en-US" w:eastAsia="en-US" w:bidi="ar-SA"/>
                <w:del w:id="886" w:author="Changes 24 to 25 Oct" w:date="2026-10-25T16:02:42Z"/>
              </w:rPr>
            </w:pPr>
            <w:del w:id="885" w:author="Changes 24 to 25 Oct" w:date="2026-10-25T16:02:42Z">
              <w:r>
                <w:rPr>
                  <w:kern w:val="0"/>
                  <w:sz w:val="18"/>
                  <w:szCs w:val="24"/>
                  <w:lang w:val="en-US" w:eastAsia="en-US" w:bidi="ar-SA"/>
                </w:rPr>
                <w:delText>Registered; the entry test fails</w:delText>
              </w:r>
            </w:del>
          </w:p>
        </w:tc>
        <w:tc>
          <w:tcPr>
            <w:tcW w:w="2667" w:type="dxa"/>
            <w:tcBorders/>
          </w:tcPr>
          <w:p>
            <w:pPr>
              <w:pStyle w:val="Compact"/>
              <w:widowControl/>
              <w:spacing w:lineRule="exact" w:line="220" w:before="0" w:after="0"/>
              <w:jc w:val="left"/>
              <w:rPr>
                <w:kern w:val="0"/>
                <w:szCs w:val="24"/>
                <w:lang w:val="en-US" w:eastAsia="en-US" w:bidi="ar-SA"/>
                <w:del w:id="888" w:author="Changes 24 to 25 Oct" w:date="2026-10-25T16:02:42Z"/>
              </w:rPr>
            </w:pPr>
            <w:del w:id="887" w:author="Changes 24 to 25 Oct" w:date="2026-10-25T16:02:42Z">
              <w:r>
                <w:rPr>
                  <w:kern w:val="0"/>
                  <w:sz w:val="18"/>
                  <w:szCs w:val="24"/>
                  <w:lang w:val="en-US" w:eastAsia="en-US" w:bidi="ar-SA"/>
                </w:rPr>
                <w:delText>Recall error would favour passing</w:delText>
              </w:r>
            </w:del>
          </w:p>
        </w:tc>
        <w:tc>
          <w:tcPr>
            <w:tcW w:w="845" w:type="dxa"/>
            <w:tcBorders/>
          </w:tcPr>
          <w:p>
            <w:pPr>
              <w:pStyle w:val="Compact"/>
              <w:widowControl/>
              <w:spacing w:lineRule="exact" w:line="220" w:before="0" w:after="0"/>
              <w:jc w:val="left"/>
              <w:rPr>
                <w:kern w:val="0"/>
                <w:szCs w:val="24"/>
                <w:lang w:val="en-US" w:eastAsia="en-US" w:bidi="ar-SA"/>
                <w:del w:id="890" w:author="Changes 24 to 25 Oct" w:date="2026-10-25T16:02:42Z"/>
              </w:rPr>
            </w:pPr>
            <w:del w:id="889" w:author="Changes 24 to 25 Oct" w:date="2026-10-25T16:02:42Z">
              <w:r>
                <w:rPr>
                  <w:kern w:val="0"/>
                  <w:sz w:val="18"/>
                  <w:szCs w:val="24"/>
                  <w:lang w:val="en-US" w:eastAsia="en-US" w:bidi="ar-SA"/>
                </w:rPr>
                <w:delText>5.6</w:delText>
              </w:r>
            </w:del>
          </w:p>
        </w:tc>
      </w:tr>
      <w:tr>
        <w:trPr>
          <w:del w:id="891"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893" w:author="Changes 24 to 25 Oct" w:date="2026-10-25T16:02:42Z"/>
              </w:rPr>
            </w:pPr>
            <w:del w:id="892" w:author="Changes 24 to 25 Oct" w:date="2026-10-25T16:02:42Z">
              <w:r>
                <w:rPr>
                  <w:kern w:val="0"/>
                  <w:sz w:val="18"/>
                  <w:szCs w:val="24"/>
                  <w:lang w:val="en-US" w:eastAsia="en-US" w:bidi="ar-SA"/>
                </w:rPr>
                <w:delText>About half of the rise is not explained by first-time entry</w:delText>
              </w:r>
            </w:del>
          </w:p>
        </w:tc>
        <w:tc>
          <w:tcPr>
            <w:tcW w:w="2666" w:type="dxa"/>
            <w:tcBorders/>
          </w:tcPr>
          <w:p>
            <w:pPr>
              <w:pStyle w:val="Compact"/>
              <w:widowControl/>
              <w:spacing w:lineRule="exact" w:line="220" w:before="0" w:after="0"/>
              <w:jc w:val="left"/>
              <w:rPr>
                <w:kern w:val="0"/>
                <w:szCs w:val="24"/>
                <w:lang w:val="en-US" w:eastAsia="en-US" w:bidi="ar-SA"/>
                <w:del w:id="895" w:author="Changes 24 to 25 Oct" w:date="2026-10-25T16:02:42Z"/>
              </w:rPr>
            </w:pPr>
            <w:del w:id="894" w:author="Changes 24 to 25 Oct" w:date="2026-10-25T16:02:42Z">
              <w:r>
                <w:rPr>
                  <w:kern w:val="0"/>
                  <w:sz w:val="18"/>
                  <w:szCs w:val="24"/>
                  <w:lang w:val="en-US" w:eastAsia="en-US" w:bidi="ar-SA"/>
                </w:rPr>
                <w:delText>Exploratory</w:delText>
              </w:r>
            </w:del>
          </w:p>
        </w:tc>
        <w:tc>
          <w:tcPr>
            <w:tcW w:w="2667" w:type="dxa"/>
            <w:tcBorders/>
          </w:tcPr>
          <w:p>
            <w:pPr>
              <w:pStyle w:val="Compact"/>
              <w:widowControl/>
              <w:spacing w:lineRule="exact" w:line="220" w:before="0" w:after="0"/>
              <w:jc w:val="left"/>
              <w:rPr>
                <w:kern w:val="0"/>
                <w:szCs w:val="24"/>
                <w:lang w:val="en-US" w:eastAsia="en-US" w:bidi="ar-SA"/>
                <w:del w:id="897" w:author="Changes 24 to 25 Oct" w:date="2026-10-25T16:02:42Z"/>
              </w:rPr>
            </w:pPr>
            <w:del w:id="896" w:author="Changes 24 to 25 Oct" w:date="2026-10-25T16:02:42Z">
              <w:r>
                <w:rPr>
                  <w:kern w:val="0"/>
                  <w:sz w:val="18"/>
                  <w:szCs w:val="24"/>
                  <w:lang w:val="en-US" w:eastAsia="en-US" w:bidi="ar-SA"/>
                </w:rPr>
                <w:delText>With and without exits; cohorts; provinces; sampling error</w:delText>
              </w:r>
            </w:del>
          </w:p>
        </w:tc>
        <w:tc>
          <w:tcPr>
            <w:tcW w:w="845" w:type="dxa"/>
            <w:tcBorders/>
          </w:tcPr>
          <w:p>
            <w:pPr>
              <w:pStyle w:val="Compact"/>
              <w:widowControl/>
              <w:spacing w:lineRule="exact" w:line="220" w:before="0" w:after="0"/>
              <w:jc w:val="left"/>
              <w:rPr>
                <w:kern w:val="0"/>
                <w:szCs w:val="24"/>
                <w:lang w:val="en-US" w:eastAsia="en-US" w:bidi="ar-SA"/>
                <w:del w:id="899" w:author="Changes 24 to 25 Oct" w:date="2026-10-25T16:02:42Z"/>
              </w:rPr>
            </w:pPr>
            <w:del w:id="898" w:author="Changes 24 to 25 Oct" w:date="2026-10-25T16:02:42Z">
              <w:r>
                <w:rPr>
                  <w:kern w:val="0"/>
                  <w:sz w:val="18"/>
                  <w:szCs w:val="24"/>
                  <w:lang w:val="en-US" w:eastAsia="en-US" w:bidi="ar-SA"/>
                </w:rPr>
                <w:delText>5.7</w:delText>
              </w:r>
            </w:del>
          </w:p>
        </w:tc>
      </w:tr>
      <w:tr>
        <w:trPr>
          <w:del w:id="900"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902" w:author="Changes 24 to 25 Oct" w:date="2026-10-25T16:02:42Z"/>
              </w:rPr>
            </w:pPr>
            <w:del w:id="901" w:author="Changes 24 to 25 Oct" w:date="2026-10-25T16:02:42Z">
              <w:r>
                <w:rPr>
                  <w:kern w:val="0"/>
                  <w:sz w:val="18"/>
                  <w:szCs w:val="24"/>
                  <w:lang w:val="en-US" w:eastAsia="en-US" w:bidi="ar-SA"/>
                </w:rPr>
                <w:delText>Read as wider coverage, the extra count leaves H2 near its threshold (about 42 to 54 percent)</w:delText>
              </w:r>
            </w:del>
          </w:p>
        </w:tc>
        <w:tc>
          <w:tcPr>
            <w:tcW w:w="2666" w:type="dxa"/>
            <w:tcBorders/>
          </w:tcPr>
          <w:p>
            <w:pPr>
              <w:pStyle w:val="Compact"/>
              <w:widowControl/>
              <w:spacing w:lineRule="exact" w:line="220" w:before="0" w:after="0"/>
              <w:jc w:val="left"/>
              <w:rPr>
                <w:kern w:val="0"/>
                <w:szCs w:val="24"/>
                <w:lang w:val="en-US" w:eastAsia="en-US" w:bidi="ar-SA"/>
                <w:del w:id="904" w:author="Changes 24 to 25 Oct" w:date="2026-10-25T16:02:42Z"/>
              </w:rPr>
            </w:pPr>
            <w:del w:id="903" w:author="Changes 24 to 25 Oct" w:date="2026-10-25T16:02:42Z">
              <w:r>
                <w:rPr>
                  <w:kern w:val="0"/>
                  <w:sz w:val="18"/>
                  <w:szCs w:val="24"/>
                  <w:lang w:val="en-US" w:eastAsia="en-US" w:bidi="ar-SA"/>
                </w:rPr>
                <w:delText>Exploratory</w:delText>
              </w:r>
            </w:del>
          </w:p>
        </w:tc>
        <w:tc>
          <w:tcPr>
            <w:tcW w:w="2667" w:type="dxa"/>
            <w:tcBorders/>
          </w:tcPr>
          <w:p>
            <w:pPr>
              <w:pStyle w:val="Compact"/>
              <w:widowControl/>
              <w:spacing w:lineRule="exact" w:line="220" w:before="0" w:after="0"/>
              <w:jc w:val="left"/>
              <w:rPr>
                <w:kern w:val="0"/>
                <w:szCs w:val="24"/>
                <w:lang w:val="en-US" w:eastAsia="en-US" w:bidi="ar-SA"/>
                <w:del w:id="906" w:author="Changes 24 to 25 Oct" w:date="2026-10-25T16:02:42Z"/>
              </w:rPr>
            </w:pPr>
            <w:del w:id="905" w:author="Changes 24 to 25 Oct" w:date="2026-10-25T16:02:42Z">
              <w:r>
                <w:rPr>
                  <w:kern w:val="0"/>
                  <w:sz w:val="18"/>
                  <w:szCs w:val="24"/>
                  <w:lang w:val="en-US" w:eastAsia="en-US" w:bidi="ar-SA"/>
                </w:rPr>
                <w:delText>Count and sales removed together; two exit rates</w:delText>
              </w:r>
            </w:del>
          </w:p>
        </w:tc>
        <w:tc>
          <w:tcPr>
            <w:tcW w:w="845" w:type="dxa"/>
            <w:tcBorders/>
          </w:tcPr>
          <w:p>
            <w:pPr>
              <w:pStyle w:val="Compact"/>
              <w:widowControl/>
              <w:spacing w:lineRule="exact" w:line="220" w:before="0" w:after="0"/>
              <w:jc w:val="left"/>
              <w:rPr>
                <w:kern w:val="0"/>
                <w:szCs w:val="24"/>
                <w:lang w:val="en-US" w:eastAsia="en-US" w:bidi="ar-SA"/>
                <w:del w:id="908" w:author="Changes 24 to 25 Oct" w:date="2026-10-25T16:02:42Z"/>
              </w:rPr>
            </w:pPr>
            <w:del w:id="907" w:author="Changes 24 to 25 Oct" w:date="2026-10-25T16:02:42Z">
              <w:r>
                <w:rPr>
                  <w:kern w:val="0"/>
                  <w:sz w:val="18"/>
                  <w:szCs w:val="24"/>
                  <w:lang w:val="en-US" w:eastAsia="en-US" w:bidi="ar-SA"/>
                </w:rPr>
                <w:delText>5.7</w:delText>
              </w:r>
            </w:del>
          </w:p>
        </w:tc>
      </w:tr>
      <w:tr>
        <w:trPr>
          <w:del w:id="909" w:author="Changes 24 to 25 Oct" w:date="2026-10-25T16:02:42Z"/>
          <w:cantSplit w:val="true"/>
        </w:trPr>
        <w:tc>
          <w:tcPr>
            <w:tcW w:w="2326" w:type="dxa"/>
            <w:tcBorders/>
          </w:tcPr>
          <w:p>
            <w:pPr>
              <w:pStyle w:val="Compact"/>
              <w:widowControl/>
              <w:spacing w:lineRule="exact" w:line="220" w:before="0" w:after="0"/>
              <w:jc w:val="left"/>
              <w:rPr>
                <w:kern w:val="0"/>
                <w:szCs w:val="24"/>
                <w:lang w:val="en-US" w:eastAsia="en-US" w:bidi="ar-SA"/>
                <w:del w:id="911" w:author="Changes 24 to 25 Oct" w:date="2026-10-25T16:02:42Z"/>
              </w:rPr>
            </w:pPr>
            <w:del w:id="910" w:author="Changes 24 to 25 Oct" w:date="2026-10-25T16:02:42Z">
              <w:r>
                <w:rPr>
                  <w:kern w:val="0"/>
                  <w:sz w:val="18"/>
                  <w:szCs w:val="24"/>
                  <w:lang w:val="en-US" w:eastAsia="en-US" w:bidi="ar-SA"/>
                </w:rPr>
                <w:delText>The extra count leaned toward long-running businesses; returning sellers cannot be ruled out</w:delText>
              </w:r>
            </w:del>
          </w:p>
        </w:tc>
        <w:tc>
          <w:tcPr>
            <w:tcW w:w="2666" w:type="dxa"/>
            <w:tcBorders/>
          </w:tcPr>
          <w:p>
            <w:pPr>
              <w:pStyle w:val="Compact"/>
              <w:widowControl/>
              <w:spacing w:lineRule="exact" w:line="220" w:before="0" w:after="0"/>
              <w:jc w:val="left"/>
              <w:rPr>
                <w:kern w:val="0"/>
                <w:szCs w:val="24"/>
                <w:lang w:val="en-US" w:eastAsia="en-US" w:bidi="ar-SA"/>
                <w:del w:id="913" w:author="Changes 24 to 25 Oct" w:date="2026-10-25T16:02:42Z"/>
              </w:rPr>
            </w:pPr>
            <w:del w:id="912" w:author="Changes 24 to 25 Oct" w:date="2026-10-25T16:02:42Z">
              <w:r>
                <w:rPr>
                  <w:kern w:val="0"/>
                  <w:sz w:val="18"/>
                  <w:szCs w:val="24"/>
                  <w:lang w:val="en-US" w:eastAsia="en-US" w:bidi="ar-SA"/>
                </w:rPr>
                <w:delText>Exploratory</w:delText>
              </w:r>
            </w:del>
          </w:p>
        </w:tc>
        <w:tc>
          <w:tcPr>
            <w:tcW w:w="2667" w:type="dxa"/>
            <w:tcBorders/>
          </w:tcPr>
          <w:p>
            <w:pPr>
              <w:pStyle w:val="Compact"/>
              <w:widowControl/>
              <w:spacing w:lineRule="exact" w:line="220" w:before="0" w:after="0"/>
              <w:jc w:val="left"/>
              <w:rPr>
                <w:kern w:val="0"/>
                <w:szCs w:val="24"/>
                <w:lang w:val="en-US" w:eastAsia="en-US" w:bidi="ar-SA"/>
                <w:del w:id="915" w:author="Changes 24 to 25 Oct" w:date="2026-10-25T16:02:42Z"/>
              </w:rPr>
            </w:pPr>
            <w:del w:id="914" w:author="Changes 24 to 25 Oct" w:date="2026-10-25T16:02:42Z">
              <w:r>
                <w:rPr>
                  <w:kern w:val="0"/>
                  <w:sz w:val="18"/>
                  <w:szCs w:val="24"/>
                  <w:lang w:val="en-US" w:eastAsia="en-US" w:bidi="ar-SA"/>
                </w:rPr>
                <w:delText>Part-year selling</w:delText>
              </w:r>
            </w:del>
          </w:p>
        </w:tc>
        <w:tc>
          <w:tcPr>
            <w:tcW w:w="845" w:type="dxa"/>
            <w:tcBorders/>
          </w:tcPr>
          <w:p>
            <w:pPr>
              <w:pStyle w:val="Compact"/>
              <w:widowControl/>
              <w:spacing w:lineRule="exact" w:line="220" w:before="0" w:after="0"/>
              <w:jc w:val="left"/>
              <w:rPr>
                <w:kern w:val="0"/>
                <w:szCs w:val="24"/>
                <w:lang w:val="en-US" w:eastAsia="en-US" w:bidi="ar-SA"/>
                <w:del w:id="917" w:author="Changes 24 to 25 Oct" w:date="2026-10-25T16:02:42Z"/>
              </w:rPr>
            </w:pPr>
            <w:del w:id="916" w:author="Changes 24 to 25 Oct" w:date="2026-10-25T16:02:42Z">
              <w:r>
                <w:rPr>
                  <w:kern w:val="0"/>
                  <w:sz w:val="18"/>
                  <w:szCs w:val="24"/>
                  <w:lang w:val="en-US" w:eastAsia="en-US" w:bidi="ar-SA"/>
                </w:rPr>
                <w:delText>5.8</w:delText>
              </w:r>
            </w:del>
          </w:p>
        </w:tc>
      </w:tr>
      <w:tr>
        <w:trPr>
          <w:del w:id="918" w:author="Changes 24 to 25 Oct" w:date="2026-10-25T16:02:42Z"/>
          <w:cantSplit w:val="true"/>
        </w:trPr>
        <w:tc>
          <w:tcPr>
            <w:tcW w:w="2326" w:type="dxa"/>
            <w:tcBorders/>
          </w:tcPr>
          <w:p>
            <w:pPr>
              <w:pStyle w:val="Compact"/>
              <w:keepNext w:val="true"/>
              <w:widowControl/>
              <w:spacing w:lineRule="exact" w:line="220" w:before="0" w:after="0"/>
              <w:jc w:val="left"/>
              <w:rPr>
                <w:kern w:val="0"/>
                <w:szCs w:val="24"/>
                <w:lang w:val="en-US" w:eastAsia="en-US" w:bidi="ar-SA"/>
                <w:del w:id="920" w:author="Changes 24 to 25 Oct" w:date="2026-10-25T16:02:42Z"/>
              </w:rPr>
            </w:pPr>
            <w:del w:id="919" w:author="Changes 24 to 25 Oct" w:date="2026-10-25T16:02:42Z">
              <w:r>
                <w:rPr>
                  <w:kern w:val="0"/>
                  <w:sz w:val="18"/>
                  <w:szCs w:val="24"/>
                  <w:lang w:val="en-US" w:eastAsia="en-US" w:bidi="ar-SA"/>
                </w:rPr>
                <w:delText>Most online selling happens outside marketplaces, and records are thinner there</w:delText>
              </w:r>
            </w:del>
          </w:p>
        </w:tc>
        <w:tc>
          <w:tcPr>
            <w:tcW w:w="2666" w:type="dxa"/>
            <w:tcBorders/>
          </w:tcPr>
          <w:p>
            <w:pPr>
              <w:pStyle w:val="Compact"/>
              <w:keepNext w:val="true"/>
              <w:widowControl/>
              <w:spacing w:lineRule="exact" w:line="220" w:before="0" w:after="0"/>
              <w:jc w:val="left"/>
              <w:rPr>
                <w:kern w:val="0"/>
                <w:szCs w:val="24"/>
                <w:lang w:val="en-US" w:eastAsia="en-US" w:bidi="ar-SA"/>
                <w:del w:id="922" w:author="Changes 24 to 25 Oct" w:date="2026-10-25T16:02:42Z"/>
              </w:rPr>
            </w:pPr>
            <w:del w:id="921" w:author="Changes 24 to 25 Oct" w:date="2026-10-25T16:02:42Z">
              <w:r>
                <w:rPr>
                  <w:kern w:val="0"/>
                  <w:sz w:val="18"/>
                  <w:szCs w:val="24"/>
                  <w:lang w:val="en-US" w:eastAsia="en-US" w:bidi="ar-SA"/>
                </w:rPr>
                <w:delText>Registered and descriptive</w:delText>
              </w:r>
            </w:del>
          </w:p>
        </w:tc>
        <w:tc>
          <w:tcPr>
            <w:tcW w:w="2667" w:type="dxa"/>
            <w:tcBorders/>
          </w:tcPr>
          <w:p>
            <w:pPr>
              <w:pStyle w:val="Compact"/>
              <w:keepNext w:val="true"/>
              <w:widowControl/>
              <w:spacing w:lineRule="exact" w:line="220" w:before="0" w:after="0"/>
              <w:jc w:val="left"/>
              <w:rPr>
                <w:kern w:val="0"/>
                <w:szCs w:val="24"/>
                <w:lang w:val="en-US" w:eastAsia="en-US" w:bidi="ar-SA"/>
                <w:del w:id="924" w:author="Changes 24 to 25 Oct" w:date="2026-10-25T16:02:42Z"/>
              </w:rPr>
            </w:pPr>
            <w:del w:id="923" w:author="Changes 24 to 25 Oct" w:date="2026-10-25T16:02:42Z">
              <w:r>
                <w:rPr>
                  <w:kern w:val="0"/>
                  <w:sz w:val="18"/>
                  <w:szCs w:val="24"/>
                  <w:lang w:val="en-US" w:eastAsia="en-US" w:bidi="ar-SA"/>
                </w:rPr>
                <w:delText>Four survey years; World Bank surveys</w:delText>
              </w:r>
            </w:del>
          </w:p>
        </w:tc>
        <w:tc>
          <w:tcPr>
            <w:tcW w:w="845" w:type="dxa"/>
            <w:tcBorders/>
          </w:tcPr>
          <w:p>
            <w:pPr>
              <w:pStyle w:val="Compact"/>
              <w:keepNext w:val="true"/>
              <w:widowControl/>
              <w:spacing w:lineRule="exact" w:line="220" w:before="0" w:after="0"/>
              <w:jc w:val="left"/>
              <w:rPr>
                <w:kern w:val="0"/>
                <w:szCs w:val="24"/>
                <w:lang w:val="en-US" w:eastAsia="en-US" w:bidi="ar-SA"/>
                <w:del w:id="926" w:author="Changes 24 to 25 Oct" w:date="2026-10-25T16:02:42Z"/>
              </w:rPr>
            </w:pPr>
            <w:del w:id="925" w:author="Changes 24 to 25 Oct" w:date="2026-10-25T16:02:42Z">
              <w:r>
                <w:rPr>
                  <w:kern w:val="0"/>
                  <w:sz w:val="18"/>
                  <w:szCs w:val="24"/>
                  <w:lang w:val="en-US" w:eastAsia="en-US" w:bidi="ar-SA"/>
                </w:rPr>
                <w:delText>5.9</w:delText>
              </w:r>
            </w:del>
          </w:p>
        </w:tc>
      </w:tr>
      <w:tr>
        <w:trPr>
          <w:del w:id="927" w:author="Changes 24 to 25 Oct" w:date="2026-10-25T16:02:42Z"/>
          <w:cantSplit w:val="true"/>
        </w:trPr>
        <w:tc>
          <w:tcPr>
            <w:tcW w:w="2326" w:type="dxa"/>
            <w:tcBorders>
              <w:bottom w:val="single" w:sz="8" w:space="0" w:color="000000"/>
            </w:tcBorders>
          </w:tcPr>
          <w:p>
            <w:pPr>
              <w:pStyle w:val="Compact"/>
              <w:widowControl/>
              <w:spacing w:lineRule="exact" w:line="220" w:before="0" w:after="0"/>
              <w:jc w:val="left"/>
              <w:rPr>
                <w:kern w:val="0"/>
                <w:szCs w:val="24"/>
                <w:lang w:val="en-US" w:eastAsia="en-US" w:bidi="ar-SA"/>
                <w:del w:id="929" w:author="Changes 24 to 25 Oct" w:date="2026-10-25T16:02:42Z"/>
              </w:rPr>
            </w:pPr>
            <w:del w:id="928" w:author="Changes 24 to 25 Oct" w:date="2026-10-25T16:02:42Z">
              <w:r>
                <w:rPr>
                  <w:kern w:val="0"/>
                  <w:sz w:val="18"/>
                  <w:szCs w:val="24"/>
                  <w:lang w:val="en-US" w:eastAsia="en-US" w:bidi="ar-SA"/>
                </w:rPr>
                <w:delText>National figures agree only where they cover the same sellers</w:delText>
              </w:r>
            </w:del>
          </w:p>
        </w:tc>
        <w:tc>
          <w:tcPr>
            <w:tcW w:w="2666" w:type="dxa"/>
            <w:tcBorders>
              <w:bottom w:val="single" w:sz="8" w:space="0" w:color="000000"/>
            </w:tcBorders>
          </w:tcPr>
          <w:p>
            <w:pPr>
              <w:pStyle w:val="Compact"/>
              <w:widowControl/>
              <w:spacing w:lineRule="exact" w:line="220" w:before="0" w:after="0"/>
              <w:jc w:val="left"/>
              <w:rPr>
                <w:kern w:val="0"/>
                <w:szCs w:val="24"/>
                <w:lang w:val="en-US" w:eastAsia="en-US" w:bidi="ar-SA"/>
                <w:del w:id="931" w:author="Changes 24 to 25 Oct" w:date="2026-10-25T16:02:42Z"/>
              </w:rPr>
            </w:pPr>
            <w:del w:id="930" w:author="Changes 24 to 25 Oct" w:date="2026-10-25T16:02:42Z">
              <w:r>
                <w:rPr>
                  <w:kern w:val="0"/>
                  <w:sz w:val="18"/>
                  <w:szCs w:val="24"/>
                  <w:lang w:val="en-US" w:eastAsia="en-US" w:bidi="ar-SA"/>
                </w:rPr>
                <w:delText>Registered, with a mixed outcome, and descriptive</w:delText>
              </w:r>
            </w:del>
          </w:p>
        </w:tc>
        <w:tc>
          <w:tcPr>
            <w:tcW w:w="2667" w:type="dxa"/>
            <w:tcBorders>
              <w:bottom w:val="single" w:sz="8" w:space="0" w:color="000000"/>
            </w:tcBorders>
          </w:tcPr>
          <w:p>
            <w:pPr>
              <w:pStyle w:val="Compact"/>
              <w:widowControl/>
              <w:spacing w:lineRule="exact" w:line="220" w:before="0" w:after="0"/>
              <w:jc w:val="left"/>
              <w:rPr>
                <w:kern w:val="0"/>
                <w:szCs w:val="24"/>
                <w:lang w:val="en-US" w:eastAsia="en-US" w:bidi="ar-SA"/>
                <w:del w:id="933" w:author="Changes 24 to 25 Oct" w:date="2026-10-25T16:02:42Z"/>
              </w:rPr>
            </w:pPr>
            <w:del w:id="932" w:author="Changes 24 to 25 Oct" w:date="2026-10-25T16:02:42Z">
              <w:r>
                <w:rPr>
                  <w:kern w:val="0"/>
                  <w:sz w:val="18"/>
                  <w:szCs w:val="24"/>
                  <w:lang w:val="en-US" w:eastAsia="en-US" w:bidi="ar-SA"/>
                </w:rPr>
                <w:delText>Three value scenarios</w:delText>
              </w:r>
            </w:del>
          </w:p>
        </w:tc>
        <w:tc>
          <w:tcPr>
            <w:tcW w:w="845" w:type="dxa"/>
            <w:tcBorders>
              <w:bottom w:val="single" w:sz="8" w:space="0" w:color="000000"/>
            </w:tcBorders>
          </w:tcPr>
          <w:p>
            <w:pPr>
              <w:pStyle w:val="Compact"/>
              <w:widowControl/>
              <w:spacing w:lineRule="exact" w:line="220" w:before="0" w:after="0"/>
              <w:jc w:val="left"/>
              <w:rPr>
                <w:kern w:val="0"/>
                <w:szCs w:val="24"/>
                <w:lang w:val="en-US" w:eastAsia="en-US" w:bidi="ar-SA"/>
                <w:del w:id="935" w:author="Changes 24 to 25 Oct" w:date="2026-10-25T16:02:42Z"/>
              </w:rPr>
            </w:pPr>
            <w:del w:id="934" w:author="Changes 24 to 25 Oct" w:date="2026-10-25T16:02:42Z">
              <w:r>
                <w:rPr>
                  <w:kern w:val="0"/>
                  <w:sz w:val="18"/>
                  <w:szCs w:val="24"/>
                  <w:lang w:val="en-US" w:eastAsia="en-US" w:bidi="ar-SA"/>
                </w:rPr>
                <w:delText>5.10</w:delText>
              </w:r>
            </w:del>
          </w:p>
        </w:tc>
      </w:tr>
    </w:tbl>
    <w:p>
      <w:pPr>
        <w:pStyle w:val="TableCaption"/>
        <w:rPr/>
      </w:pPr>
      <w:bookmarkStart w:id="46" w:name="how-much-revenue-leaves-out"/>
      <w:r>
        <w:rPr/>
        <w:t>5.1 How much revenue leaves out</w:t>
      </w:r>
    </w:p>
    <w:p>
      <w:pPr>
        <w:pStyle w:val="FirstParagraph"/>
        <w:rPr/>
      </w:pPr>
      <w:r>
        <w:rP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w:t>
      </w:r>
      <w:ins w:id="936" w:author="Changes 24 to 25 Oct" w:date="2026-10-25T16:02:42Z">
        <w:r>
          <w:rPr/>
          <w:t>1</w:t>
        </w:r>
      </w:ins>
      <w:del w:id="937" w:author="Changes 24 to 25 Oct" w:date="2026-10-25T16:02:42Z">
        <w:r>
          <w:rPr/>
          <w:delText>9</w:delText>
        </w:r>
      </w:del>
      <w:r>
        <w:rPr/>
        <w:t xml:space="preserve"> shows each platform.</w:t>
      </w:r>
    </w:p>
    <w:p>
      <w:pPr>
        <w:pStyle w:val="InsertMarker"/>
        <w:keepLines/>
        <w:spacing w:lineRule="auto" w:line="240" w:before="120" w:after="120"/>
        <w:ind w:hanging="0"/>
        <w:jc w:val="center"/>
        <w:rPr>
          <w:ins w:id="939" w:author="Changes 24 to 25 Oct" w:date="2026-10-25T16:02:42Z"/>
        </w:rPr>
      </w:pPr>
      <w:ins w:id="938" w:author="Changes 24 to 25 Oct" w:date="2026-10-25T16:02:42Z">
        <w:r>
          <w:rPr/>
          <w:t>[Insert Table 1 about here]</w:t>
        </w:r>
      </w:ins>
    </w:p>
    <w:p>
      <w:pPr>
        <w:pStyle w:val="TableCaption"/>
        <w:rPr>
          <w:del w:id="942" w:author="Changes 24 to 25 Oct" w:date="2026-10-25T16:02:42Z"/>
        </w:rPr>
      </w:pPr>
      <w:del w:id="940" w:author="Changes 24 to 25 Oct" w:date="2026-10-25T16:02:42Z">
        <w:r>
          <w:rPr>
            <w:b/>
          </w:rPr>
          <w:delText>Table 9.</w:delText>
        </w:r>
      </w:del>
      <w:del w:id="941" w:author="Changes 24 to 25 Oct" w:date="2026-10-25T16:02:42Z">
        <w:r>
          <w:rPr>
            <w:b w:val="false"/>
          </w:rPr>
          <w:delText xml:space="preserve"> The invisible wedge of three platforms, 2023 (US$ billion)</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116"/>
        <w:gridCol w:w="1225"/>
        <w:gridCol w:w="845"/>
        <w:gridCol w:w="656"/>
        <w:gridCol w:w="1035"/>
        <w:gridCol w:w="3627"/>
      </w:tblGrid>
      <w:tr>
        <w:trPr>
          <w:tblHeader w:val="true"/>
          <w:del w:id="943" w:author="Changes 24 to 25 Oct" w:date="2026-10-25T16:02:42Z"/>
          <w:cantSplit w:val="true"/>
        </w:trPr>
        <w:tc>
          <w:tcPr>
            <w:tcW w:w="111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945" w:author="Changes 24 to 25 Oct" w:date="2026-10-25T16:02:42Z"/>
              </w:rPr>
            </w:pPr>
            <w:del w:id="944" w:author="Changes 24 to 25 Oct" w:date="2026-10-25T16:02:42Z">
              <w:r>
                <w:rPr>
                  <w:b/>
                  <w:kern w:val="0"/>
                  <w:sz w:val="18"/>
                  <w:szCs w:val="24"/>
                  <w:lang w:val="en-US" w:eastAsia="en-US" w:bidi="ar-SA"/>
                </w:rPr>
                <w:delText>Platform</w:delText>
              </w:r>
            </w:del>
          </w:p>
        </w:tc>
        <w:tc>
          <w:tcPr>
            <w:tcW w:w="122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947" w:author="Changes 24 to 25 Oct" w:date="2026-10-25T16:02:42Z"/>
              </w:rPr>
            </w:pPr>
            <w:del w:id="946" w:author="Changes 24 to 25 Oct" w:date="2026-10-25T16:02:42Z">
              <w:r>
                <w:rPr>
                  <w:b/>
                  <w:kern w:val="0"/>
                  <w:sz w:val="18"/>
                  <w:szCs w:val="24"/>
                  <w:lang w:val="en-US" w:eastAsia="en-US" w:bidi="ar-SA"/>
                </w:rPr>
                <w:delText>Transaction value</w:delText>
              </w:r>
            </w:del>
          </w:p>
        </w:tc>
        <w:tc>
          <w:tcPr>
            <w:tcW w:w="84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949" w:author="Changes 24 to 25 Oct" w:date="2026-10-25T16:02:42Z"/>
              </w:rPr>
            </w:pPr>
            <w:del w:id="948" w:author="Changes 24 to 25 Oct" w:date="2026-10-25T16:02:42Z">
              <w:r>
                <w:rPr>
                  <w:b/>
                  <w:kern w:val="0"/>
                  <w:sz w:val="18"/>
                  <w:szCs w:val="24"/>
                  <w:lang w:val="en-US" w:eastAsia="en-US" w:bidi="ar-SA"/>
                </w:rPr>
                <w:delText>Revenue</w:delText>
              </w:r>
            </w:del>
          </w:p>
        </w:tc>
        <w:tc>
          <w:tcPr>
            <w:tcW w:w="65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951" w:author="Changes 24 to 25 Oct" w:date="2026-10-25T16:02:42Z"/>
              </w:rPr>
            </w:pPr>
            <w:del w:id="950" w:author="Changes 24 to 25 Oct" w:date="2026-10-25T16:02:42Z">
              <w:r>
                <w:rPr>
                  <w:b/>
                  <w:kern w:val="0"/>
                  <w:sz w:val="18"/>
                  <w:szCs w:val="24"/>
                  <w:lang w:val="en-US" w:eastAsia="en-US" w:bidi="ar-SA"/>
                </w:rPr>
                <w:delText>Wedge</w:delText>
              </w:r>
            </w:del>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953" w:author="Changes 24 to 25 Oct" w:date="2026-10-25T16:02:42Z"/>
              </w:rPr>
            </w:pPr>
            <w:del w:id="952" w:author="Changes 24 to 25 Oct" w:date="2026-10-25T16:02:42Z">
              <w:r>
                <w:rPr>
                  <w:b/>
                  <w:kern w:val="0"/>
                  <w:sz w:val="18"/>
                  <w:szCs w:val="24"/>
                  <w:lang w:val="en-US" w:eastAsia="en-US" w:bidi="ar-SA"/>
                </w:rPr>
                <w:delText>Ecosystem ratio</w:delText>
              </w:r>
            </w:del>
          </w:p>
        </w:tc>
        <w:tc>
          <w:tcPr>
            <w:tcW w:w="362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955" w:author="Changes 24 to 25 Oct" w:date="2026-10-25T16:02:42Z"/>
              </w:rPr>
            </w:pPr>
            <w:del w:id="954" w:author="Changes 24 to 25 Oct" w:date="2026-10-25T16:02:42Z">
              <w:r>
                <w:rPr>
                  <w:b/>
                  <w:kern w:val="0"/>
                  <w:sz w:val="18"/>
                  <w:szCs w:val="24"/>
                  <w:lang w:val="en-US" w:eastAsia="en-US" w:bidi="ar-SA"/>
                </w:rPr>
                <w:delText>How it is labelled</w:delText>
              </w:r>
            </w:del>
          </w:p>
        </w:tc>
      </w:tr>
      <w:tr>
        <w:trPr>
          <w:del w:id="956" w:author="Changes 24 to 25 Oct" w:date="2026-10-25T16:02:42Z"/>
          <w:cantSplit w:val="true"/>
        </w:trPr>
        <w:tc>
          <w:tcPr>
            <w:tcW w:w="1116" w:type="dxa"/>
            <w:tcBorders/>
          </w:tcPr>
          <w:p>
            <w:pPr>
              <w:pStyle w:val="Compact"/>
              <w:keepNext w:val="true"/>
              <w:widowControl/>
              <w:spacing w:lineRule="exact" w:line="220" w:before="0" w:after="0"/>
              <w:jc w:val="left"/>
              <w:rPr>
                <w:kern w:val="0"/>
                <w:szCs w:val="24"/>
                <w:lang w:val="en-US" w:eastAsia="en-US" w:bidi="ar-SA"/>
                <w:del w:id="958" w:author="Changes 24 to 25 Oct" w:date="2026-10-25T16:02:42Z"/>
              </w:rPr>
            </w:pPr>
            <w:del w:id="957" w:author="Changes 24 to 25 Oct" w:date="2026-10-25T16:02:42Z">
              <w:r>
                <w:rPr>
                  <w:kern w:val="0"/>
                  <w:sz w:val="18"/>
                  <w:szCs w:val="24"/>
                  <w:lang w:val="en-US" w:eastAsia="en-US" w:bidi="ar-SA"/>
                </w:rPr>
                <w:delText>Tokopedia</w:delText>
              </w:r>
            </w:del>
          </w:p>
        </w:tc>
        <w:tc>
          <w:tcPr>
            <w:tcW w:w="1225" w:type="dxa"/>
            <w:tcBorders/>
          </w:tcPr>
          <w:p>
            <w:pPr>
              <w:pStyle w:val="Compact"/>
              <w:keepNext w:val="true"/>
              <w:widowControl/>
              <w:spacing w:lineRule="exact" w:line="220" w:before="0" w:after="0"/>
              <w:jc w:val="left"/>
              <w:rPr>
                <w:kern w:val="0"/>
                <w:szCs w:val="24"/>
                <w:lang w:val="en-US" w:eastAsia="en-US" w:bidi="ar-SA"/>
                <w:del w:id="960" w:author="Changes 24 to 25 Oct" w:date="2026-10-25T16:02:42Z"/>
              </w:rPr>
            </w:pPr>
            <w:del w:id="959" w:author="Changes 24 to 25 Oct" w:date="2026-10-25T16:02:42Z">
              <w:r>
                <w:rPr>
                  <w:kern w:val="0"/>
                  <w:sz w:val="18"/>
                  <w:szCs w:val="24"/>
                  <w:lang w:val="en-US" w:eastAsia="en-US" w:bidi="ar-SA"/>
                </w:rPr>
                <w:delText>16.33</w:delText>
              </w:r>
            </w:del>
          </w:p>
        </w:tc>
        <w:tc>
          <w:tcPr>
            <w:tcW w:w="845" w:type="dxa"/>
            <w:tcBorders/>
          </w:tcPr>
          <w:p>
            <w:pPr>
              <w:pStyle w:val="Compact"/>
              <w:keepNext w:val="true"/>
              <w:widowControl/>
              <w:spacing w:lineRule="exact" w:line="220" w:before="0" w:after="0"/>
              <w:jc w:val="left"/>
              <w:rPr>
                <w:kern w:val="0"/>
                <w:szCs w:val="24"/>
                <w:lang w:val="en-US" w:eastAsia="en-US" w:bidi="ar-SA"/>
                <w:del w:id="962" w:author="Changes 24 to 25 Oct" w:date="2026-10-25T16:02:42Z"/>
              </w:rPr>
            </w:pPr>
            <w:del w:id="961" w:author="Changes 24 to 25 Oct" w:date="2026-10-25T16:02:42Z">
              <w:r>
                <w:rPr>
                  <w:kern w:val="0"/>
                  <w:sz w:val="18"/>
                  <w:szCs w:val="24"/>
                  <w:lang w:val="en-US" w:eastAsia="en-US" w:bidi="ar-SA"/>
                </w:rPr>
                <w:delText>0.41</w:delText>
              </w:r>
            </w:del>
          </w:p>
        </w:tc>
        <w:tc>
          <w:tcPr>
            <w:tcW w:w="656" w:type="dxa"/>
            <w:tcBorders/>
          </w:tcPr>
          <w:p>
            <w:pPr>
              <w:pStyle w:val="Compact"/>
              <w:keepNext w:val="true"/>
              <w:widowControl/>
              <w:spacing w:lineRule="exact" w:line="220" w:before="0" w:after="0"/>
              <w:jc w:val="left"/>
              <w:rPr>
                <w:kern w:val="0"/>
                <w:szCs w:val="24"/>
                <w:lang w:val="en-US" w:eastAsia="en-US" w:bidi="ar-SA"/>
                <w:del w:id="964" w:author="Changes 24 to 25 Oct" w:date="2026-10-25T16:02:42Z"/>
              </w:rPr>
            </w:pPr>
            <w:del w:id="963" w:author="Changes 24 to 25 Oct" w:date="2026-10-25T16:02:42Z">
              <w:r>
                <w:rPr>
                  <w:kern w:val="0"/>
                  <w:sz w:val="18"/>
                  <w:szCs w:val="24"/>
                  <w:lang w:val="en-US" w:eastAsia="en-US" w:bidi="ar-SA"/>
                </w:rPr>
                <w:delText>15.93</w:delText>
              </w:r>
            </w:del>
          </w:p>
        </w:tc>
        <w:tc>
          <w:tcPr>
            <w:tcW w:w="1035" w:type="dxa"/>
            <w:tcBorders/>
          </w:tcPr>
          <w:p>
            <w:pPr>
              <w:pStyle w:val="Compact"/>
              <w:keepNext w:val="true"/>
              <w:widowControl/>
              <w:spacing w:lineRule="exact" w:line="220" w:before="0" w:after="0"/>
              <w:jc w:val="left"/>
              <w:rPr>
                <w:kern w:val="0"/>
                <w:szCs w:val="24"/>
                <w:lang w:val="en-US" w:eastAsia="en-US" w:bidi="ar-SA"/>
                <w:del w:id="966" w:author="Changes 24 to 25 Oct" w:date="2026-10-25T16:02:42Z"/>
              </w:rPr>
            </w:pPr>
            <w:del w:id="965" w:author="Changes 24 to 25 Oct" w:date="2026-10-25T16:02:42Z">
              <w:r>
                <w:rPr>
                  <w:kern w:val="0"/>
                  <w:sz w:val="18"/>
                  <w:szCs w:val="24"/>
                  <w:lang w:val="en-US" w:eastAsia="en-US" w:bidi="ar-SA"/>
                </w:rPr>
                <w:delText>39.3</w:delText>
              </w:r>
            </w:del>
          </w:p>
        </w:tc>
        <w:tc>
          <w:tcPr>
            <w:tcW w:w="3627" w:type="dxa"/>
            <w:tcBorders/>
          </w:tcPr>
          <w:p>
            <w:pPr>
              <w:pStyle w:val="Compact"/>
              <w:keepNext w:val="true"/>
              <w:widowControl/>
              <w:spacing w:lineRule="exact" w:line="220" w:before="0" w:after="0"/>
              <w:jc w:val="left"/>
              <w:rPr>
                <w:kern w:val="0"/>
                <w:szCs w:val="24"/>
                <w:lang w:val="en-US" w:eastAsia="en-US" w:bidi="ar-SA"/>
                <w:del w:id="968" w:author="Changes 24 to 25 Oct" w:date="2026-10-25T16:02:42Z"/>
              </w:rPr>
            </w:pPr>
            <w:del w:id="967" w:author="Changes 24 to 25 Oct" w:date="2026-10-25T16:02:42Z">
              <w:r>
                <w:rPr>
                  <w:kern w:val="0"/>
                  <w:sz w:val="18"/>
                  <w:szCs w:val="24"/>
                  <w:lang w:val="en-US" w:eastAsia="en-US" w:bidi="ar-SA"/>
                </w:rPr>
                <w:delText>Both direct segment disclosure</w:delText>
              </w:r>
            </w:del>
          </w:p>
        </w:tc>
      </w:tr>
      <w:tr>
        <w:trPr>
          <w:del w:id="969" w:author="Changes 24 to 25 Oct" w:date="2026-10-25T16:02:42Z"/>
          <w:cantSplit w:val="true"/>
        </w:trPr>
        <w:tc>
          <w:tcPr>
            <w:tcW w:w="1116" w:type="dxa"/>
            <w:tcBorders/>
          </w:tcPr>
          <w:p>
            <w:pPr>
              <w:pStyle w:val="Compact"/>
              <w:keepNext w:val="true"/>
              <w:widowControl/>
              <w:spacing w:lineRule="exact" w:line="220" w:before="0" w:after="0"/>
              <w:jc w:val="left"/>
              <w:rPr>
                <w:kern w:val="0"/>
                <w:szCs w:val="24"/>
                <w:lang w:val="en-US" w:eastAsia="en-US" w:bidi="ar-SA"/>
                <w:del w:id="971" w:author="Changes 24 to 25 Oct" w:date="2026-10-25T16:02:42Z"/>
              </w:rPr>
            </w:pPr>
            <w:del w:id="970" w:author="Changes 24 to 25 Oct" w:date="2026-10-25T16:02:42Z">
              <w:r>
                <w:rPr>
                  <w:kern w:val="0"/>
                  <w:sz w:val="18"/>
                  <w:szCs w:val="24"/>
                  <w:lang w:val="en-US" w:eastAsia="en-US" w:bidi="ar-SA"/>
                </w:rPr>
                <w:delText>Shopee, Indonesia</w:delText>
              </w:r>
            </w:del>
          </w:p>
        </w:tc>
        <w:tc>
          <w:tcPr>
            <w:tcW w:w="1225" w:type="dxa"/>
            <w:tcBorders/>
          </w:tcPr>
          <w:p>
            <w:pPr>
              <w:pStyle w:val="Compact"/>
              <w:keepNext w:val="true"/>
              <w:widowControl/>
              <w:spacing w:lineRule="exact" w:line="220" w:before="0" w:after="0"/>
              <w:jc w:val="left"/>
              <w:rPr>
                <w:kern w:val="0"/>
                <w:szCs w:val="24"/>
                <w:lang w:val="en-US" w:eastAsia="en-US" w:bidi="ar-SA"/>
                <w:del w:id="973" w:author="Changes 24 to 25 Oct" w:date="2026-10-25T16:02:42Z"/>
              </w:rPr>
            </w:pPr>
            <w:del w:id="972" w:author="Changes 24 to 25 Oct" w:date="2026-10-25T16:02:42Z">
              <w:r>
                <w:rPr>
                  <w:kern w:val="0"/>
                  <w:sz w:val="18"/>
                  <w:szCs w:val="24"/>
                  <w:lang w:val="en-US" w:eastAsia="en-US" w:bidi="ar-SA"/>
                </w:rPr>
                <w:delText>21.52</w:delText>
              </w:r>
            </w:del>
          </w:p>
        </w:tc>
        <w:tc>
          <w:tcPr>
            <w:tcW w:w="845" w:type="dxa"/>
            <w:tcBorders/>
          </w:tcPr>
          <w:p>
            <w:pPr>
              <w:pStyle w:val="Compact"/>
              <w:keepNext w:val="true"/>
              <w:widowControl/>
              <w:spacing w:lineRule="exact" w:line="220" w:before="0" w:after="0"/>
              <w:jc w:val="left"/>
              <w:rPr>
                <w:kern w:val="0"/>
                <w:szCs w:val="24"/>
                <w:lang w:val="en-US" w:eastAsia="en-US" w:bidi="ar-SA"/>
                <w:del w:id="975" w:author="Changes 24 to 25 Oct" w:date="2026-10-25T16:02:42Z"/>
              </w:rPr>
            </w:pPr>
            <w:del w:id="974" w:author="Changes 24 to 25 Oct" w:date="2026-10-25T16:02:42Z">
              <w:r>
                <w:rPr>
                  <w:kern w:val="0"/>
                  <w:sz w:val="18"/>
                  <w:szCs w:val="24"/>
                  <w:lang w:val="en-US" w:eastAsia="en-US" w:bidi="ar-SA"/>
                </w:rPr>
                <w:delText>2.15</w:delText>
              </w:r>
            </w:del>
          </w:p>
        </w:tc>
        <w:tc>
          <w:tcPr>
            <w:tcW w:w="656" w:type="dxa"/>
            <w:tcBorders/>
          </w:tcPr>
          <w:p>
            <w:pPr>
              <w:pStyle w:val="Compact"/>
              <w:keepNext w:val="true"/>
              <w:widowControl/>
              <w:spacing w:lineRule="exact" w:line="220" w:before="0" w:after="0"/>
              <w:jc w:val="left"/>
              <w:rPr>
                <w:kern w:val="0"/>
                <w:szCs w:val="24"/>
                <w:lang w:val="en-US" w:eastAsia="en-US" w:bidi="ar-SA"/>
                <w:del w:id="977" w:author="Changes 24 to 25 Oct" w:date="2026-10-25T16:02:42Z"/>
              </w:rPr>
            </w:pPr>
            <w:del w:id="976" w:author="Changes 24 to 25 Oct" w:date="2026-10-25T16:02:42Z">
              <w:r>
                <w:rPr>
                  <w:kern w:val="0"/>
                  <w:sz w:val="18"/>
                  <w:szCs w:val="24"/>
                  <w:lang w:val="en-US" w:eastAsia="en-US" w:bidi="ar-SA"/>
                </w:rPr>
                <w:delText>19.37</w:delText>
              </w:r>
            </w:del>
          </w:p>
        </w:tc>
        <w:tc>
          <w:tcPr>
            <w:tcW w:w="1035" w:type="dxa"/>
            <w:tcBorders/>
          </w:tcPr>
          <w:p>
            <w:pPr>
              <w:pStyle w:val="Compact"/>
              <w:keepNext w:val="true"/>
              <w:widowControl/>
              <w:spacing w:lineRule="exact" w:line="220" w:before="0" w:after="0"/>
              <w:jc w:val="left"/>
              <w:rPr>
                <w:kern w:val="0"/>
                <w:szCs w:val="24"/>
                <w:lang w:val="en-US" w:eastAsia="en-US" w:bidi="ar-SA"/>
                <w:del w:id="979" w:author="Changes 24 to 25 Oct" w:date="2026-10-25T16:02:42Z"/>
              </w:rPr>
            </w:pPr>
            <w:del w:id="978" w:author="Changes 24 to 25 Oct" w:date="2026-10-25T16:02:42Z">
              <w:r>
                <w:rPr>
                  <w:kern w:val="0"/>
                  <w:sz w:val="18"/>
                  <w:szCs w:val="24"/>
                  <w:lang w:val="en-US" w:eastAsia="en-US" w:bidi="ar-SA"/>
                </w:rPr>
                <w:delText>9.0</w:delText>
              </w:r>
            </w:del>
          </w:p>
        </w:tc>
        <w:tc>
          <w:tcPr>
            <w:tcW w:w="3627" w:type="dxa"/>
            <w:tcBorders/>
          </w:tcPr>
          <w:p>
            <w:pPr>
              <w:pStyle w:val="Compact"/>
              <w:keepNext w:val="true"/>
              <w:widowControl/>
              <w:spacing w:lineRule="exact" w:line="220" w:before="0" w:after="0"/>
              <w:jc w:val="left"/>
              <w:rPr>
                <w:kern w:val="0"/>
                <w:szCs w:val="24"/>
                <w:lang w:val="en-US" w:eastAsia="en-US" w:bidi="ar-SA"/>
                <w:del w:id="981" w:author="Changes 24 to 25 Oct" w:date="2026-10-25T16:02:42Z"/>
              </w:rPr>
            </w:pPr>
            <w:del w:id="980" w:author="Changes 24 to 25 Oct" w:date="2026-10-25T16:02:42Z">
              <w:r>
                <w:rPr>
                  <w:kern w:val="0"/>
                  <w:sz w:val="18"/>
                  <w:szCs w:val="24"/>
                  <w:lang w:val="en-US" w:eastAsia="en-US" w:bidi="ar-SA"/>
                </w:rPr>
                <w:delText>Transaction value is an outside estimate (Momentum Works); revenue is derived at an assumed take rate of 10 percent</w:delText>
              </w:r>
            </w:del>
          </w:p>
        </w:tc>
      </w:tr>
      <w:tr>
        <w:trPr>
          <w:del w:id="982" w:author="Changes 24 to 25 Oct" w:date="2026-10-25T16:02:42Z"/>
          <w:cantSplit w:val="true"/>
        </w:trPr>
        <w:tc>
          <w:tcPr>
            <w:tcW w:w="1116" w:type="dxa"/>
            <w:tcBorders/>
          </w:tcPr>
          <w:p>
            <w:pPr>
              <w:pStyle w:val="Compact"/>
              <w:keepNext w:val="true"/>
              <w:widowControl/>
              <w:spacing w:lineRule="exact" w:line="220" w:before="0" w:after="0"/>
              <w:jc w:val="left"/>
              <w:rPr>
                <w:kern w:val="0"/>
                <w:szCs w:val="24"/>
                <w:lang w:val="en-US" w:eastAsia="en-US" w:bidi="ar-SA"/>
                <w:del w:id="984" w:author="Changes 24 to 25 Oct" w:date="2026-10-25T16:02:42Z"/>
              </w:rPr>
            </w:pPr>
            <w:del w:id="983" w:author="Changes 24 to 25 Oct" w:date="2026-10-25T16:02:42Z">
              <w:r>
                <w:rPr>
                  <w:kern w:val="0"/>
                  <w:sz w:val="18"/>
                  <w:szCs w:val="24"/>
                  <w:lang w:val="en-US" w:eastAsia="en-US" w:bidi="ar-SA"/>
                </w:rPr>
                <w:delText>Grab, Indonesia</w:delText>
              </w:r>
            </w:del>
          </w:p>
        </w:tc>
        <w:tc>
          <w:tcPr>
            <w:tcW w:w="1225" w:type="dxa"/>
            <w:tcBorders/>
          </w:tcPr>
          <w:p>
            <w:pPr>
              <w:pStyle w:val="Compact"/>
              <w:keepNext w:val="true"/>
              <w:widowControl/>
              <w:spacing w:lineRule="exact" w:line="220" w:before="0" w:after="0"/>
              <w:jc w:val="left"/>
              <w:rPr>
                <w:kern w:val="0"/>
                <w:szCs w:val="24"/>
                <w:lang w:val="en-US" w:eastAsia="en-US" w:bidi="ar-SA"/>
                <w:del w:id="986" w:author="Changes 24 to 25 Oct" w:date="2026-10-25T16:02:42Z"/>
              </w:rPr>
            </w:pPr>
            <w:del w:id="985" w:author="Changes 24 to 25 Oct" w:date="2026-10-25T16:02:42Z">
              <w:r>
                <w:rPr>
                  <w:kern w:val="0"/>
                  <w:sz w:val="18"/>
                  <w:szCs w:val="24"/>
                  <w:lang w:val="en-US" w:eastAsia="en-US" w:bidi="ar-SA"/>
                </w:rPr>
                <w:delText>5.38</w:delText>
              </w:r>
            </w:del>
          </w:p>
        </w:tc>
        <w:tc>
          <w:tcPr>
            <w:tcW w:w="845" w:type="dxa"/>
            <w:tcBorders/>
          </w:tcPr>
          <w:p>
            <w:pPr>
              <w:pStyle w:val="Compact"/>
              <w:keepNext w:val="true"/>
              <w:widowControl/>
              <w:spacing w:lineRule="exact" w:line="220" w:before="0" w:after="0"/>
              <w:jc w:val="left"/>
              <w:rPr>
                <w:kern w:val="0"/>
                <w:szCs w:val="24"/>
                <w:lang w:val="en-US" w:eastAsia="en-US" w:bidi="ar-SA"/>
                <w:del w:id="988" w:author="Changes 24 to 25 Oct" w:date="2026-10-25T16:02:42Z"/>
              </w:rPr>
            </w:pPr>
            <w:del w:id="987" w:author="Changes 24 to 25 Oct" w:date="2026-10-25T16:02:42Z">
              <w:r>
                <w:rPr>
                  <w:kern w:val="0"/>
                  <w:sz w:val="18"/>
                  <w:szCs w:val="24"/>
                  <w:lang w:val="en-US" w:eastAsia="en-US" w:bidi="ar-SA"/>
                </w:rPr>
                <w:delText>0.60</w:delText>
              </w:r>
            </w:del>
          </w:p>
        </w:tc>
        <w:tc>
          <w:tcPr>
            <w:tcW w:w="656" w:type="dxa"/>
            <w:tcBorders/>
          </w:tcPr>
          <w:p>
            <w:pPr>
              <w:pStyle w:val="Compact"/>
              <w:keepNext w:val="true"/>
              <w:widowControl/>
              <w:spacing w:lineRule="exact" w:line="220" w:before="0" w:after="0"/>
              <w:jc w:val="left"/>
              <w:rPr>
                <w:kern w:val="0"/>
                <w:szCs w:val="24"/>
                <w:lang w:val="en-US" w:eastAsia="en-US" w:bidi="ar-SA"/>
                <w:del w:id="990" w:author="Changes 24 to 25 Oct" w:date="2026-10-25T16:02:42Z"/>
              </w:rPr>
            </w:pPr>
            <w:del w:id="989" w:author="Changes 24 to 25 Oct" w:date="2026-10-25T16:02:42Z">
              <w:r>
                <w:rPr>
                  <w:kern w:val="0"/>
                  <w:sz w:val="18"/>
                  <w:szCs w:val="24"/>
                  <w:lang w:val="en-US" w:eastAsia="en-US" w:bidi="ar-SA"/>
                </w:rPr>
                <w:delText>4.78</w:delText>
              </w:r>
            </w:del>
          </w:p>
        </w:tc>
        <w:tc>
          <w:tcPr>
            <w:tcW w:w="1035" w:type="dxa"/>
            <w:tcBorders/>
          </w:tcPr>
          <w:p>
            <w:pPr>
              <w:pStyle w:val="Compact"/>
              <w:keepNext w:val="true"/>
              <w:widowControl/>
              <w:spacing w:lineRule="exact" w:line="220" w:before="0" w:after="0"/>
              <w:jc w:val="left"/>
              <w:rPr>
                <w:kern w:val="0"/>
                <w:szCs w:val="24"/>
                <w:lang w:val="en-US" w:eastAsia="en-US" w:bidi="ar-SA"/>
                <w:del w:id="992" w:author="Changes 24 to 25 Oct" w:date="2026-10-25T16:02:42Z"/>
              </w:rPr>
            </w:pPr>
            <w:del w:id="991" w:author="Changes 24 to 25 Oct" w:date="2026-10-25T16:02:42Z">
              <w:r>
                <w:rPr>
                  <w:kern w:val="0"/>
                  <w:sz w:val="18"/>
                  <w:szCs w:val="24"/>
                  <w:lang w:val="en-US" w:eastAsia="en-US" w:bidi="ar-SA"/>
                </w:rPr>
                <w:delText>7.9</w:delText>
              </w:r>
            </w:del>
          </w:p>
        </w:tc>
        <w:tc>
          <w:tcPr>
            <w:tcW w:w="3627" w:type="dxa"/>
            <w:tcBorders/>
          </w:tcPr>
          <w:p>
            <w:pPr>
              <w:pStyle w:val="Compact"/>
              <w:keepNext w:val="true"/>
              <w:widowControl/>
              <w:spacing w:lineRule="exact" w:line="220" w:before="0" w:after="0"/>
              <w:jc w:val="left"/>
              <w:rPr>
                <w:kern w:val="0"/>
                <w:szCs w:val="24"/>
                <w:lang w:val="en-US" w:eastAsia="en-US" w:bidi="ar-SA"/>
                <w:del w:id="994" w:author="Changes 24 to 25 Oct" w:date="2026-10-25T16:02:42Z"/>
              </w:rPr>
            </w:pPr>
            <w:del w:id="993" w:author="Changes 24 to 25 Oct" w:date="2026-10-25T16:02:42Z">
              <w:r>
                <w:rPr>
                  <w:kern w:val="0"/>
                  <w:sz w:val="18"/>
                  <w:szCs w:val="24"/>
                  <w:lang w:val="en-US" w:eastAsia="en-US" w:bidi="ar-SA"/>
                </w:rPr>
                <w:delText>Revenue is a direct country disclosure; transaction value is derived from Grab’s company-wide ratio</w:delText>
              </w:r>
            </w:del>
          </w:p>
        </w:tc>
      </w:tr>
      <w:tr>
        <w:trPr>
          <w:del w:id="995" w:author="Changes 24 to 25 Oct" w:date="2026-10-25T16:02:42Z"/>
          <w:cantSplit w:val="true"/>
        </w:trPr>
        <w:tc>
          <w:tcPr>
            <w:tcW w:w="1116" w:type="dxa"/>
            <w:tcBorders>
              <w:bottom w:val="single" w:sz="8" w:space="0" w:color="000000"/>
            </w:tcBorders>
          </w:tcPr>
          <w:p>
            <w:pPr>
              <w:pStyle w:val="Compact"/>
              <w:widowControl/>
              <w:spacing w:lineRule="exact" w:line="220" w:before="0" w:after="0"/>
              <w:jc w:val="left"/>
              <w:rPr>
                <w:kern w:val="0"/>
                <w:szCs w:val="24"/>
                <w:lang w:val="en-US" w:eastAsia="en-US" w:bidi="ar-SA"/>
                <w:del w:id="997" w:author="Changes 24 to 25 Oct" w:date="2026-10-25T16:02:42Z"/>
              </w:rPr>
            </w:pPr>
            <w:del w:id="996" w:author="Changes 24 to 25 Oct" w:date="2026-10-25T16:02:42Z">
              <w:r>
                <w:rPr>
                  <w:kern w:val="0"/>
                  <w:sz w:val="18"/>
                  <w:szCs w:val="24"/>
                  <w:lang w:val="en-US" w:eastAsia="en-US" w:bidi="ar-SA"/>
                </w:rPr>
                <w:delText>Total</w:delText>
              </w:r>
            </w:del>
          </w:p>
        </w:tc>
        <w:tc>
          <w:tcPr>
            <w:tcW w:w="1225" w:type="dxa"/>
            <w:tcBorders>
              <w:bottom w:val="single" w:sz="8" w:space="0" w:color="000000"/>
            </w:tcBorders>
          </w:tcPr>
          <w:p>
            <w:pPr>
              <w:pStyle w:val="Compact"/>
              <w:widowControl/>
              <w:spacing w:lineRule="exact" w:line="220" w:before="0" w:after="0"/>
              <w:jc w:val="left"/>
              <w:rPr>
                <w:kern w:val="0"/>
                <w:szCs w:val="24"/>
                <w:lang w:val="en-US" w:eastAsia="en-US" w:bidi="ar-SA"/>
                <w:del w:id="999" w:author="Changes 24 to 25 Oct" w:date="2026-10-25T16:02:42Z"/>
              </w:rPr>
            </w:pPr>
            <w:del w:id="998" w:author="Changes 24 to 25 Oct" w:date="2026-10-25T16:02:42Z">
              <w:r>
                <w:rPr>
                  <w:kern w:val="0"/>
                  <w:sz w:val="18"/>
                  <w:szCs w:val="24"/>
                  <w:lang w:val="en-US" w:eastAsia="en-US" w:bidi="ar-SA"/>
                </w:rPr>
                <w:delText>43.23</w:delText>
              </w:r>
            </w:del>
          </w:p>
        </w:tc>
        <w:tc>
          <w:tcPr>
            <w:tcW w:w="845" w:type="dxa"/>
            <w:tcBorders>
              <w:bottom w:val="single" w:sz="8" w:space="0" w:color="000000"/>
            </w:tcBorders>
          </w:tcPr>
          <w:p>
            <w:pPr>
              <w:pStyle w:val="Compact"/>
              <w:widowControl/>
              <w:spacing w:lineRule="exact" w:line="220" w:before="0" w:after="0"/>
              <w:jc w:val="left"/>
              <w:rPr>
                <w:kern w:val="0"/>
                <w:szCs w:val="24"/>
                <w:lang w:val="en-US" w:eastAsia="en-US" w:bidi="ar-SA"/>
                <w:del w:id="1001" w:author="Changes 24 to 25 Oct" w:date="2026-10-25T16:02:42Z"/>
              </w:rPr>
            </w:pPr>
            <w:del w:id="1000" w:author="Changes 24 to 25 Oct" w:date="2026-10-25T16:02:42Z">
              <w:r>
                <w:rPr>
                  <w:kern w:val="0"/>
                  <w:sz w:val="18"/>
                  <w:szCs w:val="24"/>
                  <w:lang w:val="en-US" w:eastAsia="en-US" w:bidi="ar-SA"/>
                </w:rPr>
                <w:delText>3.16</w:delText>
              </w:r>
            </w:del>
          </w:p>
        </w:tc>
        <w:tc>
          <w:tcPr>
            <w:tcW w:w="656" w:type="dxa"/>
            <w:tcBorders>
              <w:bottom w:val="single" w:sz="8" w:space="0" w:color="000000"/>
            </w:tcBorders>
          </w:tcPr>
          <w:p>
            <w:pPr>
              <w:pStyle w:val="Compact"/>
              <w:widowControl/>
              <w:spacing w:lineRule="exact" w:line="220" w:before="0" w:after="0"/>
              <w:jc w:val="left"/>
              <w:rPr>
                <w:kern w:val="0"/>
                <w:szCs w:val="24"/>
                <w:lang w:val="en-US" w:eastAsia="en-US" w:bidi="ar-SA"/>
                <w:del w:id="1003" w:author="Changes 24 to 25 Oct" w:date="2026-10-25T16:02:42Z"/>
              </w:rPr>
            </w:pPr>
            <w:del w:id="1002" w:author="Changes 24 to 25 Oct" w:date="2026-10-25T16:02:42Z">
              <w:r>
                <w:rPr>
                  <w:kern w:val="0"/>
                  <w:sz w:val="18"/>
                  <w:szCs w:val="24"/>
                  <w:lang w:val="en-US" w:eastAsia="en-US" w:bidi="ar-SA"/>
                </w:rPr>
                <w:delText>40.07</w:delText>
              </w:r>
            </w:del>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del w:id="1005" w:author="Changes 24 to 25 Oct" w:date="2026-10-25T16:02:42Z"/>
              </w:rPr>
            </w:pPr>
            <w:del w:id="1004" w:author="Changes 24 to 25 Oct" w:date="2026-10-25T16:02:42Z">
              <w:r>
                <w:rPr>
                  <w:kern w:val="0"/>
                  <w:sz w:val="18"/>
                  <w:szCs w:val="24"/>
                  <w:lang w:val="en-US" w:eastAsia="en-US" w:bidi="ar-SA"/>
                </w:rPr>
                <w:delText>12.7</w:delText>
              </w:r>
            </w:del>
          </w:p>
        </w:tc>
        <w:tc>
          <w:tcPr>
            <w:tcW w:w="3627" w:type="dxa"/>
            <w:tcBorders>
              <w:bottom w:val="single" w:sz="8" w:space="0" w:color="000000"/>
            </w:tcBorders>
          </w:tcPr>
          <w:p>
            <w:pPr>
              <w:pStyle w:val="Compact"/>
              <w:widowControl/>
              <w:spacing w:lineRule="exact" w:line="220" w:before="0" w:after="0"/>
              <w:jc w:val="left"/>
              <w:rPr>
                <w:kern w:val="0"/>
                <w:szCs w:val="24"/>
                <w:lang w:val="en-US" w:eastAsia="en-US" w:bidi="ar-SA"/>
                <w:del w:id="1007" w:author="Changes 24 to 25 Oct" w:date="2026-10-25T16:02:42Z"/>
              </w:rPr>
            </w:pPr>
            <w:del w:id="1006" w:author="Changes 24 to 25 Oct" w:date="2026-10-25T16:02:42Z">
              <w:r>
                <w:rPr>
                  <w:kern w:val="0"/>
                  <w:sz w:val="18"/>
                  <w:szCs w:val="24"/>
                  <w:lang w:val="en-US" w:eastAsia="en-US" w:bidi="ar-SA"/>
                </w:rPr>
                <w:delText>Sum of three platforms, not a national total</w:delText>
              </w:r>
            </w:del>
          </w:p>
        </w:tc>
      </w:tr>
    </w:tbl>
    <w:p>
      <w:pPr>
        <w:pStyle w:val="TableNote"/>
        <w:rPr>
          <w:del w:id="1010" w:author="Changes 24 to 25 Oct" w:date="2026-10-25T16:02:42Z"/>
        </w:rPr>
      </w:pPr>
      <w:del w:id="1008" w:author="Changes 24 to 25 Oct" w:date="2026-10-25T16:02:42Z">
        <w:r>
          <w:rPr>
            <w:i/>
            <w:iCs/>
          </w:rPr>
          <w:delText>Note:</w:delText>
        </w:r>
      </w:del>
      <w:del w:id="1009" w:author="Changes 24 to 25 Oct" w:date="2026-10-25T16:02:42Z">
        <w:r>
          <w:rPr/>
          <w:delText xml:space="preserve"> Rounded amounts may not add. With Shopee’s take rate at 9 or 11 percent, the total wedge is US$40.3 or US$39.9 billion; at Sea’s company-wide rate of 11.5 percent, it is US$39.8 billion. Source: company filings; Momentum Works (2024), as quoted by Setyowati (2024); author’s calculations.</w:delText>
        </w:r>
      </w:del>
    </w:p>
    <w:p>
      <w:pPr>
        <w:pStyle w:val="TableCaption"/>
        <w:rPr/>
      </w:pPr>
      <w:r>
        <w:rPr/>
        <w:t>The three ratios differ because the amounts come from different sources. Tokopedia reports both amounts. Shopee’s ratio follows from the assumed take rate, and Grab’s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rPr/>
      </w:pPr>
      <w:r>
        <w:rPr/>
        <w:t xml:space="preserve">The size of the wedge does not depend on the assumed rates. A take rate for Shopee between 9 and 11 percent keeps the total near US$40 billion, and dropping any one platform still leaves more than US$20 billion. For platforms that report both amounts, the wedge was 97 to 99 percent of transaction value in every year. It moved almost one for one with the commerce, and Appendix </w:t>
      </w:r>
      <w:ins w:id="1011" w:author="Changes 24 to 25 Oct" w:date="2026-10-25T16:02:42Z">
        <w:r>
          <w:rPr/>
          <w:t>B</w:t>
        </w:r>
      </w:ins>
      <w:del w:id="1012" w:author="Changes 24 to 25 Oct" w:date="2026-10-25T16:02:42Z">
        <w:r>
          <w:rPr/>
          <w:delText>A</w:delText>
        </w:r>
      </w:del>
      <w:r>
        <w:rPr/>
        <w:t xml:space="preserve"> gives the wedge by platform and year.</w:t>
      </w:r>
    </w:p>
    <w:p>
      <w:pPr>
        <w:pStyle w:val="BodyText"/>
        <w:rPr/>
      </w:pPr>
      <w:bookmarkStart w:id="47" w:name="how-much-revenue-leaves-out"/>
      <w:r>
        <w:rPr/>
        <w:t>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bookmarkEnd w:id="47"/>
    </w:p>
    <w:p>
      <w:pPr>
        <w:pStyle w:val="Heading2"/>
        <w:rPr/>
      </w:pPr>
      <w:bookmarkStart w:id="48" w:name="testing-h1-1"/>
      <w:r>
        <w:rPr/>
        <w:t>5.2 Testing H1</w:t>
      </w:r>
    </w:p>
    <w:p>
      <w:pPr>
        <w:pStyle w:val="FirstParagraph"/>
        <w:rPr>
          <w:ins w:id="1014" w:author="Changes 24 to 25 Oct" w:date="2026-10-25T16:02:42Z"/>
        </w:rPr>
      </w:pPr>
      <w:ins w:id="1013" w:author="Changes 24 to 25 Oct" w:date="2026-10-25T16:02:42Z">
        <w:r>
          <w:rPr/>
          <w:t>Revenue followed transaction value abroad and did not in Indonesia and the region, so the thesis rejects H1 for the Indonesian and regional platforms. Table 2 describes the panel behind the test. The typical Indonesian and regional platform-year has an ecosystem ratio of about 35, against about 5.5 abroad. Transaction value grew by a median of 16 percent a year in both groups, and revenue by 38 percent in Indonesia and the region against 21 percent abroad. The Indonesian and regional platforms are also younger, a median of one year since listing against four.</w:t>
        </w:r>
      </w:ins>
    </w:p>
    <w:p>
      <w:pPr>
        <w:pStyle w:val="FirstParagraph"/>
        <w:rPr>
          <w:del w:id="1016" w:author="Changes 24 to 25 Oct" w:date="2026-10-25T16:02:42Z"/>
        </w:rPr>
      </w:pPr>
      <w:del w:id="1015" w:author="Changes 24 to 25 Oct" w:date="2026-10-25T16:02:42Z">
        <w:r>
          <w:rPr/>
          <w:delText>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10 gives the test and its checks.</w:delText>
        </w:r>
      </w:del>
    </w:p>
    <w:p>
      <w:pPr>
        <w:pStyle w:val="FirstParagraph"/>
        <w:keepLines/>
        <w:spacing w:lineRule="auto" w:line="240" w:before="120" w:after="120"/>
        <w:ind w:hanging="0"/>
        <w:jc w:val="center"/>
        <w:rPr>
          <w:ins w:id="1018" w:author="Changes 24 to 25 Oct" w:date="2026-10-25T16:02:42Z"/>
        </w:rPr>
      </w:pPr>
      <w:ins w:id="1017" w:author="Changes 24 to 25 Oct" w:date="2026-10-25T16:02:42Z">
        <w:r>
          <w:rPr/>
          <w:t>[Insert Table 2 about here]</w:t>
        </w:r>
      </w:ins>
    </w:p>
    <w:p>
      <w:pPr>
        <w:pStyle w:val="TableCaption"/>
        <w:rPr>
          <w:del w:id="1021" w:author="Changes 24 to 25 Oct" w:date="2026-10-25T16:02:42Z"/>
        </w:rPr>
      </w:pPr>
      <w:del w:id="1019" w:author="Changes 24 to 25 Oct" w:date="2026-10-25T16:02:42Z">
        <w:r>
          <w:rPr>
            <w:b/>
          </w:rPr>
          <w:delText>Table 10.</w:delText>
        </w:r>
      </w:del>
      <w:del w:id="1020" w:author="Changes 24 to 25 Oct" w:date="2026-10-25T16:02:42Z">
        <w:r>
          <w:rPr>
            <w:b w:val="false"/>
          </w:rPr>
          <w:delText xml:space="preserve"> The test of H1</w:delText>
        </w:r>
      </w:del>
    </w:p>
    <w:p>
      <w:pPr>
        <w:pStyle w:val="TableCaption"/>
        <w:rPr>
          <w:ins w:id="1023" w:author="Changes 24 to 25 Oct" w:date="2026-10-25T16:02:42Z"/>
        </w:rPr>
      </w:pPr>
      <w:ins w:id="1022" w:author="Changes 24 to 25 Oct" w:date="2026-10-25T16:02:42Z">
        <w:r>
          <w:rPr/>
          <w:t>Across all platforms, revenue growth and transaction value growth have a correlation of 0.84 (Panel B). The wedge and transaction value correlate at 0.9994 in levels, as they must, because the wedge is transaction value minus revenue and revenue is a small part of it. So the test of H1 uses growth rates.</w:t>
        </w:r>
      </w:ins>
    </w:p>
    <w:p>
      <w:pPr>
        <w:pStyle w:val="BodyText"/>
        <w:rPr>
          <w:ins w:id="1025" w:author="Changes 24 to 25 Oct" w:date="2026-10-25T16:02:42Z"/>
        </w:rPr>
      </w:pPr>
      <w:ins w:id="1024" w:author="Changes 24 to 25 Oct" w:date="2026-10-25T16:02:42Z">
        <w:r>
          <w:rPr/>
          <w:t>Table 3 tests H1 in growth rates. Abroad, a rise of 1 percentage point in the growth of transaction value goes with a rise of 0.99 points in the growth of revenue (standard error 0.07), which cannot be told from the 1 that proportional growth requires (p = 0.84). The two growth rates correlate at 0.90. In Indonesia and the region the slope is 0.40 (standard error 0.16) and differs from 1 (p = 0.02). The correlation is 0.31, and the constant is 0.44: revenue grew by about 44 percent a year whatever transaction value did. In the regression on all platforms, the slope of the Indonesian and regional group is 0.59 below the foreign slope. The Indonesian and regional result rests on 15 pairs from five platforms, so its standard errors are less reliable than those abroad.</w:t>
        </w:r>
      </w:ins>
    </w:p>
    <w:p>
      <w:pPr>
        <w:pStyle w:val="InsertMarker"/>
        <w:keepLines/>
        <w:spacing w:lineRule="auto" w:line="240" w:before="120" w:after="120"/>
        <w:ind w:hanging="0"/>
        <w:jc w:val="center"/>
        <w:rPr>
          <w:ins w:id="1027" w:author="Changes 24 to 25 Oct" w:date="2026-10-25T16:02:42Z"/>
        </w:rPr>
      </w:pPr>
      <w:ins w:id="1026" w:author="Changes 24 to 25 Oct" w:date="2026-10-25T16:02:42Z">
        <w:r>
          <w:rPr/>
          <w:t>[Insert Table 3 about here]</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3658"/>
        <w:gridCol w:w="1320"/>
        <w:gridCol w:w="1712"/>
        <w:gridCol w:w="882"/>
        <w:gridCol w:w="933"/>
      </w:tblGrid>
      <w:tr>
        <w:trPr>
          <w:tblHeader w:val="true"/>
          <w:del w:id="1028" w:author="Changes 24 to 25 Oct" w:date="2026-10-25T16:02:42Z"/>
          <w:cantSplit w:val="true"/>
        </w:trPr>
        <w:tc>
          <w:tcPr>
            <w:tcW w:w="365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030" w:author="Changes 24 to 25 Oct" w:date="2026-10-25T16:02:42Z"/>
              </w:rPr>
            </w:pPr>
            <w:del w:id="1029" w:author="Changes 24 to 25 Oct" w:date="2026-10-25T16:02:42Z">
              <w:r>
                <w:rPr>
                  <w:b/>
                  <w:kern w:val="0"/>
                  <w:sz w:val="18"/>
                  <w:szCs w:val="24"/>
                  <w:lang w:val="en-US" w:eastAsia="en-US" w:bidi="ar-SA"/>
                </w:rPr>
                <w:delText>Test</w:delText>
              </w:r>
            </w:del>
          </w:p>
        </w:tc>
        <w:tc>
          <w:tcPr>
            <w:tcW w:w="13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032" w:author="Changes 24 to 25 Oct" w:date="2026-10-25T16:02:42Z"/>
              </w:rPr>
            </w:pPr>
            <w:del w:id="1031" w:author="Changes 24 to 25 Oct" w:date="2026-10-25T16:02:42Z">
              <w:r>
                <w:rPr>
                  <w:b/>
                  <w:kern w:val="0"/>
                  <w:sz w:val="18"/>
                  <w:szCs w:val="24"/>
                  <w:lang w:val="en-US" w:eastAsia="en-US" w:bidi="ar-SA"/>
                </w:rPr>
                <w:delText>Method</w:delText>
              </w:r>
            </w:del>
          </w:p>
        </w:tc>
        <w:tc>
          <w:tcPr>
            <w:tcW w:w="171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034" w:author="Changes 24 to 25 Oct" w:date="2026-10-25T16:02:42Z"/>
              </w:rPr>
            </w:pPr>
            <w:del w:id="1033" w:author="Changes 24 to 25 Oct" w:date="2026-10-25T16:02:42Z">
              <w:r>
                <w:rPr>
                  <w:b/>
                  <w:kern w:val="0"/>
                  <w:sz w:val="18"/>
                  <w:szCs w:val="24"/>
                  <w:lang w:val="en-US" w:eastAsia="en-US" w:bidi="ar-SA"/>
                </w:rPr>
                <w:delText>Indonesian and regional group</w:delText>
              </w:r>
            </w:del>
          </w:p>
        </w:tc>
        <w:tc>
          <w:tcPr>
            <w:tcW w:w="88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036" w:author="Changes 24 to 25 Oct" w:date="2026-10-25T16:02:42Z"/>
              </w:rPr>
            </w:pPr>
            <w:del w:id="1035" w:author="Changes 24 to 25 Oct" w:date="2026-10-25T16:02:42Z">
              <w:r>
                <w:rPr>
                  <w:b/>
                  <w:kern w:val="0"/>
                  <w:sz w:val="18"/>
                  <w:szCs w:val="24"/>
                  <w:lang w:val="en-US" w:eastAsia="en-US" w:bidi="ar-SA"/>
                </w:rPr>
                <w:delText>Foreign group</w:delText>
              </w:r>
            </w:del>
          </w:p>
        </w:tc>
        <w:tc>
          <w:tcPr>
            <w:tcW w:w="93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038" w:author="Changes 24 to 25 Oct" w:date="2026-10-25T16:02:42Z"/>
              </w:rPr>
            </w:pPr>
            <w:del w:id="1037" w:author="Changes 24 to 25 Oct" w:date="2026-10-25T16:02:42Z">
              <w:r>
                <w:rPr>
                  <w:b/>
                  <w:kern w:val="0"/>
                  <w:sz w:val="18"/>
                  <w:szCs w:val="24"/>
                  <w:lang w:val="en-US" w:eastAsia="en-US" w:bidi="ar-SA"/>
                </w:rPr>
                <w:delText>p-value</w:delText>
              </w:r>
            </w:del>
          </w:p>
        </w:tc>
      </w:tr>
      <w:tr>
        <w:trPr>
          <w:del w:id="1039" w:author="Changes 24 to 25 Oct" w:date="2026-10-25T16:02:42Z"/>
          <w:cantSplit w:val="true"/>
        </w:trPr>
        <w:tc>
          <w:tcPr>
            <w:tcW w:w="3658" w:type="dxa"/>
            <w:tcBorders/>
          </w:tcPr>
          <w:p>
            <w:pPr>
              <w:pStyle w:val="Compact"/>
              <w:keepNext w:val="true"/>
              <w:widowControl/>
              <w:spacing w:lineRule="exact" w:line="220" w:before="0" w:after="0"/>
              <w:jc w:val="left"/>
              <w:rPr>
                <w:kern w:val="0"/>
                <w:szCs w:val="24"/>
                <w:lang w:val="en-US" w:eastAsia="en-US" w:bidi="ar-SA"/>
                <w:del w:id="1041" w:author="Changes 24 to 25 Oct" w:date="2026-10-25T16:02:42Z"/>
              </w:rPr>
            </w:pPr>
            <w:del w:id="1040" w:author="Changes 24 to 25 Oct" w:date="2026-10-25T16:02:42Z">
              <w:r>
                <w:rPr>
                  <w:kern w:val="0"/>
                  <w:sz w:val="18"/>
                  <w:szCs w:val="24"/>
                  <w:lang w:val="en-US" w:eastAsia="en-US" w:bidi="ar-SA"/>
                </w:rPr>
                <w:delText>Yearly change in log take rate, 5 platforms against 27</w:delText>
              </w:r>
            </w:del>
          </w:p>
        </w:tc>
        <w:tc>
          <w:tcPr>
            <w:tcW w:w="1320" w:type="dxa"/>
            <w:tcBorders/>
          </w:tcPr>
          <w:p>
            <w:pPr>
              <w:pStyle w:val="Compact"/>
              <w:keepNext w:val="true"/>
              <w:widowControl/>
              <w:spacing w:lineRule="exact" w:line="220" w:before="0" w:after="0"/>
              <w:jc w:val="left"/>
              <w:rPr>
                <w:kern w:val="0"/>
                <w:szCs w:val="24"/>
                <w:lang w:val="en-US" w:eastAsia="en-US" w:bidi="ar-SA"/>
                <w:del w:id="1043" w:author="Changes 24 to 25 Oct" w:date="2026-10-25T16:02:42Z"/>
              </w:rPr>
            </w:pPr>
            <w:del w:id="1042" w:author="Changes 24 to 25 Oct" w:date="2026-10-25T16:02:42Z">
              <w:r>
                <w:rPr>
                  <w:kern w:val="0"/>
                  <w:sz w:val="18"/>
                  <w:szCs w:val="24"/>
                  <w:lang w:val="en-US" w:eastAsia="en-US" w:bidi="ar-SA"/>
                </w:rPr>
                <w:delText>Mann–Whitney</w:delText>
              </w:r>
            </w:del>
          </w:p>
        </w:tc>
        <w:tc>
          <w:tcPr>
            <w:tcW w:w="1712" w:type="dxa"/>
            <w:tcBorders/>
          </w:tcPr>
          <w:p>
            <w:pPr>
              <w:pStyle w:val="Compact"/>
              <w:keepNext w:val="true"/>
              <w:widowControl/>
              <w:spacing w:lineRule="exact" w:line="220" w:before="0" w:after="0"/>
              <w:jc w:val="left"/>
              <w:rPr>
                <w:kern w:val="0"/>
                <w:szCs w:val="24"/>
                <w:lang w:val="en-US" w:eastAsia="en-US" w:bidi="ar-SA"/>
                <w:del w:id="1045" w:author="Changes 24 to 25 Oct" w:date="2026-10-25T16:02:42Z"/>
              </w:rPr>
            </w:pPr>
            <w:del w:id="1044" w:author="Changes 24 to 25 Oct" w:date="2026-10-25T16:02:42Z">
              <w:r>
                <w:rPr>
                  <w:kern w:val="0"/>
                  <w:sz w:val="18"/>
                  <w:szCs w:val="24"/>
                  <w:lang w:val="en-US" w:eastAsia="en-US" w:bidi="ar-SA"/>
                </w:rPr>
                <w:delText>0.20</w:delText>
              </w:r>
            </w:del>
          </w:p>
        </w:tc>
        <w:tc>
          <w:tcPr>
            <w:tcW w:w="882" w:type="dxa"/>
            <w:tcBorders/>
          </w:tcPr>
          <w:p>
            <w:pPr>
              <w:pStyle w:val="Compact"/>
              <w:keepNext w:val="true"/>
              <w:widowControl/>
              <w:spacing w:lineRule="exact" w:line="220" w:before="0" w:after="0"/>
              <w:jc w:val="left"/>
              <w:rPr>
                <w:kern w:val="0"/>
                <w:szCs w:val="24"/>
                <w:lang w:val="en-US" w:eastAsia="en-US" w:bidi="ar-SA"/>
                <w:del w:id="1047" w:author="Changes 24 to 25 Oct" w:date="2026-10-25T16:02:42Z"/>
              </w:rPr>
            </w:pPr>
            <w:del w:id="1046" w:author="Changes 24 to 25 Oct" w:date="2026-10-25T16:02:42Z">
              <w:r>
                <w:rPr>
                  <w:kern w:val="0"/>
                  <w:sz w:val="18"/>
                  <w:szCs w:val="24"/>
                  <w:lang w:val="en-US" w:eastAsia="en-US" w:bidi="ar-SA"/>
                </w:rPr>
                <w:delText>0.06</w:delText>
              </w:r>
            </w:del>
          </w:p>
        </w:tc>
        <w:tc>
          <w:tcPr>
            <w:tcW w:w="933" w:type="dxa"/>
            <w:tcBorders/>
          </w:tcPr>
          <w:p>
            <w:pPr>
              <w:pStyle w:val="Compact"/>
              <w:keepNext w:val="true"/>
              <w:widowControl/>
              <w:spacing w:lineRule="exact" w:line="220" w:before="0" w:after="0"/>
              <w:jc w:val="left"/>
              <w:rPr>
                <w:kern w:val="0"/>
                <w:szCs w:val="24"/>
                <w:lang w:val="en-US" w:eastAsia="en-US" w:bidi="ar-SA"/>
                <w:del w:id="1049" w:author="Changes 24 to 25 Oct" w:date="2026-10-25T16:02:42Z"/>
              </w:rPr>
            </w:pPr>
            <w:del w:id="1048" w:author="Changes 24 to 25 Oct" w:date="2026-10-25T16:02:42Z">
              <w:r>
                <w:rPr>
                  <w:kern w:val="0"/>
                  <w:sz w:val="18"/>
                  <w:szCs w:val="24"/>
                  <w:lang w:val="en-US" w:eastAsia="en-US" w:bidi="ar-SA"/>
                </w:rPr>
                <w:delText>0.004</w:delText>
              </w:r>
            </w:del>
          </w:p>
        </w:tc>
      </w:tr>
      <w:tr>
        <w:trPr>
          <w:del w:id="1050" w:author="Changes 24 to 25 Oct" w:date="2026-10-25T16:02:42Z"/>
          <w:cantSplit w:val="true"/>
        </w:trPr>
        <w:tc>
          <w:tcPr>
            <w:tcW w:w="3658" w:type="dxa"/>
            <w:tcBorders/>
          </w:tcPr>
          <w:p>
            <w:pPr>
              <w:pStyle w:val="Compact"/>
              <w:keepNext w:val="true"/>
              <w:widowControl/>
              <w:spacing w:lineRule="exact" w:line="220" w:before="0" w:after="0"/>
              <w:jc w:val="left"/>
              <w:rPr>
                <w:kern w:val="0"/>
                <w:szCs w:val="24"/>
                <w:lang w:val="en-US" w:eastAsia="en-US" w:bidi="ar-SA"/>
                <w:del w:id="1052" w:author="Changes 24 to 25 Oct" w:date="2026-10-25T16:02:42Z"/>
              </w:rPr>
            </w:pPr>
            <w:del w:id="1051" w:author="Changes 24 to 25 Oct" w:date="2026-10-25T16:02:42Z">
              <w:r>
                <w:rPr>
                  <w:kern w:val="0"/>
                  <w:sz w:val="18"/>
                  <w:szCs w:val="24"/>
                  <w:lang w:val="en-US" w:eastAsia="en-US" w:bidi="ar-SA"/>
                </w:rPr>
                <w:delText>The same</w:delText>
              </w:r>
            </w:del>
          </w:p>
        </w:tc>
        <w:tc>
          <w:tcPr>
            <w:tcW w:w="1320" w:type="dxa"/>
            <w:tcBorders/>
          </w:tcPr>
          <w:p>
            <w:pPr>
              <w:pStyle w:val="Compact"/>
              <w:keepNext w:val="true"/>
              <w:widowControl/>
              <w:spacing w:lineRule="exact" w:line="220" w:before="0" w:after="0"/>
              <w:jc w:val="left"/>
              <w:rPr>
                <w:kern w:val="0"/>
                <w:szCs w:val="24"/>
                <w:lang w:val="en-US" w:eastAsia="en-US" w:bidi="ar-SA"/>
                <w:del w:id="1054" w:author="Changes 24 to 25 Oct" w:date="2026-10-25T16:02:42Z"/>
              </w:rPr>
            </w:pPr>
            <w:del w:id="1053" w:author="Changes 24 to 25 Oct" w:date="2026-10-25T16:02:42Z">
              <w:r>
                <w:rPr>
                  <w:kern w:val="0"/>
                  <w:sz w:val="18"/>
                  <w:szCs w:val="24"/>
                  <w:lang w:val="en-US" w:eastAsia="en-US" w:bidi="ar-SA"/>
                </w:rPr>
                <w:delText>Shuffle</w:delText>
              </w:r>
            </w:del>
          </w:p>
        </w:tc>
        <w:tc>
          <w:tcPr>
            <w:tcW w:w="1712" w:type="dxa"/>
            <w:tcBorders/>
          </w:tcPr>
          <w:p>
            <w:pPr>
              <w:pStyle w:val="Compact"/>
              <w:keepNext w:val="true"/>
              <w:widowControl/>
              <w:spacing w:lineRule="exact" w:line="220" w:before="0" w:after="0"/>
              <w:jc w:val="left"/>
              <w:rPr>
                <w:kern w:val="0"/>
                <w:szCs w:val="24"/>
                <w:lang w:val="en-US" w:eastAsia="en-US" w:bidi="ar-SA"/>
                <w:del w:id="1056" w:author="Changes 24 to 25 Oct" w:date="2026-10-25T16:02:42Z"/>
              </w:rPr>
            </w:pPr>
            <w:del w:id="1055" w:author="Changes 24 to 25 Oct" w:date="2026-10-25T16:02:42Z">
              <w:r>
                <w:rPr>
                  <w:kern w:val="0"/>
                  <w:sz w:val="18"/>
                  <w:szCs w:val="24"/>
                  <w:lang w:val="en-US" w:eastAsia="en-US" w:bidi="ar-SA"/>
                </w:rPr>
                <w:delText>0.20</w:delText>
              </w:r>
            </w:del>
          </w:p>
        </w:tc>
        <w:tc>
          <w:tcPr>
            <w:tcW w:w="882" w:type="dxa"/>
            <w:tcBorders/>
          </w:tcPr>
          <w:p>
            <w:pPr>
              <w:pStyle w:val="Compact"/>
              <w:keepNext w:val="true"/>
              <w:widowControl/>
              <w:spacing w:lineRule="exact" w:line="220" w:before="0" w:after="0"/>
              <w:jc w:val="left"/>
              <w:rPr>
                <w:kern w:val="0"/>
                <w:szCs w:val="24"/>
                <w:lang w:val="en-US" w:eastAsia="en-US" w:bidi="ar-SA"/>
                <w:del w:id="1058" w:author="Changes 24 to 25 Oct" w:date="2026-10-25T16:02:42Z"/>
              </w:rPr>
            </w:pPr>
            <w:del w:id="1057" w:author="Changes 24 to 25 Oct" w:date="2026-10-25T16:02:42Z">
              <w:r>
                <w:rPr>
                  <w:kern w:val="0"/>
                  <w:sz w:val="18"/>
                  <w:szCs w:val="24"/>
                  <w:lang w:val="en-US" w:eastAsia="en-US" w:bidi="ar-SA"/>
                </w:rPr>
                <w:delText>0.06</w:delText>
              </w:r>
            </w:del>
          </w:p>
        </w:tc>
        <w:tc>
          <w:tcPr>
            <w:tcW w:w="933" w:type="dxa"/>
            <w:tcBorders/>
          </w:tcPr>
          <w:p>
            <w:pPr>
              <w:pStyle w:val="Compact"/>
              <w:keepNext w:val="true"/>
              <w:widowControl/>
              <w:spacing w:lineRule="exact" w:line="220" w:before="0" w:after="0"/>
              <w:jc w:val="left"/>
              <w:rPr>
                <w:kern w:val="0"/>
                <w:szCs w:val="24"/>
                <w:lang w:val="en-US" w:eastAsia="en-US" w:bidi="ar-SA"/>
                <w:del w:id="1060" w:author="Changes 24 to 25 Oct" w:date="2026-10-25T16:02:42Z"/>
              </w:rPr>
            </w:pPr>
            <w:del w:id="1059" w:author="Changes 24 to 25 Oct" w:date="2026-10-25T16:02:42Z">
              <w:r>
                <w:rPr>
                  <w:kern w:val="0"/>
                  <w:sz w:val="18"/>
                  <w:szCs w:val="24"/>
                  <w:lang w:val="en-US" w:eastAsia="en-US" w:bidi="ar-SA"/>
                </w:rPr>
                <w:delText>0.022</w:delText>
              </w:r>
            </w:del>
          </w:p>
        </w:tc>
      </w:tr>
      <w:tr>
        <w:trPr>
          <w:del w:id="1061" w:author="Changes 24 to 25 Oct" w:date="2026-10-25T16:02:42Z"/>
          <w:cantSplit w:val="true"/>
        </w:trPr>
        <w:tc>
          <w:tcPr>
            <w:tcW w:w="3658" w:type="dxa"/>
            <w:tcBorders/>
          </w:tcPr>
          <w:p>
            <w:pPr>
              <w:pStyle w:val="Compact"/>
              <w:keepNext w:val="true"/>
              <w:widowControl/>
              <w:spacing w:lineRule="exact" w:line="220" w:before="0" w:after="0"/>
              <w:jc w:val="left"/>
              <w:rPr>
                <w:kern w:val="0"/>
                <w:szCs w:val="24"/>
                <w:lang w:val="en-US" w:eastAsia="en-US" w:bidi="ar-SA"/>
                <w:del w:id="1063" w:author="Changes 24 to 25 Oct" w:date="2026-10-25T16:02:42Z"/>
              </w:rPr>
            </w:pPr>
            <w:del w:id="1062" w:author="Changes 24 to 25 Oct" w:date="2026-10-25T16:02:42Z">
              <w:r>
                <w:rPr>
                  <w:kern w:val="0"/>
                  <w:sz w:val="18"/>
                  <w:szCs w:val="24"/>
                  <w:lang w:val="en-US" w:eastAsia="en-US" w:bidi="ar-SA"/>
                </w:rPr>
                <w:delText>Growth divergence in points, 5 platforms against 26</w:delText>
              </w:r>
            </w:del>
          </w:p>
        </w:tc>
        <w:tc>
          <w:tcPr>
            <w:tcW w:w="1320" w:type="dxa"/>
            <w:tcBorders/>
          </w:tcPr>
          <w:p>
            <w:pPr>
              <w:pStyle w:val="Compact"/>
              <w:keepNext w:val="true"/>
              <w:widowControl/>
              <w:spacing w:lineRule="exact" w:line="220" w:before="0" w:after="0"/>
              <w:jc w:val="left"/>
              <w:rPr>
                <w:kern w:val="0"/>
                <w:szCs w:val="24"/>
                <w:lang w:val="en-US" w:eastAsia="en-US" w:bidi="ar-SA"/>
                <w:del w:id="1065" w:author="Changes 24 to 25 Oct" w:date="2026-10-25T16:02:42Z"/>
              </w:rPr>
            </w:pPr>
            <w:del w:id="1064" w:author="Changes 24 to 25 Oct" w:date="2026-10-25T16:02:42Z">
              <w:r>
                <w:rPr>
                  <w:kern w:val="0"/>
                  <w:sz w:val="18"/>
                  <w:szCs w:val="24"/>
                  <w:lang w:val="en-US" w:eastAsia="en-US" w:bidi="ar-SA"/>
                </w:rPr>
                <w:delText>Mann–Whitney</w:delText>
              </w:r>
            </w:del>
          </w:p>
        </w:tc>
        <w:tc>
          <w:tcPr>
            <w:tcW w:w="1712" w:type="dxa"/>
            <w:tcBorders/>
          </w:tcPr>
          <w:p>
            <w:pPr>
              <w:pStyle w:val="Compact"/>
              <w:keepNext w:val="true"/>
              <w:widowControl/>
              <w:spacing w:lineRule="exact" w:line="220" w:before="0" w:after="0"/>
              <w:jc w:val="left"/>
              <w:rPr>
                <w:kern w:val="0"/>
                <w:szCs w:val="24"/>
                <w:lang w:val="en-US" w:eastAsia="en-US" w:bidi="ar-SA"/>
                <w:del w:id="1067" w:author="Changes 24 to 25 Oct" w:date="2026-10-25T16:02:42Z"/>
              </w:rPr>
            </w:pPr>
            <w:del w:id="1066" w:author="Changes 24 to 25 Oct" w:date="2026-10-25T16:02:42Z">
              <w:r>
                <w:rPr>
                  <w:kern w:val="0"/>
                  <w:sz w:val="18"/>
                  <w:szCs w:val="24"/>
                  <w:lang w:val="en-US" w:eastAsia="en-US" w:bidi="ar-SA"/>
                </w:rPr>
                <w:delText>27.0</w:delText>
              </w:r>
            </w:del>
          </w:p>
        </w:tc>
        <w:tc>
          <w:tcPr>
            <w:tcW w:w="882" w:type="dxa"/>
            <w:tcBorders/>
          </w:tcPr>
          <w:p>
            <w:pPr>
              <w:pStyle w:val="Compact"/>
              <w:keepNext w:val="true"/>
              <w:widowControl/>
              <w:spacing w:lineRule="exact" w:line="220" w:before="0" w:after="0"/>
              <w:jc w:val="left"/>
              <w:rPr>
                <w:kern w:val="0"/>
                <w:szCs w:val="24"/>
                <w:lang w:val="en-US" w:eastAsia="en-US" w:bidi="ar-SA"/>
                <w:del w:id="1069" w:author="Changes 24 to 25 Oct" w:date="2026-10-25T16:02:42Z"/>
              </w:rPr>
            </w:pPr>
            <w:del w:id="1068" w:author="Changes 24 to 25 Oct" w:date="2026-10-25T16:02:42Z">
              <w:r>
                <w:rPr>
                  <w:kern w:val="0"/>
                  <w:sz w:val="18"/>
                  <w:szCs w:val="24"/>
                  <w:lang w:val="en-US" w:eastAsia="en-US" w:bidi="ar-SA"/>
                </w:rPr>
                <w:delText>6.5</w:delText>
              </w:r>
            </w:del>
          </w:p>
        </w:tc>
        <w:tc>
          <w:tcPr>
            <w:tcW w:w="933" w:type="dxa"/>
            <w:tcBorders/>
          </w:tcPr>
          <w:p>
            <w:pPr>
              <w:pStyle w:val="Compact"/>
              <w:keepNext w:val="true"/>
              <w:widowControl/>
              <w:spacing w:lineRule="exact" w:line="220" w:before="0" w:after="0"/>
              <w:jc w:val="left"/>
              <w:rPr>
                <w:kern w:val="0"/>
                <w:szCs w:val="24"/>
                <w:lang w:val="en-US" w:eastAsia="en-US" w:bidi="ar-SA"/>
                <w:del w:id="1071" w:author="Changes 24 to 25 Oct" w:date="2026-10-25T16:02:42Z"/>
              </w:rPr>
            </w:pPr>
            <w:del w:id="1070" w:author="Changes 24 to 25 Oct" w:date="2026-10-25T16:02:42Z">
              <w:r>
                <w:rPr>
                  <w:kern w:val="0"/>
                  <w:sz w:val="18"/>
                  <w:szCs w:val="24"/>
                  <w:lang w:val="en-US" w:eastAsia="en-US" w:bidi="ar-SA"/>
                </w:rPr>
                <w:delText>0.005</w:delText>
              </w:r>
            </w:del>
          </w:p>
        </w:tc>
      </w:tr>
      <w:tr>
        <w:trPr>
          <w:del w:id="1072" w:author="Changes 24 to 25 Oct" w:date="2026-10-25T16:02:42Z"/>
          <w:cantSplit w:val="true"/>
        </w:trPr>
        <w:tc>
          <w:tcPr>
            <w:tcW w:w="3658" w:type="dxa"/>
            <w:tcBorders/>
          </w:tcPr>
          <w:p>
            <w:pPr>
              <w:pStyle w:val="Compact"/>
              <w:keepNext w:val="true"/>
              <w:widowControl/>
              <w:spacing w:lineRule="exact" w:line="220" w:before="0" w:after="0"/>
              <w:jc w:val="left"/>
              <w:rPr>
                <w:kern w:val="0"/>
                <w:szCs w:val="24"/>
                <w:lang w:val="en-US" w:eastAsia="en-US" w:bidi="ar-SA"/>
                <w:del w:id="1074" w:author="Changes 24 to 25 Oct" w:date="2026-10-25T16:02:42Z"/>
              </w:rPr>
            </w:pPr>
            <w:del w:id="1073" w:author="Changes 24 to 25 Oct" w:date="2026-10-25T16:02:42Z">
              <w:r>
                <w:rPr>
                  <w:kern w:val="0"/>
                  <w:sz w:val="18"/>
                  <w:szCs w:val="24"/>
                  <w:lang w:val="en-US" w:eastAsia="en-US" w:bidi="ar-SA"/>
                </w:rPr>
                <w:delText>Drop each platform in turn, or treat Tokopedia and GoTo as one company</w:delText>
              </w:r>
            </w:del>
          </w:p>
        </w:tc>
        <w:tc>
          <w:tcPr>
            <w:tcW w:w="1320" w:type="dxa"/>
            <w:tcBorders/>
          </w:tcPr>
          <w:p>
            <w:pPr>
              <w:pStyle w:val="Compact"/>
              <w:keepNext w:val="true"/>
              <w:widowControl/>
              <w:spacing w:lineRule="exact" w:line="220" w:before="0" w:after="0"/>
              <w:jc w:val="left"/>
              <w:rPr>
                <w:kern w:val="0"/>
                <w:szCs w:val="24"/>
                <w:lang w:val="en-US" w:eastAsia="en-US" w:bidi="ar-SA"/>
                <w:del w:id="1076" w:author="Changes 24 to 25 Oct" w:date="2026-10-25T16:02:42Z"/>
              </w:rPr>
            </w:pPr>
            <w:del w:id="1075" w:author="Changes 24 to 25 Oct" w:date="2026-10-25T16:02:42Z">
              <w:r>
                <w:rPr>
                  <w:kern w:val="0"/>
                  <w:sz w:val="18"/>
                  <w:szCs w:val="24"/>
                  <w:lang w:val="en-US" w:eastAsia="en-US" w:bidi="ar-SA"/>
                </w:rPr>
                <w:delText>Mann–Whitney</w:delText>
              </w:r>
            </w:del>
          </w:p>
        </w:tc>
        <w:tc>
          <w:tcPr>
            <w:tcW w:w="1712" w:type="dxa"/>
            <w:tcBorders/>
          </w:tcPr>
          <w:p>
            <w:pPr>
              <w:pStyle w:val="Compact"/>
              <w:keepNext w:val="true"/>
              <w:widowControl/>
              <w:spacing w:lineRule="exact" w:line="220" w:before="0" w:after="0"/>
              <w:jc w:val="left"/>
              <w:rPr>
                <w:kern w:val="0"/>
                <w:szCs w:val="24"/>
                <w:lang w:val="en-US" w:eastAsia="en-US" w:bidi="ar-SA"/>
                <w:del w:id="1078" w:author="Changes 24 to 25 Oct" w:date="2026-10-25T16:02:42Z"/>
              </w:rPr>
            </w:pPr>
            <w:del w:id="1077" w:author="Changes 24 to 25 Oct" w:date="2026-10-25T16:02:42Z">
              <w:r>
                <w:rPr>
                  <w:kern w:val="0"/>
                  <w:sz w:val="18"/>
                  <w:szCs w:val="24"/>
                  <w:lang w:val="en-US" w:eastAsia="en-US" w:bidi="ar-SA"/>
                </w:rPr>
                <w:delText>0.17 to 0.23</w:delText>
              </w:r>
            </w:del>
          </w:p>
        </w:tc>
        <w:tc>
          <w:tcPr>
            <w:tcW w:w="882" w:type="dxa"/>
            <w:tcBorders/>
          </w:tcPr>
          <w:p>
            <w:pPr>
              <w:pStyle w:val="Compact"/>
              <w:keepNext w:val="true"/>
              <w:widowControl/>
              <w:spacing w:lineRule="exact" w:line="220" w:before="0" w:after="0"/>
              <w:jc w:val="left"/>
              <w:rPr>
                <w:kern w:val="0"/>
                <w:szCs w:val="24"/>
                <w:lang w:val="en-US" w:eastAsia="en-US" w:bidi="ar-SA"/>
                <w:del w:id="1080" w:author="Changes 24 to 25 Oct" w:date="2026-10-25T16:02:42Z"/>
              </w:rPr>
            </w:pPr>
            <w:del w:id="1079" w:author="Changes 24 to 25 Oct" w:date="2026-10-25T16:02:42Z">
              <w:r>
                <w:rPr>
                  <w:kern w:val="0"/>
                  <w:sz w:val="18"/>
                  <w:szCs w:val="24"/>
                  <w:lang w:val="en-US" w:eastAsia="en-US" w:bidi="ar-SA"/>
                </w:rPr>
                <w:delText>0.06</w:delText>
              </w:r>
            </w:del>
          </w:p>
        </w:tc>
        <w:tc>
          <w:tcPr>
            <w:tcW w:w="933" w:type="dxa"/>
            <w:tcBorders/>
          </w:tcPr>
          <w:p>
            <w:pPr>
              <w:pStyle w:val="Compact"/>
              <w:keepNext w:val="true"/>
              <w:widowControl/>
              <w:spacing w:lineRule="exact" w:line="220" w:before="0" w:after="0"/>
              <w:jc w:val="left"/>
              <w:rPr>
                <w:kern w:val="0"/>
                <w:szCs w:val="24"/>
                <w:lang w:val="en-US" w:eastAsia="en-US" w:bidi="ar-SA"/>
                <w:del w:id="1082" w:author="Changes 24 to 25 Oct" w:date="2026-10-25T16:02:42Z"/>
              </w:rPr>
            </w:pPr>
            <w:del w:id="1081" w:author="Changes 24 to 25 Oct" w:date="2026-10-25T16:02:42Z">
              <w:r>
                <w:rPr>
                  <w:kern w:val="0"/>
                  <w:sz w:val="18"/>
                  <w:szCs w:val="24"/>
                  <w:lang w:val="en-US" w:eastAsia="en-US" w:bidi="ar-SA"/>
                </w:rPr>
                <w:delText>0.003 to 0.016</w:delText>
              </w:r>
            </w:del>
          </w:p>
        </w:tc>
      </w:tr>
      <w:tr>
        <w:trPr>
          <w:del w:id="1083" w:author="Changes 24 to 25 Oct" w:date="2026-10-25T16:02:42Z"/>
          <w:cantSplit w:val="true"/>
        </w:trPr>
        <w:tc>
          <w:tcPr>
            <w:tcW w:w="3658" w:type="dxa"/>
            <w:tcBorders>
              <w:bottom w:val="single" w:sz="8" w:space="0" w:color="000000"/>
            </w:tcBorders>
          </w:tcPr>
          <w:p>
            <w:pPr>
              <w:pStyle w:val="Compact"/>
              <w:widowControl/>
              <w:spacing w:lineRule="exact" w:line="220" w:before="0" w:after="0"/>
              <w:jc w:val="left"/>
              <w:rPr>
                <w:kern w:val="0"/>
                <w:szCs w:val="24"/>
                <w:lang w:val="en-US" w:eastAsia="en-US" w:bidi="ar-SA"/>
                <w:del w:id="1085" w:author="Changes 24 to 25 Oct" w:date="2026-10-25T16:02:42Z"/>
              </w:rPr>
            </w:pPr>
            <w:del w:id="1084" w:author="Changes 24 to 25 Oct" w:date="2026-10-25T16:02:42Z">
              <w:r>
                <w:rPr>
                  <w:kern w:val="0"/>
                  <w:sz w:val="18"/>
                  <w:szCs w:val="24"/>
                  <w:lang w:val="en-US" w:eastAsia="en-US" w:bidi="ar-SA"/>
                </w:rPr>
                <w:delText>Quarterly pairs, 3 platforms against 8</w:delText>
              </w:r>
            </w:del>
          </w:p>
        </w:tc>
        <w:tc>
          <w:tcPr>
            <w:tcW w:w="1320" w:type="dxa"/>
            <w:tcBorders>
              <w:bottom w:val="single" w:sz="8" w:space="0" w:color="000000"/>
            </w:tcBorders>
          </w:tcPr>
          <w:p>
            <w:pPr>
              <w:pStyle w:val="Compact"/>
              <w:widowControl/>
              <w:spacing w:lineRule="exact" w:line="220" w:before="0" w:after="0"/>
              <w:jc w:val="left"/>
              <w:rPr>
                <w:kern w:val="0"/>
                <w:szCs w:val="24"/>
                <w:lang w:val="en-US" w:eastAsia="en-US" w:bidi="ar-SA"/>
                <w:del w:id="1087" w:author="Changes 24 to 25 Oct" w:date="2026-10-25T16:02:42Z"/>
              </w:rPr>
            </w:pPr>
            <w:del w:id="1086" w:author="Changes 24 to 25 Oct" w:date="2026-10-25T16:02:42Z">
              <w:r>
                <w:rPr>
                  <w:kern w:val="0"/>
                  <w:sz w:val="18"/>
                  <w:szCs w:val="24"/>
                  <w:lang w:val="en-US" w:eastAsia="en-US" w:bidi="ar-SA"/>
                </w:rPr>
                <w:delText>Mann–Whitney</w:delText>
              </w:r>
            </w:del>
          </w:p>
        </w:tc>
        <w:tc>
          <w:tcPr>
            <w:tcW w:w="1712" w:type="dxa"/>
            <w:tcBorders>
              <w:bottom w:val="single" w:sz="8" w:space="0" w:color="000000"/>
            </w:tcBorders>
          </w:tcPr>
          <w:p>
            <w:pPr>
              <w:pStyle w:val="Compact"/>
              <w:widowControl/>
              <w:spacing w:lineRule="exact" w:line="220" w:before="0" w:after="0"/>
              <w:jc w:val="left"/>
              <w:rPr>
                <w:kern w:val="0"/>
                <w:szCs w:val="24"/>
                <w:lang w:val="en-US" w:eastAsia="en-US" w:bidi="ar-SA"/>
                <w:del w:id="1089" w:author="Changes 24 to 25 Oct" w:date="2026-10-25T16:02:42Z"/>
              </w:rPr>
            </w:pPr>
            <w:del w:id="1088" w:author="Changes 24 to 25 Oct" w:date="2026-10-25T16:02:42Z">
              <w:r>
                <w:rPr>
                  <w:kern w:val="0"/>
                  <w:sz w:val="18"/>
                  <w:szCs w:val="24"/>
                  <w:lang w:val="en-US" w:eastAsia="en-US" w:bidi="ar-SA"/>
                </w:rPr>
                <w:delText>0.071</w:delText>
              </w:r>
            </w:del>
          </w:p>
        </w:tc>
        <w:tc>
          <w:tcPr>
            <w:tcW w:w="882" w:type="dxa"/>
            <w:tcBorders>
              <w:bottom w:val="single" w:sz="8" w:space="0" w:color="000000"/>
            </w:tcBorders>
          </w:tcPr>
          <w:p>
            <w:pPr>
              <w:pStyle w:val="Compact"/>
              <w:widowControl/>
              <w:spacing w:lineRule="exact" w:line="220" w:before="0" w:after="0"/>
              <w:jc w:val="left"/>
              <w:rPr>
                <w:kern w:val="0"/>
                <w:szCs w:val="24"/>
                <w:lang w:val="en-US" w:eastAsia="en-US" w:bidi="ar-SA"/>
                <w:del w:id="1091" w:author="Changes 24 to 25 Oct" w:date="2026-10-25T16:02:42Z"/>
              </w:rPr>
            </w:pPr>
            <w:del w:id="1090" w:author="Changes 24 to 25 Oct" w:date="2026-10-25T16:02:42Z">
              <w:r>
                <w:rPr>
                  <w:kern w:val="0"/>
                  <w:sz w:val="18"/>
                  <w:szCs w:val="24"/>
                  <w:lang w:val="en-US" w:eastAsia="en-US" w:bidi="ar-SA"/>
                </w:rPr>
                <w:delText>0.049</w:delText>
              </w:r>
            </w:del>
          </w:p>
        </w:tc>
        <w:tc>
          <w:tcPr>
            <w:tcW w:w="933" w:type="dxa"/>
            <w:tcBorders>
              <w:bottom w:val="single" w:sz="8" w:space="0" w:color="000000"/>
            </w:tcBorders>
          </w:tcPr>
          <w:p>
            <w:pPr>
              <w:pStyle w:val="Compact"/>
              <w:widowControl/>
              <w:spacing w:lineRule="exact" w:line="220" w:before="0" w:after="0"/>
              <w:jc w:val="left"/>
              <w:rPr>
                <w:kern w:val="0"/>
                <w:szCs w:val="24"/>
                <w:lang w:val="en-US" w:eastAsia="en-US" w:bidi="ar-SA"/>
                <w:del w:id="1093" w:author="Changes 24 to 25 Oct" w:date="2026-10-25T16:02:42Z"/>
              </w:rPr>
            </w:pPr>
            <w:del w:id="1092" w:author="Changes 24 to 25 Oct" w:date="2026-10-25T16:02:42Z">
              <w:r>
                <w:rPr>
                  <w:kern w:val="0"/>
                  <w:sz w:val="18"/>
                  <w:szCs w:val="24"/>
                  <w:lang w:val="en-US" w:eastAsia="en-US" w:bidi="ar-SA"/>
                </w:rPr>
                <w:delText>0.19</w:delText>
              </w:r>
            </w:del>
          </w:p>
        </w:tc>
      </w:tr>
    </w:tbl>
    <w:p>
      <w:pPr>
        <w:pStyle w:val="TableNote"/>
        <w:rPr>
          <w:del w:id="1096" w:author="Changes 24 to 25 Oct" w:date="2026-10-25T16:02:42Z"/>
        </w:rPr>
      </w:pPr>
      <w:del w:id="1094" w:author="Changes 24 to 25 Oct" w:date="2026-10-25T16:02:42Z">
        <w:r>
          <w:rPr>
            <w:i/>
            <w:iCs/>
          </w:rPr>
          <w:delText>Note:</w:delText>
        </w:r>
      </w:del>
      <w:del w:id="1095" w:author="Changes 24 to 25 Oct" w:date="2026-10-25T16:02:42Z">
        <w:r>
          <w:rPr/>
          <w:delText xml:space="preserve"> Group values are medians of each platform’s median yearly change. Appendix B lists every check, including the tests without Ozon and Zalando.</w:delText>
        </w:r>
      </w:del>
    </w:p>
    <w:p>
      <w:pPr>
        <w:pStyle w:val="BodyText"/>
        <w:rPr/>
      </w:pPr>
      <w:r>
        <w:rPr/>
        <w:t xml:space="preserve">The </w:t>
      </w:r>
      <w:ins w:id="1097" w:author="Changes 24 to 25 Oct" w:date="2026-10-25T16:02:42Z">
        <w:r>
          <w:rPr/>
          <w:t xml:space="preserve">earlier test of the size of take-rate moves points the same way. At the typical Indonesian and regional platform the take rate moved by 22 percent a year, up or down. At the typical foreign platform it moved by 6 percent, so the moves were about 3.6 times as large (Mann–Whitney </w:t>
        </w:r>
      </w:ins>
      <w:del w:id="1098" w:author="Changes 24 to 25 Oct" w:date="2026-10-25T16:02:42Z">
        <w:r>
          <w:rPr/>
          <w:delText>main test compares the five platforms with 27 abroad, using one median per platform. Both methods of Section 4.3 reject equal moves (</w:delText>
        </w:r>
      </w:del>
      <w:r>
        <w:rPr/>
        <w:t>p = 0.</w:t>
      </w:r>
      <w:ins w:id="1099" w:author="Changes 24 to 25 Oct" w:date="2026-10-25T16:02:42Z">
        <w:r>
          <w:rPr/>
          <w:t xml:space="preserve">003; shuffling the group labels, p = 0.01). Measured in logs, as in an earlier version of this test, the medians are 0.20 </w:t>
        </w:r>
      </w:ins>
      <w:del w:id="1100" w:author="Changes 24 to 25 Oct" w:date="2026-10-25T16:02:42Z">
        <w:r>
          <w:rPr/>
          <w:delText xml:space="preserve">004 </w:delText>
        </w:r>
      </w:del>
      <w:r>
        <w:rPr/>
        <w:t>and 0.</w:t>
      </w:r>
      <w:ins w:id="1101" w:author="Changes 24 to 25 Oct" w:date="2026-10-25T16:02:42Z">
        <w:r>
          <w:rPr/>
          <w:t>06 (p = 0.004</w:t>
        </w:r>
      </w:ins>
      <w:del w:id="1102" w:author="Changes 24 to 25 Oct" w:date="2026-10-25T16:02:42Z">
        <w:r>
          <w:rPr/>
          <w:delText>022</w:delText>
        </w:r>
      </w:del>
      <w:r>
        <w:rPr/>
        <w:t xml:space="preserve">), and exact versions that list every possible split of the 32 platforms agree (p = 0.004 and 0.021). No single platform carries </w:t>
      </w:r>
      <w:ins w:id="1103" w:author="Changes 24 to 25 Oct" w:date="2026-10-25T16:02:42Z">
        <w:r>
          <w:rPr/>
          <w:t>that</w:t>
        </w:r>
      </w:ins>
      <w:del w:id="1104" w:author="Changes 24 to 25 Oct" w:date="2026-10-25T16:02:42Z">
        <w:r>
          <w:rPr/>
          <w:delText>the</w:delText>
        </w:r>
      </w:del>
      <w:r>
        <w:rPr/>
        <w:t xml:space="preserve"> result: dropping any one, or treating Tokopedia and GoTo as one company, keeps p at 0.016 or below. Dropping the two largest movers, Blibli and Tokopedia, weakens it to p = 0.058 (Appendix </w:t>
      </w:r>
      <w:ins w:id="1105" w:author="Changes 24 to 25 Oct" w:date="2026-10-25T16:02:42Z">
        <w:r>
          <w:rPr/>
          <w:t>C</w:t>
        </w:r>
      </w:ins>
      <w:del w:id="1106" w:author="Changes 24 to 25 Oct" w:date="2026-10-25T16:02:42Z">
        <w:r>
          <w:rPr/>
          <w:delText>B</w:delText>
        </w:r>
      </w:del>
      <w:r>
        <w:rPr/>
        <w:t>).</w:t>
      </w:r>
    </w:p>
    <w:p>
      <w:pPr>
        <w:pStyle w:val="BodyText"/>
        <w:rPr/>
      </w:pPr>
      <w:r>
        <w:rPr/>
        <w:t xml:space="preserve">The </w:t>
      </w:r>
      <w:ins w:id="1107" w:author="Changes 24 to 25 Oct" w:date="2026-10-25T16:02:42Z">
        <w:r>
          <w:rPr/>
          <w:t>test of the size of moves</w:t>
        </w:r>
      </w:ins>
      <w:del w:id="1108" w:author="Changes 24 to 25 Oct" w:date="2026-10-25T16:02:42Z">
        <w:r>
          <w:rPr/>
          <w:delText>main test</w:delText>
        </w:r>
      </w:del>
      <w:r>
        <w:rPr/>
        <w:t xml:space="preserve"> was set up after a first, narrower test, so it is exploratory. 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rPr/>
      </w:pPr>
      <w:ins w:id="1109" w:author="Changes 24 to 25 Oct" w:date="2026-10-25T16:02:42Z">
        <w:r>
          <w:rPr/>
          <w:t xml:space="preserve">Both tests of the size of moves </w:t>
        </w:r>
      </w:ins>
      <w:del w:id="1110" w:author="Changes 24 to 25 Oct" w:date="2026-10-25T16:02:42Z">
        <w:r>
          <w:rPr/>
          <w:delText xml:space="preserve">The main test and the narrower test </w:delText>
        </w:r>
      </w:del>
      <w:r>
        <w:rPr/>
        <w:t xml:space="preserve">ask about </w:t>
      </w:r>
      <w:ins w:id="1111" w:author="Changes 24 to 25 Oct" w:date="2026-10-25T16:02:42Z">
        <w:r>
          <w:rPr/>
          <w:t>their size</w:t>
        </w:r>
      </w:ins>
      <w:del w:id="1112" w:author="Changes 24 to 25 Oct" w:date="2026-10-25T16:02:42Z">
        <w:r>
          <w:rPr/>
          <w:delText>the size of the moves</w:delText>
        </w:r>
      </w:del>
      <w:r>
        <w:rPr/>
        <w:t>,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rPr/>
      </w:pPr>
      <w:r>
        <w:rPr/>
        <w:t>Quarterly pairs do not reject H1 (p = 0.19), contrary to a prediction registered before the test was run. Most of the quarterly Indonesian pairs cover 2023 to 2026, after most of the repricing, while the large moves came between 2022 and 2024. So the rejection of H1 describes that period.</w:t>
      </w:r>
    </w:p>
    <w:p>
      <w:pPr>
        <w:pStyle w:val="BodyText"/>
        <w:rPr/>
      </w:pPr>
      <w:ins w:id="1113" w:author="Changes 24 to 25 Oct" w:date="2026-10-25T16:02:42Z">
        <w:r>
          <w:rPr/>
          <w:t>Age does not explain the result</w:t>
        </w:r>
      </w:ins>
      <w:del w:id="1114" w:author="Changes 24 to 25 Oct" w:date="2026-10-25T16:02:42Z">
        <w:r>
          <w:rPr/>
          <w:delText>The large moves were not simply a mark of young platforms, an exploratory check</w:delText>
        </w:r>
      </w:del>
      <w:r>
        <w:rPr/>
        <w:t>. The Indonesian and regional platforms made their largest moves one or two years after listing on the stock market</w:t>
      </w:r>
      <w:ins w:id="1115" w:author="Changes 24 to 25 Oct" w:date="2026-10-25T16:02:42Z">
        <w:r>
          <w:rPr/>
          <w:t xml:space="preserve">, but foreign platforms </w:t>
        </w:r>
      </w:ins>
      <w:del w:id="1116" w:author="Changes 24 to 25 Oct" w:date="2026-10-25T16:02:42Z">
        <w:r>
          <w:rPr/>
          <w:delText xml:space="preserve">. Foreign platforms, by contrast, </w:delText>
        </w:r>
      </w:del>
      <w:r>
        <w:rPr/>
        <w:t>did not move their take rates more in their first three years after listing than later (median 0.07 against 0.08</w:t>
      </w:r>
      <w:ins w:id="1117" w:author="Changes 24 to 25 Oct" w:date="2026-10-25T16:02:42Z">
        <w:r>
          <w:rPr/>
          <w:t xml:space="preserve"> in logs</w:t>
        </w:r>
      </w:ins>
      <w:r>
        <w:rPr/>
        <w:t>, p = 0.24</w:t>
      </w:r>
      <w:ins w:id="1118" w:author="Changes 24 to 25 Oct" w:date="2026-10-25T16:02:42Z">
        <w:r>
          <w:rPr/>
          <w:t>, an exploratory check), and Table 4 shows that years since listing explains neither the wedge nor the ecosystem ratio</w:t>
        </w:r>
      </w:ins>
      <w:del w:id="1119" w:author="Changes 24 to 25 Oct" w:date="2026-10-25T16:02:42Z">
        <w:r>
          <w:rPr/>
          <w:delText>). This comparison uses the 15 foreign platforms with years in both periods. Nor did foreign platforms in lower-income markets move more in 2022 to 2024: one of seven did, against all four Indonesian and regional platforms with enough years. The repricing was an Indonesian and regional episode of those years</w:delText>
        </w:r>
      </w:del>
      <w:r>
        <w:rPr/>
        <w:t>.</w:t>
      </w:r>
    </w:p>
    <w:p>
      <w:pPr>
        <w:pStyle w:val="InsertMarker"/>
        <w:keepLines/>
        <w:spacing w:lineRule="auto" w:line="240" w:before="120" w:after="120"/>
        <w:ind w:hanging="0"/>
        <w:jc w:val="center"/>
        <w:rPr>
          <w:ins w:id="1121" w:author="Changes 24 to 25 Oct" w:date="2026-10-25T16:02:42Z"/>
        </w:rPr>
      </w:pPr>
      <w:ins w:id="1120" w:author="Changes 24 to 25 Oct" w:date="2026-10-25T16:02:42Z">
        <w:r>
          <w:rPr/>
          <w:t>[Insert Table 4 about here]</w:t>
        </w:r>
      </w:ins>
    </w:p>
    <w:p>
      <w:pPr>
        <w:pStyle w:val="BodyText"/>
        <w:rPr>
          <w:del w:id="1123" w:author="Changes 24 to 25 Oct" w:date="2026-10-25T16:02:42Z"/>
        </w:rPr>
      </w:pPr>
      <w:del w:id="1122" w:author="Changes 24 to 25 Oct" w:date="2026-10-25T16:02:42Z">
        <w:r>
          <w:rPr/>
          <w:delText>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w:delText>
        </w:r>
      </w:del>
    </w:p>
    <w:p>
      <w:pPr>
        <w:pStyle w:val="BodyText"/>
        <w:rPr/>
      </w:pPr>
      <w:r>
        <w:rPr/>
        <w:t xml:space="preserve">The </w:t>
      </w:r>
      <w:ins w:id="1124" w:author="Changes 24 to 25 Oct" w:date="2026-10-25T16:02:42Z">
        <w:r>
          <w:rPr/>
          <w:t xml:space="preserve">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 The </w:t>
        </w:r>
      </w:ins>
      <w:r>
        <w:rPr/>
        <w:t>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2 shows the three measures side by side</w:t>
      </w:r>
      <w:ins w:id="1125" w:author="Changes 24 to 25 Oct" w:date="2026-10-25T16:02:42Z">
        <w:r>
          <w:rPr/>
          <w:t>, in its Panels A, B and C</w:t>
        </w:r>
      </w:ins>
      <w:r>
        <w:rPr/>
        <w:t>. The test shows that take rates moved, but not what the platforms changed to move them.</w:t>
      </w:r>
    </w:p>
    <w:p>
      <w:pPr>
        <w:pStyle w:val="BodyText"/>
        <w:keepNext w:val="true"/>
        <w:spacing w:lineRule="auto" w:line="240" w:before="200" w:after="0"/>
        <w:jc w:val="center"/>
        <w:rPr>
          <w:del w:id="1127" w:author="Changes 24 to 25 Oct" w:date="2026-10-25T16:02:42Z"/>
        </w:rPr>
      </w:pPr>
      <w:del w:id="1126" w:author="Changes 24 to 25 Oct" w:date="2026-10-25T16:02:42Z">
        <w:r>
          <w:rPr/>
          <w:drawing>
            <wp:inline distT="0" distB="0" distL="0" distR="0">
              <wp:extent cx="5400040" cy="1978660"/>
              <wp:effectExtent l="0" t="0" r="0" b="0"/>
              <wp:docPr id="2"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descr=""/>
                      <pic:cNvPicPr>
                        <a:picLocks noChangeAspect="1" noChangeArrowheads="1"/>
                      </pic:cNvPicPr>
                    </pic:nvPicPr>
                    <pic:blipFill>
                      <a:blip r:embed="rId5"/>
                      <a:stretch>
                        <a:fillRect/>
                      </a:stretch>
                    </pic:blipFill>
                    <pic:spPr bwMode="auto">
                      <a:xfrm>
                        <a:off x="0" y="0"/>
                        <a:ext cx="5400040" cy="1978660"/>
                      </a:xfrm>
                      <a:prstGeom prst="rect">
                        <a:avLst/>
                      </a:prstGeom>
                    </pic:spPr>
                  </pic:pic>
                </a:graphicData>
              </a:graphic>
            </wp:inline>
          </w:drawing>
        </w:r>
      </w:del>
    </w:p>
    <w:p>
      <w:pPr>
        <w:pStyle w:val="BodyText"/>
        <w:keepLines/>
        <w:spacing w:lineRule="auto" w:line="240" w:before="120" w:after="120"/>
        <w:ind w:hanging="0"/>
        <w:jc w:val="center"/>
        <w:rPr>
          <w:ins w:id="1129" w:author="Changes 24 to 25 Oct" w:date="2026-10-25T16:02:42Z"/>
        </w:rPr>
      </w:pPr>
      <w:ins w:id="1128" w:author="Changes 24 to 25 Oct" w:date="2026-10-25T16:02:42Z">
        <w:bookmarkStart w:id="49" w:name="testing-h1-1"/>
        <w:r>
          <w:rPr/>
          <w:t>[Insert Figure 2 about here]</w:t>
        </w:r>
      </w:ins>
      <w:bookmarkEnd w:id="49"/>
    </w:p>
    <w:p>
      <w:pPr>
        <w:pStyle w:val="FigureCaption"/>
        <w:keepNext w:val="true"/>
        <w:rPr>
          <w:del w:id="1132" w:author="Changes 24 to 25 Oct" w:date="2026-10-25T16:02:42Z"/>
        </w:rPr>
      </w:pPr>
      <w:del w:id="1130" w:author="Changes 24 to 25 Oct" w:date="2026-10-25T16:02:42Z">
        <w:r>
          <w:rPr>
            <w:b/>
          </w:rPr>
          <w:delText>Figure 2.</w:delText>
        </w:r>
      </w:del>
      <w:del w:id="1131" w:author="Changes 24 to 25 Oct" w:date="2026-10-25T16:02:42Z">
        <w:r>
          <w:rPr>
            <w:b w:val="false"/>
          </w:rPr>
          <w:delText xml:space="preserve"> The thin take rate.</w:delText>
        </w:r>
      </w:del>
    </w:p>
    <w:p>
      <w:pPr>
        <w:pStyle w:val="TableNote"/>
        <w:rPr>
          <w:del w:id="1134" w:author="Changes 24 to 25 Oct" w:date="2026-10-25T16:02:42Z"/>
        </w:rPr>
      </w:pPr>
      <w:del w:id="1133" w:author="Changes 24 to 25 Oct" w:date="2026-10-25T16:02:42Z">
        <w:r>
          <w:rPr/>
          <w:delText>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delText>
        </w:r>
      </w:del>
    </w:p>
    <w:p>
      <w:pPr>
        <w:pStyle w:val="FigureCaption"/>
        <w:rPr/>
      </w:pPr>
      <w:bookmarkStart w:id="50" w:name="X56de9ba7770ef3105b879e5bfcd70c78553d119"/>
      <w:r>
        <w:rPr/>
        <w:t xml:space="preserve">5.3 What </w:t>
      </w:r>
      <w:ins w:id="1135" w:author="Changes 24 to 25 Oct" w:date="2026-10-25T16:02:42Z">
        <w:r>
          <w:rPr/>
          <w:t>explains the wedge and the ecosystem ratio</w:t>
        </w:r>
      </w:ins>
      <w:del w:id="1136" w:author="Changes 24 to 25 Oct" w:date="2026-10-25T16:02:42Z">
        <w:r>
          <w:rPr/>
          <w:delText>moved the take rate</w:delText>
        </w:r>
      </w:del>
    </w:p>
    <w:p>
      <w:pPr>
        <w:pStyle w:val="FirstParagraph"/>
        <w:rPr>
          <w:ins w:id="1138" w:author="Changes 24 to 25 Oct" w:date="2026-10-25T16:02:42Z"/>
        </w:rPr>
      </w:pPr>
      <w:ins w:id="1137" w:author="Changes 24 to 25 Oct" w:date="2026-10-25T16:02:42Z">
        <w:r>
          <w:rPr/>
          <w:t>Size explains the wedge, and pricing explains the ecosystem ratio. Table 4 regresses each on the features of the platform and of its home market.</w:t>
        </w:r>
      </w:ins>
    </w:p>
    <w:p>
      <w:pPr>
        <w:pStyle w:val="BodyText"/>
        <w:rPr>
          <w:ins w:id="1140" w:author="Changes 24 to 25 Oct" w:date="2026-10-25T16:02:42Z"/>
        </w:rPr>
      </w:pPr>
      <w:ins w:id="1139" w:author="Changes 24 to 25 Oct" w:date="2026-10-25T16:02:42Z">
        <w:r>
          <w:rPr/>
          <w:t>The wedge scales with the size of the platform. A 1 percent rise in total assets goes with a rise of about 0.9 percent in the wedge, and the regressors of column (1) explain 81 percent of its variation. Once size is held fixed, Indonesian and regional platforms do not carry a different wedge. The coefficient on IndonesiaRegion is −0.07 in column (1) and stays between −0.30 and 0.08 in the others, never close to significance. On-demand platforms carry about 60 percent less wedge for their assets than marketplaces do.</w:t>
        </w:r>
      </w:ins>
    </w:p>
    <w:p>
      <w:pPr>
        <w:pStyle w:val="BodyText"/>
        <w:rPr>
          <w:ins w:id="1142" w:author="Changes 24 to 25 Oct" w:date="2026-10-25T16:02:42Z"/>
        </w:rPr>
      </w:pPr>
      <w:ins w:id="1141" w:author="Changes 24 to 25 Oct" w:date="2026-10-25T16:02:42Z">
        <w:r>
          <w:rPr/>
          <w:t>The ecosystem ratio is different. The Indonesian and regional platforms have a ratio 13 to 17 points above foreign platforms of the same type, size and age, in markets with the same growth, inflation and interest rates (columns 4 to 6). The foreign mean is about 9. The wild-bootstrap p-values, which allow for the small number of clusters, are between 0.005 and 0.04. Size and age explain little of the ratio. Type explains a good deal: on-demand platforms have ratios 17 to 20 points below marketplaces, which means that they keep a much larger share of each sale, and travel, freelance and resale platforms are 7 to 14 points below. A home market that grows faster has a higher ratio, by about 1.3 to 1.5 points for each point of GDP growth, an exploratory pattern that the thesis does not read as causal.</w:t>
        </w:r>
      </w:ins>
    </w:p>
    <w:p>
      <w:pPr>
        <w:pStyle w:val="BodyText"/>
        <w:rPr>
          <w:ins w:id="1144" w:author="Changes 24 to 25 Oct" w:date="2026-10-25T16:02:42Z"/>
        </w:rPr>
      </w:pPr>
      <w:ins w:id="1143" w:author="Changes 24 to 25 Oct" w:date="2026-10-25T16:02:42Z">
        <w:r>
          <w:rPr/>
          <w:t>The result for the Indonesian and regional platforms survives the checks of Appendix C. The coefficient stays between 15 and 18 when each of the five platforms is dropped in turn, and it is 21 without Alibaba, Pinduoduo, Rakuten and Shopify. It is 28.5 when the ratio is not capped (p = 0.008), 17 when a dummy for emerging home markets is added, whose own coefficient is close to zero (0.4, p = 0.94), and 17 without the six platforms whose main market is ambiguous. So the thin take rates of Indonesian and regional platforms are not a general emerging-market pattern. Total assets are those of the whole company, which is larger than the platform business at GoTo, Rakuten and Sea, so size is measured with error, and the result rests on five platforms.</w:t>
        </w:r>
      </w:ins>
    </w:p>
    <w:p>
      <w:pPr>
        <w:pStyle w:val="FirstParagraph"/>
        <w:rPr>
          <w:del w:id="1146" w:author="Changes 24 to 25 Oct" w:date="2026-10-25T16:02:42Z"/>
        </w:rPr>
      </w:pPr>
      <w:del w:id="1145" w:author="Changes 24 to 25 Oct" w:date="2026-10-25T16:02:42Z">
        <w:r>
          <w:rPr/>
          <w:delText>Pricing, not more commerce, moved revenue at the Indonesian and regional platforms. 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delText>
        </w:r>
      </w:del>
    </w:p>
    <w:p>
      <w:pPr>
        <w:pStyle w:val="FirstParagraph"/>
        <w:rPr>
          <w:ins w:id="1148" w:author="Changes 24 to 25 Oct" w:date="2026-10-25T16:02:42Z"/>
        </w:rPr>
      </w:pPr>
      <w:ins w:id="1147" w:author="Changes 24 to 25 Oct" w:date="2026-10-25T16:02:42Z">
        <w:r>
          <w:rPr/>
          <w:t>The regression does not say how a platform moved its take rate. Company reports do, for the seven windows traced in Appendix B, where the growth of revenue is split into more commerce, higher fees and lower incentives. Higher fees and lower incentives together outweighed more commerce in every window. Lower incentives were the larger of the two in four windows and higher fees in two. In the seventh, Grab from 2021 to 2024, the two were nearly equal. The windows of one platform overlap, so they are not seven independent cases. Blibli does not report incentives, so its split rests on a proxy, and part of its 2022–23 rise comes from travel and digital products. Bukalapak’s reports do not allow the parts to be separated.</w:t>
        </w:r>
      </w:ins>
    </w:p>
    <w:p>
      <w:pPr>
        <w:pStyle w:val="BodyText"/>
        <w:rPr>
          <w:del w:id="1150" w:author="Changes 24 to 25 Oct" w:date="2026-10-25T16:02:42Z"/>
        </w:rPr>
      </w:pPr>
      <w:del w:id="1149" w:author="Changes 24 to 25 Oct" w:date="2026-10-25T16:02:42Z">
        <w:r>
          <w:rPr/>
          <w:delText>Where companies disclose both their fees and their incentives, equation (6) splits the growth of revenue further. Table 11 gives the seven traced windows. Fees and incentives are measured per unit of transaction value, and a negative share means that a part pulled revenue down. The windows of one platform overlap, so they are not seven independent cases.</w:delText>
        </w:r>
      </w:del>
    </w:p>
    <w:p>
      <w:pPr>
        <w:pStyle w:val="TableCaption"/>
        <w:rPr>
          <w:del w:id="1153" w:author="Changes 24 to 25 Oct" w:date="2026-10-25T16:02:42Z"/>
        </w:rPr>
      </w:pPr>
      <w:del w:id="1151" w:author="Changes 24 to 25 Oct" w:date="2026-10-25T16:02:42Z">
        <w:r>
          <w:rPr>
            <w:b/>
          </w:rPr>
          <w:delText>Table 11.</w:delText>
        </w:r>
      </w:del>
      <w:del w:id="1152" w:author="Changes 24 to 25 Oct" w:date="2026-10-25T16:02:42Z">
        <w:r>
          <w:rPr>
            <w:b w:val="false"/>
          </w:rPr>
          <w:delText xml:space="preserve"> What moved revenue in seven Indonesian and regional windows (share of the growth of revenue, percent)</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2911"/>
        <w:gridCol w:w="1610"/>
        <w:gridCol w:w="1302"/>
        <w:gridCol w:w="1149"/>
        <w:gridCol w:w="1533"/>
      </w:tblGrid>
      <w:tr>
        <w:trPr>
          <w:tblHeader w:val="true"/>
          <w:del w:id="1154" w:author="Changes 24 to 25 Oct" w:date="2026-10-25T16:02:42Z"/>
          <w:cantSplit w:val="true"/>
        </w:trPr>
        <w:tc>
          <w:tcPr>
            <w:tcW w:w="291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156" w:author="Changes 24 to 25 Oct" w:date="2026-10-25T16:02:42Z"/>
              </w:rPr>
            </w:pPr>
            <w:del w:id="1155" w:author="Changes 24 to 25 Oct" w:date="2026-10-25T16:02:42Z">
              <w:r>
                <w:rPr>
                  <w:b/>
                  <w:kern w:val="0"/>
                  <w:sz w:val="18"/>
                  <w:szCs w:val="24"/>
                  <w:lang w:val="en-US" w:eastAsia="en-US" w:bidi="ar-SA"/>
                </w:rPr>
                <w:delText>Platform and window</w:delText>
              </w:r>
            </w:del>
          </w:p>
        </w:tc>
        <w:tc>
          <w:tcPr>
            <w:tcW w:w="161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158" w:author="Changes 24 to 25 Oct" w:date="2026-10-25T16:02:42Z"/>
              </w:rPr>
            </w:pPr>
            <w:del w:id="1157" w:author="Changes 24 to 25 Oct" w:date="2026-10-25T16:02:42Z">
              <w:r>
                <w:rPr>
                  <w:b/>
                  <w:kern w:val="0"/>
                  <w:sz w:val="18"/>
                  <w:szCs w:val="24"/>
                  <w:lang w:val="en-US" w:eastAsia="en-US" w:bidi="ar-SA"/>
                </w:rPr>
                <w:delText>Growth of revenue</w:delText>
              </w:r>
            </w:del>
          </w:p>
        </w:tc>
        <w:tc>
          <w:tcPr>
            <w:tcW w:w="130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160" w:author="Changes 24 to 25 Oct" w:date="2026-10-25T16:02:42Z"/>
              </w:rPr>
            </w:pPr>
            <w:del w:id="1159" w:author="Changes 24 to 25 Oct" w:date="2026-10-25T16:02:42Z">
              <w:r>
                <w:rPr>
                  <w:b/>
                  <w:kern w:val="0"/>
                  <w:sz w:val="18"/>
                  <w:szCs w:val="24"/>
                  <w:lang w:val="en-US" w:eastAsia="en-US" w:bidi="ar-SA"/>
                </w:rPr>
                <w:delText>More commerce</w:delText>
              </w:r>
            </w:del>
          </w:p>
        </w:tc>
        <w:tc>
          <w:tcPr>
            <w:tcW w:w="114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162" w:author="Changes 24 to 25 Oct" w:date="2026-10-25T16:02:42Z"/>
              </w:rPr>
            </w:pPr>
            <w:del w:id="1161" w:author="Changes 24 to 25 Oct" w:date="2026-10-25T16:02:42Z">
              <w:r>
                <w:rPr>
                  <w:b/>
                  <w:kern w:val="0"/>
                  <w:sz w:val="18"/>
                  <w:szCs w:val="24"/>
                  <w:lang w:val="en-US" w:eastAsia="en-US" w:bidi="ar-SA"/>
                </w:rPr>
                <w:delText>Higher fees</w:delText>
              </w:r>
            </w:del>
          </w:p>
        </w:tc>
        <w:tc>
          <w:tcPr>
            <w:tcW w:w="153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164" w:author="Changes 24 to 25 Oct" w:date="2026-10-25T16:02:42Z"/>
              </w:rPr>
            </w:pPr>
            <w:del w:id="1163" w:author="Changes 24 to 25 Oct" w:date="2026-10-25T16:02:42Z">
              <w:r>
                <w:rPr>
                  <w:b/>
                  <w:kern w:val="0"/>
                  <w:sz w:val="18"/>
                  <w:szCs w:val="24"/>
                  <w:lang w:val="en-US" w:eastAsia="en-US" w:bidi="ar-SA"/>
                </w:rPr>
                <w:delText>Lower incentives</w:delText>
              </w:r>
            </w:del>
          </w:p>
        </w:tc>
      </w:tr>
      <w:tr>
        <w:trPr>
          <w:del w:id="1165" w:author="Changes 24 to 25 Oct" w:date="2026-10-25T16:02:42Z"/>
          <w:cantSplit w:val="true"/>
        </w:trPr>
        <w:tc>
          <w:tcPr>
            <w:tcW w:w="2911" w:type="dxa"/>
            <w:tcBorders/>
          </w:tcPr>
          <w:p>
            <w:pPr>
              <w:pStyle w:val="Compact"/>
              <w:keepNext w:val="true"/>
              <w:widowControl/>
              <w:spacing w:lineRule="exact" w:line="220" w:before="0" w:after="0"/>
              <w:jc w:val="left"/>
              <w:rPr>
                <w:kern w:val="0"/>
                <w:szCs w:val="24"/>
                <w:lang w:val="en-US" w:eastAsia="en-US" w:bidi="ar-SA"/>
                <w:del w:id="1167" w:author="Changes 24 to 25 Oct" w:date="2026-10-25T16:02:42Z"/>
              </w:rPr>
            </w:pPr>
            <w:del w:id="1166" w:author="Changes 24 to 25 Oct" w:date="2026-10-25T16:02:42Z">
              <w:r>
                <w:rPr>
                  <w:kern w:val="0"/>
                  <w:sz w:val="18"/>
                  <w:szCs w:val="24"/>
                  <w:lang w:val="en-US" w:eastAsia="en-US" w:bidi="ar-SA"/>
                </w:rPr>
                <w:delText>Tokopedia, 2022–23</w:delText>
              </w:r>
            </w:del>
          </w:p>
        </w:tc>
        <w:tc>
          <w:tcPr>
            <w:tcW w:w="1610" w:type="dxa"/>
            <w:tcBorders/>
          </w:tcPr>
          <w:p>
            <w:pPr>
              <w:pStyle w:val="Compact"/>
              <w:keepNext w:val="true"/>
              <w:widowControl/>
              <w:spacing w:lineRule="exact" w:line="220" w:before="0" w:after="0"/>
              <w:jc w:val="left"/>
              <w:rPr>
                <w:kern w:val="0"/>
                <w:szCs w:val="24"/>
                <w:lang w:val="en-US" w:eastAsia="en-US" w:bidi="ar-SA"/>
                <w:del w:id="1169" w:author="Changes 24 to 25 Oct" w:date="2026-10-25T16:02:42Z"/>
              </w:rPr>
            </w:pPr>
            <w:del w:id="1168" w:author="Changes 24 to 25 Oct" w:date="2026-10-25T16:02:42Z">
              <w:r>
                <w:rPr>
                  <w:kern w:val="0"/>
                  <w:sz w:val="18"/>
                  <w:szCs w:val="24"/>
                  <w:lang w:val="en-US" w:eastAsia="en-US" w:bidi="ar-SA"/>
                </w:rPr>
                <w:delText>+53%</w:delText>
              </w:r>
            </w:del>
          </w:p>
        </w:tc>
        <w:tc>
          <w:tcPr>
            <w:tcW w:w="1302" w:type="dxa"/>
            <w:tcBorders/>
          </w:tcPr>
          <w:p>
            <w:pPr>
              <w:pStyle w:val="Compact"/>
              <w:keepNext w:val="true"/>
              <w:widowControl/>
              <w:spacing w:lineRule="exact" w:line="220" w:before="0" w:after="0"/>
              <w:jc w:val="left"/>
              <w:rPr>
                <w:kern w:val="0"/>
                <w:szCs w:val="24"/>
                <w:lang w:val="en-US" w:eastAsia="en-US" w:bidi="ar-SA"/>
                <w:del w:id="1172" w:author="Changes 24 to 25 Oct" w:date="2026-10-25T16:02:42Z"/>
              </w:rPr>
            </w:pPr>
            <w:del w:id="1170" w:author="Changes 24 to 25 Oct" w:date="2026-10-25T16:02:42Z">
              <w:r>
                <w:rPr>
                  <w:kern w:val="0"/>
                  <w:sz w:val="18"/>
                  <w:szCs w:val="24"/>
                  <w:lang w:val="en-US" w:eastAsia="en-US" w:bidi="ar-SA"/>
                </w:rPr>
                <w:delText>−</w:delText>
              </w:r>
            </w:del>
            <w:del w:id="1171" w:author="Changes 24 to 25 Oct" w:date="2026-10-25T16:02:42Z">
              <w:r>
                <w:rPr>
                  <w:kern w:val="0"/>
                  <w:sz w:val="18"/>
                  <w:szCs w:val="24"/>
                  <w:lang w:val="en-US" w:eastAsia="en-US" w:bidi="ar-SA"/>
                </w:rPr>
                <w:delText>22</w:delText>
              </w:r>
            </w:del>
          </w:p>
        </w:tc>
        <w:tc>
          <w:tcPr>
            <w:tcW w:w="1149" w:type="dxa"/>
            <w:tcBorders/>
          </w:tcPr>
          <w:p>
            <w:pPr>
              <w:pStyle w:val="Compact"/>
              <w:keepNext w:val="true"/>
              <w:widowControl/>
              <w:spacing w:lineRule="exact" w:line="220" w:before="0" w:after="0"/>
              <w:jc w:val="left"/>
              <w:rPr>
                <w:kern w:val="0"/>
                <w:szCs w:val="24"/>
                <w:lang w:val="en-US" w:eastAsia="en-US" w:bidi="ar-SA"/>
                <w:del w:id="1174" w:author="Changes 24 to 25 Oct" w:date="2026-10-25T16:02:42Z"/>
              </w:rPr>
            </w:pPr>
            <w:del w:id="1173" w:author="Changes 24 to 25 Oct" w:date="2026-10-25T16:02:42Z">
              <w:r>
                <w:rPr>
                  <w:kern w:val="0"/>
                  <w:sz w:val="18"/>
                  <w:szCs w:val="24"/>
                  <w:lang w:val="en-US" w:eastAsia="en-US" w:bidi="ar-SA"/>
                </w:rPr>
                <w:delText>76</w:delText>
              </w:r>
            </w:del>
          </w:p>
        </w:tc>
        <w:tc>
          <w:tcPr>
            <w:tcW w:w="1533" w:type="dxa"/>
            <w:tcBorders/>
          </w:tcPr>
          <w:p>
            <w:pPr>
              <w:pStyle w:val="Compact"/>
              <w:keepNext w:val="true"/>
              <w:widowControl/>
              <w:spacing w:lineRule="exact" w:line="220" w:before="0" w:after="0"/>
              <w:jc w:val="left"/>
              <w:rPr>
                <w:kern w:val="0"/>
                <w:szCs w:val="24"/>
                <w:lang w:val="en-US" w:eastAsia="en-US" w:bidi="ar-SA"/>
                <w:del w:id="1176" w:author="Changes 24 to 25 Oct" w:date="2026-10-25T16:02:42Z"/>
              </w:rPr>
            </w:pPr>
            <w:del w:id="1175" w:author="Changes 24 to 25 Oct" w:date="2026-10-25T16:02:42Z">
              <w:r>
                <w:rPr>
                  <w:kern w:val="0"/>
                  <w:sz w:val="18"/>
                  <w:szCs w:val="24"/>
                  <w:lang w:val="en-US" w:eastAsia="en-US" w:bidi="ar-SA"/>
                </w:rPr>
                <w:delText>45</w:delText>
              </w:r>
            </w:del>
          </w:p>
        </w:tc>
      </w:tr>
      <w:tr>
        <w:trPr>
          <w:del w:id="1177" w:author="Changes 24 to 25 Oct" w:date="2026-10-25T16:02:42Z"/>
          <w:cantSplit w:val="true"/>
        </w:trPr>
        <w:tc>
          <w:tcPr>
            <w:tcW w:w="2911" w:type="dxa"/>
            <w:tcBorders/>
          </w:tcPr>
          <w:p>
            <w:pPr>
              <w:pStyle w:val="Compact"/>
              <w:keepNext w:val="true"/>
              <w:widowControl/>
              <w:spacing w:lineRule="exact" w:line="220" w:before="0" w:after="0"/>
              <w:jc w:val="left"/>
              <w:rPr>
                <w:kern w:val="0"/>
                <w:szCs w:val="24"/>
                <w:lang w:val="en-US" w:eastAsia="en-US" w:bidi="ar-SA"/>
                <w:del w:id="1179" w:author="Changes 24 to 25 Oct" w:date="2026-10-25T16:02:42Z"/>
              </w:rPr>
            </w:pPr>
            <w:del w:id="1178" w:author="Changes 24 to 25 Oct" w:date="2026-10-25T16:02:42Z">
              <w:r>
                <w:rPr>
                  <w:kern w:val="0"/>
                  <w:sz w:val="18"/>
                  <w:szCs w:val="24"/>
                  <w:lang w:val="en-US" w:eastAsia="en-US" w:bidi="ar-SA"/>
                </w:rPr>
                <w:delText>Blibli third-party retail, 2022–23</w:delText>
              </w:r>
            </w:del>
          </w:p>
        </w:tc>
        <w:tc>
          <w:tcPr>
            <w:tcW w:w="1610" w:type="dxa"/>
            <w:tcBorders/>
          </w:tcPr>
          <w:p>
            <w:pPr>
              <w:pStyle w:val="Compact"/>
              <w:keepNext w:val="true"/>
              <w:widowControl/>
              <w:spacing w:lineRule="exact" w:line="220" w:before="0" w:after="0"/>
              <w:jc w:val="left"/>
              <w:rPr>
                <w:kern w:val="0"/>
                <w:szCs w:val="24"/>
                <w:lang w:val="en-US" w:eastAsia="en-US" w:bidi="ar-SA"/>
                <w:del w:id="1181" w:author="Changes 24 to 25 Oct" w:date="2026-10-25T16:02:42Z"/>
              </w:rPr>
            </w:pPr>
            <w:del w:id="1180" w:author="Changes 24 to 25 Oct" w:date="2026-10-25T16:02:42Z">
              <w:r>
                <w:rPr>
                  <w:kern w:val="0"/>
                  <w:sz w:val="18"/>
                  <w:szCs w:val="24"/>
                  <w:lang w:val="en-US" w:eastAsia="en-US" w:bidi="ar-SA"/>
                </w:rPr>
                <w:delText>+465%</w:delText>
              </w:r>
            </w:del>
          </w:p>
        </w:tc>
        <w:tc>
          <w:tcPr>
            <w:tcW w:w="1302" w:type="dxa"/>
            <w:tcBorders/>
          </w:tcPr>
          <w:p>
            <w:pPr>
              <w:pStyle w:val="Compact"/>
              <w:keepNext w:val="true"/>
              <w:widowControl/>
              <w:spacing w:lineRule="exact" w:line="220" w:before="0" w:after="0"/>
              <w:jc w:val="left"/>
              <w:rPr>
                <w:kern w:val="0"/>
                <w:szCs w:val="24"/>
                <w:lang w:val="en-US" w:eastAsia="en-US" w:bidi="ar-SA"/>
                <w:del w:id="1183" w:author="Changes 24 to 25 Oct" w:date="2026-10-25T16:02:42Z"/>
              </w:rPr>
            </w:pPr>
            <w:del w:id="1182" w:author="Changes 24 to 25 Oct" w:date="2026-10-25T16:02:42Z">
              <w:r>
                <w:rPr>
                  <w:kern w:val="0"/>
                  <w:sz w:val="18"/>
                  <w:szCs w:val="24"/>
                  <w:lang w:val="en-US" w:eastAsia="en-US" w:bidi="ar-SA"/>
                </w:rPr>
                <w:delText>17</w:delText>
              </w:r>
            </w:del>
          </w:p>
        </w:tc>
        <w:tc>
          <w:tcPr>
            <w:tcW w:w="1149" w:type="dxa"/>
            <w:tcBorders/>
          </w:tcPr>
          <w:p>
            <w:pPr>
              <w:pStyle w:val="Compact"/>
              <w:keepNext w:val="true"/>
              <w:widowControl/>
              <w:spacing w:lineRule="exact" w:line="220" w:before="0" w:after="0"/>
              <w:jc w:val="left"/>
              <w:rPr>
                <w:kern w:val="0"/>
                <w:szCs w:val="24"/>
                <w:lang w:val="en-US" w:eastAsia="en-US" w:bidi="ar-SA"/>
                <w:del w:id="1185" w:author="Changes 24 to 25 Oct" w:date="2026-10-25T16:02:42Z"/>
              </w:rPr>
            </w:pPr>
            <w:del w:id="1184" w:author="Changes 24 to 25 Oct" w:date="2026-10-25T16:02:42Z">
              <w:r>
                <w:rPr>
                  <w:kern w:val="0"/>
                  <w:sz w:val="18"/>
                  <w:szCs w:val="24"/>
                  <w:lang w:val="en-US" w:eastAsia="en-US" w:bidi="ar-SA"/>
                </w:rPr>
                <w:delText>20</w:delText>
              </w:r>
            </w:del>
          </w:p>
        </w:tc>
        <w:tc>
          <w:tcPr>
            <w:tcW w:w="1533" w:type="dxa"/>
            <w:tcBorders/>
          </w:tcPr>
          <w:p>
            <w:pPr>
              <w:pStyle w:val="Compact"/>
              <w:keepNext w:val="true"/>
              <w:widowControl/>
              <w:spacing w:lineRule="exact" w:line="220" w:before="0" w:after="0"/>
              <w:jc w:val="left"/>
              <w:rPr>
                <w:kern w:val="0"/>
                <w:szCs w:val="24"/>
                <w:lang w:val="en-US" w:eastAsia="en-US" w:bidi="ar-SA"/>
                <w:del w:id="1187" w:author="Changes 24 to 25 Oct" w:date="2026-10-25T16:02:42Z"/>
              </w:rPr>
            </w:pPr>
            <w:del w:id="1186" w:author="Changes 24 to 25 Oct" w:date="2026-10-25T16:02:42Z">
              <w:r>
                <w:rPr>
                  <w:kern w:val="0"/>
                  <w:sz w:val="18"/>
                  <w:szCs w:val="24"/>
                  <w:lang w:val="en-US" w:eastAsia="en-US" w:bidi="ar-SA"/>
                </w:rPr>
                <w:delText>63</w:delText>
              </w:r>
            </w:del>
          </w:p>
        </w:tc>
      </w:tr>
      <w:tr>
        <w:trPr>
          <w:del w:id="1188" w:author="Changes 24 to 25 Oct" w:date="2026-10-25T16:02:42Z"/>
          <w:cantSplit w:val="true"/>
        </w:trPr>
        <w:tc>
          <w:tcPr>
            <w:tcW w:w="2911" w:type="dxa"/>
            <w:tcBorders/>
          </w:tcPr>
          <w:p>
            <w:pPr>
              <w:pStyle w:val="Compact"/>
              <w:keepNext w:val="true"/>
              <w:widowControl/>
              <w:spacing w:lineRule="exact" w:line="220" w:before="0" w:after="0"/>
              <w:jc w:val="left"/>
              <w:rPr>
                <w:kern w:val="0"/>
                <w:szCs w:val="24"/>
                <w:lang w:val="en-US" w:eastAsia="en-US" w:bidi="ar-SA"/>
                <w:del w:id="1190" w:author="Changes 24 to 25 Oct" w:date="2026-10-25T16:02:42Z"/>
              </w:rPr>
            </w:pPr>
            <w:del w:id="1189" w:author="Changes 24 to 25 Oct" w:date="2026-10-25T16:02:42Z">
              <w:r>
                <w:rPr>
                  <w:kern w:val="0"/>
                  <w:sz w:val="18"/>
                  <w:szCs w:val="24"/>
                  <w:lang w:val="en-US" w:eastAsia="en-US" w:bidi="ar-SA"/>
                </w:rPr>
                <w:delText>Blibli third-party retail, 2022–25</w:delText>
              </w:r>
            </w:del>
          </w:p>
        </w:tc>
        <w:tc>
          <w:tcPr>
            <w:tcW w:w="1610" w:type="dxa"/>
            <w:tcBorders/>
          </w:tcPr>
          <w:p>
            <w:pPr>
              <w:pStyle w:val="Compact"/>
              <w:keepNext w:val="true"/>
              <w:widowControl/>
              <w:spacing w:lineRule="exact" w:line="220" w:before="0" w:after="0"/>
              <w:jc w:val="left"/>
              <w:rPr>
                <w:kern w:val="0"/>
                <w:szCs w:val="24"/>
                <w:lang w:val="en-US" w:eastAsia="en-US" w:bidi="ar-SA"/>
                <w:del w:id="1192" w:author="Changes 24 to 25 Oct" w:date="2026-10-25T16:02:42Z"/>
              </w:rPr>
            </w:pPr>
            <w:del w:id="1191" w:author="Changes 24 to 25 Oct" w:date="2026-10-25T16:02:42Z">
              <w:r>
                <w:rPr>
                  <w:kern w:val="0"/>
                  <w:sz w:val="18"/>
                  <w:szCs w:val="24"/>
                  <w:lang w:val="en-US" w:eastAsia="en-US" w:bidi="ar-SA"/>
                </w:rPr>
                <w:delText>+679%</w:delText>
              </w:r>
            </w:del>
          </w:p>
        </w:tc>
        <w:tc>
          <w:tcPr>
            <w:tcW w:w="1302" w:type="dxa"/>
            <w:tcBorders/>
          </w:tcPr>
          <w:p>
            <w:pPr>
              <w:pStyle w:val="Compact"/>
              <w:keepNext w:val="true"/>
              <w:widowControl/>
              <w:spacing w:lineRule="exact" w:line="220" w:before="0" w:after="0"/>
              <w:jc w:val="left"/>
              <w:rPr>
                <w:kern w:val="0"/>
                <w:szCs w:val="24"/>
                <w:lang w:val="en-US" w:eastAsia="en-US" w:bidi="ar-SA"/>
                <w:del w:id="1194" w:author="Changes 24 to 25 Oct" w:date="2026-10-25T16:02:42Z"/>
              </w:rPr>
            </w:pPr>
            <w:del w:id="1193" w:author="Changes 24 to 25 Oct" w:date="2026-10-25T16:02:42Z">
              <w:r>
                <w:rPr>
                  <w:kern w:val="0"/>
                  <w:sz w:val="18"/>
                  <w:szCs w:val="24"/>
                  <w:lang w:val="en-US" w:eastAsia="en-US" w:bidi="ar-SA"/>
                </w:rPr>
                <w:delText>18</w:delText>
              </w:r>
            </w:del>
          </w:p>
        </w:tc>
        <w:tc>
          <w:tcPr>
            <w:tcW w:w="1149" w:type="dxa"/>
            <w:tcBorders/>
          </w:tcPr>
          <w:p>
            <w:pPr>
              <w:pStyle w:val="Compact"/>
              <w:keepNext w:val="true"/>
              <w:widowControl/>
              <w:spacing w:lineRule="exact" w:line="220" w:before="0" w:after="0"/>
              <w:jc w:val="left"/>
              <w:rPr>
                <w:kern w:val="0"/>
                <w:szCs w:val="24"/>
                <w:lang w:val="en-US" w:eastAsia="en-US" w:bidi="ar-SA"/>
                <w:del w:id="1196" w:author="Changes 24 to 25 Oct" w:date="2026-10-25T16:02:42Z"/>
              </w:rPr>
            </w:pPr>
            <w:del w:id="1195" w:author="Changes 24 to 25 Oct" w:date="2026-10-25T16:02:42Z">
              <w:r>
                <w:rPr>
                  <w:kern w:val="0"/>
                  <w:sz w:val="18"/>
                  <w:szCs w:val="24"/>
                  <w:lang w:val="en-US" w:eastAsia="en-US" w:bidi="ar-SA"/>
                </w:rPr>
                <w:delText>63</w:delText>
              </w:r>
            </w:del>
          </w:p>
        </w:tc>
        <w:tc>
          <w:tcPr>
            <w:tcW w:w="1533" w:type="dxa"/>
            <w:tcBorders/>
          </w:tcPr>
          <w:p>
            <w:pPr>
              <w:pStyle w:val="Compact"/>
              <w:keepNext w:val="true"/>
              <w:widowControl/>
              <w:spacing w:lineRule="exact" w:line="220" w:before="0" w:after="0"/>
              <w:jc w:val="left"/>
              <w:rPr>
                <w:kern w:val="0"/>
                <w:szCs w:val="24"/>
                <w:lang w:val="en-US" w:eastAsia="en-US" w:bidi="ar-SA"/>
                <w:del w:id="1198" w:author="Changes 24 to 25 Oct" w:date="2026-10-25T16:02:42Z"/>
              </w:rPr>
            </w:pPr>
            <w:del w:id="1197" w:author="Changes 24 to 25 Oct" w:date="2026-10-25T16:02:42Z">
              <w:r>
                <w:rPr>
                  <w:kern w:val="0"/>
                  <w:sz w:val="18"/>
                  <w:szCs w:val="24"/>
                  <w:lang w:val="en-US" w:eastAsia="en-US" w:bidi="ar-SA"/>
                </w:rPr>
                <w:delText>20</w:delText>
              </w:r>
            </w:del>
          </w:p>
        </w:tc>
      </w:tr>
      <w:tr>
        <w:trPr>
          <w:del w:id="1199" w:author="Changes 24 to 25 Oct" w:date="2026-10-25T16:02:42Z"/>
          <w:cantSplit w:val="true"/>
        </w:trPr>
        <w:tc>
          <w:tcPr>
            <w:tcW w:w="2911" w:type="dxa"/>
            <w:tcBorders/>
          </w:tcPr>
          <w:p>
            <w:pPr>
              <w:pStyle w:val="Compact"/>
              <w:keepNext w:val="true"/>
              <w:widowControl/>
              <w:spacing w:lineRule="exact" w:line="220" w:before="0" w:after="0"/>
              <w:jc w:val="left"/>
              <w:rPr>
                <w:kern w:val="0"/>
                <w:szCs w:val="24"/>
                <w:lang w:val="en-US" w:eastAsia="en-US" w:bidi="ar-SA"/>
                <w:del w:id="1201" w:author="Changes 24 to 25 Oct" w:date="2026-10-25T16:02:42Z"/>
              </w:rPr>
            </w:pPr>
            <w:del w:id="1200" w:author="Changes 24 to 25 Oct" w:date="2026-10-25T16:02:42Z">
              <w:r>
                <w:rPr>
                  <w:kern w:val="0"/>
                  <w:sz w:val="18"/>
                  <w:szCs w:val="24"/>
                  <w:lang w:val="en-US" w:eastAsia="en-US" w:bidi="ar-SA"/>
                </w:rPr>
                <w:delText>Grab on-demand, 2021–24</w:delText>
              </w:r>
            </w:del>
          </w:p>
        </w:tc>
        <w:tc>
          <w:tcPr>
            <w:tcW w:w="1610" w:type="dxa"/>
            <w:tcBorders/>
          </w:tcPr>
          <w:p>
            <w:pPr>
              <w:pStyle w:val="Compact"/>
              <w:keepNext w:val="true"/>
              <w:widowControl/>
              <w:spacing w:lineRule="exact" w:line="220" w:before="0" w:after="0"/>
              <w:jc w:val="left"/>
              <w:rPr>
                <w:kern w:val="0"/>
                <w:szCs w:val="24"/>
                <w:lang w:val="en-US" w:eastAsia="en-US" w:bidi="ar-SA"/>
                <w:del w:id="1203" w:author="Changes 24 to 25 Oct" w:date="2026-10-25T16:02:42Z"/>
              </w:rPr>
            </w:pPr>
            <w:del w:id="1202" w:author="Changes 24 to 25 Oct" w:date="2026-10-25T16:02:42Z">
              <w:r>
                <w:rPr>
                  <w:kern w:val="0"/>
                  <w:sz w:val="18"/>
                  <w:szCs w:val="24"/>
                  <w:lang w:val="en-US" w:eastAsia="en-US" w:bidi="ar-SA"/>
                </w:rPr>
                <w:delText>+321%</w:delText>
              </w:r>
            </w:del>
          </w:p>
        </w:tc>
        <w:tc>
          <w:tcPr>
            <w:tcW w:w="1302" w:type="dxa"/>
            <w:tcBorders/>
          </w:tcPr>
          <w:p>
            <w:pPr>
              <w:pStyle w:val="Compact"/>
              <w:keepNext w:val="true"/>
              <w:widowControl/>
              <w:spacing w:lineRule="exact" w:line="220" w:before="0" w:after="0"/>
              <w:jc w:val="left"/>
              <w:rPr>
                <w:kern w:val="0"/>
                <w:szCs w:val="24"/>
                <w:lang w:val="en-US" w:eastAsia="en-US" w:bidi="ar-SA"/>
                <w:del w:id="1205" w:author="Changes 24 to 25 Oct" w:date="2026-10-25T16:02:42Z"/>
              </w:rPr>
            </w:pPr>
            <w:del w:id="1204" w:author="Changes 24 to 25 Oct" w:date="2026-10-25T16:02:42Z">
              <w:r>
                <w:rPr>
                  <w:kern w:val="0"/>
                  <w:sz w:val="18"/>
                  <w:szCs w:val="24"/>
                  <w:lang w:val="en-US" w:eastAsia="en-US" w:bidi="ar-SA"/>
                </w:rPr>
                <w:delText>34</w:delText>
              </w:r>
            </w:del>
          </w:p>
        </w:tc>
        <w:tc>
          <w:tcPr>
            <w:tcW w:w="1149" w:type="dxa"/>
            <w:tcBorders/>
          </w:tcPr>
          <w:p>
            <w:pPr>
              <w:pStyle w:val="Compact"/>
              <w:keepNext w:val="true"/>
              <w:widowControl/>
              <w:spacing w:lineRule="exact" w:line="220" w:before="0" w:after="0"/>
              <w:jc w:val="left"/>
              <w:rPr>
                <w:kern w:val="0"/>
                <w:szCs w:val="24"/>
                <w:lang w:val="en-US" w:eastAsia="en-US" w:bidi="ar-SA"/>
                <w:del w:id="1207" w:author="Changes 24 to 25 Oct" w:date="2026-10-25T16:02:42Z"/>
              </w:rPr>
            </w:pPr>
            <w:del w:id="1206" w:author="Changes 24 to 25 Oct" w:date="2026-10-25T16:02:42Z">
              <w:r>
                <w:rPr>
                  <w:kern w:val="0"/>
                  <w:sz w:val="18"/>
                  <w:szCs w:val="24"/>
                  <w:lang w:val="en-US" w:eastAsia="en-US" w:bidi="ar-SA"/>
                </w:rPr>
                <w:delText>34</w:delText>
              </w:r>
            </w:del>
          </w:p>
        </w:tc>
        <w:tc>
          <w:tcPr>
            <w:tcW w:w="1533" w:type="dxa"/>
            <w:tcBorders/>
          </w:tcPr>
          <w:p>
            <w:pPr>
              <w:pStyle w:val="Compact"/>
              <w:keepNext w:val="true"/>
              <w:widowControl/>
              <w:spacing w:lineRule="exact" w:line="220" w:before="0" w:after="0"/>
              <w:jc w:val="left"/>
              <w:rPr>
                <w:kern w:val="0"/>
                <w:szCs w:val="24"/>
                <w:lang w:val="en-US" w:eastAsia="en-US" w:bidi="ar-SA"/>
                <w:del w:id="1209" w:author="Changes 24 to 25 Oct" w:date="2026-10-25T16:02:42Z"/>
              </w:rPr>
            </w:pPr>
            <w:del w:id="1208" w:author="Changes 24 to 25 Oct" w:date="2026-10-25T16:02:42Z">
              <w:r>
                <w:rPr>
                  <w:kern w:val="0"/>
                  <w:sz w:val="18"/>
                  <w:szCs w:val="24"/>
                  <w:lang w:val="en-US" w:eastAsia="en-US" w:bidi="ar-SA"/>
                </w:rPr>
                <w:delText>33</w:delText>
              </w:r>
            </w:del>
          </w:p>
        </w:tc>
      </w:tr>
      <w:tr>
        <w:trPr>
          <w:del w:id="1210" w:author="Changes 24 to 25 Oct" w:date="2026-10-25T16:02:42Z"/>
          <w:cantSplit w:val="true"/>
        </w:trPr>
        <w:tc>
          <w:tcPr>
            <w:tcW w:w="2911" w:type="dxa"/>
            <w:tcBorders/>
          </w:tcPr>
          <w:p>
            <w:pPr>
              <w:pStyle w:val="Compact"/>
              <w:keepNext w:val="true"/>
              <w:widowControl/>
              <w:spacing w:lineRule="exact" w:line="220" w:before="0" w:after="0"/>
              <w:jc w:val="left"/>
              <w:rPr>
                <w:kern w:val="0"/>
                <w:szCs w:val="24"/>
                <w:lang w:val="en-US" w:eastAsia="en-US" w:bidi="ar-SA"/>
                <w:del w:id="1212" w:author="Changes 24 to 25 Oct" w:date="2026-10-25T16:02:42Z"/>
              </w:rPr>
            </w:pPr>
            <w:del w:id="1211" w:author="Changes 24 to 25 Oct" w:date="2026-10-25T16:02:42Z">
              <w:r>
                <w:rPr>
                  <w:kern w:val="0"/>
                  <w:sz w:val="18"/>
                  <w:szCs w:val="24"/>
                  <w:lang w:val="en-US" w:eastAsia="en-US" w:bidi="ar-SA"/>
                </w:rPr>
                <w:delText>Grab on-demand, 2022–24</w:delText>
              </w:r>
            </w:del>
          </w:p>
        </w:tc>
        <w:tc>
          <w:tcPr>
            <w:tcW w:w="1610" w:type="dxa"/>
            <w:tcBorders/>
          </w:tcPr>
          <w:p>
            <w:pPr>
              <w:pStyle w:val="Compact"/>
              <w:keepNext w:val="true"/>
              <w:widowControl/>
              <w:spacing w:lineRule="exact" w:line="220" w:before="0" w:after="0"/>
              <w:jc w:val="left"/>
              <w:rPr>
                <w:kern w:val="0"/>
                <w:szCs w:val="24"/>
                <w:lang w:val="en-US" w:eastAsia="en-US" w:bidi="ar-SA"/>
                <w:del w:id="1214" w:author="Changes 24 to 25 Oct" w:date="2026-10-25T16:02:42Z"/>
              </w:rPr>
            </w:pPr>
            <w:del w:id="1213" w:author="Changes 24 to 25 Oct" w:date="2026-10-25T16:02:42Z">
              <w:r>
                <w:rPr>
                  <w:kern w:val="0"/>
                  <w:sz w:val="18"/>
                  <w:szCs w:val="24"/>
                  <w:lang w:val="en-US" w:eastAsia="en-US" w:bidi="ar-SA"/>
                </w:rPr>
                <w:delText>+86%</w:delText>
              </w:r>
            </w:del>
          </w:p>
        </w:tc>
        <w:tc>
          <w:tcPr>
            <w:tcW w:w="1302" w:type="dxa"/>
            <w:tcBorders/>
          </w:tcPr>
          <w:p>
            <w:pPr>
              <w:pStyle w:val="Compact"/>
              <w:keepNext w:val="true"/>
              <w:widowControl/>
              <w:spacing w:lineRule="exact" w:line="220" w:before="0" w:after="0"/>
              <w:jc w:val="left"/>
              <w:rPr>
                <w:kern w:val="0"/>
                <w:szCs w:val="24"/>
                <w:lang w:val="en-US" w:eastAsia="en-US" w:bidi="ar-SA"/>
                <w:del w:id="1216" w:author="Changes 24 to 25 Oct" w:date="2026-10-25T16:02:42Z"/>
              </w:rPr>
            </w:pPr>
            <w:del w:id="1215" w:author="Changes 24 to 25 Oct" w:date="2026-10-25T16:02:42Z">
              <w:r>
                <w:rPr>
                  <w:kern w:val="0"/>
                  <w:sz w:val="18"/>
                  <w:szCs w:val="24"/>
                  <w:lang w:val="en-US" w:eastAsia="en-US" w:bidi="ar-SA"/>
                </w:rPr>
                <w:delText>42</w:delText>
              </w:r>
            </w:del>
          </w:p>
        </w:tc>
        <w:tc>
          <w:tcPr>
            <w:tcW w:w="1149" w:type="dxa"/>
            <w:tcBorders/>
          </w:tcPr>
          <w:p>
            <w:pPr>
              <w:pStyle w:val="Compact"/>
              <w:keepNext w:val="true"/>
              <w:widowControl/>
              <w:spacing w:lineRule="exact" w:line="220" w:before="0" w:after="0"/>
              <w:jc w:val="left"/>
              <w:rPr>
                <w:kern w:val="0"/>
                <w:szCs w:val="24"/>
                <w:lang w:val="en-US" w:eastAsia="en-US" w:bidi="ar-SA"/>
                <w:del w:id="1218" w:author="Changes 24 to 25 Oct" w:date="2026-10-25T16:02:42Z"/>
              </w:rPr>
            </w:pPr>
            <w:del w:id="1217" w:author="Changes 24 to 25 Oct" w:date="2026-10-25T16:02:42Z">
              <w:r>
                <w:rPr>
                  <w:kern w:val="0"/>
                  <w:sz w:val="18"/>
                  <w:szCs w:val="24"/>
                  <w:lang w:val="en-US" w:eastAsia="en-US" w:bidi="ar-SA"/>
                </w:rPr>
                <w:delText>11</w:delText>
              </w:r>
            </w:del>
          </w:p>
        </w:tc>
        <w:tc>
          <w:tcPr>
            <w:tcW w:w="1533" w:type="dxa"/>
            <w:tcBorders/>
          </w:tcPr>
          <w:p>
            <w:pPr>
              <w:pStyle w:val="Compact"/>
              <w:keepNext w:val="true"/>
              <w:widowControl/>
              <w:spacing w:lineRule="exact" w:line="220" w:before="0" w:after="0"/>
              <w:jc w:val="left"/>
              <w:rPr>
                <w:kern w:val="0"/>
                <w:szCs w:val="24"/>
                <w:lang w:val="en-US" w:eastAsia="en-US" w:bidi="ar-SA"/>
                <w:del w:id="1220" w:author="Changes 24 to 25 Oct" w:date="2026-10-25T16:02:42Z"/>
              </w:rPr>
            </w:pPr>
            <w:del w:id="1219" w:author="Changes 24 to 25 Oct" w:date="2026-10-25T16:02:42Z">
              <w:r>
                <w:rPr>
                  <w:kern w:val="0"/>
                  <w:sz w:val="18"/>
                  <w:szCs w:val="24"/>
                  <w:lang w:val="en-US" w:eastAsia="en-US" w:bidi="ar-SA"/>
                </w:rPr>
                <w:delText>47</w:delText>
              </w:r>
            </w:del>
          </w:p>
        </w:tc>
      </w:tr>
      <w:tr>
        <w:trPr>
          <w:del w:id="1221" w:author="Changes 24 to 25 Oct" w:date="2026-10-25T16:02:42Z"/>
          <w:cantSplit w:val="true"/>
        </w:trPr>
        <w:tc>
          <w:tcPr>
            <w:tcW w:w="2911" w:type="dxa"/>
            <w:tcBorders/>
          </w:tcPr>
          <w:p>
            <w:pPr>
              <w:pStyle w:val="Compact"/>
              <w:keepNext w:val="true"/>
              <w:widowControl/>
              <w:spacing w:lineRule="exact" w:line="220" w:before="0" w:after="0"/>
              <w:jc w:val="left"/>
              <w:rPr>
                <w:kern w:val="0"/>
                <w:szCs w:val="24"/>
                <w:lang w:val="en-US" w:eastAsia="en-US" w:bidi="ar-SA"/>
                <w:del w:id="1223" w:author="Changes 24 to 25 Oct" w:date="2026-10-25T16:02:42Z"/>
              </w:rPr>
            </w:pPr>
            <w:del w:id="1222" w:author="Changes 24 to 25 Oct" w:date="2026-10-25T16:02:42Z">
              <w:r>
                <w:rPr>
                  <w:kern w:val="0"/>
                  <w:sz w:val="18"/>
                  <w:szCs w:val="24"/>
                  <w:lang w:val="en-US" w:eastAsia="en-US" w:bidi="ar-SA"/>
                </w:rPr>
                <w:delText>GoTo on-demand, 2022–25</w:delText>
              </w:r>
            </w:del>
          </w:p>
        </w:tc>
        <w:tc>
          <w:tcPr>
            <w:tcW w:w="1610" w:type="dxa"/>
            <w:tcBorders/>
          </w:tcPr>
          <w:p>
            <w:pPr>
              <w:pStyle w:val="Compact"/>
              <w:keepNext w:val="true"/>
              <w:widowControl/>
              <w:spacing w:lineRule="exact" w:line="220" w:before="0" w:after="0"/>
              <w:jc w:val="left"/>
              <w:rPr>
                <w:kern w:val="0"/>
                <w:szCs w:val="24"/>
                <w:lang w:val="en-US" w:eastAsia="en-US" w:bidi="ar-SA"/>
                <w:del w:id="1225" w:author="Changes 24 to 25 Oct" w:date="2026-10-25T16:02:42Z"/>
              </w:rPr>
            </w:pPr>
            <w:del w:id="1224" w:author="Changes 24 to 25 Oct" w:date="2026-10-25T16:02:42Z">
              <w:r>
                <w:rPr>
                  <w:kern w:val="0"/>
                  <w:sz w:val="18"/>
                  <w:szCs w:val="24"/>
                  <w:lang w:val="en-US" w:eastAsia="en-US" w:bidi="ar-SA"/>
                </w:rPr>
                <w:delText>+111%</w:delText>
              </w:r>
            </w:del>
          </w:p>
        </w:tc>
        <w:tc>
          <w:tcPr>
            <w:tcW w:w="1302" w:type="dxa"/>
            <w:tcBorders/>
          </w:tcPr>
          <w:p>
            <w:pPr>
              <w:pStyle w:val="Compact"/>
              <w:keepNext w:val="true"/>
              <w:widowControl/>
              <w:spacing w:lineRule="exact" w:line="220" w:before="0" w:after="0"/>
              <w:jc w:val="left"/>
              <w:rPr>
                <w:kern w:val="0"/>
                <w:szCs w:val="24"/>
                <w:lang w:val="en-US" w:eastAsia="en-US" w:bidi="ar-SA"/>
                <w:del w:id="1227" w:author="Changes 24 to 25 Oct" w:date="2026-10-25T16:02:42Z"/>
              </w:rPr>
            </w:pPr>
            <w:del w:id="1226" w:author="Changes 24 to 25 Oct" w:date="2026-10-25T16:02:42Z">
              <w:r>
                <w:rPr>
                  <w:kern w:val="0"/>
                  <w:sz w:val="18"/>
                  <w:szCs w:val="24"/>
                  <w:lang w:val="en-US" w:eastAsia="en-US" w:bidi="ar-SA"/>
                </w:rPr>
                <w:delText>12</w:delText>
              </w:r>
            </w:del>
          </w:p>
        </w:tc>
        <w:tc>
          <w:tcPr>
            <w:tcW w:w="1149" w:type="dxa"/>
            <w:tcBorders/>
          </w:tcPr>
          <w:p>
            <w:pPr>
              <w:pStyle w:val="Compact"/>
              <w:keepNext w:val="true"/>
              <w:widowControl/>
              <w:spacing w:lineRule="exact" w:line="220" w:before="0" w:after="0"/>
              <w:jc w:val="left"/>
              <w:rPr>
                <w:kern w:val="0"/>
                <w:szCs w:val="24"/>
                <w:lang w:val="en-US" w:eastAsia="en-US" w:bidi="ar-SA"/>
                <w:del w:id="1229" w:author="Changes 24 to 25 Oct" w:date="2026-10-25T16:02:42Z"/>
              </w:rPr>
            </w:pPr>
            <w:del w:id="1228" w:author="Changes 24 to 25 Oct" w:date="2026-10-25T16:02:42Z">
              <w:r>
                <w:rPr>
                  <w:kern w:val="0"/>
                  <w:sz w:val="18"/>
                  <w:szCs w:val="24"/>
                  <w:lang w:val="en-US" w:eastAsia="en-US" w:bidi="ar-SA"/>
                </w:rPr>
                <w:delText>36</w:delText>
              </w:r>
            </w:del>
          </w:p>
        </w:tc>
        <w:tc>
          <w:tcPr>
            <w:tcW w:w="1533" w:type="dxa"/>
            <w:tcBorders/>
          </w:tcPr>
          <w:p>
            <w:pPr>
              <w:pStyle w:val="Compact"/>
              <w:keepNext w:val="true"/>
              <w:widowControl/>
              <w:spacing w:lineRule="exact" w:line="220" w:before="0" w:after="0"/>
              <w:jc w:val="left"/>
              <w:rPr>
                <w:kern w:val="0"/>
                <w:szCs w:val="24"/>
                <w:lang w:val="en-US" w:eastAsia="en-US" w:bidi="ar-SA"/>
                <w:del w:id="1231" w:author="Changes 24 to 25 Oct" w:date="2026-10-25T16:02:42Z"/>
              </w:rPr>
            </w:pPr>
            <w:del w:id="1230" w:author="Changes 24 to 25 Oct" w:date="2026-10-25T16:02:42Z">
              <w:r>
                <w:rPr>
                  <w:kern w:val="0"/>
                  <w:sz w:val="18"/>
                  <w:szCs w:val="24"/>
                  <w:lang w:val="en-US" w:eastAsia="en-US" w:bidi="ar-SA"/>
                </w:rPr>
                <w:delText>52</w:delText>
              </w:r>
            </w:del>
          </w:p>
        </w:tc>
      </w:tr>
      <w:tr>
        <w:trPr>
          <w:del w:id="1232" w:author="Changes 24 to 25 Oct" w:date="2026-10-25T16:02:42Z"/>
          <w:cantSplit w:val="true"/>
        </w:trPr>
        <w:tc>
          <w:tcPr>
            <w:tcW w:w="2911" w:type="dxa"/>
            <w:tcBorders>
              <w:bottom w:val="single" w:sz="8" w:space="0" w:color="000000"/>
            </w:tcBorders>
          </w:tcPr>
          <w:p>
            <w:pPr>
              <w:pStyle w:val="Compact"/>
              <w:widowControl/>
              <w:spacing w:lineRule="exact" w:line="220" w:before="0" w:after="0"/>
              <w:jc w:val="left"/>
              <w:rPr>
                <w:kern w:val="0"/>
                <w:szCs w:val="24"/>
                <w:lang w:val="en-US" w:eastAsia="en-US" w:bidi="ar-SA"/>
                <w:del w:id="1234" w:author="Changes 24 to 25 Oct" w:date="2026-10-25T16:02:42Z"/>
              </w:rPr>
            </w:pPr>
            <w:del w:id="1233" w:author="Changes 24 to 25 Oct" w:date="2026-10-25T16:02:42Z">
              <w:r>
                <w:rPr>
                  <w:kern w:val="0"/>
                  <w:sz w:val="18"/>
                  <w:szCs w:val="24"/>
                  <w:lang w:val="en-US" w:eastAsia="en-US" w:bidi="ar-SA"/>
                </w:rPr>
                <w:delText>GoTo on-demand, 2023–25</w:delText>
              </w:r>
            </w:del>
          </w:p>
        </w:tc>
        <w:tc>
          <w:tcPr>
            <w:tcW w:w="1610" w:type="dxa"/>
            <w:tcBorders>
              <w:bottom w:val="single" w:sz="8" w:space="0" w:color="000000"/>
            </w:tcBorders>
          </w:tcPr>
          <w:p>
            <w:pPr>
              <w:pStyle w:val="Compact"/>
              <w:widowControl/>
              <w:spacing w:lineRule="exact" w:line="220" w:before="0" w:after="0"/>
              <w:jc w:val="left"/>
              <w:rPr>
                <w:kern w:val="0"/>
                <w:szCs w:val="24"/>
                <w:lang w:val="en-US" w:eastAsia="en-US" w:bidi="ar-SA"/>
                <w:del w:id="1236" w:author="Changes 24 to 25 Oct" w:date="2026-10-25T16:02:42Z"/>
              </w:rPr>
            </w:pPr>
            <w:del w:id="1235" w:author="Changes 24 to 25 Oct" w:date="2026-10-25T16:02:42Z">
              <w:r>
                <w:rPr>
                  <w:kern w:val="0"/>
                  <w:sz w:val="18"/>
                  <w:szCs w:val="24"/>
                  <w:lang w:val="en-US" w:eastAsia="en-US" w:bidi="ar-SA"/>
                </w:rPr>
                <w:delText>+114%</w:delText>
              </w:r>
            </w:del>
          </w:p>
        </w:tc>
        <w:tc>
          <w:tcPr>
            <w:tcW w:w="1302" w:type="dxa"/>
            <w:tcBorders>
              <w:bottom w:val="single" w:sz="8" w:space="0" w:color="000000"/>
            </w:tcBorders>
          </w:tcPr>
          <w:p>
            <w:pPr>
              <w:pStyle w:val="Compact"/>
              <w:widowControl/>
              <w:spacing w:lineRule="exact" w:line="220" w:before="0" w:after="0"/>
              <w:jc w:val="left"/>
              <w:rPr>
                <w:kern w:val="0"/>
                <w:szCs w:val="24"/>
                <w:lang w:val="en-US" w:eastAsia="en-US" w:bidi="ar-SA"/>
                <w:del w:id="1238" w:author="Changes 24 to 25 Oct" w:date="2026-10-25T16:02:42Z"/>
              </w:rPr>
            </w:pPr>
            <w:del w:id="1237" w:author="Changes 24 to 25 Oct" w:date="2026-10-25T16:02:42Z">
              <w:r>
                <w:rPr>
                  <w:kern w:val="0"/>
                  <w:sz w:val="18"/>
                  <w:szCs w:val="24"/>
                  <w:lang w:val="en-US" w:eastAsia="en-US" w:bidi="ar-SA"/>
                </w:rPr>
                <w:delText>27</w:delText>
              </w:r>
            </w:del>
          </w:p>
        </w:tc>
        <w:tc>
          <w:tcPr>
            <w:tcW w:w="1149" w:type="dxa"/>
            <w:tcBorders>
              <w:bottom w:val="single" w:sz="8" w:space="0" w:color="000000"/>
            </w:tcBorders>
          </w:tcPr>
          <w:p>
            <w:pPr>
              <w:pStyle w:val="Compact"/>
              <w:widowControl/>
              <w:spacing w:lineRule="exact" w:line="220" w:before="0" w:after="0"/>
              <w:jc w:val="left"/>
              <w:rPr>
                <w:kern w:val="0"/>
                <w:szCs w:val="24"/>
                <w:lang w:val="en-US" w:eastAsia="en-US" w:bidi="ar-SA"/>
                <w:del w:id="1240" w:author="Changes 24 to 25 Oct" w:date="2026-10-25T16:02:42Z"/>
              </w:rPr>
            </w:pPr>
            <w:del w:id="1239" w:author="Changes 24 to 25 Oct" w:date="2026-10-25T16:02:42Z">
              <w:r>
                <w:rPr>
                  <w:kern w:val="0"/>
                  <w:sz w:val="18"/>
                  <w:szCs w:val="24"/>
                  <w:lang w:val="en-US" w:eastAsia="en-US" w:bidi="ar-SA"/>
                </w:rPr>
                <w:delText>6</w:delText>
              </w:r>
            </w:del>
          </w:p>
        </w:tc>
        <w:tc>
          <w:tcPr>
            <w:tcW w:w="1533" w:type="dxa"/>
            <w:tcBorders>
              <w:bottom w:val="single" w:sz="8" w:space="0" w:color="000000"/>
            </w:tcBorders>
          </w:tcPr>
          <w:p>
            <w:pPr>
              <w:pStyle w:val="Compact"/>
              <w:widowControl/>
              <w:spacing w:lineRule="exact" w:line="220" w:before="0" w:after="0"/>
              <w:jc w:val="left"/>
              <w:rPr>
                <w:kern w:val="0"/>
                <w:szCs w:val="24"/>
                <w:lang w:val="en-US" w:eastAsia="en-US" w:bidi="ar-SA"/>
                <w:del w:id="1242" w:author="Changes 24 to 25 Oct" w:date="2026-10-25T16:02:42Z"/>
              </w:rPr>
            </w:pPr>
            <w:del w:id="1241" w:author="Changes 24 to 25 Oct" w:date="2026-10-25T16:02:42Z">
              <w:r>
                <w:rPr>
                  <w:kern w:val="0"/>
                  <w:sz w:val="18"/>
                  <w:szCs w:val="24"/>
                  <w:lang w:val="en-US" w:eastAsia="en-US" w:bidi="ar-SA"/>
                </w:rPr>
                <w:delText>67</w:delText>
              </w:r>
            </w:del>
          </w:p>
        </w:tc>
      </w:tr>
    </w:tbl>
    <w:p>
      <w:pPr>
        <w:pStyle w:val="TableNote"/>
        <w:rPr>
          <w:del w:id="1245" w:author="Changes 24 to 25 Oct" w:date="2026-10-25T16:02:42Z"/>
        </w:rPr>
      </w:pPr>
      <w:del w:id="1243" w:author="Changes 24 to 25 Oct" w:date="2026-10-25T16:02:42Z">
        <w:r>
          <w:rPr>
            <w:i/>
            <w:iCs/>
          </w:rPr>
          <w:delText>Note:</w:delText>
        </w:r>
      </w:del>
      <w:del w:id="1244" w:author="Changes 24 to 25 Oct" w:date="2026-10-25T16:02:42Z">
        <w:r>
          <w:rPr/>
          <w:delText xml:space="preserve"> Shares are rounded, so a row can add to 99 or 101. Source: company filings; author’s calculations (Appendix A).</w:delText>
        </w:r>
      </w:del>
    </w:p>
    <w:p>
      <w:pPr>
        <w:pStyle w:val="BodyText"/>
        <w:rPr>
          <w:del w:id="1247" w:author="Changes 24 to 25 Oct" w:date="2026-10-25T16:02:42Z"/>
        </w:rPr>
      </w:pPr>
      <w:del w:id="1246" w:author="Changes 24 to 25 Oct" w:date="2026-10-25T16:02:42Z">
        <w:r>
          <w:rPr/>
          <w:delText>Higher fees and lower incentives together outweighed more commerce in every window. Lower incentives were the larger of the two in four windows and higher fees in two. In the seventh, Grab from 2021 to 2024, the two were nearly equal.</w:delText>
        </w:r>
      </w:del>
    </w:p>
    <w:p>
      <w:pPr>
        <w:pStyle w:val="BodyText"/>
        <w:rPr>
          <w:del w:id="1249" w:author="Changes 24 to 25 Oct" w:date="2026-10-25T16:02:42Z"/>
        </w:rPr>
      </w:pPr>
      <w:del w:id="1248" w:author="Changes 24 to 25 Oct" w:date="2026-10-25T16:02:42Z">
        <w:r>
          <w:rPr/>
          <w:delText>Three series need a note. GoTo’s 2022 transaction value is an estimate. Blibli does not report incentives, so its split rests on a proxy, and part of its 2022–23 rise comes from travel and digital products. Bukalapak’s reports do not allow the parts to be separated.</w:delText>
        </w:r>
      </w:del>
    </w:p>
    <w:p>
      <w:pPr>
        <w:pStyle w:val="BodyText"/>
        <w:rPr/>
      </w:pPr>
      <w:r>
        <w:rP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w:t>
      </w:r>
      <w:del w:id="1250" w:author="Changes 24 to 25 Oct" w:date="2026-10-25T16:02:42Z">
        <w:r>
          <w:rPr/>
          <w:delText xml:space="preserve">as in Table 11, </w:delText>
        </w:r>
      </w:del>
      <w:r>
        <w:rPr/>
        <w:t>higher fees account for more of the rise in the take rate. The two views differ only on which lever led (Figure 3).</w:t>
      </w:r>
    </w:p>
    <w:p>
      <w:pPr>
        <w:pStyle w:val="BodyText"/>
        <w:keepNext w:val="true"/>
        <w:spacing w:lineRule="auto" w:line="240" w:before="200" w:after="0"/>
        <w:jc w:val="center"/>
        <w:rPr>
          <w:del w:id="1252" w:author="Changes 24 to 25 Oct" w:date="2026-10-25T16:02:42Z"/>
        </w:rPr>
      </w:pPr>
      <w:del w:id="1251" w:author="Changes 24 to 25 Oct" w:date="2026-10-25T16:02:42Z">
        <w:r>
          <w:rPr/>
          <w:drawing>
            <wp:inline distT="0" distB="0" distL="0" distR="0">
              <wp:extent cx="5400040" cy="1826260"/>
              <wp:effectExtent l="0" t="0" r="0" b="0"/>
              <wp:docPr id="3"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Copy 1" descr=""/>
                      <pic:cNvPicPr>
                        <a:picLocks noChangeAspect="1" noChangeArrowheads="1"/>
                      </pic:cNvPicPr>
                    </pic:nvPicPr>
                    <pic:blipFill>
                      <a:blip r:embed="rId6"/>
                      <a:stretch>
                        <a:fillRect/>
                      </a:stretch>
                    </pic:blipFill>
                    <pic:spPr bwMode="auto">
                      <a:xfrm>
                        <a:off x="0" y="0"/>
                        <a:ext cx="5400040" cy="1826260"/>
                      </a:xfrm>
                      <a:prstGeom prst="rect">
                        <a:avLst/>
                      </a:prstGeom>
                    </pic:spPr>
                  </pic:pic>
                </a:graphicData>
              </a:graphic>
            </wp:inline>
          </w:drawing>
        </w:r>
      </w:del>
    </w:p>
    <w:p>
      <w:pPr>
        <w:pStyle w:val="BodyText"/>
        <w:keepLines/>
        <w:spacing w:lineRule="auto" w:line="240" w:before="120" w:after="120"/>
        <w:ind w:hanging="0"/>
        <w:jc w:val="center"/>
        <w:rPr>
          <w:ins w:id="1254" w:author="Changes 24 to 25 Oct" w:date="2026-10-25T16:02:42Z"/>
        </w:rPr>
      </w:pPr>
      <w:ins w:id="1253" w:author="Changes 24 to 25 Oct" w:date="2026-10-25T16:02:42Z">
        <w:r>
          <w:rPr/>
          <w:t>[Insert Figure 3 about here]</w:t>
        </w:r>
      </w:ins>
    </w:p>
    <w:p>
      <w:pPr>
        <w:pStyle w:val="FigureCaption"/>
        <w:keepNext w:val="true"/>
        <w:rPr>
          <w:del w:id="1257" w:author="Changes 24 to 25 Oct" w:date="2026-10-25T16:02:42Z"/>
        </w:rPr>
      </w:pPr>
      <w:del w:id="1255" w:author="Changes 24 to 25 Oct" w:date="2026-10-25T16:02:42Z">
        <w:r>
          <w:rPr>
            <w:b/>
          </w:rPr>
          <w:delText>Figure 3.</w:delText>
        </w:r>
      </w:del>
      <w:del w:id="1256" w:author="Changes 24 to 25 Oct" w:date="2026-10-25T16:02:42Z">
        <w:r>
          <w:rPr>
            <w:b w:val="false"/>
          </w:rPr>
          <w:delText xml:space="preserve"> Tokopedia, 2022 to 2023: two ways to split the rise in revenue.</w:delText>
        </w:r>
      </w:del>
    </w:p>
    <w:p>
      <w:pPr>
        <w:pStyle w:val="TableNote"/>
        <w:rPr>
          <w:del w:id="1259" w:author="Changes 24 to 25 Oct" w:date="2026-10-25T16:02:42Z"/>
        </w:rPr>
      </w:pPr>
      <w:del w:id="1258" w:author="Changes 24 to 25 Oct" w:date="2026-10-25T16:02:42Z">
        <w:r>
          <w:rPr/>
          <w:delText>Left: the change in net revenue split by the lines of the accounts. Right: the growth of revenue split per unit of transaction value, where a negative share pulled revenue down. Source: GoTo annual report 2023, segment note; author’s calculations.</w:delText>
        </w:r>
      </w:del>
    </w:p>
    <w:p>
      <w:pPr>
        <w:pStyle w:val="FigureCaption"/>
        <w:rPr/>
      </w:pPr>
      <w:r>
        <w:rPr/>
        <w:t>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p>
      <w:pPr>
        <w:pStyle w:val="BodyText"/>
        <w:rPr>
          <w:ins w:id="1261" w:author="Changes 24 to 25 Oct" w:date="2026-10-25T16:02:42Z"/>
        </w:rPr>
      </w:pPr>
      <w:ins w:id="1260" w:author="Changes 24 to 25 Oct" w:date="2026-10-25T16:02:42Z">
        <w:r>
          <w:rPr/>
          <w:t>The ecosystem ratio matters for three groups. For investors, a high ratio means that small changes in fees or discounts produce large swings in revenue growth. At the typical Indonesian and regional ratio of 35, the platform keeps about 2.8 percent of each sale, and a rise of 1 point in the take rate lifts revenue by about 36 percent at constant volume. At the typical foreign ratio of 5.5, the same rise lifts it by 6.5 percent. So a revenue multiple means something different in the two groups, because each unit of revenue stands for 36 units of transaction value in one and 6.5 in the other. Growth that comes from the take rate cannot go on without end, and Section 5.4 shows that markets priced transaction value.</w:t>
        </w:r>
      </w:ins>
    </w:p>
    <w:p>
      <w:pPr>
        <w:pStyle w:val="BodyText"/>
        <w:rPr>
          <w:ins w:id="1263" w:author="Changes 24 to 25 Oct" w:date="2026-10-25T16:02:42Z"/>
        </w:rPr>
      </w:pPr>
      <w:ins w:id="1262" w:author="Changes 24 to 25 Oct" w:date="2026-10-25T16:02:42Z">
        <w:r>
          <w:rPr/>
          <w:t>For sellers and drivers, a high ratio means that most of each sale goes to them and not to the platform. A rising take rate means that the platform keeps more of each sale. The take rate rose in 87 percent of the Indonesian and regional pairs, against 65 percent abroad, and at Tokopedia part of the rise came from smaller discounts, which are paid to buyers. Whether that shows market power is a question the thesis cannot answer, because it holds no data on what sellers and drivers paid or could have chosen instead. The pattern is also consistent with platforms that listed in 2021 and 2022 moving from growth to earnings, since their largest moves came one or two years after listing.</w:t>
        </w:r>
      </w:ins>
    </w:p>
    <w:p>
      <w:pPr>
        <w:pStyle w:val="BodyText"/>
        <w:rPr>
          <w:ins w:id="1265" w:author="Changes 24 to 25 Oct" w:date="2026-10-25T16:02:42Z"/>
        </w:rPr>
      </w:pPr>
      <w:ins w:id="1264" w:author="Changes 24 to 25 Oct" w:date="2026-10-25T16:02:42Z">
        <w:bookmarkStart w:id="51" w:name="X56de9ba7770ef3105b879e5bfcd70c78553d119"/>
        <w:r>
          <w:rPr/>
          <w:t>For policy, the wedge is the base that revenue-based rules do not reach. A rule that acts on platform revenue acts on about 3 percent of the commerce at a typical Indonesian or regional platform. A cap on commissions acts on the fee rate, and a limit on discounts acts on the incentive rate, the two parts of the take rate in equation (5). Chapter 6 sets each rule against the part it reaches.</w:t>
        </w:r>
      </w:ins>
      <w:bookmarkEnd w:id="51"/>
    </w:p>
    <w:p>
      <w:pPr>
        <w:pStyle w:val="Heading2"/>
        <w:rPr/>
      </w:pPr>
      <w:bookmarkStart w:id="52" w:name="what-markets-valued"/>
      <w:r>
        <w:rPr/>
        <w:t>5.4 What markets valued</w:t>
      </w:r>
    </w:p>
    <w:p>
      <w:pPr>
        <w:pStyle w:val="FirstParagraph"/>
        <w:rPr/>
      </w:pPr>
      <w:r>
        <w:rPr/>
        <w:t>Across 28 listed platforms and 138 platform-years, market value moved with transaction value, a registered result. A 1 percent rise in transaction value goes with a rise of about 0.6 percent in market value (β</w:t>
      </w:r>
      <w:r>
        <w:rPr>
          <w:vertAlign w:val="subscript"/>
        </w:rPr>
        <w:t>V</w:t>
      </w:r>
      <w:r>
        <w:rPr/>
        <w:t xml:space="preserve"> in equation (</w:t>
      </w:r>
      <w:ins w:id="1266" w:author="Changes 24 to 25 Oct" w:date="2026-10-25T16:02:42Z">
        <w:r>
          <w:rPr/>
          <w:t>9</w:t>
        </w:r>
      </w:ins>
      <w:del w:id="1267" w:author="Changes 24 to 25 Oct" w:date="2026-10-25T16:02:42Z">
        <w:r>
          <w:rPr/>
          <w:delText>8</w:delText>
        </w:r>
      </w:del>
      <w:r>
        <w:rPr/>
        <w:t>), p = 0.002). Section 4.5 describes this sample, which differs from the 27 foreign platforms of H1.</w:t>
      </w:r>
    </w:p>
    <w:p>
      <w:pPr>
        <w:pStyle w:val="BodyText"/>
        <w:rPr/>
      </w:pPr>
      <w:r>
        <w:rPr/>
        <w:t>The second registered prediction does not hold in the main sample. It expected markets to value growth from a higher take rate less than growth from more commerce. A 1 percent rise in the take rate goes with a rise of about 0.3 percent (β</w:t>
      </w:r>
      <w:r>
        <w:rPr>
          <w:vertAlign w:val="subscript"/>
        </w:rPr>
        <w:t>m</w:t>
      </w:r>
      <w:r>
        <w:rPr/>
        <w:t>),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rPr/>
      </w:pPr>
      <w:r>
        <w:rPr/>
        <w:t>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rPr/>
      </w:pPr>
      <w:r>
        <w:rPr/>
        <w:t>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w:t>
      </w:r>
    </w:p>
    <w:p>
      <w:pPr>
        <w:pStyle w:val="BodyText"/>
        <w:rPr/>
      </w:pPr>
      <w:bookmarkStart w:id="53" w:name="what-markets-valued"/>
      <w:r>
        <w:rPr/>
        <w:t>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bookmarkEnd w:id="53"/>
    </w:p>
    <w:p>
      <w:pPr>
        <w:pStyle w:val="Heading2"/>
        <w:rPr/>
      </w:pPr>
      <w:bookmarkStart w:id="54" w:name="the-platforms-and-the-sellers-in-2023"/>
      <w:r>
        <w:rPr/>
        <w:t>5.5 The platforms and the sellers in 2023</w:t>
      </w:r>
    </w:p>
    <w:p>
      <w:pPr>
        <w:pStyle w:val="FirstParagraph"/>
        <w:rPr/>
      </w:pPr>
      <w:r>
        <w:rPr/>
        <w:t>Buying through platforms did not boom in 2023. Household spending rose by about 9 percent in current prices that year. Of six measures of buying through platforms, five grew more slowly, and three fell. Blibli is the one exception. Figure 4 sets the measures side by side, each in its own unit.</w:t>
      </w:r>
    </w:p>
    <w:p>
      <w:pPr>
        <w:pStyle w:val="InsertMarker"/>
        <w:keepLines/>
        <w:spacing w:lineRule="auto" w:line="240" w:before="120" w:after="120"/>
        <w:ind w:hanging="0"/>
        <w:jc w:val="center"/>
        <w:rPr>
          <w:ins w:id="1269" w:author="Changes 24 to 25 Oct" w:date="2026-10-25T16:02:42Z"/>
        </w:rPr>
      </w:pPr>
      <w:ins w:id="1268" w:author="Changes 24 to 25 Oct" w:date="2026-10-25T16:02:42Z">
        <w:r>
          <w:rPr/>
          <w:t>[Insert Figure 4 about here]</w:t>
        </w:r>
      </w:ins>
    </w:p>
    <w:p>
      <w:pPr>
        <w:pStyle w:val="BodyText"/>
        <w:rPr/>
      </w:pPr>
      <w:r>
        <w:rPr/>
        <w:t>The figures that described a boom were of other kinds. Tokopedia’s revenue rose by 53 percent and BPS’s online sales value by 41 percent, while the buying that platforms carried grew slowly or fell. Figure 4 shows the two kinds in different colours.</w:t>
      </w:r>
    </w:p>
    <w:p>
      <w:pPr>
        <w:pStyle w:val="BodyText"/>
        <w:rPr/>
      </w:pPr>
      <w:r>
        <w:rPr/>
        <w:t>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keepNext w:val="true"/>
        <w:spacing w:lineRule="auto" w:line="240" w:before="200" w:after="0"/>
        <w:jc w:val="center"/>
        <w:rPr>
          <w:del w:id="1271" w:author="Changes 24 to 25 Oct" w:date="2026-10-25T16:02:42Z"/>
        </w:rPr>
      </w:pPr>
      <w:del w:id="1270" w:author="Changes 24 to 25 Oct" w:date="2026-10-25T16:02:42Z">
        <w:r>
          <w:rPr/>
          <w:drawing>
            <wp:inline distT="0" distB="0" distL="0" distR="0">
              <wp:extent cx="5400040" cy="2891790"/>
              <wp:effectExtent l="0" t="0" r="0" b="0"/>
              <wp:docPr id="4"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Copy 1" descr=""/>
                      <pic:cNvPicPr>
                        <a:picLocks noChangeAspect="1" noChangeArrowheads="1"/>
                      </pic:cNvPicPr>
                    </pic:nvPicPr>
                    <pic:blipFill>
                      <a:blip r:embed="rId7"/>
                      <a:stretch>
                        <a:fillRect/>
                      </a:stretch>
                    </pic:blipFill>
                    <pic:spPr bwMode="auto">
                      <a:xfrm>
                        <a:off x="0" y="0"/>
                        <a:ext cx="5400040" cy="2891790"/>
                      </a:xfrm>
                      <a:prstGeom prst="rect">
                        <a:avLst/>
                      </a:prstGeom>
                    </pic:spPr>
                  </pic:pic>
                </a:graphicData>
              </a:graphic>
            </wp:inline>
          </w:drawing>
        </w:r>
      </w:del>
    </w:p>
    <w:p>
      <w:pPr>
        <w:pStyle w:val="FigureCaption"/>
        <w:keepNext w:val="true"/>
        <w:rPr>
          <w:del w:id="1274" w:author="Changes 24 to 25 Oct" w:date="2026-10-25T16:02:42Z"/>
        </w:rPr>
      </w:pPr>
      <w:del w:id="1272" w:author="Changes 24 to 25 Oct" w:date="2026-10-25T16:02:42Z">
        <w:r>
          <w:rPr>
            <w:b/>
          </w:rPr>
          <w:delText>Figure 4.</w:delText>
        </w:r>
      </w:del>
      <w:del w:id="1273" w:author="Changes 24 to 25 Oct" w:date="2026-10-25T16:02:42Z">
        <w:r>
          <w:rPr>
            <w:b w:val="false"/>
          </w:rPr>
          <w:delText xml:space="preserve"> Growth in 2023 (percent).</w:delText>
        </w:r>
      </w:del>
    </w:p>
    <w:p>
      <w:pPr>
        <w:pStyle w:val="TableNote"/>
        <w:rPr>
          <w:del w:id="1276" w:author="Changes 24 to 25 Oct" w:date="2026-10-25T16:02:42Z"/>
        </w:rPr>
      </w:pPr>
      <w:del w:id="1275" w:author="Changes 24 to 25 Oct" w:date="2026-10-25T16:02:42Z">
        <w:r>
          <w:rPr/>
          <w:delText>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delText>
        </w:r>
      </w:del>
    </w:p>
    <w:p>
      <w:pPr>
        <w:pStyle w:val="BodyText"/>
        <w:rPr/>
      </w:pPr>
      <w:r>
        <w:rPr/>
        <w:t>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w:t>
      </w:r>
    </w:p>
    <w:p>
      <w:pPr>
        <w:pStyle w:val="BodyText"/>
        <w:rPr/>
      </w:pPr>
      <w:bookmarkStart w:id="55" w:name="the-platforms-and-the-sellers-in-2023"/>
      <w:r>
        <w:rPr/>
        <w:t>The published count of online sellers nonetheless rose by 27 percent in 2023. A rise of that size, in a year without a boom in sales, needs explaining.</w:t>
      </w:r>
      <w:bookmarkEnd w:id="55"/>
    </w:p>
    <w:p>
      <w:pPr>
        <w:pStyle w:val="Heading2"/>
        <w:rPr/>
      </w:pPr>
      <w:bookmarkStart w:id="56" w:name="h2-and-the-entry-test"/>
      <w:r>
        <w:rPr/>
        <w:t>5.6 H2 and the entry test</w:t>
      </w:r>
    </w:p>
    <w:p>
      <w:pPr>
        <w:pStyle w:val="FirstParagraph"/>
        <w:rPr/>
      </w:pPr>
      <w:r>
        <w:rPr/>
        <w:t>H2 holds on BPS’s published figures, but the registered entry test shows that first-time entry cannot explain the whole rise in the count. From 2022 to 2023, online sales value grew by 41 percent</w:t>
      </w:r>
      <w:ins w:id="1277" w:author="Changes 24 to 25 Oct" w:date="2026-10-25T16:02:42Z">
        <w:r>
          <w:rPr/>
          <w:t xml:space="preserve">. The </w:t>
        </w:r>
      </w:ins>
      <w:del w:id="1278" w:author="Changes 24 to 25 Oct" w:date="2026-10-25T16:02:42Z">
        <w:r>
          <w:rPr/>
          <w:delText xml:space="preserve"> and the </w:delText>
        </w:r>
      </w:del>
      <w:r>
        <w:rPr/>
        <w:t xml:space="preserve">number of businesses </w:t>
      </w:r>
      <w:ins w:id="1279" w:author="Changes 24 to 25 Oct" w:date="2026-10-25T16:02:42Z">
        <w:r>
          <w:rPr/>
          <w:t xml:space="preserve">grew </w:t>
        </w:r>
      </w:ins>
      <w:r>
        <w:rPr/>
        <w:t>by 27 percent</w:t>
      </w:r>
      <w:ins w:id="1280" w:author="Changes 24 to 25 Oct" w:date="2026-10-25T16:02:42Z">
        <w:r>
          <w:rPr/>
          <w:t xml:space="preserve"> and sales per business by 10 percent, so more businesses account for most of the growth</w:t>
        </w:r>
      </w:ins>
      <w:del w:id="1281" w:author="Changes 24 to 25 Oct" w:date="2026-10-25T16:02:42Z">
        <w:r>
          <w:rPr/>
          <w:delText>. More businesses account for 71 percent of that growth, and higher sales per business for the rest</w:delText>
        </w:r>
      </w:del>
      <w:r>
        <w:rPr/>
        <w:t>.</w:t>
      </w:r>
    </w:p>
    <w:p>
      <w:pPr>
        <w:pStyle w:val="BodyText"/>
        <w:rPr/>
      </w:pPr>
      <w:r>
        <w:rPr/>
        <w:t xml:space="preserve">H2 holds again from 2023 to 2024. Value grew by 17 percent, </w:t>
      </w:r>
      <w:ins w:id="1282" w:author="Changes 24 to 25 Oct" w:date="2026-10-25T16:02:42Z">
        <w:r>
          <w:rPr/>
          <w:t>the number of businesses by 15 percent and sales per business by 1.5 percent</w:t>
        </w:r>
      </w:ins>
      <w:del w:id="1283" w:author="Changes 24 to 25 Oct" w:date="2026-10-25T16:02:42Z">
        <w:r>
          <w:rPr/>
          <w:delText>and more businesses account for 90 percent of the growth</w:delText>
        </w:r>
      </w:del>
      <w:r>
        <w:rPr/>
        <w:t xml:space="preserve">, or </w:t>
      </w:r>
      <w:ins w:id="1284" w:author="Changes 24 to 25 Oct" w:date="2026-10-25T16:02:42Z">
        <w:r>
          <w:rPr/>
          <w:t xml:space="preserve">by 12 and 4.7 </w:t>
        </w:r>
      </w:ins>
      <w:del w:id="1285" w:author="Changes 24 to 25 Oct" w:date="2026-10-25T16:02:42Z">
        <w:r>
          <w:rPr/>
          <w:delText xml:space="preserve">71 </w:delText>
        </w:r>
      </w:del>
      <w:r>
        <w:rPr/>
        <w:t>percent on BPS’s other count for 2023. The split of equation (</w:t>
      </w:r>
      <w:ins w:id="1286" w:author="Changes 24 to 25 Oct" w:date="2026-10-25T16:02:42Z">
        <w:r>
          <w:rPr/>
          <w:t>8</w:t>
        </w:r>
      </w:ins>
      <w:del w:id="1287" w:author="Changes 24 to 25 Oct" w:date="2026-10-25T16:02:42Z">
        <w:r>
          <w:rPr/>
          <w:delText>7</w:delText>
        </w:r>
      </w:del>
      <w:r>
        <w:rPr/>
        <w:t>) is arithmetic, and it cannot tell a new seller from one counted for the first time.</w:t>
      </w:r>
    </w:p>
    <w:p>
      <w:pPr>
        <w:pStyle w:val="BodyText"/>
        <w:rPr/>
      </w:pPr>
      <w:r>
        <w:rPr/>
        <w:t>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rPr/>
      </w:pPr>
      <w:bookmarkStart w:id="57" w:name="h2-and-the-entry-test"/>
      <w:r>
        <w:rPr/>
        <w:t>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bookmarkEnd w:id="57"/>
    </w:p>
    <w:p>
      <w:pPr>
        <w:pStyle w:val="Heading2"/>
        <w:rPr/>
      </w:pPr>
      <w:bookmarkStart w:id="58" w:name="what-the-rise-in-the-count-contains"/>
      <w:r>
        <w:rPr/>
        <w:t>5.7 What the rise in the count contains</w:t>
      </w:r>
    </w:p>
    <w:p>
      <w:pPr>
        <w:pStyle w:val="FirstParagraph"/>
        <w:rPr/>
      </w:pPr>
      <w:r>
        <w:rPr/>
        <w:t xml:space="preserve">About half of the 2023 rise in the count is not explained by first-time entry, an exploratory result. Table </w:t>
      </w:r>
      <w:ins w:id="1288" w:author="Changes 24 to 25 Oct" w:date="2026-10-25T16:02:42Z">
        <w:r>
          <w:rPr/>
          <w:t>5</w:t>
        </w:r>
      </w:ins>
      <w:del w:id="1289" w:author="Changes 24 to 25 Oct" w:date="2026-10-25T16:02:42Z">
        <w:r>
          <w:rPr/>
          <w:delText>12</w:delText>
        </w:r>
      </w:del>
      <w:r>
        <w:rPr/>
        <w:t xml:space="preserve">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InsertMarker"/>
        <w:keepLines/>
        <w:spacing w:lineRule="auto" w:line="240" w:before="120" w:after="120"/>
        <w:ind w:hanging="0"/>
        <w:jc w:val="center"/>
        <w:rPr>
          <w:ins w:id="1291" w:author="Changes 24 to 25 Oct" w:date="2026-10-25T16:02:42Z"/>
        </w:rPr>
      </w:pPr>
      <w:ins w:id="1290" w:author="Changes 24 to 25 Oct" w:date="2026-10-25T16:02:42Z">
        <w:r>
          <w:rPr/>
          <w:t>[Insert Table 5 about here]</w:t>
        </w:r>
      </w:ins>
    </w:p>
    <w:p>
      <w:pPr>
        <w:pStyle w:val="TableCaption"/>
        <w:rPr>
          <w:del w:id="1294" w:author="Changes 24 to 25 Oct" w:date="2026-10-25T16:02:42Z"/>
        </w:rPr>
      </w:pPr>
      <w:del w:id="1292" w:author="Changes 24 to 25 Oct" w:date="2026-10-25T16:02:42Z">
        <w:r>
          <w:rPr>
            <w:b/>
          </w:rPr>
          <w:delText>Table 12.</w:delText>
        </w:r>
      </w:del>
      <w:del w:id="1293" w:author="Changes 24 to 25 Oct" w:date="2026-10-25T16:02:42Z">
        <w:r>
          <w:rPr>
            <w:b w:val="false"/>
          </w:rPr>
          <w:delText xml:space="preserve"> The 2023 rise in the count of online sellers (thousands)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4187"/>
        <w:gridCol w:w="1570"/>
        <w:gridCol w:w="2748"/>
      </w:tblGrid>
      <w:tr>
        <w:trPr>
          <w:tblHeader w:val="true"/>
          <w:del w:id="1295" w:author="Changes 24 to 25 Oct" w:date="2026-10-25T16:02:42Z"/>
          <w:cantSplit w:val="true"/>
        </w:trPr>
        <w:tc>
          <w:tcPr>
            <w:tcW w:w="418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297" w:author="Changes 24 to 25 Oct" w:date="2026-10-25T16:02:42Z"/>
              </w:rPr>
            </w:pPr>
            <w:del w:id="1296" w:author="Changes 24 to 25 Oct" w:date="2026-10-25T16:02:42Z">
              <w:r>
                <w:rPr>
                  <w:b/>
                  <w:kern w:val="0"/>
                  <w:sz w:val="18"/>
                  <w:szCs w:val="24"/>
                  <w:lang w:val="en-US" w:eastAsia="en-US" w:bidi="ar-SA"/>
                </w:rPr>
                <w:delText>Part of the rise</w:delText>
              </w:r>
            </w:del>
          </w:p>
        </w:tc>
        <w:tc>
          <w:tcPr>
            <w:tcW w:w="157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299" w:author="Changes 24 to 25 Oct" w:date="2026-10-25T16:02:42Z"/>
              </w:rPr>
            </w:pPr>
            <w:del w:id="1298" w:author="Changes 24 to 25 Oct" w:date="2026-10-25T16:02:42Z">
              <w:r>
                <w:rPr>
                  <w:b/>
                  <w:kern w:val="0"/>
                  <w:sz w:val="18"/>
                  <w:szCs w:val="24"/>
                  <w:lang w:val="en-US" w:eastAsia="en-US" w:bidi="ar-SA"/>
                </w:rPr>
                <w:delText>If no seller stopped</w:delText>
              </w:r>
            </w:del>
          </w:p>
        </w:tc>
        <w:tc>
          <w:tcPr>
            <w:tcW w:w="274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01" w:author="Changes 24 to 25 Oct" w:date="2026-10-25T16:02:42Z"/>
              </w:rPr>
            </w:pPr>
            <w:del w:id="1300" w:author="Changes 24 to 25 Oct" w:date="2026-10-25T16:02:42Z">
              <w:r>
                <w:rPr>
                  <w:b/>
                  <w:kern w:val="0"/>
                  <w:sz w:val="18"/>
                  <w:szCs w:val="24"/>
                  <w:lang w:val="en-US" w:eastAsia="en-US" w:bidi="ar-SA"/>
                </w:rPr>
                <w:delText>If sellers stopped at 5 percent a year</w:delText>
              </w:r>
            </w:del>
          </w:p>
        </w:tc>
      </w:tr>
      <w:tr>
        <w:trPr>
          <w:del w:id="1302" w:author="Changes 24 to 25 Oct" w:date="2026-10-25T16:02:42Z"/>
          <w:cantSplit w:val="true"/>
        </w:trPr>
        <w:tc>
          <w:tcPr>
            <w:tcW w:w="4187" w:type="dxa"/>
            <w:tcBorders/>
          </w:tcPr>
          <w:p>
            <w:pPr>
              <w:pStyle w:val="Compact"/>
              <w:keepNext w:val="true"/>
              <w:widowControl/>
              <w:spacing w:lineRule="exact" w:line="220" w:before="0" w:after="0"/>
              <w:jc w:val="left"/>
              <w:rPr>
                <w:kern w:val="0"/>
                <w:szCs w:val="24"/>
                <w:lang w:val="en-US" w:eastAsia="en-US" w:bidi="ar-SA"/>
                <w:del w:id="1304" w:author="Changes 24 to 25 Oct" w:date="2026-10-25T16:02:42Z"/>
              </w:rPr>
            </w:pPr>
            <w:del w:id="1303" w:author="Changes 24 to 25 Oct" w:date="2026-10-25T16:02:42Z">
              <w:r>
                <w:rPr>
                  <w:kern w:val="0"/>
                  <w:sz w:val="18"/>
                  <w:szCs w:val="24"/>
                  <w:lang w:val="en-US" w:eastAsia="en-US" w:bidi="ar-SA"/>
                </w:rPr>
                <w:delText>Rise between the weighted totals of the two files</w:delText>
              </w:r>
            </w:del>
          </w:p>
        </w:tc>
        <w:tc>
          <w:tcPr>
            <w:tcW w:w="1570" w:type="dxa"/>
            <w:tcBorders/>
          </w:tcPr>
          <w:p>
            <w:pPr>
              <w:pStyle w:val="Compact"/>
              <w:keepNext w:val="true"/>
              <w:widowControl/>
              <w:spacing w:lineRule="exact" w:line="220" w:before="0" w:after="0"/>
              <w:jc w:val="left"/>
              <w:rPr>
                <w:kern w:val="0"/>
                <w:szCs w:val="24"/>
                <w:lang w:val="en-US" w:eastAsia="en-US" w:bidi="ar-SA"/>
                <w:del w:id="1306" w:author="Changes 24 to 25 Oct" w:date="2026-10-25T16:02:42Z"/>
              </w:rPr>
            </w:pPr>
            <w:del w:id="1305" w:author="Changes 24 to 25 Oct" w:date="2026-10-25T16:02:42Z">
              <w:r>
                <w:rPr>
                  <w:kern w:val="0"/>
                  <w:sz w:val="18"/>
                  <w:szCs w:val="24"/>
                  <w:lang w:val="en-US" w:eastAsia="en-US" w:bidi="ar-SA"/>
                </w:rPr>
                <w:delText>819 (100%)</w:delText>
              </w:r>
            </w:del>
          </w:p>
        </w:tc>
        <w:tc>
          <w:tcPr>
            <w:tcW w:w="2748" w:type="dxa"/>
            <w:tcBorders/>
          </w:tcPr>
          <w:p>
            <w:pPr>
              <w:pStyle w:val="Compact"/>
              <w:keepNext w:val="true"/>
              <w:widowControl/>
              <w:spacing w:lineRule="exact" w:line="220" w:before="0" w:after="0"/>
              <w:jc w:val="left"/>
              <w:rPr>
                <w:kern w:val="0"/>
                <w:szCs w:val="24"/>
                <w:lang w:val="en-US" w:eastAsia="en-US" w:bidi="ar-SA"/>
                <w:del w:id="1308" w:author="Changes 24 to 25 Oct" w:date="2026-10-25T16:02:42Z"/>
              </w:rPr>
            </w:pPr>
            <w:del w:id="1307" w:author="Changes 24 to 25 Oct" w:date="2026-10-25T16:02:42Z">
              <w:r>
                <w:rPr>
                  <w:kern w:val="0"/>
                  <w:sz w:val="18"/>
                  <w:szCs w:val="24"/>
                  <w:lang w:val="en-US" w:eastAsia="en-US" w:bidi="ar-SA"/>
                </w:rPr>
                <w:delText>819 (100%)</w:delText>
              </w:r>
            </w:del>
          </w:p>
        </w:tc>
      </w:tr>
      <w:tr>
        <w:trPr>
          <w:del w:id="1309" w:author="Changes 24 to 25 Oct" w:date="2026-10-25T16:02:42Z"/>
          <w:cantSplit w:val="true"/>
        </w:trPr>
        <w:tc>
          <w:tcPr>
            <w:tcW w:w="4187" w:type="dxa"/>
            <w:tcBorders/>
          </w:tcPr>
          <w:p>
            <w:pPr>
              <w:pStyle w:val="Compact"/>
              <w:keepNext w:val="true"/>
              <w:widowControl/>
              <w:spacing w:lineRule="exact" w:line="220" w:before="0" w:after="0"/>
              <w:jc w:val="left"/>
              <w:rPr>
                <w:kern w:val="0"/>
                <w:szCs w:val="24"/>
                <w:lang w:val="en-US" w:eastAsia="en-US" w:bidi="ar-SA"/>
                <w:del w:id="1311" w:author="Changes 24 to 25 Oct" w:date="2026-10-25T16:02:42Z"/>
              </w:rPr>
            </w:pPr>
            <w:del w:id="1310" w:author="Changes 24 to 25 Oct" w:date="2026-10-25T16:02:42Z">
              <w:r>
                <w:rPr>
                  <w:kern w:val="0"/>
                  <w:sz w:val="18"/>
                  <w:szCs w:val="24"/>
                  <w:lang w:val="en-US" w:eastAsia="en-US" w:bidi="ar-SA"/>
                </w:rPr>
                <w:delText>Net entry: sellers who began in 2023, less those who stopped</w:delText>
              </w:r>
            </w:del>
          </w:p>
        </w:tc>
        <w:tc>
          <w:tcPr>
            <w:tcW w:w="1570" w:type="dxa"/>
            <w:tcBorders/>
          </w:tcPr>
          <w:p>
            <w:pPr>
              <w:pStyle w:val="Compact"/>
              <w:keepNext w:val="true"/>
              <w:widowControl/>
              <w:spacing w:lineRule="exact" w:line="220" w:before="0" w:after="0"/>
              <w:jc w:val="left"/>
              <w:rPr>
                <w:kern w:val="0"/>
                <w:szCs w:val="24"/>
                <w:lang w:val="en-US" w:eastAsia="en-US" w:bidi="ar-SA"/>
                <w:del w:id="1313" w:author="Changes 24 to 25 Oct" w:date="2026-10-25T16:02:42Z"/>
              </w:rPr>
            </w:pPr>
            <w:del w:id="1312" w:author="Changes 24 to 25 Oct" w:date="2026-10-25T16:02:42Z">
              <w:r>
                <w:rPr>
                  <w:kern w:val="0"/>
                  <w:sz w:val="18"/>
                  <w:szCs w:val="24"/>
                  <w:lang w:val="en-US" w:eastAsia="en-US" w:bidi="ar-SA"/>
                </w:rPr>
                <w:delText>513 (63%)</w:delText>
              </w:r>
            </w:del>
          </w:p>
        </w:tc>
        <w:tc>
          <w:tcPr>
            <w:tcW w:w="2748" w:type="dxa"/>
            <w:tcBorders/>
          </w:tcPr>
          <w:p>
            <w:pPr>
              <w:pStyle w:val="Compact"/>
              <w:keepNext w:val="true"/>
              <w:widowControl/>
              <w:spacing w:lineRule="exact" w:line="220" w:before="0" w:after="0"/>
              <w:jc w:val="left"/>
              <w:rPr>
                <w:kern w:val="0"/>
                <w:szCs w:val="24"/>
                <w:lang w:val="en-US" w:eastAsia="en-US" w:bidi="ar-SA"/>
                <w:del w:id="1315" w:author="Changes 24 to 25 Oct" w:date="2026-10-25T16:02:42Z"/>
              </w:rPr>
            </w:pPr>
            <w:del w:id="1314" w:author="Changes 24 to 25 Oct" w:date="2026-10-25T16:02:42Z">
              <w:r>
                <w:rPr>
                  <w:kern w:val="0"/>
                  <w:sz w:val="18"/>
                  <w:szCs w:val="24"/>
                  <w:lang w:val="en-US" w:eastAsia="en-US" w:bidi="ar-SA"/>
                </w:rPr>
                <w:delText>361 (44%)</w:delText>
              </w:r>
            </w:del>
          </w:p>
        </w:tc>
      </w:tr>
      <w:tr>
        <w:trPr>
          <w:del w:id="1316" w:author="Changes 24 to 25 Oct" w:date="2026-10-25T16:02:42Z"/>
          <w:cantSplit w:val="true"/>
        </w:trPr>
        <w:tc>
          <w:tcPr>
            <w:tcW w:w="4187" w:type="dxa"/>
            <w:tcBorders>
              <w:bottom w:val="single" w:sz="8" w:space="0" w:color="000000"/>
            </w:tcBorders>
          </w:tcPr>
          <w:p>
            <w:pPr>
              <w:pStyle w:val="Compact"/>
              <w:widowControl/>
              <w:spacing w:lineRule="exact" w:line="220" w:before="0" w:after="0"/>
              <w:jc w:val="left"/>
              <w:rPr>
                <w:kern w:val="0"/>
                <w:szCs w:val="24"/>
                <w:lang w:val="en-US" w:eastAsia="en-US" w:bidi="ar-SA"/>
                <w:del w:id="1318" w:author="Changes 24 to 25 Oct" w:date="2026-10-25T16:02:42Z"/>
              </w:rPr>
            </w:pPr>
            <w:del w:id="1317" w:author="Changes 24 to 25 Oct" w:date="2026-10-25T16:02:42Z">
              <w:r>
                <w:rPr>
                  <w:kern w:val="0"/>
                  <w:sz w:val="18"/>
                  <w:szCs w:val="24"/>
                  <w:lang w:val="en-US" w:eastAsia="en-US" w:bidi="ar-SA"/>
                </w:rPr>
                <w:delText>Earlier sellers newly counted above the whole 2022 count</w:delText>
              </w:r>
            </w:del>
          </w:p>
        </w:tc>
        <w:tc>
          <w:tcPr>
            <w:tcW w:w="1570" w:type="dxa"/>
            <w:tcBorders>
              <w:bottom w:val="single" w:sz="8" w:space="0" w:color="000000"/>
            </w:tcBorders>
          </w:tcPr>
          <w:p>
            <w:pPr>
              <w:pStyle w:val="Compact"/>
              <w:widowControl/>
              <w:spacing w:lineRule="exact" w:line="220" w:before="0" w:after="0"/>
              <w:jc w:val="left"/>
              <w:rPr>
                <w:kern w:val="0"/>
                <w:szCs w:val="24"/>
                <w:lang w:val="en-US" w:eastAsia="en-US" w:bidi="ar-SA"/>
                <w:del w:id="1320" w:author="Changes 24 to 25 Oct" w:date="2026-10-25T16:02:42Z"/>
              </w:rPr>
            </w:pPr>
            <w:del w:id="1319" w:author="Changes 24 to 25 Oct" w:date="2026-10-25T16:02:42Z">
              <w:r>
                <w:rPr>
                  <w:kern w:val="0"/>
                  <w:sz w:val="18"/>
                  <w:szCs w:val="24"/>
                  <w:lang w:val="en-US" w:eastAsia="en-US" w:bidi="ar-SA"/>
                </w:rPr>
                <w:delText>306 (37%)</w:delText>
              </w:r>
            </w:del>
          </w:p>
        </w:tc>
        <w:tc>
          <w:tcPr>
            <w:tcW w:w="2748" w:type="dxa"/>
            <w:tcBorders>
              <w:bottom w:val="single" w:sz="8" w:space="0" w:color="000000"/>
            </w:tcBorders>
          </w:tcPr>
          <w:p>
            <w:pPr>
              <w:pStyle w:val="Compact"/>
              <w:widowControl/>
              <w:spacing w:lineRule="exact" w:line="220" w:before="0" w:after="0"/>
              <w:jc w:val="left"/>
              <w:rPr>
                <w:kern w:val="0"/>
                <w:szCs w:val="24"/>
                <w:lang w:val="en-US" w:eastAsia="en-US" w:bidi="ar-SA"/>
                <w:del w:id="1322" w:author="Changes 24 to 25 Oct" w:date="2026-10-25T16:02:42Z"/>
              </w:rPr>
            </w:pPr>
            <w:del w:id="1321" w:author="Changes 24 to 25 Oct" w:date="2026-10-25T16:02:42Z">
              <w:r>
                <w:rPr>
                  <w:kern w:val="0"/>
                  <w:sz w:val="18"/>
                  <w:szCs w:val="24"/>
                  <w:lang w:val="en-US" w:eastAsia="en-US" w:bidi="ar-SA"/>
                </w:rPr>
                <w:delText>458 (56%)</w:delText>
              </w:r>
            </w:del>
          </w:p>
        </w:tc>
      </w:tr>
    </w:tbl>
    <w:p>
      <w:pPr>
        <w:pStyle w:val="TableNote"/>
        <w:rPr>
          <w:del w:id="1325" w:author="Changes 24 to 25 Oct" w:date="2026-10-25T16:02:42Z"/>
        </w:rPr>
      </w:pPr>
      <w:del w:id="1323" w:author="Changes 24 to 25 Oct" w:date="2026-10-25T16:02:42Z">
        <w:r>
          <w:rPr>
            <w:i/>
            <w:iCs/>
          </w:rPr>
          <w:delText>Note:</w:delText>
        </w:r>
      </w:del>
      <w:del w:id="1324" w:author="Changes 24 to 25 Oct" w:date="2026-10-25T16:02:42Z">
        <w:r>
          <w:rPr/>
          <w:delText xml:space="preserve"> BPS’s published counts give a rise of 821 thousand (BPS 2025a). Source: BPS survey files, weighted; author’s calculations.</w:delText>
        </w:r>
      </w:del>
    </w:p>
    <w:p>
      <w:pPr>
        <w:pStyle w:val="TableCaption"/>
        <w:rPr/>
      </w:pPr>
      <w:r>
        <w:rPr/>
        <w:t>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rPr/>
      </w:pPr>
      <w:r>
        <w:rPr/>
        <w:t>The count behaved normally again in BPS’s published table for 2024. The cohort that began before 2020 shrank by about 10 percent. At least 754 thousand new sellers appeared, more than the rise of 584 thousand.</w:t>
      </w:r>
    </w:p>
    <w:p>
      <w:pPr>
        <w:pStyle w:val="BodyText"/>
        <w:rPr/>
      </w:pPr>
      <w:r>
        <w:rPr/>
        <w:t>The break sat in chat and social selling. Among sellers who began by 2022, those using only chat or social media rose by 13 percent, and marketplace users by 0.3 percent. Across the 34 provinces, growth in the count had almost no link to the share of new sellers (a rank correlation of 0.10, on a scale from −1 to 1). It had only a weak link to growth in the sample (0.35).</w:t>
      </w:r>
    </w:p>
    <w:p>
      <w:pPr>
        <w:pStyle w:val="BodyText"/>
        <w:rPr/>
      </w:pPr>
      <w:r>
        <w:rPr/>
        <w:t>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rPr/>
      </w:pPr>
      <w:r>
        <w:rPr/>
        <w:t>Most of the 2023 rise in sales value cannot be traced to what sellers reported. BPS’s figure rose by 41 percent in rupiah, from about US$53 billion to about US$72 billion at each year’s exchange rate. The thesis asks how much of that rise the sellers’ own answers can account for, by giving each kind of seller its typical size in the 2022 file.</w:t>
      </w:r>
    </w:p>
    <w:p>
      <w:pPr>
        <w:pStyle w:val="BodyText"/>
        <w:rPr/>
      </w:pPr>
      <w:r>
        <w:rPr/>
        <w:t>New sellers, sized like those that began in 2022, account for 25 to 30 percent of the rise.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rPr/>
      </w:pPr>
      <w:r>
        <w:rPr/>
        <w:t xml:space="preserve">H2 holds on the published series, but it sits right on its threshold once the extra count is read as coverage, an exploratory follow-up. H2’s split treats every seller in the count as having entered. Suppose instead that the sellers not explained by entry were reached by wider coverage, and that their sales came with them. With both taken out of the 2023 figures, </w:t>
      </w:r>
      <w:ins w:id="1326" w:author="Changes 24 to 25 Oct" w:date="2026-10-25T16:02:42Z">
        <w:r>
          <w:rPr/>
          <w:t xml:space="preserve">the number of businesses grows by 17 percent </w:t>
        </w:r>
      </w:ins>
      <w:del w:id="1327" w:author="Changes 24 to 25 Oct" w:date="2026-10-25T16:02:42Z">
        <w:r>
          <w:rPr/>
          <w:delText xml:space="preserve">more businesses account for about 54 percent of the growth </w:delText>
        </w:r>
      </w:del>
      <w:r>
        <w:rPr/>
        <w:t xml:space="preserve">if no seller stopped, </w:t>
      </w:r>
      <w:ins w:id="1328" w:author="Changes 24 to 25 Oct" w:date="2026-10-25T16:02:42Z">
        <w:r>
          <w:rPr/>
          <w:t xml:space="preserve">against 14 to 15 percent for sales per business, so H2 holds narrowly. If </w:t>
        </w:r>
      </w:ins>
      <w:del w:id="1329" w:author="Changes 24 to 25 Oct" w:date="2026-10-25T16:02:42Z">
        <w:r>
          <w:rPr/>
          <w:delText xml:space="preserve">and about 42 percent if </w:delText>
        </w:r>
      </w:del>
      <w:r>
        <w:rPr/>
        <w:t>sellers stopped at 5 percent a year</w:t>
      </w:r>
      <w:ins w:id="1330" w:author="Changes 24 to 25 Oct" w:date="2026-10-25T16:02:42Z">
        <w:r>
          <w:rPr/>
          <w:t>, the number of businesses grows by 12 percent and sales per business by about 16 to 17 percent, so H2 fails by a few points</w:t>
        </w:r>
      </w:ins>
      <w:r>
        <w:rPr/>
        <w:t xml:space="preserve">. H2 requires </w:t>
      </w:r>
      <w:ins w:id="1331" w:author="Changes 24 to 25 Oct" w:date="2026-10-25T16:02:42Z">
        <w:r>
          <w:rPr/>
          <w:t>the first growth rate to be the larger</w:t>
        </w:r>
      </w:ins>
      <w:del w:id="1332" w:author="Changes 24 to 25 Oct" w:date="2026-10-25T16:02:42Z">
        <w:r>
          <w:rPr/>
          <w:delText>more than 50 percent</w:delText>
        </w:r>
      </w:del>
      <w:r>
        <w:rPr/>
        <w:t xml:space="preserve">. Taking out the sellers but keeping their sales gives </w:t>
      </w:r>
      <w:ins w:id="1333" w:author="Changes 24 to 25 Oct" w:date="2026-10-25T16:02:42Z">
        <w:r>
          <w:rPr/>
          <w:t>17 against 20 percent, and 12 against 25</w:t>
        </w:r>
      </w:ins>
      <w:del w:id="1334" w:author="Changes 24 to 25 Oct" w:date="2026-10-25T16:02:42Z">
        <w:r>
          <w:rPr/>
          <w:delText>34 to 47</w:delText>
        </w:r>
      </w:del>
      <w:r>
        <w:rPr/>
        <w:t xml:space="preserve"> percent, but that version treats the count and the value unevenly.</w:t>
      </w:r>
    </w:p>
    <w:p>
      <w:pPr>
        <w:pStyle w:val="BodyText"/>
        <w:rPr/>
      </w:pPr>
      <w:bookmarkStart w:id="59" w:name="what-the-rise-in-the-count-contains"/>
      <w:r>
        <w:rPr/>
        <w:t>The checks point to a survey that reached more chat and social sellers in 2023, the kind of break that Section 3.5 described. The files cannot separate that reading from sellers returning after a pause. Who the extra sellers were helps decide between the two.</w:t>
      </w:r>
      <w:bookmarkEnd w:id="59"/>
    </w:p>
    <w:p>
      <w:pPr>
        <w:pStyle w:val="Heading2"/>
        <w:rPr/>
      </w:pPr>
      <w:bookmarkStart w:id="60" w:name="who-the-extra-sellers-were"/>
      <w:r>
        <w:rPr/>
        <w:t>5.8 Who the extra sellers were</w:t>
      </w:r>
    </w:p>
    <w:p>
      <w:pPr>
        <w:pStyle w:val="FirstParagraph"/>
        <w:rPr/>
      </w:pPr>
      <w:r>
        <w:rPr/>
        <w:t xml:space="preserve">The extra count leaned toward long-running businesses, older owners and places outside Java, an exploratory result. A group’s extra count is its 2023 count less its 2022 count grown at the group’s own yearly rate from 2020 to 2022 (Section 4.7). The extra sellers total about 450 thousand, close to the 458 thousand in Table </w:t>
      </w:r>
      <w:ins w:id="1335" w:author="Changes 24 to 25 Oct" w:date="2026-10-25T16:02:42Z">
        <w:r>
          <w:rPr/>
          <w:t>5</w:t>
        </w:r>
      </w:ins>
      <w:del w:id="1336" w:author="Changes 24 to 25 Oct" w:date="2026-10-25T16:02:42Z">
        <w:r>
          <w:rPr/>
          <w:delText>12</w:delText>
        </w:r>
      </w:del>
      <w:r>
        <w:rPr/>
        <w:t>. Figure 5 compares each group’s share of the extra count with its share of the 2022 count.</w:t>
      </w:r>
    </w:p>
    <w:p>
      <w:pPr>
        <w:pStyle w:val="BodyText"/>
        <w:keepNext w:val="true"/>
        <w:spacing w:lineRule="auto" w:line="240" w:before="200" w:after="0"/>
        <w:jc w:val="center"/>
        <w:rPr>
          <w:del w:id="1338" w:author="Changes 24 to 25 Oct" w:date="2026-10-25T16:02:42Z"/>
        </w:rPr>
      </w:pPr>
      <w:del w:id="1337" w:author="Changes 24 to 25 Oct" w:date="2026-10-25T16:02:42Z">
        <w:r>
          <w:rPr/>
          <w:drawing>
            <wp:inline distT="0" distB="0" distL="0" distR="0">
              <wp:extent cx="5400040" cy="2130425"/>
              <wp:effectExtent l="0" t="0" r="0" b="0"/>
              <wp:docPr id="5" name="Image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Copy 1" descr=""/>
                      <pic:cNvPicPr>
                        <a:picLocks noChangeAspect="1" noChangeArrowheads="1"/>
                      </pic:cNvPicPr>
                    </pic:nvPicPr>
                    <pic:blipFill>
                      <a:blip r:embed="rId8"/>
                      <a:stretch>
                        <a:fillRect/>
                      </a:stretch>
                    </pic:blipFill>
                    <pic:spPr bwMode="auto">
                      <a:xfrm>
                        <a:off x="0" y="0"/>
                        <a:ext cx="5400040" cy="2130425"/>
                      </a:xfrm>
                      <a:prstGeom prst="rect">
                        <a:avLst/>
                      </a:prstGeom>
                    </pic:spPr>
                  </pic:pic>
                </a:graphicData>
              </a:graphic>
            </wp:inline>
          </w:drawing>
        </w:r>
      </w:del>
    </w:p>
    <w:p>
      <w:pPr>
        <w:pStyle w:val="BodyText"/>
        <w:keepLines/>
        <w:spacing w:lineRule="auto" w:line="240" w:before="120" w:after="120"/>
        <w:ind w:hanging="0"/>
        <w:jc w:val="center"/>
        <w:rPr>
          <w:ins w:id="1340" w:author="Changes 24 to 25 Oct" w:date="2026-10-25T16:02:42Z"/>
        </w:rPr>
      </w:pPr>
      <w:ins w:id="1339" w:author="Changes 24 to 25 Oct" w:date="2026-10-25T16:02:42Z">
        <w:r>
          <w:rPr/>
          <w:t>[Insert Figure 5 about here]</w:t>
        </w:r>
      </w:ins>
    </w:p>
    <w:p>
      <w:pPr>
        <w:pStyle w:val="FigureCaption"/>
        <w:keepNext w:val="true"/>
        <w:rPr>
          <w:del w:id="1343" w:author="Changes 24 to 25 Oct" w:date="2026-10-25T16:02:42Z"/>
        </w:rPr>
      </w:pPr>
      <w:del w:id="1341" w:author="Changes 24 to 25 Oct" w:date="2026-10-25T16:02:42Z">
        <w:r>
          <w:rPr>
            <w:b/>
          </w:rPr>
          <w:delText>Figure 5.</w:delText>
        </w:r>
      </w:del>
      <w:del w:id="1342" w:author="Changes 24 to 25 Oct" w:date="2026-10-25T16:02:42Z">
        <w:r>
          <w:rPr>
            <w:b w:val="false"/>
          </w:rPr>
          <w:delText xml:space="preserve"> Who the extra sellers were.</w:delText>
        </w:r>
      </w:del>
    </w:p>
    <w:p>
      <w:pPr>
        <w:pStyle w:val="TableNote"/>
        <w:rPr>
          <w:del w:id="1345" w:author="Changes 24 to 25 Oct" w:date="2026-10-25T16:02:42Z"/>
        </w:rPr>
      </w:pPr>
      <w:del w:id="1344" w:author="Changes 24 to 25 Oct" w:date="2026-10-25T16:02:42Z">
        <w:r>
          <w:rPr/>
          <w:delText>The extra sellers are the 2023 count above what each group’s normal yearly change in 2020 to 2022 would give, about 450 thousand in total. Source: BPS survey files, weighted; author’s calculations. Exploratory.</w:delText>
        </w:r>
      </w:del>
    </w:p>
    <w:p>
      <w:pPr>
        <w:pStyle w:val="FigureCaption"/>
        <w:rPr/>
      </w:pPr>
      <w:r>
        <w:rPr/>
        <w:t>The extra count did not lean toward young businesses. A lean toward men in the raw counts disappears once each group’s normal change is taken out. This profile helps test whether the extra sellers were returning after a pause.</w:t>
      </w:r>
    </w:p>
    <w:p>
      <w:pPr>
        <w:pStyle w:val="BodyText"/>
        <w:rPr/>
      </w:pPr>
      <w:r>
        <w:rPr/>
        <w:t>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rPr/>
      </w:pPr>
      <w:r>
        <w:rPr/>
        <w:t>The age profile argues against returners as well. Small firms that stop are more often young firms with young owners (McKenzie and Paffhausen 2019). Returners would then make the extra count lean young. It leaned old.</w:t>
      </w:r>
    </w:p>
    <w:p>
      <w:pPr>
        <w:pStyle w:val="BodyText"/>
        <w:rPr/>
      </w:pPr>
      <w:bookmarkStart w:id="61" w:name="who-the-extra-sellers-were"/>
      <w:r>
        <w:rPr/>
        <w:t>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bookmarkEnd w:id="61"/>
    </w:p>
    <w:p>
      <w:pPr>
        <w:pStyle w:val="Heading2"/>
        <w:rPr/>
      </w:pPr>
      <w:bookmarkStart w:id="62" w:name="channels-and-records"/>
      <w:r>
        <w:rPr/>
        <w:t>5.9 Channels and records</w:t>
      </w:r>
    </w:p>
    <w:p>
      <w:pPr>
        <w:pStyle w:val="FirstParagraph"/>
        <w:rPr/>
      </w:pPr>
      <w:r>
        <w:rPr/>
        <w:t>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rPr/>
      </w:pPr>
      <w:r>
        <w:rPr/>
        <w:t>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rPr/>
      </w:pPr>
      <w:r>
        <w:rPr/>
        <w:t>Marketplaces carry only about a fifth of online sales value. The share was 23 to 26 percent in 2022 on the survey files. In BPS’s published figures it was 18 percent in 2023 and 16 percent in 2024.</w:t>
      </w:r>
    </w:p>
    <w:p>
      <w:pPr>
        <w:pStyle w:val="BodyText"/>
        <w:rPr/>
      </w:pPr>
      <w:r>
        <w:rPr/>
        <w:t>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rPr/>
      </w:pPr>
      <w:r>
        <w:rPr/>
        <w:t>Records are thinner outside the marketplaces. In 2023, about 29 percent of marketplace sellers kept complete financial statements, against about 12 percent of other sellers. Figure 6 shows the share of all sellers who keep them falling. The fall from 2020 to 2022 came while the survey appears to have counted the same kinds of seller. The fall in 2023 may partly reflect the chat-only sellers added to the count.</w:t>
      </w:r>
    </w:p>
    <w:p>
      <w:pPr>
        <w:pStyle w:val="BodyText"/>
        <w:keepNext w:val="true"/>
        <w:spacing w:lineRule="auto" w:line="240" w:before="200" w:after="0"/>
        <w:jc w:val="center"/>
        <w:rPr>
          <w:del w:id="1347" w:author="Changes 24 to 25 Oct" w:date="2026-10-25T16:02:42Z"/>
        </w:rPr>
      </w:pPr>
      <w:del w:id="1346" w:author="Changes 24 to 25 Oct" w:date="2026-10-25T16:02:42Z">
        <w:r>
          <w:rPr/>
          <w:drawing>
            <wp:inline distT="0" distB="0" distL="0" distR="0">
              <wp:extent cx="5400040" cy="2480310"/>
              <wp:effectExtent l="0" t="0" r="0" b="0"/>
              <wp:docPr id="6" name="Image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Copy 1" descr=""/>
                      <pic:cNvPicPr>
                        <a:picLocks noChangeAspect="1" noChangeArrowheads="1"/>
                      </pic:cNvPicPr>
                    </pic:nvPicPr>
                    <pic:blipFill>
                      <a:blip r:embed="rId9"/>
                      <a:stretch>
                        <a:fillRect/>
                      </a:stretch>
                    </pic:blipFill>
                    <pic:spPr bwMode="auto">
                      <a:xfrm>
                        <a:off x="0" y="0"/>
                        <a:ext cx="5400040" cy="2480310"/>
                      </a:xfrm>
                      <a:prstGeom prst="rect">
                        <a:avLst/>
                      </a:prstGeom>
                    </pic:spPr>
                  </pic:pic>
                </a:graphicData>
              </a:graphic>
            </wp:inline>
          </w:drawing>
        </w:r>
      </w:del>
    </w:p>
    <w:p>
      <w:pPr>
        <w:pStyle w:val="BodyText"/>
        <w:keepLines/>
        <w:spacing w:lineRule="auto" w:line="240" w:before="120" w:after="120"/>
        <w:ind w:hanging="0"/>
        <w:jc w:val="center"/>
        <w:rPr>
          <w:ins w:id="1349" w:author="Changes 24 to 25 Oct" w:date="2026-10-25T16:02:42Z"/>
        </w:rPr>
      </w:pPr>
      <w:ins w:id="1348" w:author="Changes 24 to 25 Oct" w:date="2026-10-25T16:02:42Z">
        <w:r>
          <w:rPr/>
          <w:t>[Insert Figure 6 about here]</w:t>
        </w:r>
      </w:ins>
    </w:p>
    <w:p>
      <w:pPr>
        <w:pStyle w:val="FigureCaption"/>
        <w:keepNext w:val="true"/>
        <w:rPr>
          <w:del w:id="1352" w:author="Changes 24 to 25 Oct" w:date="2026-10-25T16:02:42Z"/>
        </w:rPr>
      </w:pPr>
      <w:del w:id="1350" w:author="Changes 24 to 25 Oct" w:date="2026-10-25T16:02:42Z">
        <w:r>
          <w:rPr>
            <w:b/>
          </w:rPr>
          <w:delText>Figure 6.</w:delText>
        </w:r>
      </w:del>
      <w:del w:id="1351" w:author="Changes 24 to 25 Oct" w:date="2026-10-25T16:02:42Z">
        <w:r>
          <w:rPr>
            <w:b w:val="false"/>
          </w:rPr>
          <w:delText xml:space="preserve"> Marketplace use and financial statements, 2020 to 2024.</w:delText>
        </w:r>
      </w:del>
    </w:p>
    <w:p>
      <w:pPr>
        <w:pStyle w:val="TableNote"/>
        <w:rPr>
          <w:del w:id="1354" w:author="Changes 24 to 25 Oct" w:date="2026-10-25T16:02:42Z"/>
        </w:rPr>
      </w:pPr>
      <w:del w:id="1353" w:author="Changes 24 to 25 Oct" w:date="2026-10-25T16:02:42Z">
        <w:r>
          <w:rPr/>
          <w:delText>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delText>
        </w:r>
      </w:del>
    </w:p>
    <w:p>
      <w:pPr>
        <w:pStyle w:val="FigureCaption"/>
        <w:rPr/>
      </w:pPr>
      <w:r>
        <w:rPr/>
        <w:t>The fall reaches long-running sellers too, an exploratory finding. Among sellers who began before 2020, the share keeping complete statements fell from about 23 percent in 2022 to about 17 percent in 2023.</w:t>
      </w:r>
    </w:p>
    <w:p>
      <w:pPr>
        <w:pStyle w:val="BodyText"/>
        <w:rPr/>
      </w:pPr>
      <w:r>
        <w:rPr/>
        <w:t>Sellers without statements hold far less of the value than of the count. On the bracket scenarios of Section 4.8, they held 26 to 40 percent of online value in 2022, against 79 percent of the count.</w:t>
      </w:r>
    </w:p>
    <w:p>
      <w:pPr>
        <w:pStyle w:val="BodyText"/>
        <w:rPr/>
      </w:pPr>
      <w:r>
        <w:rPr/>
        <w:t>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rPr/>
      </w:pPr>
      <w:r>
        <w:rPr/>
        <w:t>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rPr/>
      </w:pPr>
      <w:r>
        <w:rPr/>
        <w:t>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rPr/>
      </w:pPr>
      <w:r>
        <w:rPr/>
        <w:t>Among formal firms, about 40 percent in Indonesia have neither a website nor online tax filing. That is the highest share of seven countries, against about 9 percent in Malaysia and in Thailand, a descriptive comparison.</w:t>
      </w:r>
    </w:p>
    <w:p>
      <w:pPr>
        <w:pStyle w:val="BodyText"/>
        <w:rPr/>
      </w:pPr>
      <w:bookmarkStart w:id="63" w:name="channels-and-records"/>
      <w:r>
        <w:rPr/>
        <w:t>The split by channel is the starting point for the third question of Section 2.4, because a rule built on platform records reaches only the marketplace part. Chapter 6 measures that reach. The same split also shows where the national figures disagree, which is the next section.</w:t>
      </w:r>
      <w:bookmarkEnd w:id="63"/>
    </w:p>
    <w:p>
      <w:pPr>
        <w:pStyle w:val="Heading2"/>
        <w:rPr/>
      </w:pPr>
      <w:bookmarkStart w:id="64" w:name="why-the-national-figures-disagree"/>
      <w:r>
        <w:rPr/>
        <w:t>5.10 Why the national figures disagree</w:t>
      </w:r>
    </w:p>
    <w:p>
      <w:pPr>
        <w:pStyle w:val="FirstParagraph"/>
        <w:rPr/>
      </w:pPr>
      <w:r>
        <w:rPr/>
        <w:t>The national figures agree that growth was small only where they cover the same sellers, and they do not agree on scale. In 2023, Bank Indonesia’s e-commerce figure fell by about 5 percent while BPS’s rose by about 41 percent. That is the disagreement Chapter 1 introduced, and the third objective asks what lies behind it.</w:t>
      </w:r>
    </w:p>
    <w:p>
      <w:pPr>
        <w:pStyle w:val="BodyText"/>
        <w:rPr/>
      </w:pPr>
      <w:r>
        <w:rPr/>
        <w:t>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rPr/>
      </w:pPr>
      <w:r>
        <w:rPr/>
        <w:t>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rPr/>
      </w:pPr>
      <w:r>
        <w:rPr/>
        <w:t xml:space="preserve">In 2024 the figures divide by coverage. Those that cover mainly platforms grew by 5 to 7 percent, and BPS’s grew by about 17 percent. The adjacent figures of </w:t>
      </w:r>
      <w:ins w:id="1355" w:author="Changes 24 to 25 Oct" w:date="2026-10-25T16:02:42Z">
        <w:r>
          <w:rPr/>
          <w:t>Appendix A</w:t>
        </w:r>
      </w:ins>
      <w:del w:id="1356" w:author="Changes 24 to 25 Oct" w:date="2026-10-25T16:02:42Z">
        <w:r>
          <w:rPr/>
          <w:delText>Table 7</w:delText>
        </w:r>
      </w:del>
      <w:r>
        <w:rPr/>
        <w:t xml:space="preserve"> point the same way as BPS but do not measure Indonesian e-commerce. Parcels shipped in Southeast Asia grew by about 25 percent, and the tax on foreign digital services by about 25 percent.</w:t>
      </w:r>
    </w:p>
    <w:p>
      <w:pPr>
        <w:pStyle w:val="BodyText"/>
        <w:rPr/>
      </w:pPr>
      <w:r>
        <w:rPr/>
        <w:t xml:space="preserve">Payment figures grew faster than any of these from 2023 to 2024. E-money shopping grew by about 30 percent, mobile-banking purchases by 83 percent and </w:t>
      </w:r>
      <w:ins w:id="1357" w:author="Changes 24 to 25 Oct" w:date="2026-10-25T16:02:42Z">
        <w:r>
          <w:rPr/>
          <w:t>payments through the Quick Response Code Indonesian Standard (QRIS)</w:t>
        </w:r>
      </w:ins>
      <w:del w:id="1358" w:author="Changes 24 to 25 Oct" w:date="2026-10-25T16:02:42Z">
        <w:r>
          <w:rPr/>
          <w:delText>QRIS payments</w:delText>
        </w:r>
      </w:del>
      <w:r>
        <w:rPr/>
        <w:t xml:space="preserve"> by 187 percent. They are context only, because they include in-person payments and the switch away from cash.</w:t>
      </w:r>
    </w:p>
    <w:p>
      <w:pPr>
        <w:pStyle w:val="BodyText"/>
        <w:rPr/>
      </w:pPr>
      <w:r>
        <w:rPr/>
        <w:t>Levels cannot be reconciled. In 2024, BPS put online sales at about US$81 billion and Bank Indonesia at about US$31 billion.</w:t>
      </w:r>
    </w:p>
    <w:p>
      <w:pPr>
        <w:pStyle w:val="BodyText"/>
        <w:rPr/>
      </w:pPr>
      <w:r>
        <w:rPr/>
        <w:t>In 2023, BPS’s marketplace slice was about US$13 billion, against about US$38 billion for Tokopedia and the Shopee estimate together. In 2024 it was less than a quarter of Momentum Works’ marketplace estimate of about US$57 billion (Setyowati 2025).</w:t>
      </w:r>
    </w:p>
    <w:p>
      <w:pPr>
        <w:pStyle w:val="BodyText"/>
        <w:rPr/>
      </w:pPr>
      <w:r>
        <w:rPr/>
        <w:t>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rPr/>
      </w:pPr>
      <w:r>
        <w:rPr/>
        <w:t>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rPr/>
      </w:pPr>
      <w:bookmarkStart w:id="65" w:name="chapter-5-results"/>
      <w:bookmarkStart w:id="66" w:name="why-the-national-figures-disagree"/>
      <w:r>
        <w:rPr/>
        <w:t>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bookmarkEnd w:id="65"/>
      <w:bookmarkEnd w:id="66"/>
    </w:p>
    <w:p>
      <w:pPr>
        <w:pStyle w:val="Heading1"/>
        <w:rPr/>
      </w:pPr>
      <w:bookmarkStart w:id="67" w:name="Xe0441c9582f81187c78ef6427e0713534e3618d"/>
      <w:r>
        <w:rPr/>
        <w:t>Chapter 6 Discussion and Policy Implications</w:t>
      </w:r>
    </w:p>
    <w:p>
      <w:pPr>
        <w:pStyle w:val="FirstParagraph"/>
        <w:rPr/>
      </w:pPr>
      <w:r>
        <w:rPr/>
        <w:t>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rPr/>
      </w:pPr>
      <w:r>
        <w:rPr/>
        <w:t>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p>
      <w:pPr>
        <w:pStyle w:val="Heading2"/>
        <w:rPr/>
      </w:pPr>
      <w:bookmarkStart w:id="68" w:name="the-rules-and-what-each-acts-on"/>
      <w:r>
        <w:rPr/>
        <w:t>6.1 The rules and what each acts on</w:t>
      </w:r>
    </w:p>
    <w:p>
      <w:pPr>
        <w:pStyle w:val="FirstParagraph"/>
        <w:rPr/>
      </w:pPr>
      <w:r>
        <w:rPr/>
        <w:t xml:space="preserve">The recent rules act on three parts of the figures: the platforms’ take rate, the sales of sellers inside marketplaces, and BPS’s coverage. Table </w:t>
      </w:r>
      <w:ins w:id="1359" w:author="Changes 24 to 25 Oct" w:date="2026-10-25T16:02:42Z">
        <w:r>
          <w:rPr/>
          <w:t>6</w:t>
        </w:r>
      </w:ins>
      <w:del w:id="1360" w:author="Changes 24 to 25 Oct" w:date="2026-10-25T16:02:42Z">
        <w:r>
          <w:rPr/>
          <w:delText>13</w:delText>
        </w:r>
      </w:del>
      <w:r>
        <w:rPr/>
        <w:t xml:space="preserve"> lists each rule with the part it acts on and the section of Chapter 5 that measures that part.</w:t>
      </w:r>
    </w:p>
    <w:p>
      <w:pPr>
        <w:pStyle w:val="InsertMarker"/>
        <w:keepLines/>
        <w:spacing w:lineRule="auto" w:line="240" w:before="120" w:after="120"/>
        <w:ind w:hanging="0"/>
        <w:jc w:val="center"/>
        <w:rPr>
          <w:ins w:id="1362" w:author="Changes 24 to 25 Oct" w:date="2026-10-25T16:02:42Z"/>
        </w:rPr>
      </w:pPr>
      <w:ins w:id="1361" w:author="Changes 24 to 25 Oct" w:date="2026-10-25T16:02:42Z">
        <w:r>
          <w:rPr/>
          <w:t>[Insert Table 6 about here]</w:t>
        </w:r>
      </w:ins>
    </w:p>
    <w:p>
      <w:pPr>
        <w:pStyle w:val="TableCaption"/>
        <w:rPr>
          <w:del w:id="1365" w:author="Changes 24 to 25 Oct" w:date="2026-10-25T16:02:42Z"/>
        </w:rPr>
      </w:pPr>
      <w:del w:id="1363" w:author="Changes 24 to 25 Oct" w:date="2026-10-25T16:02:42Z">
        <w:r>
          <w:rPr>
            <w:b/>
          </w:rPr>
          <w:delText>Table 13.</w:delText>
        </w:r>
      </w:del>
      <w:del w:id="1364" w:author="Changes 24 to 25 Oct" w:date="2026-10-25T16:02:42Z">
        <w:r>
          <w:rPr>
            <w:b w:val="false"/>
          </w:rPr>
          <w:delText xml:space="preserve"> Indonesia’s recent rules and what each acts on</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683"/>
        <w:gridCol w:w="2281"/>
        <w:gridCol w:w="1320"/>
        <w:gridCol w:w="940"/>
        <w:gridCol w:w="2281"/>
      </w:tblGrid>
      <w:tr>
        <w:trPr>
          <w:tblHeader w:val="true"/>
          <w:del w:id="1366" w:author="Changes 24 to 25 Oct" w:date="2026-10-25T16:02:42Z"/>
          <w:cantSplit w:val="true"/>
        </w:trPr>
        <w:tc>
          <w:tcPr>
            <w:tcW w:w="168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68" w:author="Changes 24 to 25 Oct" w:date="2026-10-25T16:02:42Z"/>
              </w:rPr>
            </w:pPr>
            <w:del w:id="1367" w:author="Changes 24 to 25 Oct" w:date="2026-10-25T16:02:42Z">
              <w:r>
                <w:rPr>
                  <w:b/>
                  <w:kern w:val="0"/>
                  <w:sz w:val="18"/>
                  <w:szCs w:val="24"/>
                  <w:lang w:val="en-US" w:eastAsia="en-US" w:bidi="ar-SA"/>
                </w:rPr>
                <w:delText>Rule</w:delText>
              </w:r>
            </w:del>
          </w:p>
        </w:tc>
        <w:tc>
          <w:tcPr>
            <w:tcW w:w="228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70" w:author="Changes 24 to 25 Oct" w:date="2026-10-25T16:02:42Z"/>
              </w:rPr>
            </w:pPr>
            <w:del w:id="1369" w:author="Changes 24 to 25 Oct" w:date="2026-10-25T16:02:42Z">
              <w:r>
                <w:rPr>
                  <w:b/>
                  <w:kern w:val="0"/>
                  <w:sz w:val="18"/>
                  <w:szCs w:val="24"/>
                  <w:lang w:val="en-US" w:eastAsia="en-US" w:bidi="ar-SA"/>
                </w:rPr>
                <w:delText>What it does</w:delText>
              </w:r>
            </w:del>
          </w:p>
        </w:tc>
        <w:tc>
          <w:tcPr>
            <w:tcW w:w="13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72" w:author="Changes 24 to 25 Oct" w:date="2026-10-25T16:02:42Z"/>
              </w:rPr>
            </w:pPr>
            <w:del w:id="1371" w:author="Changes 24 to 25 Oct" w:date="2026-10-25T16:02:42Z">
              <w:r>
                <w:rPr>
                  <w:b/>
                  <w:kern w:val="0"/>
                  <w:sz w:val="18"/>
                  <w:szCs w:val="24"/>
                  <w:lang w:val="en-US" w:eastAsia="en-US" w:bidi="ar-SA"/>
                </w:rPr>
                <w:delText>What it acts on</w:delText>
              </w:r>
            </w:del>
          </w:p>
        </w:tc>
        <w:tc>
          <w:tcPr>
            <w:tcW w:w="94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74" w:author="Changes 24 to 25 Oct" w:date="2026-10-25T16:02:42Z"/>
              </w:rPr>
            </w:pPr>
            <w:del w:id="1373" w:author="Changes 24 to 25 Oct" w:date="2026-10-25T16:02:42Z">
              <w:r>
                <w:rPr>
                  <w:b/>
                  <w:kern w:val="0"/>
                  <w:sz w:val="18"/>
                  <w:szCs w:val="24"/>
                  <w:lang w:val="en-US" w:eastAsia="en-US" w:bidi="ar-SA"/>
                </w:rPr>
                <w:delText>Measured in</w:delText>
              </w:r>
            </w:del>
          </w:p>
        </w:tc>
        <w:tc>
          <w:tcPr>
            <w:tcW w:w="228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376" w:author="Changes 24 to 25 Oct" w:date="2026-10-25T16:02:42Z"/>
              </w:rPr>
            </w:pPr>
            <w:del w:id="1375" w:author="Changes 24 to 25 Oct" w:date="2026-10-25T16:02:42Z">
              <w:r>
                <w:rPr>
                  <w:b/>
                  <w:kern w:val="0"/>
                  <w:sz w:val="18"/>
                  <w:szCs w:val="24"/>
                  <w:lang w:val="en-US" w:eastAsia="en-US" w:bidi="ar-SA"/>
                </w:rPr>
                <w:delText>Status of the text</w:delText>
              </w:r>
            </w:del>
          </w:p>
        </w:tc>
      </w:tr>
      <w:tr>
        <w:trPr>
          <w:del w:id="1377"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del w:id="1379" w:author="Changes 24 to 25 Oct" w:date="2026-10-25T16:02:42Z"/>
              </w:rPr>
            </w:pPr>
            <w:del w:id="1378" w:author="Changes 24 to 25 Oct" w:date="2026-10-25T16:02:42Z">
              <w:r>
                <w:rPr>
                  <w:kern w:val="0"/>
                  <w:sz w:val="18"/>
                  <w:szCs w:val="24"/>
                  <w:lang w:val="en-US" w:eastAsia="en-US" w:bidi="ar-SA"/>
                </w:rPr>
                <w:delText>Commission cap (Transport Minister Decree KP-PHB 532/2026; Presidential Regulation 27/2026)</w:delText>
              </w:r>
            </w:del>
          </w:p>
        </w:tc>
        <w:tc>
          <w:tcPr>
            <w:tcW w:w="2281" w:type="dxa"/>
            <w:tcBorders/>
          </w:tcPr>
          <w:p>
            <w:pPr>
              <w:pStyle w:val="Compact"/>
              <w:keepNext w:val="true"/>
              <w:widowControl/>
              <w:spacing w:lineRule="exact" w:line="220" w:before="0" w:after="0"/>
              <w:jc w:val="left"/>
              <w:rPr>
                <w:kern w:val="0"/>
                <w:szCs w:val="24"/>
                <w:lang w:val="en-US" w:eastAsia="en-US" w:bidi="ar-SA"/>
                <w:del w:id="1381" w:author="Changes 24 to 25 Oct" w:date="2026-10-25T16:02:42Z"/>
              </w:rPr>
            </w:pPr>
            <w:del w:id="1380" w:author="Changes 24 to 25 Oct" w:date="2026-10-25T16:02:42Z">
              <w:r>
                <w:rPr>
                  <w:kern w:val="0"/>
                  <w:sz w:val="18"/>
                  <w:szCs w:val="24"/>
                  <w:lang w:val="en-US" w:eastAsia="en-US" w:bidi="ar-SA"/>
                </w:rPr>
                <w:delText>Caps the commission on two-wheel passenger trips at 8 percent from 1 July 2026</w:delText>
              </w:r>
            </w:del>
          </w:p>
        </w:tc>
        <w:tc>
          <w:tcPr>
            <w:tcW w:w="1320" w:type="dxa"/>
            <w:tcBorders/>
          </w:tcPr>
          <w:p>
            <w:pPr>
              <w:pStyle w:val="Compact"/>
              <w:keepNext w:val="true"/>
              <w:widowControl/>
              <w:spacing w:lineRule="exact" w:line="220" w:before="0" w:after="0"/>
              <w:jc w:val="left"/>
              <w:rPr>
                <w:kern w:val="0"/>
                <w:szCs w:val="24"/>
                <w:lang w:val="en-US" w:eastAsia="en-US" w:bidi="ar-SA"/>
                <w:del w:id="1383" w:author="Changes 24 to 25 Oct" w:date="2026-10-25T16:02:42Z"/>
              </w:rPr>
            </w:pPr>
            <w:del w:id="1382" w:author="Changes 24 to 25 Oct" w:date="2026-10-25T16:02:42Z">
              <w:r>
                <w:rPr>
                  <w:kern w:val="0"/>
                  <w:sz w:val="18"/>
                  <w:szCs w:val="24"/>
                  <w:lang w:val="en-US" w:eastAsia="en-US" w:bidi="ar-SA"/>
                </w:rPr>
                <w:delText>The fee rate, for one service</w:delText>
              </w:r>
            </w:del>
          </w:p>
        </w:tc>
        <w:tc>
          <w:tcPr>
            <w:tcW w:w="940" w:type="dxa"/>
            <w:tcBorders/>
          </w:tcPr>
          <w:p>
            <w:pPr>
              <w:pStyle w:val="Compact"/>
              <w:keepNext w:val="true"/>
              <w:widowControl/>
              <w:spacing w:lineRule="exact" w:line="220" w:before="0" w:after="0"/>
              <w:jc w:val="left"/>
              <w:rPr>
                <w:kern w:val="0"/>
                <w:szCs w:val="24"/>
                <w:lang w:val="en-US" w:eastAsia="en-US" w:bidi="ar-SA"/>
                <w:del w:id="1385" w:author="Changes 24 to 25 Oct" w:date="2026-10-25T16:02:42Z"/>
              </w:rPr>
            </w:pPr>
            <w:del w:id="1384" w:author="Changes 24 to 25 Oct" w:date="2026-10-25T16:02:42Z">
              <w:r>
                <w:rPr>
                  <w:kern w:val="0"/>
                  <w:sz w:val="18"/>
                  <w:szCs w:val="24"/>
                  <w:lang w:val="en-US" w:eastAsia="en-US" w:bidi="ar-SA"/>
                </w:rPr>
                <w:delText>5.3</w:delText>
              </w:r>
            </w:del>
          </w:p>
        </w:tc>
        <w:tc>
          <w:tcPr>
            <w:tcW w:w="2281" w:type="dxa"/>
            <w:tcBorders/>
          </w:tcPr>
          <w:p>
            <w:pPr>
              <w:pStyle w:val="Compact"/>
              <w:keepNext w:val="true"/>
              <w:widowControl/>
              <w:spacing w:lineRule="exact" w:line="220" w:before="0" w:after="0"/>
              <w:jc w:val="left"/>
              <w:rPr>
                <w:kern w:val="0"/>
                <w:szCs w:val="24"/>
                <w:lang w:val="en-US" w:eastAsia="en-US" w:bidi="ar-SA"/>
                <w:del w:id="1387" w:author="Changes 24 to 25 Oct" w:date="2026-10-25T16:02:42Z"/>
              </w:rPr>
            </w:pPr>
            <w:del w:id="1386" w:author="Changes 24 to 25 Oct" w:date="2026-10-25T16:02:42Z">
              <w:r>
                <w:rPr>
                  <w:kern w:val="0"/>
                  <w:sz w:val="18"/>
                  <w:szCs w:val="24"/>
                  <w:lang w:val="en-US" w:eastAsia="en-US" w:bidi="ar-SA"/>
                </w:rPr>
                <w:delText>Decree in force from July 2026; presidential regulation released 8 October 2026; neither text public when this thesis was written</w:delText>
              </w:r>
            </w:del>
          </w:p>
        </w:tc>
      </w:tr>
      <w:tr>
        <w:trPr>
          <w:del w:id="1388"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del w:id="1390" w:author="Changes 24 to 25 Oct" w:date="2026-10-25T16:02:42Z"/>
              </w:rPr>
            </w:pPr>
            <w:del w:id="1389" w:author="Changes 24 to 25 Oct" w:date="2026-10-25T16:02:42Z">
              <w:r>
                <w:rPr>
                  <w:kern w:val="0"/>
                  <w:sz w:val="18"/>
                  <w:szCs w:val="24"/>
                  <w:lang w:val="en-US" w:eastAsia="en-US" w:bidi="ar-SA"/>
                </w:rPr>
                <w:delText>Discount rule (Trade Minister Regulation 19/2026, Art. 18)</w:delText>
              </w:r>
            </w:del>
          </w:p>
        </w:tc>
        <w:tc>
          <w:tcPr>
            <w:tcW w:w="2281" w:type="dxa"/>
            <w:tcBorders/>
          </w:tcPr>
          <w:p>
            <w:pPr>
              <w:pStyle w:val="Compact"/>
              <w:keepNext w:val="true"/>
              <w:widowControl/>
              <w:spacing w:lineRule="exact" w:line="220" w:before="0" w:after="0"/>
              <w:jc w:val="left"/>
              <w:rPr>
                <w:kern w:val="0"/>
                <w:szCs w:val="24"/>
                <w:lang w:val="en-US" w:eastAsia="en-US" w:bidi="ar-SA"/>
                <w:del w:id="1392" w:author="Changes 24 to 25 Oct" w:date="2026-10-25T16:02:42Z"/>
              </w:rPr>
            </w:pPr>
            <w:del w:id="1391" w:author="Changes 24 to 25 Oct" w:date="2026-10-25T16:02:42Z">
              <w:r>
                <w:rPr>
                  <w:kern w:val="0"/>
                  <w:sz w:val="18"/>
                  <w:szCs w:val="24"/>
                  <w:lang w:val="en-US" w:eastAsia="en-US" w:bidi="ar-SA"/>
                </w:rPr>
                <w:delText>Requires every online trade operator, including ride-hailing apps that sell goods, to prevent repeated price subsidies that hurt local products and endless below-cost discounts</w:delText>
              </w:r>
            </w:del>
          </w:p>
        </w:tc>
        <w:tc>
          <w:tcPr>
            <w:tcW w:w="1320" w:type="dxa"/>
            <w:tcBorders/>
          </w:tcPr>
          <w:p>
            <w:pPr>
              <w:pStyle w:val="Compact"/>
              <w:keepNext w:val="true"/>
              <w:widowControl/>
              <w:spacing w:lineRule="exact" w:line="220" w:before="0" w:after="0"/>
              <w:jc w:val="left"/>
              <w:rPr>
                <w:kern w:val="0"/>
                <w:szCs w:val="24"/>
                <w:lang w:val="en-US" w:eastAsia="en-US" w:bidi="ar-SA"/>
                <w:del w:id="1394" w:author="Changes 24 to 25 Oct" w:date="2026-10-25T16:02:42Z"/>
              </w:rPr>
            </w:pPr>
            <w:del w:id="1393" w:author="Changes 24 to 25 Oct" w:date="2026-10-25T16:02:42Z">
              <w:r>
                <w:rPr>
                  <w:kern w:val="0"/>
                  <w:sz w:val="18"/>
                  <w:szCs w:val="24"/>
                  <w:lang w:val="en-US" w:eastAsia="en-US" w:bidi="ar-SA"/>
                </w:rPr>
                <w:delText>The incentive rate</w:delText>
              </w:r>
            </w:del>
          </w:p>
        </w:tc>
        <w:tc>
          <w:tcPr>
            <w:tcW w:w="940" w:type="dxa"/>
            <w:tcBorders/>
          </w:tcPr>
          <w:p>
            <w:pPr>
              <w:pStyle w:val="Compact"/>
              <w:keepNext w:val="true"/>
              <w:widowControl/>
              <w:spacing w:lineRule="exact" w:line="220" w:before="0" w:after="0"/>
              <w:jc w:val="left"/>
              <w:rPr>
                <w:kern w:val="0"/>
                <w:szCs w:val="24"/>
                <w:lang w:val="en-US" w:eastAsia="en-US" w:bidi="ar-SA"/>
                <w:del w:id="1396" w:author="Changes 24 to 25 Oct" w:date="2026-10-25T16:02:42Z"/>
              </w:rPr>
            </w:pPr>
            <w:del w:id="1395" w:author="Changes 24 to 25 Oct" w:date="2026-10-25T16:02:42Z">
              <w:r>
                <w:rPr>
                  <w:kern w:val="0"/>
                  <w:sz w:val="18"/>
                  <w:szCs w:val="24"/>
                  <w:lang w:val="en-US" w:eastAsia="en-US" w:bidi="ar-SA"/>
                </w:rPr>
                <w:delText>5.3</w:delText>
              </w:r>
            </w:del>
          </w:p>
        </w:tc>
        <w:tc>
          <w:tcPr>
            <w:tcW w:w="2281" w:type="dxa"/>
            <w:tcBorders/>
          </w:tcPr>
          <w:p>
            <w:pPr>
              <w:pStyle w:val="Compact"/>
              <w:keepNext w:val="true"/>
              <w:widowControl/>
              <w:spacing w:lineRule="exact" w:line="220" w:before="0" w:after="0"/>
              <w:jc w:val="left"/>
              <w:rPr>
                <w:kern w:val="0"/>
                <w:szCs w:val="24"/>
                <w:lang w:val="en-US" w:eastAsia="en-US" w:bidi="ar-SA"/>
                <w:del w:id="1398" w:author="Changes 24 to 25 Oct" w:date="2026-10-25T16:02:42Z"/>
              </w:rPr>
            </w:pPr>
            <w:del w:id="1397" w:author="Changes 24 to 25 Oct" w:date="2026-10-25T16:02:42Z">
              <w:r>
                <w:rPr>
                  <w:kern w:val="0"/>
                  <w:sz w:val="18"/>
                  <w:szCs w:val="24"/>
                  <w:lang w:val="en-US" w:eastAsia="en-US" w:bidi="ar-SA"/>
                </w:rPr>
                <w:delText>Primary text read</w:delText>
              </w:r>
            </w:del>
          </w:p>
        </w:tc>
      </w:tr>
      <w:tr>
        <w:trPr>
          <w:del w:id="1399"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del w:id="1401" w:author="Changes 24 to 25 Oct" w:date="2026-10-25T16:02:42Z"/>
              </w:rPr>
            </w:pPr>
            <w:del w:id="1400" w:author="Changes 24 to 25 Oct" w:date="2026-10-25T16:02:42Z">
              <w:r>
                <w:rPr>
                  <w:kern w:val="0"/>
                  <w:sz w:val="18"/>
                  <w:szCs w:val="24"/>
                  <w:lang w:val="en-US" w:eastAsia="en-US" w:bidi="ar-SA"/>
                </w:rPr>
                <w:delText>Marketplace tax (Finance Minister Regulation 37/2025)</w:delText>
              </w:r>
            </w:del>
          </w:p>
        </w:tc>
        <w:tc>
          <w:tcPr>
            <w:tcW w:w="2281" w:type="dxa"/>
            <w:tcBorders/>
          </w:tcPr>
          <w:p>
            <w:pPr>
              <w:pStyle w:val="Compact"/>
              <w:keepNext w:val="true"/>
              <w:widowControl/>
              <w:spacing w:lineRule="exact" w:line="220" w:before="0" w:after="0"/>
              <w:jc w:val="left"/>
              <w:rPr>
                <w:kern w:val="0"/>
                <w:szCs w:val="24"/>
                <w:lang w:val="en-US" w:eastAsia="en-US" w:bidi="ar-SA"/>
                <w:del w:id="1403" w:author="Changes 24 to 25 Oct" w:date="2026-10-25T16:02:42Z"/>
              </w:rPr>
            </w:pPr>
            <w:del w:id="1402" w:author="Changes 24 to 25 Oct" w:date="2026-10-25T16:02:42Z">
              <w:r>
                <w:rPr>
                  <w:kern w:val="0"/>
                  <w:sz w:val="18"/>
                  <w:szCs w:val="24"/>
                  <w:lang w:val="en-US" w:eastAsia="en-US" w:bidi="ar-SA"/>
                </w:rPr>
                <w:delText>Designated marketplaces collect 0.5 percent of domestic sellers’ gross sales; individuals with sales up to Rp500 million a year are exempt; every seller gives a tax number or national ID</w:delText>
              </w:r>
            </w:del>
          </w:p>
        </w:tc>
        <w:tc>
          <w:tcPr>
            <w:tcW w:w="1320" w:type="dxa"/>
            <w:tcBorders/>
          </w:tcPr>
          <w:p>
            <w:pPr>
              <w:pStyle w:val="Compact"/>
              <w:keepNext w:val="true"/>
              <w:widowControl/>
              <w:spacing w:lineRule="exact" w:line="220" w:before="0" w:after="0"/>
              <w:jc w:val="left"/>
              <w:rPr>
                <w:kern w:val="0"/>
                <w:szCs w:val="24"/>
                <w:lang w:val="en-US" w:eastAsia="en-US" w:bidi="ar-SA"/>
                <w:del w:id="1405" w:author="Changes 24 to 25 Oct" w:date="2026-10-25T16:02:42Z"/>
              </w:rPr>
            </w:pPr>
            <w:del w:id="1404" w:author="Changes 24 to 25 Oct" w:date="2026-10-25T16:02:42Z">
              <w:r>
                <w:rPr>
                  <w:kern w:val="0"/>
                  <w:sz w:val="18"/>
                  <w:szCs w:val="24"/>
                  <w:lang w:val="en-US" w:eastAsia="en-US" w:bidi="ar-SA"/>
                </w:rPr>
                <w:delText>Sellers’ sales inside marketplaces</w:delText>
              </w:r>
            </w:del>
          </w:p>
        </w:tc>
        <w:tc>
          <w:tcPr>
            <w:tcW w:w="940" w:type="dxa"/>
            <w:tcBorders/>
          </w:tcPr>
          <w:p>
            <w:pPr>
              <w:pStyle w:val="Compact"/>
              <w:keepNext w:val="true"/>
              <w:widowControl/>
              <w:spacing w:lineRule="exact" w:line="220" w:before="0" w:after="0"/>
              <w:jc w:val="left"/>
              <w:rPr>
                <w:kern w:val="0"/>
                <w:szCs w:val="24"/>
                <w:lang w:val="en-US" w:eastAsia="en-US" w:bidi="ar-SA"/>
                <w:del w:id="1407" w:author="Changes 24 to 25 Oct" w:date="2026-10-25T16:02:42Z"/>
              </w:rPr>
            </w:pPr>
            <w:del w:id="1406" w:author="Changes 24 to 25 Oct" w:date="2026-10-25T16:02:42Z">
              <w:r>
                <w:rPr>
                  <w:kern w:val="0"/>
                  <w:sz w:val="18"/>
                  <w:szCs w:val="24"/>
                  <w:lang w:val="en-US" w:eastAsia="en-US" w:bidi="ar-SA"/>
                </w:rPr>
                <w:delText>5.9</w:delText>
              </w:r>
            </w:del>
          </w:p>
        </w:tc>
        <w:tc>
          <w:tcPr>
            <w:tcW w:w="2281" w:type="dxa"/>
            <w:tcBorders/>
          </w:tcPr>
          <w:p>
            <w:pPr>
              <w:pStyle w:val="Compact"/>
              <w:keepNext w:val="true"/>
              <w:widowControl/>
              <w:spacing w:lineRule="exact" w:line="220" w:before="0" w:after="0"/>
              <w:jc w:val="left"/>
              <w:rPr>
                <w:kern w:val="0"/>
                <w:szCs w:val="24"/>
                <w:lang w:val="en-US" w:eastAsia="en-US" w:bidi="ar-SA"/>
                <w:del w:id="1409" w:author="Changes 24 to 25 Oct" w:date="2026-10-25T16:02:42Z"/>
              </w:rPr>
            </w:pPr>
            <w:del w:id="1408" w:author="Changes 24 to 25 Oct" w:date="2026-10-25T16:02:42Z">
              <w:r>
                <w:rPr>
                  <w:kern w:val="0"/>
                  <w:sz w:val="18"/>
                  <w:szCs w:val="24"/>
                  <w:lang w:val="en-US" w:eastAsia="en-US" w:bidi="ar-SA"/>
                </w:rPr>
                <w:delText>Primary text read; collected by Shopee, Tokopedia, Lazada and Blibli since 1 October 2026</w:delText>
              </w:r>
            </w:del>
          </w:p>
        </w:tc>
      </w:tr>
      <w:tr>
        <w:trPr>
          <w:del w:id="1410"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del w:id="1412" w:author="Changes 24 to 25 Oct" w:date="2026-10-25T16:02:42Z"/>
              </w:rPr>
            </w:pPr>
            <w:del w:id="1411" w:author="Changes 24 to 25 Oct" w:date="2026-10-25T16:02:42Z">
              <w:r>
                <w:rPr>
                  <w:kern w:val="0"/>
                  <w:sz w:val="18"/>
                  <w:szCs w:val="24"/>
                  <w:lang w:val="en-US" w:eastAsia="en-US" w:bidi="ar-SA"/>
                </w:rPr>
                <w:delText>Small-business final tax (Government Regulation 20/2026)</w:delText>
              </w:r>
            </w:del>
          </w:p>
        </w:tc>
        <w:tc>
          <w:tcPr>
            <w:tcW w:w="2281" w:type="dxa"/>
            <w:tcBorders/>
          </w:tcPr>
          <w:p>
            <w:pPr>
              <w:pStyle w:val="Compact"/>
              <w:keepNext w:val="true"/>
              <w:widowControl/>
              <w:spacing w:lineRule="exact" w:line="220" w:before="0" w:after="0"/>
              <w:jc w:val="left"/>
              <w:rPr>
                <w:kern w:val="0"/>
                <w:szCs w:val="24"/>
                <w:lang w:val="en-US" w:eastAsia="en-US" w:bidi="ar-SA"/>
                <w:del w:id="1414" w:author="Changes 24 to 25 Oct" w:date="2026-10-25T16:02:42Z"/>
              </w:rPr>
            </w:pPr>
            <w:del w:id="1413" w:author="Changes 24 to 25 Oct" w:date="2026-10-25T16:02:42Z">
              <w:r>
                <w:rPr>
                  <w:kern w:val="0"/>
                  <w:sz w:val="18"/>
                  <w:szCs w:val="24"/>
                  <w:lang w:val="en-US" w:eastAsia="en-US" w:bidi="ar-SA"/>
                </w:rPr>
                <w:delText>Keeps a 0.5 percent final tax on turnover up to Rp4.8 billion a year; excludes content creators</w:delText>
              </w:r>
            </w:del>
          </w:p>
        </w:tc>
        <w:tc>
          <w:tcPr>
            <w:tcW w:w="1320" w:type="dxa"/>
            <w:tcBorders/>
          </w:tcPr>
          <w:p>
            <w:pPr>
              <w:pStyle w:val="Compact"/>
              <w:keepNext w:val="true"/>
              <w:widowControl/>
              <w:spacing w:lineRule="exact" w:line="220" w:before="0" w:after="0"/>
              <w:jc w:val="left"/>
              <w:rPr>
                <w:kern w:val="0"/>
                <w:szCs w:val="24"/>
                <w:lang w:val="en-US" w:eastAsia="en-US" w:bidi="ar-SA"/>
                <w:del w:id="1416" w:author="Changes 24 to 25 Oct" w:date="2026-10-25T16:02:42Z"/>
              </w:rPr>
            </w:pPr>
            <w:del w:id="1415" w:author="Changes 24 to 25 Oct" w:date="2026-10-25T16:02:42Z">
              <w:r>
                <w:rPr>
                  <w:kern w:val="0"/>
                  <w:sz w:val="18"/>
                  <w:szCs w:val="24"/>
                  <w:lang w:val="en-US" w:eastAsia="en-US" w:bidi="ar-SA"/>
                </w:rPr>
                <w:delText>Small sellers in every channel</w:delText>
              </w:r>
            </w:del>
          </w:p>
        </w:tc>
        <w:tc>
          <w:tcPr>
            <w:tcW w:w="940" w:type="dxa"/>
            <w:tcBorders/>
          </w:tcPr>
          <w:p>
            <w:pPr>
              <w:pStyle w:val="Compact"/>
              <w:keepNext w:val="true"/>
              <w:widowControl/>
              <w:spacing w:lineRule="exact" w:line="220" w:before="0" w:after="0"/>
              <w:jc w:val="left"/>
              <w:rPr>
                <w:kern w:val="0"/>
                <w:szCs w:val="24"/>
                <w:lang w:val="en-US" w:eastAsia="en-US" w:bidi="ar-SA"/>
                <w:del w:id="1418" w:author="Changes 24 to 25 Oct" w:date="2026-10-25T16:02:42Z"/>
              </w:rPr>
            </w:pPr>
            <w:del w:id="1417" w:author="Changes 24 to 25 Oct" w:date="2026-10-25T16:02:42Z">
              <w:r>
                <w:rPr>
                  <w:kern w:val="0"/>
                  <w:sz w:val="18"/>
                  <w:szCs w:val="24"/>
                  <w:lang w:val="en-US" w:eastAsia="en-US" w:bidi="ar-SA"/>
                </w:rPr>
                <w:delText>Not measured</w:delText>
              </w:r>
            </w:del>
          </w:p>
        </w:tc>
        <w:tc>
          <w:tcPr>
            <w:tcW w:w="2281" w:type="dxa"/>
            <w:tcBorders/>
          </w:tcPr>
          <w:p>
            <w:pPr>
              <w:pStyle w:val="Compact"/>
              <w:keepNext w:val="true"/>
              <w:widowControl/>
              <w:spacing w:lineRule="exact" w:line="220" w:before="0" w:after="0"/>
              <w:jc w:val="left"/>
              <w:rPr>
                <w:kern w:val="0"/>
                <w:szCs w:val="24"/>
                <w:lang w:val="en-US" w:eastAsia="en-US" w:bidi="ar-SA"/>
                <w:del w:id="1420" w:author="Changes 24 to 25 Oct" w:date="2026-10-25T16:02:42Z"/>
              </w:rPr>
            </w:pPr>
            <w:del w:id="1419" w:author="Changes 24 to 25 Oct" w:date="2026-10-25T16:02:42Z">
              <w:r>
                <w:rPr>
                  <w:kern w:val="0"/>
                  <w:sz w:val="18"/>
                  <w:szCs w:val="24"/>
                  <w:lang w:val="en-US" w:eastAsia="en-US" w:bidi="ar-SA"/>
                </w:rPr>
                <w:delText>Primary text read</w:delText>
              </w:r>
            </w:del>
          </w:p>
        </w:tc>
      </w:tr>
      <w:tr>
        <w:trPr>
          <w:del w:id="1421"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del w:id="1423" w:author="Changes 24 to 25 Oct" w:date="2026-10-25T16:02:42Z"/>
              </w:rPr>
            </w:pPr>
            <w:del w:id="1422" w:author="Changes 24 to 25 Oct" w:date="2026-10-25T16:02:42Z">
              <w:r>
                <w:rPr>
                  <w:kern w:val="0"/>
                  <w:sz w:val="18"/>
                  <w:szCs w:val="24"/>
                  <w:lang w:val="en-US" w:eastAsia="en-US" w:bidi="ar-SA"/>
                </w:rPr>
                <w:delText>Platform data to BPS (BPS Regulation 4/2023)</w:delText>
              </w:r>
            </w:del>
          </w:p>
        </w:tc>
        <w:tc>
          <w:tcPr>
            <w:tcW w:w="2281" w:type="dxa"/>
            <w:tcBorders/>
          </w:tcPr>
          <w:p>
            <w:pPr>
              <w:pStyle w:val="Compact"/>
              <w:keepNext w:val="true"/>
              <w:widowControl/>
              <w:spacing w:lineRule="exact" w:line="220" w:before="0" w:after="0"/>
              <w:jc w:val="left"/>
              <w:rPr>
                <w:kern w:val="0"/>
                <w:szCs w:val="24"/>
                <w:lang w:val="en-US" w:eastAsia="en-US" w:bidi="ar-SA"/>
                <w:del w:id="1425" w:author="Changes 24 to 25 Oct" w:date="2026-10-25T16:02:42Z"/>
              </w:rPr>
            </w:pPr>
            <w:del w:id="1424" w:author="Changes 24 to 25 Oct" w:date="2026-10-25T16:02:42Z">
              <w:r>
                <w:rPr>
                  <w:kern w:val="0"/>
                  <w:sz w:val="18"/>
                  <w:szCs w:val="24"/>
                  <w:lang w:val="en-US" w:eastAsia="en-US" w:bidi="ar-SA"/>
                </w:rPr>
                <w:delText>E-commerce operators must send BPS their revenue, transactions and numbers of sellers and buyers, with sanctions</w:delText>
              </w:r>
            </w:del>
          </w:p>
        </w:tc>
        <w:tc>
          <w:tcPr>
            <w:tcW w:w="1320" w:type="dxa"/>
            <w:tcBorders/>
          </w:tcPr>
          <w:p>
            <w:pPr>
              <w:pStyle w:val="Compact"/>
              <w:keepNext w:val="true"/>
              <w:widowControl/>
              <w:spacing w:lineRule="exact" w:line="220" w:before="0" w:after="0"/>
              <w:jc w:val="left"/>
              <w:rPr>
                <w:kern w:val="0"/>
                <w:szCs w:val="24"/>
                <w:lang w:val="en-US" w:eastAsia="en-US" w:bidi="ar-SA"/>
                <w:del w:id="1427" w:author="Changes 24 to 25 Oct" w:date="2026-10-25T16:02:42Z"/>
              </w:rPr>
            </w:pPr>
            <w:del w:id="1426" w:author="Changes 24 to 25 Oct" w:date="2026-10-25T16:02:42Z">
              <w:r>
                <w:rPr>
                  <w:kern w:val="0"/>
                  <w:sz w:val="18"/>
                  <w:szCs w:val="24"/>
                  <w:lang w:val="en-US" w:eastAsia="en-US" w:bidi="ar-SA"/>
                </w:rPr>
                <w:delText>BPS’s coverage</w:delText>
              </w:r>
            </w:del>
          </w:p>
        </w:tc>
        <w:tc>
          <w:tcPr>
            <w:tcW w:w="940" w:type="dxa"/>
            <w:tcBorders/>
          </w:tcPr>
          <w:p>
            <w:pPr>
              <w:pStyle w:val="Compact"/>
              <w:keepNext w:val="true"/>
              <w:widowControl/>
              <w:spacing w:lineRule="exact" w:line="220" w:before="0" w:after="0"/>
              <w:jc w:val="left"/>
              <w:rPr>
                <w:kern w:val="0"/>
                <w:szCs w:val="24"/>
                <w:lang w:val="en-US" w:eastAsia="en-US" w:bidi="ar-SA"/>
                <w:del w:id="1429" w:author="Changes 24 to 25 Oct" w:date="2026-10-25T16:02:42Z"/>
              </w:rPr>
            </w:pPr>
            <w:del w:id="1428" w:author="Changes 24 to 25 Oct" w:date="2026-10-25T16:02:42Z">
              <w:r>
                <w:rPr>
                  <w:kern w:val="0"/>
                  <w:sz w:val="18"/>
                  <w:szCs w:val="24"/>
                  <w:lang w:val="en-US" w:eastAsia="en-US" w:bidi="ar-SA"/>
                </w:rPr>
                <w:delText>5.10</w:delText>
              </w:r>
            </w:del>
          </w:p>
        </w:tc>
        <w:tc>
          <w:tcPr>
            <w:tcW w:w="2281" w:type="dxa"/>
            <w:tcBorders/>
          </w:tcPr>
          <w:p>
            <w:pPr>
              <w:pStyle w:val="Compact"/>
              <w:keepNext w:val="true"/>
              <w:widowControl/>
              <w:spacing w:lineRule="exact" w:line="220" w:before="0" w:after="0"/>
              <w:jc w:val="left"/>
              <w:rPr>
                <w:kern w:val="0"/>
                <w:szCs w:val="24"/>
                <w:lang w:val="en-US" w:eastAsia="en-US" w:bidi="ar-SA"/>
                <w:del w:id="1431" w:author="Changes 24 to 25 Oct" w:date="2026-10-25T16:02:42Z"/>
              </w:rPr>
            </w:pPr>
            <w:del w:id="1430" w:author="Changes 24 to 25 Oct" w:date="2026-10-25T16:02:42Z">
              <w:r>
                <w:rPr>
                  <w:kern w:val="0"/>
                  <w:sz w:val="18"/>
                  <w:szCs w:val="24"/>
                  <w:lang w:val="en-US" w:eastAsia="en-US" w:bidi="ar-SA"/>
                </w:rPr>
                <w:delText>Primary text read</w:delText>
              </w:r>
            </w:del>
          </w:p>
        </w:tc>
      </w:tr>
      <w:tr>
        <w:trPr>
          <w:del w:id="1432"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del w:id="1434" w:author="Changes 24 to 25 Oct" w:date="2026-10-25T16:02:42Z"/>
              </w:rPr>
            </w:pPr>
            <w:del w:id="1433" w:author="Changes 24 to 25 Oct" w:date="2026-10-25T16:02:42Z">
              <w:r>
                <w:rPr>
                  <w:kern w:val="0"/>
                  <w:sz w:val="18"/>
                  <w:szCs w:val="24"/>
                  <w:lang w:val="en-US" w:eastAsia="en-US" w:bidi="ar-SA"/>
                </w:rPr>
                <w:delText>Economic census 2026</w:delText>
              </w:r>
            </w:del>
          </w:p>
        </w:tc>
        <w:tc>
          <w:tcPr>
            <w:tcW w:w="2281" w:type="dxa"/>
            <w:tcBorders/>
          </w:tcPr>
          <w:p>
            <w:pPr>
              <w:pStyle w:val="Compact"/>
              <w:keepNext w:val="true"/>
              <w:widowControl/>
              <w:spacing w:lineRule="exact" w:line="220" w:before="0" w:after="0"/>
              <w:jc w:val="left"/>
              <w:rPr>
                <w:kern w:val="0"/>
                <w:szCs w:val="24"/>
                <w:lang w:val="en-US" w:eastAsia="en-US" w:bidi="ar-SA"/>
                <w:del w:id="1436" w:author="Changes 24 to 25 Oct" w:date="2026-10-25T16:02:42Z"/>
              </w:rPr>
            </w:pPr>
            <w:del w:id="1435" w:author="Changes 24 to 25 Oct" w:date="2026-10-25T16:02:42Z">
              <w:r>
                <w:rPr>
                  <w:kern w:val="0"/>
                  <w:sz w:val="18"/>
                  <w:szCs w:val="24"/>
                  <w:lang w:val="en-US" w:eastAsia="en-US" w:bidi="ar-SA"/>
                </w:rPr>
                <w:delText>Door-to-door count of all businesses, including online selling, affiliates and influencers</w:delText>
              </w:r>
            </w:del>
          </w:p>
        </w:tc>
        <w:tc>
          <w:tcPr>
            <w:tcW w:w="1320" w:type="dxa"/>
            <w:tcBorders/>
          </w:tcPr>
          <w:p>
            <w:pPr>
              <w:pStyle w:val="Compact"/>
              <w:keepNext w:val="true"/>
              <w:widowControl/>
              <w:spacing w:lineRule="exact" w:line="220" w:before="0" w:after="0"/>
              <w:jc w:val="left"/>
              <w:rPr>
                <w:kern w:val="0"/>
                <w:szCs w:val="24"/>
                <w:lang w:val="en-US" w:eastAsia="en-US" w:bidi="ar-SA"/>
                <w:del w:id="1438" w:author="Changes 24 to 25 Oct" w:date="2026-10-25T16:02:42Z"/>
              </w:rPr>
            </w:pPr>
            <w:del w:id="1437" w:author="Changes 24 to 25 Oct" w:date="2026-10-25T16:02:42Z">
              <w:r>
                <w:rPr>
                  <w:kern w:val="0"/>
                  <w:sz w:val="18"/>
                  <w:szCs w:val="24"/>
                  <w:lang w:val="en-US" w:eastAsia="en-US" w:bidi="ar-SA"/>
                </w:rPr>
                <w:delText>BPS’s sampling frame</w:delText>
              </w:r>
            </w:del>
          </w:p>
        </w:tc>
        <w:tc>
          <w:tcPr>
            <w:tcW w:w="940" w:type="dxa"/>
            <w:tcBorders/>
          </w:tcPr>
          <w:p>
            <w:pPr>
              <w:pStyle w:val="Compact"/>
              <w:keepNext w:val="true"/>
              <w:widowControl/>
              <w:spacing w:lineRule="exact" w:line="220" w:before="0" w:after="0"/>
              <w:jc w:val="left"/>
              <w:rPr>
                <w:kern w:val="0"/>
                <w:szCs w:val="24"/>
                <w:lang w:val="en-US" w:eastAsia="en-US" w:bidi="ar-SA"/>
                <w:del w:id="1440" w:author="Changes 24 to 25 Oct" w:date="2026-10-25T16:02:42Z"/>
              </w:rPr>
            </w:pPr>
            <w:del w:id="1439" w:author="Changes 24 to 25 Oct" w:date="2026-10-25T16:02:42Z">
              <w:r>
                <w:rPr>
                  <w:kern w:val="0"/>
                  <w:sz w:val="18"/>
                  <w:szCs w:val="24"/>
                  <w:lang w:val="en-US" w:eastAsia="en-US" w:bidi="ar-SA"/>
                </w:rPr>
                <w:delText>5.7</w:delText>
              </w:r>
            </w:del>
          </w:p>
        </w:tc>
        <w:tc>
          <w:tcPr>
            <w:tcW w:w="2281" w:type="dxa"/>
            <w:tcBorders/>
          </w:tcPr>
          <w:p>
            <w:pPr>
              <w:pStyle w:val="Compact"/>
              <w:keepNext w:val="true"/>
              <w:widowControl/>
              <w:spacing w:lineRule="exact" w:line="220" w:before="0" w:after="0"/>
              <w:jc w:val="left"/>
              <w:rPr>
                <w:kern w:val="0"/>
                <w:szCs w:val="24"/>
                <w:lang w:val="en-US" w:eastAsia="en-US" w:bidi="ar-SA"/>
                <w:del w:id="1442" w:author="Changes 24 to 25 Oct" w:date="2026-10-25T16:02:42Z"/>
              </w:rPr>
            </w:pPr>
            <w:del w:id="1441" w:author="Changes 24 to 25 Oct" w:date="2026-10-25T16:02:42Z">
              <w:r>
                <w:rPr>
                  <w:kern w:val="0"/>
                  <w:sz w:val="18"/>
                  <w:szCs w:val="24"/>
                  <w:lang w:val="en-US" w:eastAsia="en-US" w:bidi="ar-SA"/>
                </w:rPr>
                <w:delText>News reports; results not yet released</w:delText>
              </w:r>
            </w:del>
          </w:p>
        </w:tc>
      </w:tr>
      <w:tr>
        <w:trPr>
          <w:del w:id="1443" w:author="Changes 24 to 25 Oct" w:date="2026-10-25T16:02:42Z"/>
          <w:cantSplit w:val="true"/>
        </w:trPr>
        <w:tc>
          <w:tcPr>
            <w:tcW w:w="1683" w:type="dxa"/>
            <w:tcBorders>
              <w:bottom w:val="single" w:sz="8" w:space="0" w:color="000000"/>
            </w:tcBorders>
          </w:tcPr>
          <w:p>
            <w:pPr>
              <w:pStyle w:val="Compact"/>
              <w:widowControl/>
              <w:spacing w:lineRule="exact" w:line="220" w:before="0" w:after="0"/>
              <w:jc w:val="left"/>
              <w:rPr>
                <w:kern w:val="0"/>
                <w:szCs w:val="24"/>
                <w:lang w:val="en-US" w:eastAsia="en-US" w:bidi="ar-SA"/>
                <w:del w:id="1445" w:author="Changes 24 to 25 Oct" w:date="2026-10-25T16:02:42Z"/>
              </w:rPr>
            </w:pPr>
            <w:del w:id="1444" w:author="Changes 24 to 25 Oct" w:date="2026-10-25T16:02:42Z">
              <w:r>
                <w:rPr>
                  <w:kern w:val="0"/>
                  <w:sz w:val="18"/>
                  <w:szCs w:val="24"/>
                  <w:lang w:val="en-US" w:eastAsia="en-US" w:bidi="ar-SA"/>
                </w:rPr>
                <w:delText>Ban on payments on social media (Trade Minister Regulation 31/2023, carried into Regulation 19/2026)</w:delText>
              </w:r>
            </w:del>
          </w:p>
        </w:tc>
        <w:tc>
          <w:tcPr>
            <w:tcW w:w="2281" w:type="dxa"/>
            <w:tcBorders>
              <w:bottom w:val="single" w:sz="8" w:space="0" w:color="000000"/>
            </w:tcBorders>
          </w:tcPr>
          <w:p>
            <w:pPr>
              <w:pStyle w:val="Compact"/>
              <w:widowControl/>
              <w:spacing w:lineRule="exact" w:line="220" w:before="0" w:after="0"/>
              <w:jc w:val="left"/>
              <w:rPr>
                <w:kern w:val="0"/>
                <w:szCs w:val="24"/>
                <w:lang w:val="en-US" w:eastAsia="en-US" w:bidi="ar-SA"/>
                <w:del w:id="1447" w:author="Changes 24 to 25 Oct" w:date="2026-10-25T16:02:42Z"/>
              </w:rPr>
            </w:pPr>
            <w:del w:id="1446" w:author="Changes 24 to 25 Oct" w:date="2026-10-25T16:02:42Z">
              <w:r>
                <w:rPr>
                  <w:kern w:val="0"/>
                  <w:sz w:val="18"/>
                  <w:szCs w:val="24"/>
                  <w:lang w:val="en-US" w:eastAsia="en-US" w:bidi="ar-SA"/>
                </w:rPr>
                <w:delText>Bars social media platforms from handling payments for sales</w:delText>
              </w:r>
            </w:del>
          </w:p>
        </w:tc>
        <w:tc>
          <w:tcPr>
            <w:tcW w:w="1320" w:type="dxa"/>
            <w:tcBorders>
              <w:bottom w:val="single" w:sz="8" w:space="0" w:color="000000"/>
            </w:tcBorders>
          </w:tcPr>
          <w:p>
            <w:pPr>
              <w:pStyle w:val="Compact"/>
              <w:widowControl/>
              <w:spacing w:lineRule="exact" w:line="220" w:before="0" w:after="0"/>
              <w:jc w:val="left"/>
              <w:rPr>
                <w:kern w:val="0"/>
                <w:szCs w:val="24"/>
                <w:lang w:val="en-US" w:eastAsia="en-US" w:bidi="ar-SA"/>
                <w:del w:id="1449" w:author="Changes 24 to 25 Oct" w:date="2026-10-25T16:02:42Z"/>
              </w:rPr>
            </w:pPr>
            <w:del w:id="1448" w:author="Changes 24 to 25 Oct" w:date="2026-10-25T16:02:42Z">
              <w:r>
                <w:rPr>
                  <w:kern w:val="0"/>
                  <w:sz w:val="18"/>
                  <w:szCs w:val="24"/>
                  <w:lang w:val="en-US" w:eastAsia="en-US" w:bidi="ar-SA"/>
                </w:rPr>
                <w:delText>Where online sales are paid</w:delText>
              </w:r>
            </w:del>
          </w:p>
        </w:tc>
        <w:tc>
          <w:tcPr>
            <w:tcW w:w="940" w:type="dxa"/>
            <w:tcBorders>
              <w:bottom w:val="single" w:sz="8" w:space="0" w:color="000000"/>
            </w:tcBorders>
          </w:tcPr>
          <w:p>
            <w:pPr>
              <w:pStyle w:val="Compact"/>
              <w:widowControl/>
              <w:spacing w:lineRule="exact" w:line="220" w:before="0" w:after="0"/>
              <w:jc w:val="left"/>
              <w:rPr>
                <w:kern w:val="0"/>
                <w:szCs w:val="24"/>
                <w:lang w:val="en-US" w:eastAsia="en-US" w:bidi="ar-SA"/>
                <w:del w:id="1451" w:author="Changes 24 to 25 Oct" w:date="2026-10-25T16:02:42Z"/>
              </w:rPr>
            </w:pPr>
            <w:del w:id="1450" w:author="Changes 24 to 25 Oct" w:date="2026-10-25T16:02:42Z">
              <w:r>
                <w:rPr>
                  <w:kern w:val="0"/>
                  <w:sz w:val="18"/>
                  <w:szCs w:val="24"/>
                  <w:lang w:val="en-US" w:eastAsia="en-US" w:bidi="ar-SA"/>
                </w:rPr>
                <w:delText>5.9</w:delText>
              </w:r>
            </w:del>
          </w:p>
        </w:tc>
        <w:tc>
          <w:tcPr>
            <w:tcW w:w="2281" w:type="dxa"/>
            <w:tcBorders>
              <w:bottom w:val="single" w:sz="8" w:space="0" w:color="000000"/>
            </w:tcBorders>
          </w:tcPr>
          <w:p>
            <w:pPr>
              <w:pStyle w:val="Compact"/>
              <w:widowControl/>
              <w:spacing w:lineRule="exact" w:line="220" w:before="0" w:after="0"/>
              <w:jc w:val="left"/>
              <w:rPr>
                <w:kern w:val="0"/>
                <w:szCs w:val="24"/>
                <w:lang w:val="en-US" w:eastAsia="en-US" w:bidi="ar-SA"/>
                <w:del w:id="1453" w:author="Changes 24 to 25 Oct" w:date="2026-10-25T16:02:42Z"/>
              </w:rPr>
            </w:pPr>
            <w:del w:id="1452" w:author="Changes 24 to 25 Oct" w:date="2026-10-25T16:02:42Z">
              <w:r>
                <w:rPr>
                  <w:kern w:val="0"/>
                  <w:sz w:val="18"/>
                  <w:szCs w:val="24"/>
                  <w:lang w:val="en-US" w:eastAsia="en-US" w:bidi="ar-SA"/>
                </w:rPr>
                <w:delText>Primary text read</w:delText>
              </w:r>
            </w:del>
          </w:p>
        </w:tc>
      </w:tr>
    </w:tbl>
    <w:p>
      <w:pPr>
        <w:pStyle w:val="TableNote"/>
        <w:rPr>
          <w:del w:id="1456" w:author="Changes 24 to 25 Oct" w:date="2026-10-25T16:02:42Z"/>
        </w:rPr>
      </w:pPr>
      <w:del w:id="1454" w:author="Changes 24 to 25 Oct" w:date="2026-10-25T16:02:42Z">
        <w:r>
          <w:rPr>
            <w:i/>
            <w:iCs/>
          </w:rPr>
          <w:delText>Note:</w:delText>
        </w:r>
      </w:del>
      <w:del w:id="1455" w:author="Changes 24 to 25 Oct" w:date="2026-10-25T16:02:42Z">
        <w:r>
          <w:rPr/>
          <w:delText xml:space="preserve"> 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delText>
        </w:r>
      </w:del>
    </w:p>
    <w:p>
      <w:pPr>
        <w:pStyle w:val="TableCaption"/>
        <w:rPr/>
      </w:pPr>
      <w:r>
        <w:rPr/>
        <w:t>Equation (</w:t>
      </w:r>
      <w:ins w:id="1457" w:author="Changes 24 to 25 Oct" w:date="2026-10-25T16:02:42Z">
        <w:r>
          <w:rPr/>
          <w:t>5</w:t>
        </w:r>
      </w:ins>
      <w:del w:id="1458" w:author="Changes 24 to 25 Oct" w:date="2026-10-25T16:02:42Z">
        <w:r>
          <w:rPr/>
          <w:delText>6</w:delText>
        </w:r>
      </w:del>
      <w:r>
        <w:rPr/>
        <w:t>) shows where the first two rules act. The take rate is the fee rate less the incentive rate. A cap on a fee pushes the take rate down. A limit on incentives pushes it up. The two rules act on opposite sides of the same take rate.</w:t>
      </w:r>
    </w:p>
    <w:p>
      <w:pPr>
        <w:pStyle w:val="BodyText"/>
        <w:rPr/>
      </w:pPr>
      <w:r>
        <w:rPr/>
        <w:t>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rPr/>
      </w:pPr>
      <w:r>
        <w:rPr/>
        <w:t>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rPr/>
      </w:pPr>
      <w:bookmarkStart w:id="69" w:name="the-rules-and-what-each-acts-on"/>
      <w:r>
        <w:rPr/>
        <w:t>The sections that follow take the other rules in the order of Figure 1, from the take rate outward.</w:t>
      </w:r>
      <w:bookmarkEnd w:id="69"/>
    </w:p>
    <w:p>
      <w:pPr>
        <w:pStyle w:val="Heading2"/>
        <w:rPr/>
      </w:pPr>
      <w:bookmarkStart w:id="70" w:name="X28b7fd3199e423b82cfc8b23ae379c54a934281"/>
      <w:r>
        <w:rPr/>
        <w:t>6.2 What the commission cap and the discount rule can move</w:t>
      </w:r>
    </w:p>
    <w:p>
      <w:pPr>
        <w:pStyle w:val="FirstParagraph"/>
        <w:rPr/>
      </w:pPr>
      <w:r>
        <w:rPr/>
        <w:t>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rPr/>
      </w:pPr>
      <w:r>
        <w:rPr/>
        <w:t>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rPr/>
      </w:pPr>
      <w:r>
        <w:rPr/>
        <w:t>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rPr/>
      </w:pPr>
      <w:r>
        <w:rPr/>
        <w:t>Drivers asked for the cap, and the President announced the limit at a May Day rally in 2026, saying the cut “must be below 10 percent” (CNN Indonesia 2026b). The platforms lose part of the commission unless they recover it elsewhere, for example by cutting incentives. The cap brings the state no revenue; its tax on online sellers works through the marketplaces instead (Section 6.3).</w:t>
      </w:r>
    </w:p>
    <w:p>
      <w:pPr>
        <w:pStyle w:val="BodyText"/>
        <w:rPr/>
      </w:pPr>
      <w:r>
        <w:rPr/>
        <w:t>A cap on one fee does not fix the take rate, because the platform still sets its incentives. At GoTo, on-demand revenue rose by about 20 percent in the second quarter of 2026 while transaction value grew by 2 percent. The company attributed the rise to its mix of services and to “rationalization of incentives as we prepared for the implementation of the 8% commission rate” (GoTo Gojek Tokopedia 2026). Its take rate rose to about 22 percent in that quarter, the last before the cap, from about 18 percent a year earlier.</w:t>
      </w:r>
    </w:p>
    <w:p>
      <w:pPr>
        <w:pStyle w:val="BodyText"/>
        <w:rPr/>
      </w:pPr>
      <w:r>
        <w:rPr/>
        <w:t xml:space="preserve">The discount rule acts on the lever that moved take rates most often. Lower incentives were the larger part of the rise in the take rate in four of the seven windows of </w:t>
      </w:r>
      <w:ins w:id="1459" w:author="Changes 24 to 25 Oct" w:date="2026-10-25T16:02:42Z">
        <w:r>
          <w:rPr/>
          <w:t>Appendix B</w:t>
        </w:r>
      </w:ins>
      <w:moveFrom w:id="1460" w:author="Changes 24 to 25 Oct" w:date="2026-10-25T16:02:42Z">
        <w:r>
          <w:rPr/>
          <w:t>Table 11</w:t>
        </w:r>
      </w:moveFrom>
      <w:r>
        <w:rPr/>
        <w:t>. The rule binds every online trade operator, including ride-hailing apps that sell food or goods. Whether it reaches ride fares, which the transport ministry sets, is unclear.</w:t>
      </w:r>
    </w:p>
    <w:p>
      <w:pPr>
        <w:pStyle w:val="BodyText"/>
        <w:rPr/>
      </w:pPr>
      <w:r>
        <w:rPr/>
        <w:t>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rPr/>
      </w:pPr>
      <w:bookmarkStart w:id="71" w:name="X28b7fd3199e423b82cfc8b23ae379c54a934281"/>
      <w:r>
        <w:rPr/>
        <w:t>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bookmarkEnd w:id="71"/>
    </w:p>
    <w:p>
      <w:pPr>
        <w:pStyle w:val="Heading2"/>
        <w:rPr/>
      </w:pPr>
      <w:bookmarkStart w:id="72" w:name="how-far-the-marketplace-tax-reaches"/>
      <w:r>
        <w:rPr/>
        <w:t>6.3 How far the marketplace tax reaches</w:t>
      </w:r>
    </w:p>
    <w:p>
      <w:pPr>
        <w:pStyle w:val="FirstParagraph"/>
        <w:rPr/>
      </w:pPr>
      <w:r>
        <w:rPr/>
        <w:t>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rPr/>
      </w:pPr>
      <w:r>
        <w:rPr/>
        <w:t>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rPr/>
      </w:pPr>
      <w:r>
        <w:rPr/>
        <w:t>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rPr/>
      </w:pPr>
      <w:r>
        <w:rPr/>
        <w:t xml:space="preserve">The record reaches further than the tax. Every domestic seller on a designated marketplace must give the marketplace a tax number or national </w:t>
      </w:r>
      <w:ins w:id="1461" w:author="Changes 24 to 25 Oct" w:date="2026-10-25T16:02:42Z">
        <w:r>
          <w:rPr/>
          <w:t>identity number</w:t>
        </w:r>
      </w:ins>
      <w:del w:id="1462" w:author="Changes 24 to 25 Oct" w:date="2026-10-25T16:02:42Z">
        <w:r>
          <w:rPr/>
          <w:delText>ID</w:delText>
        </w:r>
      </w:del>
      <w:r>
        <w:rPr/>
        <w:t xml:space="preserve"> and an address before being paid. Exempt sellers file a statement as well. Tax research finds that records held by a third party improve compliance where they exist (Section 2.3).</w:t>
      </w:r>
    </w:p>
    <w:p>
      <w:pPr>
        <w:pStyle w:val="BodyText"/>
        <w:rPr/>
      </w:pPr>
      <w:r>
        <w:rPr/>
        <w:t>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rPr/>
      </w:pPr>
      <w:r>
        <w:rPr/>
        <w:t>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rPr/>
      </w:pPr>
      <w:r>
        <w:rPr/>
        <w:t>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rPr/>
      </w:pPr>
      <w:bookmarkStart w:id="73" w:name="how-far-the-marketplace-tax-reaches"/>
      <w:r>
        <w:rPr/>
        <w:t>The tax matters more for the record it creates than for the revenue it raises. Whether sellers move away from the four marketplaces now that collection has started will be known only from later data.</w:t>
      </w:r>
      <w:bookmarkEnd w:id="73"/>
    </w:p>
    <w:p>
      <w:pPr>
        <w:pStyle w:val="Heading2"/>
        <w:rPr/>
      </w:pPr>
      <w:bookmarkStart w:id="74" w:name="what-the-statistics-rules-can-change"/>
      <w:r>
        <w:rPr/>
        <w:t>6.4 What the statistics rules can change</w:t>
      </w:r>
    </w:p>
    <w:p>
      <w:pPr>
        <w:pStyle w:val="FirstParagraph"/>
        <w:rPr/>
      </w:pPr>
      <w:r>
        <w:rPr/>
        <w:t>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rPr/>
      </w:pPr>
      <w:r>
        <w:rPr/>
        <w:t>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rPr/>
      </w:pPr>
      <w:r>
        <w:rPr/>
        <w:t>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rPr/>
      </w:pPr>
      <w:bookmarkStart w:id="75" w:name="what-the-statistics-rules-can-change"/>
      <w:r>
        <w:rPr/>
        <w:t>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bookmarkEnd w:id="75"/>
    </w:p>
    <w:p>
      <w:pPr>
        <w:pStyle w:val="Heading2"/>
        <w:rPr/>
      </w:pPr>
      <w:bookmarkStart w:id="76" w:name="what-the-registered-predictions-test"/>
      <w:r>
        <w:rPr/>
        <w:t>6.5 What the registered predictions test</w:t>
      </w:r>
    </w:p>
    <w:p>
      <w:pPr>
        <w:pStyle w:val="FirstParagraph"/>
        <w:rPr/>
      </w:pPr>
      <w:r>
        <w:rP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w:t>
      </w:r>
      <w:ins w:id="1463" w:author="Changes 24 to 25 Oct" w:date="2026-10-25T16:02:42Z">
        <w:r>
          <w:rPr/>
          <w:t>7</w:t>
        </w:r>
      </w:ins>
      <w:del w:id="1464" w:author="Changes 24 to 25 Oct" w:date="2026-10-25T16:02:42Z">
        <w:r>
          <w:rPr/>
          <w:delText>14</w:delText>
        </w:r>
      </w:del>
      <w:r>
        <w:rPr/>
        <w:t xml:space="preserve"> lists them with the date each is scored.</w:t>
      </w:r>
    </w:p>
    <w:p>
      <w:pPr>
        <w:pStyle w:val="InsertMarker"/>
        <w:keepLines/>
        <w:spacing w:lineRule="auto" w:line="240" w:before="120" w:after="120"/>
        <w:ind w:hanging="0"/>
        <w:jc w:val="center"/>
        <w:rPr>
          <w:ins w:id="1466" w:author="Changes 24 to 25 Oct" w:date="2026-10-25T16:02:42Z"/>
        </w:rPr>
      </w:pPr>
      <w:ins w:id="1465" w:author="Changes 24 to 25 Oct" w:date="2026-10-25T16:02:42Z">
        <w:r>
          <w:rPr/>
          <w:t>[Insert Table 7 about here]</w:t>
        </w:r>
      </w:ins>
    </w:p>
    <w:p>
      <w:pPr>
        <w:pStyle w:val="TableCaption"/>
        <w:rPr>
          <w:del w:id="1469" w:author="Changes 24 to 25 Oct" w:date="2026-10-25T16:02:42Z"/>
        </w:rPr>
      </w:pPr>
      <w:del w:id="1467" w:author="Changes 24 to 25 Oct" w:date="2026-10-25T16:02:42Z">
        <w:r>
          <w:rPr>
            <w:b/>
          </w:rPr>
          <w:delText>Table 14.</w:delText>
        </w:r>
      </w:del>
      <w:del w:id="1468" w:author="Changes 24 to 25 Oct" w:date="2026-10-25T16:02:42Z">
        <w:r>
          <w:rPr>
            <w:b w:val="false"/>
          </w:rPr>
          <w:delText xml:space="preserve"> Registered predictions on the 2026 rules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224"/>
        <w:gridCol w:w="3689"/>
        <w:gridCol w:w="2272"/>
        <w:gridCol w:w="1319"/>
      </w:tblGrid>
      <w:tr>
        <w:trPr>
          <w:tblHeader w:val="true"/>
          <w:del w:id="1470" w:author="Changes 24 to 25 Oct" w:date="2026-10-25T16:02:42Z"/>
          <w:cantSplit w:val="true"/>
        </w:trPr>
        <w:tc>
          <w:tcPr>
            <w:tcW w:w="122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472" w:author="Changes 24 to 25 Oct" w:date="2026-10-25T16:02:42Z"/>
              </w:rPr>
            </w:pPr>
            <w:del w:id="1471" w:author="Changes 24 to 25 Oct" w:date="2026-10-25T16:02:42Z">
              <w:r>
                <w:rPr>
                  <w:b/>
                  <w:kern w:val="0"/>
                  <w:sz w:val="18"/>
                  <w:szCs w:val="24"/>
                  <w:lang w:val="en-US" w:eastAsia="en-US" w:bidi="ar-SA"/>
                </w:rPr>
                <w:delText>Prediction</w:delText>
              </w:r>
            </w:del>
          </w:p>
        </w:tc>
        <w:tc>
          <w:tcPr>
            <w:tcW w:w="368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474" w:author="Changes 24 to 25 Oct" w:date="2026-10-25T16:02:42Z"/>
              </w:rPr>
            </w:pPr>
            <w:del w:id="1473" w:author="Changes 24 to 25 Oct" w:date="2026-10-25T16:02:42Z">
              <w:r>
                <w:rPr>
                  <w:b/>
                  <w:kern w:val="0"/>
                  <w:sz w:val="18"/>
                  <w:szCs w:val="24"/>
                  <w:lang w:val="en-US" w:eastAsia="en-US" w:bidi="ar-SA"/>
                </w:rPr>
                <w:delText>What it expects</w:delText>
              </w:r>
            </w:del>
          </w:p>
        </w:tc>
        <w:tc>
          <w:tcPr>
            <w:tcW w:w="227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476" w:author="Changes 24 to 25 Oct" w:date="2026-10-25T16:02:42Z"/>
              </w:rPr>
            </w:pPr>
            <w:del w:id="1475" w:author="Changes 24 to 25 Oct" w:date="2026-10-25T16:02:42Z">
              <w:r>
                <w:rPr>
                  <w:b/>
                  <w:kern w:val="0"/>
                  <w:sz w:val="18"/>
                  <w:szCs w:val="24"/>
                  <w:lang w:val="en-US" w:eastAsia="en-US" w:bidi="ar-SA"/>
                </w:rPr>
                <w:delText>Bears on</w:delText>
              </w:r>
            </w:del>
          </w:p>
        </w:tc>
        <w:tc>
          <w:tcPr>
            <w:tcW w:w="131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478" w:author="Changes 24 to 25 Oct" w:date="2026-10-25T16:02:42Z"/>
              </w:rPr>
            </w:pPr>
            <w:del w:id="1477" w:author="Changes 24 to 25 Oct" w:date="2026-10-25T16:02:42Z">
              <w:r>
                <w:rPr>
                  <w:b/>
                  <w:kern w:val="0"/>
                  <w:sz w:val="18"/>
                  <w:szCs w:val="24"/>
                  <w:lang w:val="en-US" w:eastAsia="en-US" w:bidi="ar-SA"/>
                </w:rPr>
                <w:delText>Scored</w:delText>
              </w:r>
            </w:del>
          </w:p>
        </w:tc>
      </w:tr>
      <w:tr>
        <w:trPr>
          <w:del w:id="1479"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481" w:author="Changes 24 to 25 Oct" w:date="2026-10-25T16:02:42Z"/>
              </w:rPr>
            </w:pPr>
            <w:del w:id="1480" w:author="Changes 24 to 25 Oct" w:date="2026-10-25T16:02:42Z">
              <w:r>
                <w:rPr>
                  <w:kern w:val="0"/>
                  <w:sz w:val="18"/>
                  <w:szCs w:val="24"/>
                  <w:lang w:val="en-US" w:eastAsia="en-US" w:bidi="ar-SA"/>
                </w:rPr>
                <w:delText>P1</w:delText>
              </w:r>
            </w:del>
          </w:p>
        </w:tc>
        <w:tc>
          <w:tcPr>
            <w:tcW w:w="3689" w:type="dxa"/>
            <w:tcBorders/>
          </w:tcPr>
          <w:p>
            <w:pPr>
              <w:pStyle w:val="Compact"/>
              <w:keepNext w:val="true"/>
              <w:widowControl/>
              <w:spacing w:lineRule="exact" w:line="220" w:before="0" w:after="0"/>
              <w:jc w:val="left"/>
              <w:rPr>
                <w:kern w:val="0"/>
                <w:szCs w:val="24"/>
                <w:lang w:val="en-US" w:eastAsia="en-US" w:bidi="ar-SA"/>
                <w:del w:id="1483" w:author="Changes 24 to 25 Oct" w:date="2026-10-25T16:02:42Z"/>
              </w:rPr>
            </w:pPr>
            <w:del w:id="1482" w:author="Changes 24 to 25 Oct" w:date="2026-10-25T16:02:42Z">
              <w:r>
                <w:rPr>
                  <w:kern w:val="0"/>
                  <w:sz w:val="18"/>
                  <w:szCs w:val="24"/>
                  <w:lang w:val="en-US" w:eastAsia="en-US" w:bidi="ar-SA"/>
                </w:rPr>
                <w:delText>GoTo’s on-demand take rate falls by 0.3 to 2.5 points from the second quarter of 2026</w:delText>
              </w:r>
            </w:del>
          </w:p>
        </w:tc>
        <w:tc>
          <w:tcPr>
            <w:tcW w:w="2272" w:type="dxa"/>
            <w:tcBorders/>
          </w:tcPr>
          <w:p>
            <w:pPr>
              <w:pStyle w:val="Compact"/>
              <w:keepNext w:val="true"/>
              <w:widowControl/>
              <w:spacing w:lineRule="exact" w:line="220" w:before="0" w:after="0"/>
              <w:jc w:val="left"/>
              <w:rPr>
                <w:kern w:val="0"/>
                <w:szCs w:val="24"/>
                <w:lang w:val="en-US" w:eastAsia="en-US" w:bidi="ar-SA"/>
                <w:del w:id="1485" w:author="Changes 24 to 25 Oct" w:date="2026-10-25T16:02:42Z"/>
              </w:rPr>
            </w:pPr>
            <w:del w:id="1484" w:author="Changes 24 to 25 Oct" w:date="2026-10-25T16:02:42Z">
              <w:r>
                <w:rPr>
                  <w:kern w:val="0"/>
                  <w:sz w:val="18"/>
                  <w:szCs w:val="24"/>
                  <w:lang w:val="en-US" w:eastAsia="en-US" w:bidi="ar-SA"/>
                </w:rPr>
                <w:delText>Commission cap</w:delText>
              </w:r>
            </w:del>
          </w:p>
        </w:tc>
        <w:tc>
          <w:tcPr>
            <w:tcW w:w="1319" w:type="dxa"/>
            <w:tcBorders/>
          </w:tcPr>
          <w:p>
            <w:pPr>
              <w:pStyle w:val="Compact"/>
              <w:keepNext w:val="true"/>
              <w:widowControl/>
              <w:spacing w:lineRule="exact" w:line="220" w:before="0" w:after="0"/>
              <w:jc w:val="left"/>
              <w:rPr>
                <w:kern w:val="0"/>
                <w:szCs w:val="24"/>
                <w:lang w:val="en-US" w:eastAsia="en-US" w:bidi="ar-SA"/>
                <w:del w:id="1487" w:author="Changes 24 to 25 Oct" w:date="2026-10-25T16:02:42Z"/>
              </w:rPr>
            </w:pPr>
            <w:del w:id="1486" w:author="Changes 24 to 25 Oct" w:date="2026-10-25T16:02:42Z">
              <w:r>
                <w:rPr>
                  <w:kern w:val="0"/>
                  <w:sz w:val="18"/>
                  <w:szCs w:val="24"/>
                  <w:lang w:val="en-US" w:eastAsia="en-US" w:bidi="ar-SA"/>
                </w:rPr>
                <w:delText>Late October 2026</w:delText>
              </w:r>
            </w:del>
          </w:p>
        </w:tc>
      </w:tr>
      <w:tr>
        <w:trPr>
          <w:del w:id="1488"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490" w:author="Changes 24 to 25 Oct" w:date="2026-10-25T16:02:42Z"/>
              </w:rPr>
            </w:pPr>
            <w:del w:id="1489" w:author="Changes 24 to 25 Oct" w:date="2026-10-25T16:02:42Z">
              <w:r>
                <w:rPr>
                  <w:kern w:val="0"/>
                  <w:sz w:val="18"/>
                  <w:szCs w:val="24"/>
                  <w:lang w:val="en-US" w:eastAsia="en-US" w:bidi="ar-SA"/>
                </w:rPr>
                <w:delText>P3</w:delText>
              </w:r>
            </w:del>
          </w:p>
        </w:tc>
        <w:tc>
          <w:tcPr>
            <w:tcW w:w="3689" w:type="dxa"/>
            <w:tcBorders/>
          </w:tcPr>
          <w:p>
            <w:pPr>
              <w:pStyle w:val="Compact"/>
              <w:keepNext w:val="true"/>
              <w:widowControl/>
              <w:spacing w:lineRule="exact" w:line="220" w:before="0" w:after="0"/>
              <w:jc w:val="left"/>
              <w:rPr>
                <w:kern w:val="0"/>
                <w:szCs w:val="24"/>
                <w:lang w:val="en-US" w:eastAsia="en-US" w:bidi="ar-SA"/>
                <w:del w:id="1492" w:author="Changes 24 to 25 Oct" w:date="2026-10-25T16:02:42Z"/>
              </w:rPr>
            </w:pPr>
            <w:del w:id="1491" w:author="Changes 24 to 25 Oct" w:date="2026-10-25T16:02:42Z">
              <w:r>
                <w:rPr>
                  <w:kern w:val="0"/>
                  <w:sz w:val="18"/>
                  <w:szCs w:val="24"/>
                  <w:lang w:val="en-US" w:eastAsia="en-US" w:bidi="ar-SA"/>
                </w:rPr>
                <w:delText>GoTo’s on-demand transaction value grows by 0 to 12 percent on a year earlier</w:delText>
              </w:r>
            </w:del>
          </w:p>
        </w:tc>
        <w:tc>
          <w:tcPr>
            <w:tcW w:w="2272" w:type="dxa"/>
            <w:tcBorders/>
          </w:tcPr>
          <w:p>
            <w:pPr>
              <w:pStyle w:val="Compact"/>
              <w:keepNext w:val="true"/>
              <w:widowControl/>
              <w:spacing w:lineRule="exact" w:line="220" w:before="0" w:after="0"/>
              <w:jc w:val="left"/>
              <w:rPr>
                <w:kern w:val="0"/>
                <w:szCs w:val="24"/>
                <w:lang w:val="en-US" w:eastAsia="en-US" w:bidi="ar-SA"/>
                <w:del w:id="1494" w:author="Changes 24 to 25 Oct" w:date="2026-10-25T16:02:42Z"/>
              </w:rPr>
            </w:pPr>
            <w:del w:id="1493" w:author="Changes 24 to 25 Oct" w:date="2026-10-25T16:02:42Z">
              <w:r>
                <w:rPr>
                  <w:kern w:val="0"/>
                  <w:sz w:val="18"/>
                  <w:szCs w:val="24"/>
                  <w:lang w:val="en-US" w:eastAsia="en-US" w:bidi="ar-SA"/>
                </w:rPr>
                <w:delText>Commission cap</w:delText>
              </w:r>
            </w:del>
          </w:p>
        </w:tc>
        <w:tc>
          <w:tcPr>
            <w:tcW w:w="1319" w:type="dxa"/>
            <w:tcBorders/>
          </w:tcPr>
          <w:p>
            <w:pPr>
              <w:pStyle w:val="Compact"/>
              <w:keepNext w:val="true"/>
              <w:widowControl/>
              <w:spacing w:lineRule="exact" w:line="220" w:before="0" w:after="0"/>
              <w:jc w:val="left"/>
              <w:rPr>
                <w:kern w:val="0"/>
                <w:szCs w:val="24"/>
                <w:lang w:val="en-US" w:eastAsia="en-US" w:bidi="ar-SA"/>
                <w:del w:id="1496" w:author="Changes 24 to 25 Oct" w:date="2026-10-25T16:02:42Z"/>
              </w:rPr>
            </w:pPr>
            <w:del w:id="1495" w:author="Changes 24 to 25 Oct" w:date="2026-10-25T16:02:42Z">
              <w:r>
                <w:rPr>
                  <w:kern w:val="0"/>
                  <w:sz w:val="18"/>
                  <w:szCs w:val="24"/>
                  <w:lang w:val="en-US" w:eastAsia="en-US" w:bidi="ar-SA"/>
                </w:rPr>
                <w:delText>Late October 2026</w:delText>
              </w:r>
            </w:del>
          </w:p>
        </w:tc>
      </w:tr>
      <w:tr>
        <w:trPr>
          <w:del w:id="1497"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499" w:author="Changes 24 to 25 Oct" w:date="2026-10-25T16:02:42Z"/>
              </w:rPr>
            </w:pPr>
            <w:del w:id="1498" w:author="Changes 24 to 25 Oct" w:date="2026-10-25T16:02:42Z">
              <w:r>
                <w:rPr>
                  <w:kern w:val="0"/>
                  <w:sz w:val="18"/>
                  <w:szCs w:val="24"/>
                  <w:lang w:val="en-US" w:eastAsia="en-US" w:bidi="ar-SA"/>
                </w:rPr>
                <w:delText>P5</w:delText>
              </w:r>
            </w:del>
          </w:p>
        </w:tc>
        <w:tc>
          <w:tcPr>
            <w:tcW w:w="3689" w:type="dxa"/>
            <w:tcBorders/>
          </w:tcPr>
          <w:p>
            <w:pPr>
              <w:pStyle w:val="Compact"/>
              <w:keepNext w:val="true"/>
              <w:widowControl/>
              <w:spacing w:lineRule="exact" w:line="220" w:before="0" w:after="0"/>
              <w:jc w:val="left"/>
              <w:rPr>
                <w:kern w:val="0"/>
                <w:szCs w:val="24"/>
                <w:lang w:val="en-US" w:eastAsia="en-US" w:bidi="ar-SA"/>
                <w:del w:id="1501" w:author="Changes 24 to 25 Oct" w:date="2026-10-25T16:02:42Z"/>
              </w:rPr>
            </w:pPr>
            <w:del w:id="1500" w:author="Changes 24 to 25 Oct" w:date="2026-10-25T16:02:42Z">
              <w:r>
                <w:rPr>
                  <w:kern w:val="0"/>
                  <w:sz w:val="18"/>
                  <w:szCs w:val="24"/>
                  <w:lang w:val="en-US" w:eastAsia="en-US" w:bidi="ar-SA"/>
                </w:rPr>
                <w:delText>GoTo’s on-demand transaction value grows by at least 5 percent; the prediction fails only below 2 percent</w:delText>
              </w:r>
            </w:del>
          </w:p>
        </w:tc>
        <w:tc>
          <w:tcPr>
            <w:tcW w:w="2272" w:type="dxa"/>
            <w:tcBorders/>
          </w:tcPr>
          <w:p>
            <w:pPr>
              <w:pStyle w:val="Compact"/>
              <w:keepNext w:val="true"/>
              <w:widowControl/>
              <w:spacing w:lineRule="exact" w:line="220" w:before="0" w:after="0"/>
              <w:jc w:val="left"/>
              <w:rPr>
                <w:kern w:val="0"/>
                <w:szCs w:val="24"/>
                <w:lang w:val="en-US" w:eastAsia="en-US" w:bidi="ar-SA"/>
                <w:del w:id="1503" w:author="Changes 24 to 25 Oct" w:date="2026-10-25T16:02:42Z"/>
              </w:rPr>
            </w:pPr>
            <w:del w:id="1502" w:author="Changes 24 to 25 Oct" w:date="2026-10-25T16:02:42Z">
              <w:r>
                <w:rPr>
                  <w:kern w:val="0"/>
                  <w:sz w:val="18"/>
                  <w:szCs w:val="24"/>
                  <w:lang w:val="en-US" w:eastAsia="en-US" w:bidi="ar-SA"/>
                </w:rPr>
                <w:delText>Commission cap, with spending on growth</w:delText>
              </w:r>
            </w:del>
          </w:p>
        </w:tc>
        <w:tc>
          <w:tcPr>
            <w:tcW w:w="1319" w:type="dxa"/>
            <w:tcBorders/>
          </w:tcPr>
          <w:p>
            <w:pPr>
              <w:pStyle w:val="Compact"/>
              <w:keepNext w:val="true"/>
              <w:widowControl/>
              <w:spacing w:lineRule="exact" w:line="220" w:before="0" w:after="0"/>
              <w:jc w:val="left"/>
              <w:rPr>
                <w:kern w:val="0"/>
                <w:szCs w:val="24"/>
                <w:lang w:val="en-US" w:eastAsia="en-US" w:bidi="ar-SA"/>
                <w:del w:id="1505" w:author="Changes 24 to 25 Oct" w:date="2026-10-25T16:02:42Z"/>
              </w:rPr>
            </w:pPr>
            <w:del w:id="1504" w:author="Changes 24 to 25 Oct" w:date="2026-10-25T16:02:42Z">
              <w:r>
                <w:rPr>
                  <w:kern w:val="0"/>
                  <w:sz w:val="18"/>
                  <w:szCs w:val="24"/>
                  <w:lang w:val="en-US" w:eastAsia="en-US" w:bidi="ar-SA"/>
                </w:rPr>
                <w:delText>Late October 2026</w:delText>
              </w:r>
            </w:del>
          </w:p>
        </w:tc>
      </w:tr>
      <w:tr>
        <w:trPr>
          <w:del w:id="1506"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508" w:author="Changes 24 to 25 Oct" w:date="2026-10-25T16:02:42Z"/>
              </w:rPr>
            </w:pPr>
            <w:del w:id="1507" w:author="Changes 24 to 25 Oct" w:date="2026-10-25T16:02:42Z">
              <w:r>
                <w:rPr>
                  <w:kern w:val="0"/>
                  <w:sz w:val="18"/>
                  <w:szCs w:val="24"/>
                  <w:lang w:val="en-US" w:eastAsia="en-US" w:bidi="ar-SA"/>
                </w:rPr>
                <w:delText>R1</w:delText>
              </w:r>
            </w:del>
          </w:p>
        </w:tc>
        <w:tc>
          <w:tcPr>
            <w:tcW w:w="3689" w:type="dxa"/>
            <w:tcBorders/>
          </w:tcPr>
          <w:p>
            <w:pPr>
              <w:pStyle w:val="Compact"/>
              <w:keepNext w:val="true"/>
              <w:widowControl/>
              <w:spacing w:lineRule="exact" w:line="220" w:before="0" w:after="0"/>
              <w:jc w:val="left"/>
              <w:rPr>
                <w:kern w:val="0"/>
                <w:szCs w:val="24"/>
                <w:lang w:val="en-US" w:eastAsia="en-US" w:bidi="ar-SA"/>
                <w:del w:id="1510" w:author="Changes 24 to 25 Oct" w:date="2026-10-25T16:02:42Z"/>
              </w:rPr>
            </w:pPr>
            <w:del w:id="1509" w:author="Changes 24 to 25 Oct" w:date="2026-10-25T16:02:42Z">
              <w:r>
                <w:rPr>
                  <w:kern w:val="0"/>
                  <w:sz w:val="18"/>
                  <w:szCs w:val="24"/>
                  <w:lang w:val="en-US" w:eastAsia="en-US" w:bidi="ar-SA"/>
                </w:rPr>
                <w:delText>GoTo’s on-demand revenue growth less transaction value growth lies between −0.5 and +12.5 points; it follows from P1 and P3</w:delText>
              </w:r>
            </w:del>
          </w:p>
        </w:tc>
        <w:tc>
          <w:tcPr>
            <w:tcW w:w="2272" w:type="dxa"/>
            <w:tcBorders/>
          </w:tcPr>
          <w:p>
            <w:pPr>
              <w:pStyle w:val="Compact"/>
              <w:keepNext w:val="true"/>
              <w:widowControl/>
              <w:spacing w:lineRule="exact" w:line="220" w:before="0" w:after="0"/>
              <w:jc w:val="left"/>
              <w:rPr>
                <w:kern w:val="0"/>
                <w:szCs w:val="24"/>
                <w:lang w:val="en-US" w:eastAsia="en-US" w:bidi="ar-SA"/>
                <w:del w:id="1512" w:author="Changes 24 to 25 Oct" w:date="2026-10-25T16:02:42Z"/>
              </w:rPr>
            </w:pPr>
            <w:del w:id="1511" w:author="Changes 24 to 25 Oct" w:date="2026-10-25T16:02:42Z">
              <w:r>
                <w:rPr>
                  <w:kern w:val="0"/>
                  <w:sz w:val="18"/>
                  <w:szCs w:val="24"/>
                  <w:lang w:val="en-US" w:eastAsia="en-US" w:bidi="ar-SA"/>
                </w:rPr>
                <w:delText>Commission cap</w:delText>
              </w:r>
            </w:del>
          </w:p>
        </w:tc>
        <w:tc>
          <w:tcPr>
            <w:tcW w:w="1319" w:type="dxa"/>
            <w:tcBorders/>
          </w:tcPr>
          <w:p>
            <w:pPr>
              <w:pStyle w:val="Compact"/>
              <w:keepNext w:val="true"/>
              <w:widowControl/>
              <w:spacing w:lineRule="exact" w:line="220" w:before="0" w:after="0"/>
              <w:jc w:val="left"/>
              <w:rPr>
                <w:kern w:val="0"/>
                <w:szCs w:val="24"/>
                <w:lang w:val="en-US" w:eastAsia="en-US" w:bidi="ar-SA"/>
                <w:del w:id="1514" w:author="Changes 24 to 25 Oct" w:date="2026-10-25T16:02:42Z"/>
              </w:rPr>
            </w:pPr>
            <w:del w:id="1513" w:author="Changes 24 to 25 Oct" w:date="2026-10-25T16:02:42Z">
              <w:r>
                <w:rPr>
                  <w:kern w:val="0"/>
                  <w:sz w:val="18"/>
                  <w:szCs w:val="24"/>
                  <w:lang w:val="en-US" w:eastAsia="en-US" w:bidi="ar-SA"/>
                </w:rPr>
                <w:delText>Late October 2026</w:delText>
              </w:r>
            </w:del>
          </w:p>
        </w:tc>
      </w:tr>
      <w:tr>
        <w:trPr>
          <w:del w:id="1515"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517" w:author="Changes 24 to 25 Oct" w:date="2026-10-25T16:02:42Z"/>
              </w:rPr>
            </w:pPr>
            <w:del w:id="1516" w:author="Changes 24 to 25 Oct" w:date="2026-10-25T16:02:42Z">
              <w:r>
                <w:rPr>
                  <w:kern w:val="0"/>
                  <w:sz w:val="18"/>
                  <w:szCs w:val="24"/>
                  <w:lang w:val="en-US" w:eastAsia="en-US" w:bidi="ar-SA"/>
                </w:rPr>
                <w:delText>R2</w:delText>
              </w:r>
            </w:del>
          </w:p>
        </w:tc>
        <w:tc>
          <w:tcPr>
            <w:tcW w:w="3689" w:type="dxa"/>
            <w:tcBorders/>
          </w:tcPr>
          <w:p>
            <w:pPr>
              <w:pStyle w:val="Compact"/>
              <w:keepNext w:val="true"/>
              <w:widowControl/>
              <w:spacing w:lineRule="exact" w:line="220" w:before="0" w:after="0"/>
              <w:jc w:val="left"/>
              <w:rPr>
                <w:kern w:val="0"/>
                <w:szCs w:val="24"/>
                <w:lang w:val="en-US" w:eastAsia="en-US" w:bidi="ar-SA"/>
                <w:del w:id="1519" w:author="Changes 24 to 25 Oct" w:date="2026-10-25T16:02:42Z"/>
              </w:rPr>
            </w:pPr>
            <w:del w:id="1518" w:author="Changes 24 to 25 Oct" w:date="2026-10-25T16:02:42Z">
              <w:r>
                <w:rPr>
                  <w:kern w:val="0"/>
                  <w:sz w:val="18"/>
                  <w:szCs w:val="24"/>
                  <w:lang w:val="en-US" w:eastAsia="en-US" w:bidi="ar-SA"/>
                </w:rPr>
                <w:delText>GoTo’s on-demand transaction value grows more slowly than household spending</w:delText>
              </w:r>
            </w:del>
          </w:p>
        </w:tc>
        <w:tc>
          <w:tcPr>
            <w:tcW w:w="2272" w:type="dxa"/>
            <w:tcBorders/>
          </w:tcPr>
          <w:p>
            <w:pPr>
              <w:pStyle w:val="Compact"/>
              <w:keepNext w:val="true"/>
              <w:widowControl/>
              <w:spacing w:lineRule="exact" w:line="220" w:before="0" w:after="0"/>
              <w:jc w:val="left"/>
              <w:rPr>
                <w:kern w:val="0"/>
                <w:szCs w:val="24"/>
                <w:lang w:val="en-US" w:eastAsia="en-US" w:bidi="ar-SA"/>
                <w:del w:id="1521" w:author="Changes 24 to 25 Oct" w:date="2026-10-25T16:02:42Z"/>
              </w:rPr>
            </w:pPr>
            <w:del w:id="1520" w:author="Changes 24 to 25 Oct" w:date="2026-10-25T16:02:42Z">
              <w:r>
                <w:rPr>
                  <w:kern w:val="0"/>
                  <w:sz w:val="18"/>
                  <w:szCs w:val="24"/>
                  <w:lang w:val="en-US" w:eastAsia="en-US" w:bidi="ar-SA"/>
                </w:rPr>
                <w:delText>Buying through platforms</w:delText>
              </w:r>
            </w:del>
          </w:p>
        </w:tc>
        <w:tc>
          <w:tcPr>
            <w:tcW w:w="1319" w:type="dxa"/>
            <w:tcBorders/>
          </w:tcPr>
          <w:p>
            <w:pPr>
              <w:pStyle w:val="Compact"/>
              <w:keepNext w:val="true"/>
              <w:widowControl/>
              <w:spacing w:lineRule="exact" w:line="220" w:before="0" w:after="0"/>
              <w:jc w:val="left"/>
              <w:rPr>
                <w:kern w:val="0"/>
                <w:szCs w:val="24"/>
                <w:lang w:val="en-US" w:eastAsia="en-US" w:bidi="ar-SA"/>
                <w:del w:id="1523" w:author="Changes 24 to 25 Oct" w:date="2026-10-25T16:02:42Z"/>
              </w:rPr>
            </w:pPr>
            <w:del w:id="1522" w:author="Changes 24 to 25 Oct" w:date="2026-10-25T16:02:42Z">
              <w:r>
                <w:rPr>
                  <w:kern w:val="0"/>
                  <w:sz w:val="18"/>
                  <w:szCs w:val="24"/>
                  <w:lang w:val="en-US" w:eastAsia="en-US" w:bidi="ar-SA"/>
                </w:rPr>
                <w:delText>Early November 2026</w:delText>
              </w:r>
            </w:del>
          </w:p>
        </w:tc>
      </w:tr>
      <w:tr>
        <w:trPr>
          <w:del w:id="1524"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526" w:author="Changes 24 to 25 Oct" w:date="2026-10-25T16:02:42Z"/>
              </w:rPr>
            </w:pPr>
            <w:del w:id="1525" w:author="Changes 24 to 25 Oct" w:date="2026-10-25T16:02:42Z">
              <w:r>
                <w:rPr>
                  <w:kern w:val="0"/>
                  <w:sz w:val="18"/>
                  <w:szCs w:val="24"/>
                  <w:lang w:val="en-US" w:eastAsia="en-US" w:bidi="ar-SA"/>
                </w:rPr>
                <w:delText>P2</w:delText>
              </w:r>
            </w:del>
          </w:p>
        </w:tc>
        <w:tc>
          <w:tcPr>
            <w:tcW w:w="3689" w:type="dxa"/>
            <w:tcBorders/>
          </w:tcPr>
          <w:p>
            <w:pPr>
              <w:pStyle w:val="Compact"/>
              <w:keepNext w:val="true"/>
              <w:widowControl/>
              <w:spacing w:lineRule="exact" w:line="220" w:before="0" w:after="0"/>
              <w:jc w:val="left"/>
              <w:rPr>
                <w:kern w:val="0"/>
                <w:szCs w:val="24"/>
                <w:lang w:val="en-US" w:eastAsia="en-US" w:bidi="ar-SA"/>
                <w:del w:id="1528" w:author="Changes 24 to 25 Oct" w:date="2026-10-25T16:02:42Z"/>
              </w:rPr>
            </w:pPr>
            <w:del w:id="1527" w:author="Changes 24 to 25 Oct" w:date="2026-10-25T16:02:42Z">
              <w:r>
                <w:rPr>
                  <w:kern w:val="0"/>
                  <w:sz w:val="18"/>
                  <w:szCs w:val="24"/>
                  <w:lang w:val="en-US" w:eastAsia="en-US" w:bidi="ar-SA"/>
                </w:rPr>
                <w:delText>Grab’s on-demand take rate stays within −0.6 to +0.4 points of the second quarter</w:delText>
              </w:r>
            </w:del>
          </w:p>
        </w:tc>
        <w:tc>
          <w:tcPr>
            <w:tcW w:w="2272" w:type="dxa"/>
            <w:tcBorders/>
          </w:tcPr>
          <w:p>
            <w:pPr>
              <w:pStyle w:val="Compact"/>
              <w:keepNext w:val="true"/>
              <w:widowControl/>
              <w:spacing w:lineRule="exact" w:line="220" w:before="0" w:after="0"/>
              <w:jc w:val="left"/>
              <w:rPr>
                <w:kern w:val="0"/>
                <w:szCs w:val="24"/>
                <w:lang w:val="en-US" w:eastAsia="en-US" w:bidi="ar-SA"/>
                <w:del w:id="1530" w:author="Changes 24 to 25 Oct" w:date="2026-10-25T16:02:42Z"/>
              </w:rPr>
            </w:pPr>
            <w:del w:id="1529" w:author="Changes 24 to 25 Oct" w:date="2026-10-25T16:02:42Z">
              <w:r>
                <w:rPr>
                  <w:kern w:val="0"/>
                  <w:sz w:val="18"/>
                  <w:szCs w:val="24"/>
                  <w:lang w:val="en-US" w:eastAsia="en-US" w:bidi="ar-SA"/>
                </w:rPr>
                <w:delText>Commission cap</w:delText>
              </w:r>
            </w:del>
          </w:p>
        </w:tc>
        <w:tc>
          <w:tcPr>
            <w:tcW w:w="1319" w:type="dxa"/>
            <w:tcBorders/>
          </w:tcPr>
          <w:p>
            <w:pPr>
              <w:pStyle w:val="Compact"/>
              <w:keepNext w:val="true"/>
              <w:widowControl/>
              <w:spacing w:lineRule="exact" w:line="220" w:before="0" w:after="0"/>
              <w:jc w:val="left"/>
              <w:rPr>
                <w:kern w:val="0"/>
                <w:szCs w:val="24"/>
                <w:lang w:val="en-US" w:eastAsia="en-US" w:bidi="ar-SA"/>
                <w:del w:id="1532" w:author="Changes 24 to 25 Oct" w:date="2026-10-25T16:02:42Z"/>
              </w:rPr>
            </w:pPr>
            <w:del w:id="1531" w:author="Changes 24 to 25 Oct" w:date="2026-10-25T16:02:42Z">
              <w:r>
                <w:rPr>
                  <w:kern w:val="0"/>
                  <w:sz w:val="18"/>
                  <w:szCs w:val="24"/>
                  <w:lang w:val="en-US" w:eastAsia="en-US" w:bidi="ar-SA"/>
                </w:rPr>
                <w:delText>Mid-November 2026</w:delText>
              </w:r>
            </w:del>
          </w:p>
        </w:tc>
      </w:tr>
      <w:tr>
        <w:trPr>
          <w:del w:id="1533"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535" w:author="Changes 24 to 25 Oct" w:date="2026-10-25T16:02:42Z"/>
              </w:rPr>
            </w:pPr>
            <w:del w:id="1534" w:author="Changes 24 to 25 Oct" w:date="2026-10-25T16:02:42Z">
              <w:r>
                <w:rPr>
                  <w:kern w:val="0"/>
                  <w:sz w:val="18"/>
                  <w:szCs w:val="24"/>
                  <w:lang w:val="en-US" w:eastAsia="en-US" w:bidi="ar-SA"/>
                </w:rPr>
                <w:delText>P4</w:delText>
              </w:r>
            </w:del>
          </w:p>
        </w:tc>
        <w:tc>
          <w:tcPr>
            <w:tcW w:w="3689" w:type="dxa"/>
            <w:tcBorders/>
          </w:tcPr>
          <w:p>
            <w:pPr>
              <w:pStyle w:val="Compact"/>
              <w:keepNext w:val="true"/>
              <w:widowControl/>
              <w:spacing w:lineRule="exact" w:line="220" w:before="0" w:after="0"/>
              <w:jc w:val="left"/>
              <w:rPr>
                <w:kern w:val="0"/>
                <w:szCs w:val="24"/>
                <w:lang w:val="en-US" w:eastAsia="en-US" w:bidi="ar-SA"/>
                <w:del w:id="1537" w:author="Changes 24 to 25 Oct" w:date="2026-10-25T16:02:42Z"/>
              </w:rPr>
            </w:pPr>
            <w:del w:id="1536" w:author="Changes 24 to 25 Oct" w:date="2026-10-25T16:02:42Z">
              <w:r>
                <w:rPr>
                  <w:kern w:val="0"/>
                  <w:sz w:val="18"/>
                  <w:szCs w:val="24"/>
                  <w:lang w:val="en-US" w:eastAsia="en-US" w:bidi="ar-SA"/>
                </w:rPr>
                <w:delText>Grab’s change in the rides take rate, less its change in the deliveries take rate, is at most +0.3 points</w:delText>
              </w:r>
            </w:del>
          </w:p>
        </w:tc>
        <w:tc>
          <w:tcPr>
            <w:tcW w:w="2272" w:type="dxa"/>
            <w:tcBorders/>
          </w:tcPr>
          <w:p>
            <w:pPr>
              <w:pStyle w:val="Compact"/>
              <w:keepNext w:val="true"/>
              <w:widowControl/>
              <w:spacing w:lineRule="exact" w:line="220" w:before="0" w:after="0"/>
              <w:jc w:val="left"/>
              <w:rPr>
                <w:kern w:val="0"/>
                <w:szCs w:val="24"/>
                <w:lang w:val="en-US" w:eastAsia="en-US" w:bidi="ar-SA"/>
                <w:del w:id="1539" w:author="Changes 24 to 25 Oct" w:date="2026-10-25T16:02:42Z"/>
              </w:rPr>
            </w:pPr>
            <w:del w:id="1538" w:author="Changes 24 to 25 Oct" w:date="2026-10-25T16:02:42Z">
              <w:r>
                <w:rPr>
                  <w:kern w:val="0"/>
                  <w:sz w:val="18"/>
                  <w:szCs w:val="24"/>
                  <w:lang w:val="en-US" w:eastAsia="en-US" w:bidi="ar-SA"/>
                </w:rPr>
                <w:delText>Commission cap</w:delText>
              </w:r>
            </w:del>
          </w:p>
        </w:tc>
        <w:tc>
          <w:tcPr>
            <w:tcW w:w="1319" w:type="dxa"/>
            <w:tcBorders/>
          </w:tcPr>
          <w:p>
            <w:pPr>
              <w:pStyle w:val="Compact"/>
              <w:keepNext w:val="true"/>
              <w:widowControl/>
              <w:spacing w:lineRule="exact" w:line="220" w:before="0" w:after="0"/>
              <w:jc w:val="left"/>
              <w:rPr>
                <w:kern w:val="0"/>
                <w:szCs w:val="24"/>
                <w:lang w:val="en-US" w:eastAsia="en-US" w:bidi="ar-SA"/>
                <w:del w:id="1541" w:author="Changes 24 to 25 Oct" w:date="2026-10-25T16:02:42Z"/>
              </w:rPr>
            </w:pPr>
            <w:del w:id="1540" w:author="Changes 24 to 25 Oct" w:date="2026-10-25T16:02:42Z">
              <w:r>
                <w:rPr>
                  <w:kern w:val="0"/>
                  <w:sz w:val="18"/>
                  <w:szCs w:val="24"/>
                  <w:lang w:val="en-US" w:eastAsia="en-US" w:bidi="ar-SA"/>
                </w:rPr>
                <w:delText>Mid-November 2026</w:delText>
              </w:r>
            </w:del>
          </w:p>
        </w:tc>
      </w:tr>
      <w:tr>
        <w:trPr>
          <w:del w:id="1542"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1544" w:author="Changes 24 to 25 Oct" w:date="2026-10-25T16:02:42Z"/>
              </w:rPr>
            </w:pPr>
            <w:del w:id="1543" w:author="Changes 24 to 25 Oct" w:date="2026-10-25T16:02:42Z">
              <w:r>
                <w:rPr>
                  <w:kern w:val="0"/>
                  <w:sz w:val="18"/>
                  <w:szCs w:val="24"/>
                  <w:lang w:val="en-US" w:eastAsia="en-US" w:bidi="ar-SA"/>
                </w:rPr>
                <w:delText>R3</w:delText>
              </w:r>
            </w:del>
          </w:p>
        </w:tc>
        <w:tc>
          <w:tcPr>
            <w:tcW w:w="3689" w:type="dxa"/>
            <w:tcBorders/>
          </w:tcPr>
          <w:p>
            <w:pPr>
              <w:pStyle w:val="Compact"/>
              <w:keepNext w:val="true"/>
              <w:widowControl/>
              <w:spacing w:lineRule="exact" w:line="220" w:before="0" w:after="0"/>
              <w:jc w:val="left"/>
              <w:rPr>
                <w:kern w:val="0"/>
                <w:szCs w:val="24"/>
                <w:lang w:val="en-US" w:eastAsia="en-US" w:bidi="ar-SA"/>
                <w:del w:id="1546" w:author="Changes 24 to 25 Oct" w:date="2026-10-25T16:02:42Z"/>
              </w:rPr>
            </w:pPr>
            <w:del w:id="1545" w:author="Changes 24 to 25 Oct" w:date="2026-10-25T16:02:42Z">
              <w:r>
                <w:rPr>
                  <w:kern w:val="0"/>
                  <w:sz w:val="18"/>
                  <w:szCs w:val="24"/>
                  <w:lang w:val="en-US" w:eastAsia="en-US" w:bidi="ar-SA"/>
                </w:rPr>
                <w:delText>Shopee’s revenue growth less its transaction value growth is at least +10 points</w:delText>
              </w:r>
            </w:del>
          </w:p>
        </w:tc>
        <w:tc>
          <w:tcPr>
            <w:tcW w:w="2272" w:type="dxa"/>
            <w:tcBorders/>
          </w:tcPr>
          <w:p>
            <w:pPr>
              <w:pStyle w:val="Compact"/>
              <w:keepNext w:val="true"/>
              <w:widowControl/>
              <w:spacing w:lineRule="exact" w:line="220" w:before="0" w:after="0"/>
              <w:jc w:val="left"/>
              <w:rPr>
                <w:kern w:val="0"/>
                <w:szCs w:val="24"/>
                <w:lang w:val="en-US" w:eastAsia="en-US" w:bidi="ar-SA"/>
                <w:del w:id="1548" w:author="Changes 24 to 25 Oct" w:date="2026-10-25T16:02:42Z"/>
              </w:rPr>
            </w:pPr>
            <w:del w:id="1547" w:author="Changes 24 to 25 Oct" w:date="2026-10-25T16:02:42Z">
              <w:r>
                <w:rPr>
                  <w:kern w:val="0"/>
                  <w:sz w:val="18"/>
                  <w:szCs w:val="24"/>
                  <w:lang w:val="en-US" w:eastAsia="en-US" w:bidi="ar-SA"/>
                </w:rPr>
                <w:delText>Marketplace fees</w:delText>
              </w:r>
            </w:del>
          </w:p>
        </w:tc>
        <w:tc>
          <w:tcPr>
            <w:tcW w:w="1319" w:type="dxa"/>
            <w:tcBorders/>
          </w:tcPr>
          <w:p>
            <w:pPr>
              <w:pStyle w:val="Compact"/>
              <w:keepNext w:val="true"/>
              <w:widowControl/>
              <w:spacing w:lineRule="exact" w:line="220" w:before="0" w:after="0"/>
              <w:jc w:val="left"/>
              <w:rPr>
                <w:kern w:val="0"/>
                <w:szCs w:val="24"/>
                <w:lang w:val="en-US" w:eastAsia="en-US" w:bidi="ar-SA"/>
                <w:del w:id="1550" w:author="Changes 24 to 25 Oct" w:date="2026-10-25T16:02:42Z"/>
              </w:rPr>
            </w:pPr>
            <w:del w:id="1549" w:author="Changes 24 to 25 Oct" w:date="2026-10-25T16:02:42Z">
              <w:r>
                <w:rPr>
                  <w:kern w:val="0"/>
                  <w:sz w:val="18"/>
                  <w:szCs w:val="24"/>
                  <w:lang w:val="en-US" w:eastAsia="en-US" w:bidi="ar-SA"/>
                </w:rPr>
                <w:delText>Mid-November 2026</w:delText>
              </w:r>
            </w:del>
          </w:p>
        </w:tc>
      </w:tr>
      <w:tr>
        <w:trPr>
          <w:del w:id="1551" w:author="Changes 24 to 25 Oct" w:date="2026-10-25T16:02:42Z"/>
          <w:cantSplit w:val="true"/>
        </w:trPr>
        <w:tc>
          <w:tcPr>
            <w:tcW w:w="1224" w:type="dxa"/>
            <w:tcBorders>
              <w:bottom w:val="single" w:sz="8" w:space="0" w:color="000000"/>
            </w:tcBorders>
          </w:tcPr>
          <w:p>
            <w:pPr>
              <w:pStyle w:val="Compact"/>
              <w:widowControl/>
              <w:spacing w:lineRule="exact" w:line="220" w:before="0" w:after="0"/>
              <w:jc w:val="left"/>
              <w:rPr>
                <w:kern w:val="0"/>
                <w:szCs w:val="24"/>
                <w:lang w:val="en-US" w:eastAsia="en-US" w:bidi="ar-SA"/>
                <w:del w:id="1553" w:author="Changes 24 to 25 Oct" w:date="2026-10-25T16:02:42Z"/>
              </w:rPr>
            </w:pPr>
            <w:del w:id="1552" w:author="Changes 24 to 25 Oct" w:date="2026-10-25T16:02:42Z">
              <w:r>
                <w:rPr>
                  <w:kern w:val="0"/>
                  <w:sz w:val="18"/>
                  <w:szCs w:val="24"/>
                  <w:lang w:val="en-US" w:eastAsia="en-US" w:bidi="ar-SA"/>
                </w:rPr>
                <w:delText>Marketplace share</w:delText>
              </w:r>
            </w:del>
          </w:p>
        </w:tc>
        <w:tc>
          <w:tcPr>
            <w:tcW w:w="3689" w:type="dxa"/>
            <w:tcBorders>
              <w:bottom w:val="single" w:sz="8" w:space="0" w:color="000000"/>
            </w:tcBorders>
          </w:tcPr>
          <w:p>
            <w:pPr>
              <w:pStyle w:val="Compact"/>
              <w:widowControl/>
              <w:spacing w:lineRule="exact" w:line="220" w:before="0" w:after="0"/>
              <w:jc w:val="left"/>
              <w:rPr>
                <w:kern w:val="0"/>
                <w:szCs w:val="24"/>
                <w:lang w:val="en-US" w:eastAsia="en-US" w:bidi="ar-SA"/>
                <w:del w:id="1555" w:author="Changes 24 to 25 Oct" w:date="2026-10-25T16:02:42Z"/>
              </w:rPr>
            </w:pPr>
            <w:del w:id="1554" w:author="Changes 24 to 25 Oct" w:date="2026-10-25T16:02:42Z">
              <w:r>
                <w:rPr>
                  <w:kern w:val="0"/>
                  <w:sz w:val="18"/>
                  <w:szCs w:val="24"/>
                  <w:lang w:val="en-US" w:eastAsia="en-US" w:bidi="ar-SA"/>
                </w:rPr>
                <w:delText>BPS’s next marketplace share of online sales value is at most 15.79 percent</w:delText>
              </w:r>
            </w:del>
          </w:p>
        </w:tc>
        <w:tc>
          <w:tcPr>
            <w:tcW w:w="2272" w:type="dxa"/>
            <w:tcBorders>
              <w:bottom w:val="single" w:sz="8" w:space="0" w:color="000000"/>
            </w:tcBorders>
          </w:tcPr>
          <w:p>
            <w:pPr>
              <w:pStyle w:val="Compact"/>
              <w:widowControl/>
              <w:spacing w:lineRule="exact" w:line="220" w:before="0" w:after="0"/>
              <w:jc w:val="left"/>
              <w:rPr>
                <w:kern w:val="0"/>
                <w:szCs w:val="24"/>
                <w:lang w:val="en-US" w:eastAsia="en-US" w:bidi="ar-SA"/>
                <w:del w:id="1557" w:author="Changes 24 to 25 Oct" w:date="2026-10-25T16:02:42Z"/>
              </w:rPr>
            </w:pPr>
            <w:del w:id="1556" w:author="Changes 24 to 25 Oct" w:date="2026-10-25T16:02:42Z">
              <w:r>
                <w:rPr>
                  <w:kern w:val="0"/>
                  <w:sz w:val="18"/>
                  <w:szCs w:val="24"/>
                  <w:lang w:val="en-US" w:eastAsia="en-US" w:bidi="ar-SA"/>
                </w:rPr>
                <w:delText>Reach of marketplace rules</w:delText>
              </w:r>
            </w:del>
          </w:p>
        </w:tc>
        <w:tc>
          <w:tcPr>
            <w:tcW w:w="1319" w:type="dxa"/>
            <w:tcBorders>
              <w:bottom w:val="single" w:sz="8" w:space="0" w:color="000000"/>
            </w:tcBorders>
          </w:tcPr>
          <w:p>
            <w:pPr>
              <w:pStyle w:val="Compact"/>
              <w:widowControl/>
              <w:spacing w:lineRule="exact" w:line="220" w:before="0" w:after="0"/>
              <w:jc w:val="left"/>
              <w:rPr>
                <w:kern w:val="0"/>
                <w:szCs w:val="24"/>
                <w:lang w:val="en-US" w:eastAsia="en-US" w:bidi="ar-SA"/>
                <w:del w:id="1559" w:author="Changes 24 to 25 Oct" w:date="2026-10-25T16:02:42Z"/>
              </w:rPr>
            </w:pPr>
            <w:del w:id="1558" w:author="Changes 24 to 25 Oct" w:date="2026-10-25T16:02:42Z">
              <w:r>
                <w:rPr>
                  <w:kern w:val="0"/>
                  <w:sz w:val="18"/>
                  <w:szCs w:val="24"/>
                  <w:lang w:val="en-US" w:eastAsia="en-US" w:bidi="ar-SA"/>
                </w:rPr>
                <w:delText>Next BPS release</w:delText>
              </w:r>
            </w:del>
          </w:p>
        </w:tc>
      </w:tr>
    </w:tbl>
    <w:p>
      <w:pPr>
        <w:pStyle w:val="TableNote"/>
        <w:rPr>
          <w:del w:id="1562" w:author="Changes 24 to 25 Oct" w:date="2026-10-25T16:02:42Z"/>
        </w:rPr>
      </w:pPr>
      <w:del w:id="1560" w:author="Changes 24 to 25 Oct" w:date="2026-10-25T16:02:42Z">
        <w:r>
          <w:rPr>
            <w:i/>
            <w:iCs/>
          </w:rPr>
          <w:delText>Note:</w:delText>
        </w:r>
      </w:del>
      <w:del w:id="1561" w:author="Changes 24 to 25 Oct" w:date="2026-10-25T16:02:42Z">
        <w:r>
          <w:rPr/>
          <w:delText xml:space="preserve"> 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delText>
        </w:r>
      </w:del>
    </w:p>
    <w:p>
      <w:pPr>
        <w:pStyle w:val="TableCaption"/>
        <w:rPr/>
      </w:pPr>
      <w:bookmarkStart w:id="77" w:name="what-the-registered-predictions-test"/>
      <w:r>
        <w:rPr/>
        <w:t>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bookmarkEnd w:id="77"/>
    </w:p>
    <w:p>
      <w:pPr>
        <w:pStyle w:val="Heading2"/>
        <w:rPr/>
      </w:pPr>
      <w:bookmarkStart w:id="78" w:name="beyond-indonesia"/>
      <w:r>
        <w:rPr/>
        <w:t>6.6 Beyond Indonesia</w:t>
      </w:r>
    </w:p>
    <w:p>
      <w:pPr>
        <w:pStyle w:val="FirstParagraph"/>
        <w:rPr/>
      </w:pPr>
      <w:r>
        <w:rPr/>
        <w:t>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rPr/>
      </w:pPr>
      <w:r>
        <w:rPr/>
        <w:t>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rPr/>
      </w:pPr>
      <w:r>
        <w:rPr/>
        <w:t>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w:t>
      </w:r>
      <w:ins w:id="1563" w:author="Changes 24 to 25 Oct" w:date="2026-10-25T16:02:42Z">
        <w:r>
          <w:rPr/>
          <w:t>5</w:t>
        </w:r>
      </w:ins>
      <w:del w:id="1564" w:author="Changes 24 to 25 Oct" w:date="2026-10-25T16:02:42Z">
        <w:r>
          <w:rPr/>
          <w:delText>6</w:delText>
        </w:r>
      </w:del>
      <w:r>
        <w:rPr/>
        <w:t>), a cap on one fee left the platform free to change another. Indonesia’s cap also covers one fee on one service.</w:t>
      </w:r>
    </w:p>
    <w:p>
      <w:pPr>
        <w:pStyle w:val="BodyText"/>
        <w:rPr/>
      </w:pPr>
      <w:bookmarkStart w:id="79" w:name="Xe0441c9582f81187c78ef6427e0713534e3618d"/>
      <w:bookmarkStart w:id="80" w:name="beyond-indonesia"/>
      <w:r>
        <w:rPr/>
        <w:t>The thesis does not measure the split between channels outside Indonesia. Any statistics office that asks sellers which channels they use can make the same count, and with it measure how far its own rules reach.</w:t>
      </w:r>
      <w:bookmarkEnd w:id="79"/>
      <w:bookmarkEnd w:id="80"/>
    </w:p>
    <w:p>
      <w:pPr>
        <w:pStyle w:val="Heading1"/>
        <w:rPr/>
      </w:pPr>
      <w:bookmarkStart w:id="81" w:name="chapter-7-conclusion"/>
      <w:r>
        <w:rPr/>
        <w:t>Chapter 7 Conclusion</w:t>
      </w:r>
    </w:p>
    <w:p>
      <w:pPr>
        <w:pStyle w:val="FirstParagraph"/>
        <w:rPr/>
      </w:pPr>
      <w:r>
        <w:rPr/>
        <w:t>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rPr/>
      </w:pPr>
      <w:r>
        <w:rPr/>
        <w:t>This chapter answers the research question at both links of Figure 1. It then says what the answer adds for those who use the figures, reports the predictions that failed, states the limits of the evidence and sets out the next steps.</w:t>
      </w:r>
    </w:p>
    <w:p>
      <w:pPr>
        <w:pStyle w:val="Heading2"/>
        <w:rPr/>
      </w:pPr>
      <w:bookmarkStart w:id="82" w:name="the-answer-to-the-research-question"/>
      <w:r>
        <w:rPr/>
        <w:t>7.1 The answer to the research question</w:t>
      </w:r>
    </w:p>
    <w:p>
      <w:pPr>
        <w:pStyle w:val="FirstParagraph"/>
        <w:rPr/>
      </w:pPr>
      <w:r>
        <w:rPr/>
        <w:t>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rPr/>
      </w:pPr>
      <w:r>
        <w:rPr/>
        <w:t>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rPr/>
      </w:pPr>
      <w:r>
        <w:rPr/>
        <w:t xml:space="preserve">The answer to the second half differs by link. On the inner link, the choice of revenue changed the conclusion, above all from 2022 to 2024. </w:t>
      </w:r>
      <w:ins w:id="1565" w:author="Changes 24 to 25 Oct" w:date="2026-10-25T16:02:42Z">
        <w:r>
          <w:rPr/>
          <w:t xml:space="preserve">Abroad, revenue growth matched transaction value growth one for one, with a slope of 0.99, so revenue was a workable stand-in. In Indonesia and the region the slope was 0.40, and revenue grew by about 44 percent a year whatever transaction value did, so H1 is rejected there. </w:t>
        </w:r>
      </w:ins>
      <w:r>
        <w:rPr/>
        <w:t xml:space="preserve">The Indonesian and regional platforms changed their take rates about </w:t>
      </w:r>
      <w:ins w:id="1566" w:author="Changes 24 to 25 Oct" w:date="2026-10-25T16:02:42Z">
        <w:r>
          <w:rPr/>
          <w:t>3.6</w:t>
        </w:r>
      </w:ins>
      <w:del w:id="1567" w:author="Changes 24 to 25 Oct" w:date="2026-10-25T16:02:42Z">
        <w:r>
          <w:rPr/>
          <w:delText>three</w:delText>
        </w:r>
      </w:del>
      <w:r>
        <w:rPr/>
        <w:t xml:space="preserve"> times as much as platforms abroad</w:t>
      </w:r>
      <w:ins w:id="1568" w:author="Changes 24 to 25 Oct" w:date="2026-10-25T16:02:42Z">
        <w:r>
          <w:rPr/>
          <w:t>. They also keep a much thinner share of each sale: their ecosystem ratio is 13 to 17 points above that of comparable foreign platforms, after the type, size and age of the platform and the conditions of its home market are held fixed. So</w:t>
        </w:r>
      </w:ins>
      <w:del w:id="1569" w:author="Changes 24 to 25 Oct" w:date="2026-10-25T16:02:42Z">
        <w:r>
          <w:rPr/>
          <w:delText>, measured against the take rate itself, so H1 is rejected. They keep a much thinner share of each sale, so</w:delText>
        </w:r>
      </w:del>
      <w:r>
        <w:rPr/>
        <w:t xml:space="preserve"> price changes of a similar size in points moved their revenue far more. In the windows traced, pricing moved revenue more than commerce did. Market value, for its part, moved with transaction value, and the data do not show that markets valued growth from pricing any less.</w:t>
      </w:r>
    </w:p>
    <w:p>
      <w:pPr>
        <w:pStyle w:val="BodyText"/>
        <w:rPr/>
      </w:pPr>
      <w:r>
        <w:rP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w:t>
      </w:r>
      <w:ins w:id="1570" w:author="Changes 24 to 25 Oct" w:date="2026-10-25T16:02:42Z">
        <w:r>
          <w:rPr/>
          <w:t>near</w:t>
        </w:r>
      </w:ins>
      <w:del w:id="1571" w:author="Changes 24 to 25 Oct" w:date="2026-10-25T16:02:42Z">
        <w:r>
          <w:rPr/>
          <w:delText>on</w:delText>
        </w:r>
      </w:del>
      <w:r>
        <w:rPr/>
        <w:t xml:space="preserve"> its threshold: </w:t>
      </w:r>
      <w:ins w:id="1572" w:author="Changes 24 to 25 Oct" w:date="2026-10-25T16:02:42Z">
        <w:r>
          <w:rPr/>
          <w:t xml:space="preserve">the number of </w:t>
        </w:r>
      </w:ins>
      <w:del w:id="1573" w:author="Changes 24 to 25 Oct" w:date="2026-10-25T16:02:42Z">
        <w:r>
          <w:rPr/>
          <w:delText xml:space="preserve">more </w:delText>
        </w:r>
      </w:del>
      <w:r>
        <w:rPr/>
        <w:t xml:space="preserve">businesses then </w:t>
      </w:r>
      <w:ins w:id="1574" w:author="Changes 24 to 25 Oct" w:date="2026-10-25T16:02:42Z">
        <w:r>
          <w:rPr/>
          <w:t>grows by 12 to 17 percent and sales per business by 14 to 17 percent, so H2 holds narrowly in one reading and fails by a few points in the other</w:t>
        </w:r>
      </w:ins>
      <w:del w:id="1575" w:author="Changes 24 to 25 Oct" w:date="2026-10-25T16:02:42Z">
        <w:r>
          <w:rPr/>
          <w:delText>account for about 42 to 54 percent of the growth, against the 50 percent H2 requires</w:delText>
        </w:r>
      </w:del>
      <w:r>
        <w:rPr/>
        <w:t>.</w:t>
      </w:r>
    </w:p>
    <w:p>
      <w:pPr>
        <w:pStyle w:val="BodyText"/>
        <w:rPr/>
      </w:pPr>
      <w:r>
        <w:rPr/>
        <w:t>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rPr/>
      </w:pPr>
      <w:bookmarkStart w:id="83" w:name="the-answer-to-the-research-question"/>
      <w:r>
        <w:rPr/>
        <w:t>Where the national figures cover the same sellers, they agree on small growth in two of three scenarios. They disagree outside the marketplaces, among the chat and social sellers that only BPS reaches. The figure a reader picks decides whether 2023 looks like a stall or a boom.</w:t>
      </w:r>
      <w:bookmarkEnd w:id="83"/>
    </w:p>
    <w:p>
      <w:pPr>
        <w:pStyle w:val="Heading2"/>
        <w:rPr/>
      </w:pPr>
      <w:bookmarkStart w:id="84" w:name="what-the-thesis-adds"/>
      <w:r>
        <w:rPr/>
        <w:t>7.2 What the thesis adds</w:t>
      </w:r>
    </w:p>
    <w:p>
      <w:pPr>
        <w:pStyle w:val="FirstParagraph"/>
        <w:rPr/>
      </w:pPr>
      <w:r>
        <w:rPr/>
        <w:t xml:space="preserve">For investors, the thesis adds a check that can be run on any platform that reports both amounts. Revenue growth splits into </w:t>
      </w:r>
      <w:ins w:id="1576" w:author="Changes 24 to 25 Oct" w:date="2026-10-25T16:02:42Z">
        <w:r>
          <w:rPr/>
          <w:t xml:space="preserve">growth in transaction value </w:t>
        </w:r>
      </w:ins>
      <w:del w:id="1577" w:author="Changes 24 to 25 Oct" w:date="2026-10-25T16:02:42Z">
        <w:r>
          <w:rPr/>
          <w:delText xml:space="preserve">more commerce </w:delText>
        </w:r>
      </w:del>
      <w:r>
        <w:rPr/>
        <w:t xml:space="preserve">and a </w:t>
      </w:r>
      <w:ins w:id="1578" w:author="Changes 24 to 25 Oct" w:date="2026-10-25T16:02:42Z">
        <w:r>
          <w:rPr/>
          <w:t xml:space="preserve">change in the </w:t>
        </w:r>
      </w:ins>
      <w:del w:id="1579" w:author="Changes 24 to 25 Oct" w:date="2026-10-25T16:02:42Z">
        <w:r>
          <w:rPr/>
          <w:delText xml:space="preserve">larger </w:delText>
        </w:r>
      </w:del>
      <w:r>
        <w:rPr/>
        <w:t>take rate with two public figures (equation (</w:t>
      </w:r>
      <w:ins w:id="1580" w:author="Changes 24 to 25 Oct" w:date="2026-10-25T16:02:42Z">
        <w:r>
          <w:rPr/>
          <w:t>4</w:t>
        </w:r>
      </w:ins>
      <w:del w:id="1581" w:author="Changes 24 to 25 Oct" w:date="2026-10-25T16:02:42Z">
        <w:r>
          <w:rPr/>
          <w:delText>5</w:delText>
        </w:r>
      </w:del>
      <w:r>
        <w:rPr/>
        <w:t xml:space="preserve">)). At the Indonesian and regional platforms, </w:t>
      </w:r>
      <w:ins w:id="1582" w:author="Changes 24 to 25 Oct" w:date="2026-10-25T16:02:42Z">
        <w:r>
          <w:rPr/>
          <w:t xml:space="preserve">revenue growth moved little with transaction value, while abroad it moved one for one. The thinner </w:t>
        </w:r>
      </w:ins>
      <w:r>
        <w:rPr/>
        <w:t>the take rate</w:t>
      </w:r>
      <w:ins w:id="1583" w:author="Changes 24 to 25 Oct" w:date="2026-10-25T16:02:42Z">
        <w:r>
          <w:rPr/>
          <w:t>, the more a small change in fees or incentives moves revenue growth. At</w:t>
        </w:r>
      </w:ins>
      <w:del w:id="1584" w:author="Changes 24 to 25 Oct" w:date="2026-10-25T16:02:42Z">
        <w:r>
          <w:rPr/>
          <w:delText xml:space="preserve"> accounted for about two thirds of a revenue move at</w:delText>
        </w:r>
      </w:del>
      <w:r>
        <w:rPr/>
        <w:t xml:space="preserve"> the typical </w:t>
      </w:r>
      <w:ins w:id="1585" w:author="Changes 24 to 25 Oct" w:date="2026-10-25T16:02:42Z">
        <w:r>
          <w:rPr/>
          <w:t xml:space="preserve">Indonesian and regional ecosystem ratio of 35, a rise of 1 point in </w:t>
        </w:r>
      </w:ins>
      <w:del w:id="1586" w:author="Changes 24 to 25 Oct" w:date="2026-10-25T16:02:42Z">
        <w:r>
          <w:rPr/>
          <w:delText xml:space="preserve">pair. Abroad it accounted for about a quarter. The thinner </w:delText>
        </w:r>
      </w:del>
      <w:r>
        <w:rPr/>
        <w:t>the take rate</w:t>
      </w:r>
      <w:ins w:id="1587" w:author="Changes 24 to 25 Oct" w:date="2026-10-25T16:02:42Z">
        <w:r>
          <w:rPr/>
          <w:t xml:space="preserve"> lifts revenue by about 36 percent at constant volume, against 6.5 percent at the typical foreign ratio of 5.5. A revenue multiple then stands for 36 units of transaction value per unit of revenue in one group and 6.5 in the other</w:t>
        </w:r>
      </w:ins>
      <w:del w:id="1588" w:author="Changes 24 to 25 Oct" w:date="2026-10-25T16:02:42Z">
        <w:r>
          <w:rPr/>
          <w:delText>, the more a small change in fees or incentives moves revenue growth</w:delText>
        </w:r>
      </w:del>
      <w:r>
        <w:rPr/>
        <w:t>. Across 28 listed platforms, market value moved with transaction value, as a registered prediction stated. A 1 percent rise in transaction value went with about 0.6 percent more market value.</w:t>
      </w:r>
    </w:p>
    <w:p>
      <w:pPr>
        <w:pStyle w:val="BodyText"/>
        <w:rPr/>
      </w:pPr>
      <w:r>
        <w:rPr/>
        <w:t>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rPr/>
      </w:pPr>
      <w:r>
        <w:rPr/>
        <w:t>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rPr/>
      </w:pPr>
      <w:bookmarkStart w:id="85" w:name="what-the-thesis-adds"/>
      <w:r>
        <w:rPr/>
        <w:t>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bookmarkEnd w:id="85"/>
    </w:p>
    <w:p>
      <w:pPr>
        <w:pStyle w:val="Heading2"/>
        <w:rPr/>
      </w:pPr>
      <w:bookmarkStart w:id="86" w:name="predictions-that-failed"/>
      <w:r>
        <w:rPr/>
        <w:t>7.3 Predictions that failed</w:t>
      </w:r>
    </w:p>
    <w:p>
      <w:pPr>
        <w:pStyle w:val="FirstParagraph"/>
        <w:rPr/>
      </w:pPr>
      <w:r>
        <w:rPr/>
        <w:t>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rPr/>
      </w:pPr>
      <w:r>
        <w:rPr/>
        <w:t>The test of H1 with quarterly pairs did not reject H1 (p = 0.19). The quarterly series cover mostly 2023 to 2026, after most of the repricing. So the rejection of H1 describes a period, 2022 to 2024, and not a lasting trait of Indonesian platforms.</w:t>
      </w:r>
    </w:p>
    <w:p>
      <w:pPr>
        <w:pStyle w:val="BodyText"/>
        <w:rPr/>
      </w:pPr>
      <w:r>
        <w:rPr/>
        <w:t>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rPr/>
      </w:pPr>
      <w:r>
        <w:rPr/>
        <w:t>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rPr/>
      </w:pPr>
      <w:r>
        <w:rPr/>
        <w:t>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rPr/>
      </w:pPr>
      <w:r>
        <w:rPr/>
        <w:t xml:space="preserve">Appendix </w:t>
      </w:r>
      <w:ins w:id="1589" w:author="Changes 24 to 25 Oct" w:date="2026-10-25T16:02:42Z">
        <w:r>
          <w:rPr/>
          <w:t>D</w:t>
        </w:r>
      </w:ins>
      <w:del w:id="1590" w:author="Changes 24 to 25 Oct" w:date="2026-10-25T16:02:42Z">
        <w:r>
          <w:rPr/>
          <w:delText>C</w:delText>
        </w:r>
      </w:del>
      <w:r>
        <w:rPr/>
        <w:t xml:space="preserve"> lists every registered test with its outcome. The predictions on the 2026 rules are listed in Section 6.5, with the date on which each is scored.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bookmarkEnd w:id="86"/>
    </w:p>
    <w:p>
      <w:pPr>
        <w:pStyle w:val="Heading2"/>
        <w:rPr/>
      </w:pPr>
      <w:bookmarkStart w:id="87" w:name="limits-of-the-evidence"/>
      <w:r>
        <w:rPr/>
        <w:t>7.4 Limits of the evidence</w:t>
      </w:r>
    </w:p>
    <w:p>
      <w:pPr>
        <w:pStyle w:val="FirstParagraph"/>
        <w:rPr/>
      </w:pPr>
      <w:r>
        <w:rP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disagree where they cover different sellers. The splits of </w:t>
      </w:r>
      <w:ins w:id="1591" w:author="Changes 24 to 25 Oct" w:date="2026-10-25T16:02:42Z">
        <w:r>
          <w:rPr/>
          <w:t>Appendix B</w:t>
        </w:r>
      </w:ins>
      <w:del w:id="1592" w:author="Changes 24 to 25 Oct" w:date="2026-10-25T16:02:42Z">
        <w:r>
          <w:rPr/>
          <w:delText>Table 11</w:delText>
        </w:r>
      </w:del>
      <w:r>
        <w:rPr/>
        <w:t xml:space="preserve"> are accounting, not causes. Marketplace sellers keep financial statements more often, but the thesis does not show that marketplaces lead them to.</w:t>
      </w:r>
    </w:p>
    <w:p>
      <w:pPr>
        <w:pStyle w:val="BodyText"/>
        <w:rPr/>
      </w:pPr>
      <w:r>
        <w:rPr/>
        <w:t>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w:t>
      </w:r>
    </w:p>
    <w:p>
      <w:pPr>
        <w:pStyle w:val="BodyText"/>
        <w:rPr/>
      </w:pPr>
      <w:r>
        <w:rPr/>
        <w:t xml:space="preserve">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w:t>
      </w:r>
      <w:ins w:id="1593" w:author="Changes 24 to 25 Oct" w:date="2026-10-25T16:02:42Z">
        <w:r>
          <w:rPr/>
          <w:t>C</w:t>
        </w:r>
      </w:ins>
      <w:del w:id="1594" w:author="Changes 24 to 25 Oct" w:date="2026-10-25T16:02:42Z">
        <w:r>
          <w:rPr/>
          <w:delText>B</w:delText>
        </w:r>
      </w:del>
      <w:r>
        <w:rPr/>
        <w:t>).</w:t>
      </w:r>
    </w:p>
    <w:p>
      <w:pPr>
        <w:pStyle w:val="BodyText"/>
        <w:rPr>
          <w:ins w:id="1596" w:author="Changes 24 to 25 Oct" w:date="2026-10-25T16:02:42Z"/>
        </w:rPr>
      </w:pPr>
      <w:ins w:id="1595" w:author="Changes 24 to 25 Oct" w:date="2026-10-25T16:02:42Z">
        <w:r>
          <w:rPr/>
          <w:t>The new regressions are exploratory and rest on few platforms. The growth test for Indonesia and the region has 15 pairs from five platforms, and the Indonesia coefficients of Table 4 are identified by the same five. A wild cluster bootstrap allows for the small number of clusters but cannot remove the limit. Total assets are those of the whole company, so size is overstated at GoTo, Rakuten and Sea. The home market of each platform is assigned by the author, and the policy rate is missing for Kazakhstan and Nigeria. The regressions describe how the wedge and the ecosystem ratio differ across platforms and do not show what causes the difference.</w:t>
        </w:r>
      </w:ins>
    </w:p>
    <w:p>
      <w:pPr>
        <w:pStyle w:val="BodyText"/>
        <w:rPr/>
      </w:pPr>
      <w:r>
        <w:rPr/>
        <w:t>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w:t>
      </w:r>
    </w:p>
    <w:p>
      <w:pPr>
        <w:pStyle w:val="BodyText"/>
        <w:rPr/>
      </w:pPr>
      <w:r>
        <w:rPr/>
        <w:t xml:space="preserve">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w:t>
      </w:r>
      <w:ins w:id="1597" w:author="Changes 24 to 25 Oct" w:date="2026-10-25T16:02:42Z">
        <w:r>
          <w:rPr/>
          <w:t>C</w:t>
        </w:r>
      </w:ins>
      <w:del w:id="1598" w:author="Changes 24 to 25 Oct" w:date="2026-10-25T16:02:42Z">
        <w:r>
          <w:rPr/>
          <w:delText>B</w:delText>
        </w:r>
      </w:del>
      <w:r>
        <w:rPr/>
        <w:t>).</w:t>
      </w:r>
    </w:p>
    <w:p>
      <w:pPr>
        <w:pStyle w:val="BodyText"/>
        <w:rPr/>
      </w:pPr>
      <w:r>
        <w:rPr/>
        <w:t>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rPr/>
      </w:pPr>
      <w:r>
        <w:rPr/>
        <w:t>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rPr/>
      </w:pPr>
      <w:r>
        <w:rPr/>
        <w:t>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rPr/>
      </w:pPr>
      <w:r>
        <w:rPr/>
        <w:t>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rPr/>
      </w:pPr>
      <w:r>
        <w:rPr/>
        <w:t>The market-value result is an association across 28 listed platforms. Market value also changes when a company issues shares, so the result is not a stock return. The thesis does not claim that transaction value causes market value to move.</w:t>
      </w:r>
    </w:p>
    <w:p>
      <w:pPr>
        <w:pStyle w:val="BodyText"/>
        <w:rPr/>
      </w:pPr>
      <w:r>
        <w:rPr/>
        <w:t>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rPr/>
      </w:pPr>
      <w:bookmarkStart w:id="88" w:name="limits-of-the-evidence"/>
      <w:r>
        <w:rPr/>
        <w:t>The licensed files stay outside the repository, which holds the code and national totals (Section 4.10). The evidence concerns Indonesia, with regional series labelled as such.</w:t>
      </w:r>
      <w:bookmarkEnd w:id="88"/>
    </w:p>
    <w:p>
      <w:pPr>
        <w:pStyle w:val="Heading2"/>
        <w:rPr/>
      </w:pPr>
      <w:bookmarkStart w:id="89" w:name="further-research"/>
      <w:r>
        <w:rPr/>
        <w:t>7.5 Further research</w:t>
      </w:r>
    </w:p>
    <w:p>
      <w:pPr>
        <w:pStyle w:val="FirstParagraph"/>
        <w:rPr/>
      </w:pPr>
      <w:r>
        <w:rPr/>
        <w:t>Five extensions follow from the limits above. The first is to reconcile the levels of BPS’s and the platforms’ figures. It needs common definitions of what counts as a sale, including shipping, digital goods, travel and offline sales. The platform data that BPS now collects could supply the platform side, if BPS publishes them.</w:t>
      </w:r>
    </w:p>
    <w:p>
      <w:pPr>
        <w:pStyle w:val="BodyText"/>
        <w:rPr/>
      </w:pPr>
      <w:r>
        <w:rPr/>
        <w:t>The 2026 economic census gives a second. When BPS adopts a frame from it, the entry test can be repeated on the first survey that uses the new frame. A business identifier that links survey rounds would settle the question of returning sellers.</w:t>
      </w:r>
    </w:p>
    <w:p>
      <w:pPr>
        <w:pStyle w:val="BodyText"/>
        <w:rPr/>
      </w:pPr>
      <w:r>
        <w:rPr/>
        <w:t>A third is a stock-return extension. A test of share prices around results announcements would ask whether investors react differently to growth from commerce and growth from pricing. It needs announcement timing and raw prices that can be reproduced.</w:t>
      </w:r>
    </w:p>
    <w:p>
      <w:pPr>
        <w:pStyle w:val="BodyText"/>
        <w:rPr/>
      </w:pPr>
      <w:r>
        <w:rPr/>
        <w:t>The platform sample can also grow, and the channel count can go abroad. Lazada and TikTok Shop can join the test of H1 once they report Indonesian figures. Any country whose statistics office asks sellers which channels they use can measure how much online selling its platform rules reach.</w:t>
      </w:r>
    </w:p>
    <w:p>
      <w:pPr>
        <w:pStyle w:val="BodyText"/>
        <w:rPr/>
      </w:pPr>
      <w:bookmarkStart w:id="90" w:name="chapter-7-conclusion"/>
      <w:bookmarkStart w:id="91" w:name="further-research"/>
      <w:r>
        <w:rPr/>
        <w:t>The thesis started from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 A reader who asks which of those happened can still use all three.</w:t>
      </w:r>
      <w:bookmarkEnd w:id="90"/>
      <w:bookmarkEnd w:id="91"/>
    </w:p>
    <w:p>
      <w:pPr>
        <w:pStyle w:val="Heading1"/>
        <w:rPr>
          <w:del w:id="1600" w:author="Changes 24 to 25 Oct" w:date="2026-10-25T16:02:42Z"/>
        </w:rPr>
      </w:pPr>
      <w:del w:id="1599" w:author="Changes 24 to 25 Oct" w:date="2026-10-25T16:02:42Z">
        <w:bookmarkStart w:id="92" w:name="appendices_Copy_1"/>
        <w:r>
          <w:rPr/>
          <w:delText>Appendices</w:delText>
        </w:r>
      </w:del>
    </w:p>
    <w:p>
      <w:pPr>
        <w:pStyle w:val="FirstParagraph"/>
        <w:rPr>
          <w:del w:id="1602" w:author="Changes 24 to 25 Oct" w:date="2026-10-25T16:02:42Z"/>
        </w:rPr>
      </w:pPr>
      <w:del w:id="1601" w:author="Changes 24 to 25 Oct" w:date="2026-10-25T16:02:42Z">
        <w:r>
          <w:rPr/>
          <w:delText>These appendices hold the detail that the main text points to. Every number comes from a table in the project’s repository, named in the notes in small type. Nothing here changes a result in Chapter 5.</w:delText>
        </w:r>
      </w:del>
    </w:p>
    <w:p>
      <w:pPr>
        <w:pStyle w:val="Heading2"/>
        <w:rPr>
          <w:del w:id="1604" w:author="Changes 24 to 25 Oct" w:date="2026-10-25T16:02:42Z"/>
        </w:rPr>
      </w:pPr>
      <w:del w:id="1603" w:author="Changes 24 to 25 Oct" w:date="2026-10-25T16:02:42Z">
        <w:r>
          <w:rPr/>
          <w:delText>Appendix A. Platforms, windows and the wedge by year</w:delText>
        </w:r>
      </w:del>
    </w:p>
    <w:p>
      <w:pPr>
        <w:pStyle w:val="Heading3"/>
        <w:rPr>
          <w:del w:id="1606" w:author="Changes 24 to 25 Oct" w:date="2026-10-25T16:02:42Z"/>
        </w:rPr>
      </w:pPr>
      <w:del w:id="1605" w:author="Changes 24 to 25 Oct" w:date="2026-10-25T16:02:42Z">
        <w:bookmarkStart w:id="93" w:name="a.1-the-foreign-group-27-platforms"/>
        <w:r>
          <w:rPr/>
          <w:delText>A.1 The foreign group (27 platforms)</w:delText>
        </w:r>
      </w:del>
    </w:p>
    <w:p>
      <w:pPr>
        <w:pStyle w:val="FirstParagraph"/>
        <w:jc w:val="left"/>
        <w:rPr>
          <w:del w:id="1612" w:author="Changes 24 to 25 Oct" w:date="2026-10-25T16:02:42Z"/>
        </w:rPr>
      </w:pPr>
      <w:del w:id="1607" w:author="Changes 24 to 25 Oct" w:date="2026-10-25T16:02:42Z">
        <w:r>
          <w:rPr/>
          <w:delTex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Source: </w:delText>
        </w:r>
      </w:del>
      <w:del w:id="1608" w:author="Changes 24 to 25 Oct" w:date="2026-10-25T16:02:42Z">
        <w:r>
          <w:rPr>
            <w:rStyle w:val="VerbatimChar"/>
          </w:rPr>
          <w:delText>tables/spinoff_panel.csv</w:delText>
        </w:r>
      </w:del>
      <w:del w:id="1609" w:author="Changes 24 to 25 Oct" w:date="2026-10-25T16:02:42Z">
        <w:r>
          <w:rPr/>
          <w:delText xml:space="preserve">, </w:delText>
        </w:r>
      </w:del>
      <w:del w:id="1610" w:author="Changes 24 to 25 Oct" w:date="2026-10-25T16:02:42Z">
        <w:r>
          <w:rPr>
            <w:rStyle w:val="VerbatimChar"/>
          </w:rPr>
          <w:delText>tables/transitions_master.csv</w:delText>
        </w:r>
      </w:del>
      <w:del w:id="1611" w:author="Changes 24 to 25 Oct" w:date="2026-10-25T16:02:42Z">
        <w:r>
          <w:rPr/>
          <w:delText>.</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620"/>
        <w:gridCol w:w="2025"/>
        <w:gridCol w:w="890"/>
        <w:gridCol w:w="3969"/>
      </w:tblGrid>
      <w:tr>
        <w:trPr>
          <w:tblHeader w:val="true"/>
          <w:del w:id="1613" w:author="Changes 24 to 25 Oct" w:date="2026-10-25T16:02:42Z"/>
          <w:cantSplit w:val="true"/>
        </w:trPr>
        <w:tc>
          <w:tcPr>
            <w:tcW w:w="16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615" w:author="Changes 24 to 25 Oct" w:date="2026-10-25T16:02:42Z"/>
              </w:rPr>
            </w:pPr>
            <w:del w:id="1614" w:author="Changes 24 to 25 Oct" w:date="2026-10-25T16:02:42Z">
              <w:r>
                <w:rPr>
                  <w:b/>
                  <w:kern w:val="0"/>
                  <w:sz w:val="18"/>
                  <w:szCs w:val="24"/>
                  <w:lang w:val="en-US" w:eastAsia="en-US" w:bidi="ar-SA"/>
                </w:rPr>
                <w:delText>Platform</w:delText>
              </w:r>
            </w:del>
          </w:p>
        </w:tc>
        <w:tc>
          <w:tcPr>
            <w:tcW w:w="202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617" w:author="Changes 24 to 25 Oct" w:date="2026-10-25T16:02:42Z"/>
              </w:rPr>
            </w:pPr>
            <w:del w:id="1616" w:author="Changes 24 to 25 Oct" w:date="2026-10-25T16:02:42Z">
              <w:r>
                <w:rPr>
                  <w:b/>
                  <w:kern w:val="0"/>
                  <w:sz w:val="18"/>
                  <w:szCs w:val="24"/>
                  <w:lang w:val="en-US" w:eastAsia="en-US" w:bidi="ar-SA"/>
                </w:rPr>
                <w:delText>Chosen first or added</w:delText>
              </w:r>
            </w:del>
          </w:p>
        </w:tc>
        <w:tc>
          <w:tcPr>
            <w:tcW w:w="89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619" w:author="Changes 24 to 25 Oct" w:date="2026-10-25T16:02:42Z"/>
              </w:rPr>
            </w:pPr>
            <w:del w:id="1618" w:author="Changes 24 to 25 Oct" w:date="2026-10-25T16:02:42Z">
              <w:r>
                <w:rPr>
                  <w:b/>
                  <w:kern w:val="0"/>
                  <w:sz w:val="18"/>
                  <w:szCs w:val="24"/>
                  <w:lang w:val="en-US" w:eastAsia="en-US" w:bidi="ar-SA"/>
                </w:rPr>
                <w:delText>Pairs</w:delText>
              </w:r>
            </w:del>
          </w:p>
        </w:tc>
        <w:tc>
          <w:tcPr>
            <w:tcW w:w="396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621" w:author="Changes 24 to 25 Oct" w:date="2026-10-25T16:02:42Z"/>
              </w:rPr>
            </w:pPr>
            <w:del w:id="1620" w:author="Changes 24 to 25 Oct" w:date="2026-10-25T16:02:42Z">
              <w:r>
                <w:rPr>
                  <w:b/>
                  <w:kern w:val="0"/>
                  <w:sz w:val="18"/>
                  <w:szCs w:val="24"/>
                  <w:lang w:val="en-US" w:eastAsia="en-US" w:bidi="ar-SA"/>
                </w:rPr>
                <w:delText>Median size of yearly change in log take rate</w:delText>
              </w:r>
            </w:del>
          </w:p>
        </w:tc>
      </w:tr>
      <w:tr>
        <w:trPr>
          <w:del w:id="1622" w:author="Changes 24 to 25 Oct" w:date="2026-10-25T16:02:42Z"/>
          <w:cantSplit w:val="true"/>
        </w:trPr>
        <w:tc>
          <w:tcPr>
            <w:tcW w:w="1620" w:type="dxa"/>
            <w:tcBorders/>
          </w:tcPr>
          <w:p>
            <w:pPr>
              <w:pStyle w:val="Compact"/>
              <w:keepNext w:val="true"/>
              <w:widowControl/>
              <w:spacing w:lineRule="exact" w:line="220" w:before="0" w:after="0"/>
              <w:jc w:val="left"/>
              <w:rPr>
                <w:kern w:val="0"/>
                <w:szCs w:val="24"/>
                <w:lang w:val="en-US" w:eastAsia="en-US" w:bidi="ar-SA"/>
                <w:del w:id="1624" w:author="Changes 24 to 25 Oct" w:date="2026-10-25T16:02:42Z"/>
              </w:rPr>
            </w:pPr>
            <w:del w:id="1623" w:author="Changes 24 to 25 Oct" w:date="2026-10-25T16:02:42Z">
              <w:r>
                <w:rPr>
                  <w:kern w:val="0"/>
                  <w:sz w:val="18"/>
                  <w:szCs w:val="24"/>
                  <w:lang w:val="en-US" w:eastAsia="en-US" w:bidi="ar-SA"/>
                </w:rPr>
                <w:delText>ACV Auctions</w:delText>
              </w:r>
            </w:del>
          </w:p>
        </w:tc>
        <w:tc>
          <w:tcPr>
            <w:tcW w:w="2025" w:type="dxa"/>
            <w:tcBorders/>
          </w:tcPr>
          <w:p>
            <w:pPr>
              <w:pStyle w:val="Compact"/>
              <w:keepNext w:val="true"/>
              <w:widowControl/>
              <w:spacing w:lineRule="exact" w:line="220" w:before="0" w:after="0"/>
              <w:jc w:val="left"/>
              <w:rPr>
                <w:kern w:val="0"/>
                <w:szCs w:val="24"/>
                <w:lang w:val="en-US" w:eastAsia="en-US" w:bidi="ar-SA"/>
                <w:del w:id="1626" w:author="Changes 24 to 25 Oct" w:date="2026-10-25T16:02:42Z"/>
              </w:rPr>
            </w:pPr>
            <w:del w:id="1625" w:author="Changes 24 to 25 Oct" w:date="2026-10-25T16:02:42Z">
              <w:r>
                <w:rPr>
                  <w:kern w:val="0"/>
                  <w:sz w:val="18"/>
                  <w:szCs w:val="24"/>
                  <w:lang w:val="en-US" w:eastAsia="en-US" w:bidi="ar-SA"/>
                </w:rPr>
                <w:delText>Added</w:delText>
              </w:r>
            </w:del>
          </w:p>
        </w:tc>
        <w:tc>
          <w:tcPr>
            <w:tcW w:w="890" w:type="dxa"/>
            <w:tcBorders/>
          </w:tcPr>
          <w:p>
            <w:pPr>
              <w:pStyle w:val="Compact"/>
              <w:keepNext w:val="true"/>
              <w:widowControl/>
              <w:spacing w:lineRule="exact" w:line="220" w:before="0" w:after="0"/>
              <w:jc w:val="left"/>
              <w:rPr>
                <w:kern w:val="0"/>
                <w:szCs w:val="24"/>
                <w:lang w:val="en-US" w:eastAsia="en-US" w:bidi="ar-SA"/>
                <w:del w:id="1628" w:author="Changes 24 to 25 Oct" w:date="2026-10-25T16:02:42Z"/>
              </w:rPr>
            </w:pPr>
            <w:del w:id="1627" w:author="Changes 24 to 25 Oct" w:date="2026-10-25T16:02:42Z">
              <w:r>
                <w:rPr>
                  <w:kern w:val="0"/>
                  <w:sz w:val="18"/>
                  <w:szCs w:val="24"/>
                  <w:lang w:val="en-US" w:eastAsia="en-US" w:bidi="ar-SA"/>
                </w:rPr>
                <w:delText>5</w:delText>
              </w:r>
            </w:del>
          </w:p>
        </w:tc>
        <w:tc>
          <w:tcPr>
            <w:tcW w:w="3969" w:type="dxa"/>
            <w:tcBorders/>
          </w:tcPr>
          <w:p>
            <w:pPr>
              <w:pStyle w:val="Compact"/>
              <w:keepNext w:val="true"/>
              <w:widowControl/>
              <w:spacing w:lineRule="exact" w:line="220" w:before="0" w:after="0"/>
              <w:jc w:val="left"/>
              <w:rPr>
                <w:kern w:val="0"/>
                <w:szCs w:val="24"/>
                <w:lang w:val="en-US" w:eastAsia="en-US" w:bidi="ar-SA"/>
                <w:del w:id="1630" w:author="Changes 24 to 25 Oct" w:date="2026-10-25T16:02:42Z"/>
              </w:rPr>
            </w:pPr>
            <w:del w:id="1629" w:author="Changes 24 to 25 Oct" w:date="2026-10-25T16:02:42Z">
              <w:r>
                <w:rPr>
                  <w:kern w:val="0"/>
                  <w:sz w:val="18"/>
                  <w:szCs w:val="24"/>
                  <w:lang w:val="en-US" w:eastAsia="en-US" w:bidi="ar-SA"/>
                </w:rPr>
                <w:delText>0.15</w:delText>
              </w:r>
            </w:del>
          </w:p>
        </w:tc>
      </w:tr>
      <w:tr>
        <w:trPr>
          <w:del w:id="1631" w:author="Changes 24 to 25 Oct" w:date="2026-10-25T16:02:42Z"/>
          <w:cantSplit w:val="true"/>
        </w:trPr>
        <w:tc>
          <w:tcPr>
            <w:tcW w:w="1620" w:type="dxa"/>
            <w:tcBorders/>
          </w:tcPr>
          <w:p>
            <w:pPr>
              <w:pStyle w:val="Compact"/>
              <w:keepNext w:val="true"/>
              <w:widowControl/>
              <w:spacing w:lineRule="exact" w:line="220" w:before="0" w:after="0"/>
              <w:jc w:val="left"/>
              <w:rPr>
                <w:kern w:val="0"/>
                <w:szCs w:val="24"/>
                <w:lang w:val="en-US" w:eastAsia="en-US" w:bidi="ar-SA"/>
                <w:del w:id="1633" w:author="Changes 24 to 25 Oct" w:date="2026-10-25T16:02:42Z"/>
              </w:rPr>
            </w:pPr>
            <w:del w:id="1632" w:author="Changes 24 to 25 Oct" w:date="2026-10-25T16:02:42Z">
              <w:r>
                <w:rPr>
                  <w:kern w:val="0"/>
                  <w:sz w:val="18"/>
                  <w:szCs w:val="24"/>
                  <w:lang w:val="en-US" w:eastAsia="en-US" w:bidi="ar-SA"/>
                </w:rPr>
                <w:delText>Waitr</w:delText>
              </w:r>
            </w:del>
          </w:p>
        </w:tc>
        <w:tc>
          <w:tcPr>
            <w:tcW w:w="2025" w:type="dxa"/>
            <w:tcBorders/>
          </w:tcPr>
          <w:p>
            <w:pPr>
              <w:pStyle w:val="Compact"/>
              <w:keepNext w:val="true"/>
              <w:widowControl/>
              <w:spacing w:lineRule="exact" w:line="220" w:before="0" w:after="0"/>
              <w:jc w:val="left"/>
              <w:rPr>
                <w:kern w:val="0"/>
                <w:szCs w:val="24"/>
                <w:lang w:val="en-US" w:eastAsia="en-US" w:bidi="ar-SA"/>
                <w:del w:id="1635" w:author="Changes 24 to 25 Oct" w:date="2026-10-25T16:02:42Z"/>
              </w:rPr>
            </w:pPr>
            <w:del w:id="1634" w:author="Changes 24 to 25 Oct" w:date="2026-10-25T16:02:42Z">
              <w:r>
                <w:rPr>
                  <w:kern w:val="0"/>
                  <w:sz w:val="18"/>
                  <w:szCs w:val="24"/>
                  <w:lang w:val="en-US" w:eastAsia="en-US" w:bidi="ar-SA"/>
                </w:rPr>
                <w:delText>Added</w:delText>
              </w:r>
            </w:del>
          </w:p>
        </w:tc>
        <w:tc>
          <w:tcPr>
            <w:tcW w:w="890" w:type="dxa"/>
            <w:tcBorders/>
          </w:tcPr>
          <w:p>
            <w:pPr>
              <w:pStyle w:val="Compact"/>
              <w:keepNext w:val="true"/>
              <w:widowControl/>
              <w:spacing w:lineRule="exact" w:line="220" w:before="0" w:after="0"/>
              <w:jc w:val="left"/>
              <w:rPr>
                <w:kern w:val="0"/>
                <w:szCs w:val="24"/>
                <w:lang w:val="en-US" w:eastAsia="en-US" w:bidi="ar-SA"/>
                <w:del w:id="1637" w:author="Changes 24 to 25 Oct" w:date="2026-10-25T16:02:42Z"/>
              </w:rPr>
            </w:pPr>
            <w:del w:id="1636" w:author="Changes 24 to 25 Oct" w:date="2026-10-25T16:02:42Z">
              <w:r>
                <w:rPr>
                  <w:kern w:val="0"/>
                  <w:sz w:val="18"/>
                  <w:szCs w:val="24"/>
                  <w:lang w:val="en-US" w:eastAsia="en-US" w:bidi="ar-SA"/>
                </w:rPr>
                <w:delText>6</w:delText>
              </w:r>
            </w:del>
          </w:p>
        </w:tc>
        <w:tc>
          <w:tcPr>
            <w:tcW w:w="3969" w:type="dxa"/>
            <w:tcBorders/>
          </w:tcPr>
          <w:p>
            <w:pPr>
              <w:pStyle w:val="Compact"/>
              <w:keepNext w:val="true"/>
              <w:widowControl/>
              <w:spacing w:lineRule="exact" w:line="220" w:before="0" w:after="0"/>
              <w:jc w:val="left"/>
              <w:rPr>
                <w:kern w:val="0"/>
                <w:szCs w:val="24"/>
                <w:lang w:val="en-US" w:eastAsia="en-US" w:bidi="ar-SA"/>
                <w:del w:id="1639" w:author="Changes 24 to 25 Oct" w:date="2026-10-25T16:02:42Z"/>
              </w:rPr>
            </w:pPr>
            <w:del w:id="1638" w:author="Changes 24 to 25 Oct" w:date="2026-10-25T16:02:42Z">
              <w:r>
                <w:rPr>
                  <w:kern w:val="0"/>
                  <w:sz w:val="18"/>
                  <w:szCs w:val="24"/>
                  <w:lang w:val="en-US" w:eastAsia="en-US" w:bidi="ar-SA"/>
                </w:rPr>
                <w:delText>0.10</w:delText>
              </w:r>
            </w:del>
          </w:p>
        </w:tc>
      </w:tr>
      <w:tr>
        <w:trPr>
          <w:del w:id="1640"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642" w:author="Changes 24 to 25 Oct" w:date="2026-10-25T16:02:42Z"/>
              </w:rPr>
            </w:pPr>
            <w:del w:id="1641" w:author="Changes 24 to 25 Oct" w:date="2026-10-25T16:02:42Z">
              <w:r>
                <w:rPr>
                  <w:kern w:val="0"/>
                  <w:sz w:val="18"/>
                  <w:szCs w:val="24"/>
                  <w:lang w:val="en-US" w:eastAsia="en-US" w:bidi="ar-SA"/>
                </w:rPr>
                <w:delText>Alibaba</w:delText>
              </w:r>
            </w:del>
          </w:p>
        </w:tc>
        <w:tc>
          <w:tcPr>
            <w:tcW w:w="2025" w:type="dxa"/>
            <w:tcBorders/>
          </w:tcPr>
          <w:p>
            <w:pPr>
              <w:pStyle w:val="Compact"/>
              <w:widowControl/>
              <w:spacing w:lineRule="exact" w:line="220" w:before="0" w:after="0"/>
              <w:jc w:val="left"/>
              <w:rPr>
                <w:kern w:val="0"/>
                <w:szCs w:val="24"/>
                <w:lang w:val="en-US" w:eastAsia="en-US" w:bidi="ar-SA"/>
                <w:del w:id="1644" w:author="Changes 24 to 25 Oct" w:date="2026-10-25T16:02:42Z"/>
              </w:rPr>
            </w:pPr>
            <w:del w:id="1643"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646" w:author="Changes 24 to 25 Oct" w:date="2026-10-25T16:02:42Z"/>
              </w:rPr>
            </w:pPr>
            <w:del w:id="1645" w:author="Changes 24 to 25 Oct" w:date="2026-10-25T16:02:42Z">
              <w:r>
                <w:rPr>
                  <w:kern w:val="0"/>
                  <w:sz w:val="18"/>
                  <w:szCs w:val="24"/>
                  <w:lang w:val="en-US" w:eastAsia="en-US" w:bidi="ar-SA"/>
                </w:rPr>
                <w:delText>7</w:delText>
              </w:r>
            </w:del>
          </w:p>
        </w:tc>
        <w:tc>
          <w:tcPr>
            <w:tcW w:w="3969" w:type="dxa"/>
            <w:tcBorders/>
          </w:tcPr>
          <w:p>
            <w:pPr>
              <w:pStyle w:val="Compact"/>
              <w:widowControl/>
              <w:spacing w:lineRule="exact" w:line="220" w:before="0" w:after="0"/>
              <w:jc w:val="left"/>
              <w:rPr>
                <w:kern w:val="0"/>
                <w:szCs w:val="24"/>
                <w:lang w:val="en-US" w:eastAsia="en-US" w:bidi="ar-SA"/>
                <w:del w:id="1648" w:author="Changes 24 to 25 Oct" w:date="2026-10-25T16:02:42Z"/>
              </w:rPr>
            </w:pPr>
            <w:del w:id="1647" w:author="Changes 24 to 25 Oct" w:date="2026-10-25T16:02:42Z">
              <w:r>
                <w:rPr>
                  <w:kern w:val="0"/>
                  <w:sz w:val="18"/>
                  <w:szCs w:val="24"/>
                  <w:lang w:val="en-US" w:eastAsia="en-US" w:bidi="ar-SA"/>
                </w:rPr>
                <w:delText>0.21</w:delText>
              </w:r>
            </w:del>
          </w:p>
        </w:tc>
      </w:tr>
      <w:tr>
        <w:trPr>
          <w:del w:id="1649"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651" w:author="Changes 24 to 25 Oct" w:date="2026-10-25T16:02:42Z"/>
              </w:rPr>
            </w:pPr>
            <w:del w:id="1650" w:author="Changes 24 to 25 Oct" w:date="2026-10-25T16:02:42Z">
              <w:r>
                <w:rPr>
                  <w:kern w:val="0"/>
                  <w:sz w:val="18"/>
                  <w:szCs w:val="24"/>
                  <w:lang w:val="en-US" w:eastAsia="en-US" w:bidi="ar-SA"/>
                </w:rPr>
                <w:delText>Despegar</w:delText>
              </w:r>
            </w:del>
          </w:p>
        </w:tc>
        <w:tc>
          <w:tcPr>
            <w:tcW w:w="2025" w:type="dxa"/>
            <w:tcBorders/>
          </w:tcPr>
          <w:p>
            <w:pPr>
              <w:pStyle w:val="Compact"/>
              <w:widowControl/>
              <w:spacing w:lineRule="exact" w:line="220" w:before="0" w:after="0"/>
              <w:jc w:val="left"/>
              <w:rPr>
                <w:kern w:val="0"/>
                <w:szCs w:val="24"/>
                <w:lang w:val="en-US" w:eastAsia="en-US" w:bidi="ar-SA"/>
                <w:del w:id="1653" w:author="Changes 24 to 25 Oct" w:date="2026-10-25T16:02:42Z"/>
              </w:rPr>
            </w:pPr>
            <w:del w:id="1652"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655" w:author="Changes 24 to 25 Oct" w:date="2026-10-25T16:02:42Z"/>
              </w:rPr>
            </w:pPr>
            <w:del w:id="1654" w:author="Changes 24 to 25 Oct" w:date="2026-10-25T16:02:42Z">
              <w:r>
                <w:rPr>
                  <w:kern w:val="0"/>
                  <w:sz w:val="18"/>
                  <w:szCs w:val="24"/>
                  <w:lang w:val="en-US" w:eastAsia="en-US" w:bidi="ar-SA"/>
                </w:rPr>
                <w:delText>9</w:delText>
              </w:r>
            </w:del>
          </w:p>
        </w:tc>
        <w:tc>
          <w:tcPr>
            <w:tcW w:w="3969" w:type="dxa"/>
            <w:tcBorders/>
          </w:tcPr>
          <w:p>
            <w:pPr>
              <w:pStyle w:val="Compact"/>
              <w:widowControl/>
              <w:spacing w:lineRule="exact" w:line="220" w:before="0" w:after="0"/>
              <w:jc w:val="left"/>
              <w:rPr>
                <w:kern w:val="0"/>
                <w:szCs w:val="24"/>
                <w:lang w:val="en-US" w:eastAsia="en-US" w:bidi="ar-SA"/>
                <w:del w:id="1657" w:author="Changes 24 to 25 Oct" w:date="2026-10-25T16:02:42Z"/>
              </w:rPr>
            </w:pPr>
            <w:del w:id="1656" w:author="Changes 24 to 25 Oct" w:date="2026-10-25T16:02:42Z">
              <w:r>
                <w:rPr>
                  <w:kern w:val="0"/>
                  <w:sz w:val="18"/>
                  <w:szCs w:val="24"/>
                  <w:lang w:val="en-US" w:eastAsia="en-US" w:bidi="ar-SA"/>
                </w:rPr>
                <w:delText>0.07</w:delText>
              </w:r>
            </w:del>
          </w:p>
        </w:tc>
      </w:tr>
      <w:tr>
        <w:trPr>
          <w:del w:id="1658"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660" w:author="Changes 24 to 25 Oct" w:date="2026-10-25T16:02:42Z"/>
              </w:rPr>
            </w:pPr>
            <w:del w:id="1659" w:author="Changes 24 to 25 Oct" w:date="2026-10-25T16:02:42Z">
              <w:r>
                <w:rPr>
                  <w:kern w:val="0"/>
                  <w:sz w:val="18"/>
                  <w:szCs w:val="24"/>
                  <w:lang w:val="en-US" w:eastAsia="en-US" w:bidi="ar-SA"/>
                </w:rPr>
                <w:delText>1stDibs</w:delText>
              </w:r>
            </w:del>
          </w:p>
        </w:tc>
        <w:tc>
          <w:tcPr>
            <w:tcW w:w="2025" w:type="dxa"/>
            <w:tcBorders/>
          </w:tcPr>
          <w:p>
            <w:pPr>
              <w:pStyle w:val="Compact"/>
              <w:widowControl/>
              <w:spacing w:lineRule="exact" w:line="220" w:before="0" w:after="0"/>
              <w:jc w:val="left"/>
              <w:rPr>
                <w:kern w:val="0"/>
                <w:szCs w:val="24"/>
                <w:lang w:val="en-US" w:eastAsia="en-US" w:bidi="ar-SA"/>
                <w:del w:id="1662" w:author="Changes 24 to 25 Oct" w:date="2026-10-25T16:02:42Z"/>
              </w:rPr>
            </w:pPr>
            <w:del w:id="1661"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664" w:author="Changes 24 to 25 Oct" w:date="2026-10-25T16:02:42Z"/>
              </w:rPr>
            </w:pPr>
            <w:del w:id="1663" w:author="Changes 24 to 25 Oct" w:date="2026-10-25T16:02:42Z">
              <w:r>
                <w:rPr>
                  <w:kern w:val="0"/>
                  <w:sz w:val="18"/>
                  <w:szCs w:val="24"/>
                  <w:lang w:val="en-US" w:eastAsia="en-US" w:bidi="ar-SA"/>
                </w:rPr>
                <w:delText>6</w:delText>
              </w:r>
            </w:del>
          </w:p>
        </w:tc>
        <w:tc>
          <w:tcPr>
            <w:tcW w:w="3969" w:type="dxa"/>
            <w:tcBorders/>
          </w:tcPr>
          <w:p>
            <w:pPr>
              <w:pStyle w:val="Compact"/>
              <w:widowControl/>
              <w:spacing w:lineRule="exact" w:line="220" w:before="0" w:after="0"/>
              <w:jc w:val="left"/>
              <w:rPr>
                <w:kern w:val="0"/>
                <w:szCs w:val="24"/>
                <w:lang w:val="en-US" w:eastAsia="en-US" w:bidi="ar-SA"/>
                <w:del w:id="1666" w:author="Changes 24 to 25 Oct" w:date="2026-10-25T16:02:42Z"/>
              </w:rPr>
            </w:pPr>
            <w:del w:id="1665" w:author="Changes 24 to 25 Oct" w:date="2026-10-25T16:02:42Z">
              <w:r>
                <w:rPr>
                  <w:kern w:val="0"/>
                  <w:sz w:val="18"/>
                  <w:szCs w:val="24"/>
                  <w:lang w:val="en-US" w:eastAsia="en-US" w:bidi="ar-SA"/>
                </w:rPr>
                <w:delText>0.03</w:delText>
              </w:r>
            </w:del>
          </w:p>
        </w:tc>
      </w:tr>
      <w:tr>
        <w:trPr>
          <w:del w:id="1667"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669" w:author="Changes 24 to 25 Oct" w:date="2026-10-25T16:02:42Z"/>
              </w:rPr>
            </w:pPr>
            <w:del w:id="1668" w:author="Changes 24 to 25 Oct" w:date="2026-10-25T16:02:42Z">
              <w:r>
                <w:rPr>
                  <w:kern w:val="0"/>
                  <w:sz w:val="18"/>
                  <w:szCs w:val="24"/>
                  <w:lang w:val="en-US" w:eastAsia="en-US" w:bidi="ar-SA"/>
                </w:rPr>
                <w:delText>Expedia</w:delText>
              </w:r>
            </w:del>
          </w:p>
        </w:tc>
        <w:tc>
          <w:tcPr>
            <w:tcW w:w="2025" w:type="dxa"/>
            <w:tcBorders/>
          </w:tcPr>
          <w:p>
            <w:pPr>
              <w:pStyle w:val="Compact"/>
              <w:widowControl/>
              <w:spacing w:lineRule="exact" w:line="220" w:before="0" w:after="0"/>
              <w:jc w:val="left"/>
              <w:rPr>
                <w:kern w:val="0"/>
                <w:szCs w:val="24"/>
                <w:lang w:val="en-US" w:eastAsia="en-US" w:bidi="ar-SA"/>
                <w:del w:id="1671" w:author="Changes 24 to 25 Oct" w:date="2026-10-25T16:02:42Z"/>
              </w:rPr>
            </w:pPr>
            <w:del w:id="1670"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673" w:author="Changes 24 to 25 Oct" w:date="2026-10-25T16:02:42Z"/>
              </w:rPr>
            </w:pPr>
            <w:del w:id="1672" w:author="Changes 24 to 25 Oct" w:date="2026-10-25T16:02:42Z">
              <w:r>
                <w:rPr>
                  <w:kern w:val="0"/>
                  <w:sz w:val="18"/>
                  <w:szCs w:val="24"/>
                  <w:lang w:val="en-US" w:eastAsia="en-US" w:bidi="ar-SA"/>
                </w:rPr>
                <w:delText>11</w:delText>
              </w:r>
            </w:del>
          </w:p>
        </w:tc>
        <w:tc>
          <w:tcPr>
            <w:tcW w:w="3969" w:type="dxa"/>
            <w:tcBorders/>
          </w:tcPr>
          <w:p>
            <w:pPr>
              <w:pStyle w:val="Compact"/>
              <w:widowControl/>
              <w:spacing w:lineRule="exact" w:line="220" w:before="0" w:after="0"/>
              <w:jc w:val="left"/>
              <w:rPr>
                <w:kern w:val="0"/>
                <w:szCs w:val="24"/>
                <w:lang w:val="en-US" w:eastAsia="en-US" w:bidi="ar-SA"/>
                <w:del w:id="1675" w:author="Changes 24 to 25 Oct" w:date="2026-10-25T16:02:42Z"/>
              </w:rPr>
            </w:pPr>
            <w:del w:id="1674" w:author="Changes 24 to 25 Oct" w:date="2026-10-25T16:02:42Z">
              <w:r>
                <w:rPr>
                  <w:kern w:val="0"/>
                  <w:sz w:val="18"/>
                  <w:szCs w:val="24"/>
                  <w:lang w:val="en-US" w:eastAsia="en-US" w:bidi="ar-SA"/>
                </w:rPr>
                <w:delText>0.03</w:delText>
              </w:r>
            </w:del>
          </w:p>
        </w:tc>
      </w:tr>
      <w:tr>
        <w:trPr>
          <w:del w:id="1676"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678" w:author="Changes 24 to 25 Oct" w:date="2026-10-25T16:02:42Z"/>
              </w:rPr>
            </w:pPr>
            <w:del w:id="1677" w:author="Changes 24 to 25 Oct" w:date="2026-10-25T16:02:42Z">
              <w:r>
                <w:rPr>
                  <w:kern w:val="0"/>
                  <w:sz w:val="18"/>
                  <w:szCs w:val="24"/>
                  <w:lang w:val="en-US" w:eastAsia="en-US" w:bidi="ar-SA"/>
                </w:rPr>
                <w:delText>Fiverr</w:delText>
              </w:r>
            </w:del>
          </w:p>
        </w:tc>
        <w:tc>
          <w:tcPr>
            <w:tcW w:w="2025" w:type="dxa"/>
            <w:tcBorders/>
          </w:tcPr>
          <w:p>
            <w:pPr>
              <w:pStyle w:val="Compact"/>
              <w:widowControl/>
              <w:spacing w:lineRule="exact" w:line="220" w:before="0" w:after="0"/>
              <w:jc w:val="left"/>
              <w:rPr>
                <w:kern w:val="0"/>
                <w:szCs w:val="24"/>
                <w:lang w:val="en-US" w:eastAsia="en-US" w:bidi="ar-SA"/>
                <w:del w:id="1680" w:author="Changes 24 to 25 Oct" w:date="2026-10-25T16:02:42Z"/>
              </w:rPr>
            </w:pPr>
            <w:del w:id="1679"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682" w:author="Changes 24 to 25 Oct" w:date="2026-10-25T16:02:42Z"/>
              </w:rPr>
            </w:pPr>
            <w:del w:id="1681" w:author="Changes 24 to 25 Oct" w:date="2026-10-25T16:02:42Z">
              <w:r>
                <w:rPr>
                  <w:kern w:val="0"/>
                  <w:sz w:val="18"/>
                  <w:szCs w:val="24"/>
                  <w:lang w:val="en-US" w:eastAsia="en-US" w:bidi="ar-SA"/>
                </w:rPr>
                <w:delText>7</w:delText>
              </w:r>
            </w:del>
          </w:p>
        </w:tc>
        <w:tc>
          <w:tcPr>
            <w:tcW w:w="3969" w:type="dxa"/>
            <w:tcBorders/>
          </w:tcPr>
          <w:p>
            <w:pPr>
              <w:pStyle w:val="Compact"/>
              <w:widowControl/>
              <w:spacing w:lineRule="exact" w:line="220" w:before="0" w:after="0"/>
              <w:jc w:val="left"/>
              <w:rPr>
                <w:kern w:val="0"/>
                <w:szCs w:val="24"/>
                <w:lang w:val="en-US" w:eastAsia="en-US" w:bidi="ar-SA"/>
                <w:del w:id="1684" w:author="Changes 24 to 25 Oct" w:date="2026-10-25T16:02:42Z"/>
              </w:rPr>
            </w:pPr>
            <w:del w:id="1683" w:author="Changes 24 to 25 Oct" w:date="2026-10-25T16:02:42Z">
              <w:r>
                <w:rPr>
                  <w:kern w:val="0"/>
                  <w:sz w:val="18"/>
                  <w:szCs w:val="24"/>
                  <w:lang w:val="en-US" w:eastAsia="en-US" w:bidi="ar-SA"/>
                </w:rPr>
                <w:delText>0.05</w:delText>
              </w:r>
            </w:del>
          </w:p>
        </w:tc>
      </w:tr>
      <w:tr>
        <w:trPr>
          <w:del w:id="1685"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687" w:author="Changes 24 to 25 Oct" w:date="2026-10-25T16:02:42Z"/>
              </w:rPr>
            </w:pPr>
            <w:del w:id="1686" w:author="Changes 24 to 25 Oct" w:date="2026-10-25T16:02:42Z">
              <w:r>
                <w:rPr>
                  <w:kern w:val="0"/>
                  <w:sz w:val="18"/>
                  <w:szCs w:val="24"/>
                  <w:lang w:val="en-US" w:eastAsia="en-US" w:bidi="ar-SA"/>
                </w:rPr>
                <w:delText>Grubhub</w:delText>
              </w:r>
            </w:del>
          </w:p>
        </w:tc>
        <w:tc>
          <w:tcPr>
            <w:tcW w:w="2025" w:type="dxa"/>
            <w:tcBorders/>
          </w:tcPr>
          <w:p>
            <w:pPr>
              <w:pStyle w:val="Compact"/>
              <w:widowControl/>
              <w:spacing w:lineRule="exact" w:line="220" w:before="0" w:after="0"/>
              <w:jc w:val="left"/>
              <w:rPr>
                <w:kern w:val="0"/>
                <w:szCs w:val="24"/>
                <w:lang w:val="en-US" w:eastAsia="en-US" w:bidi="ar-SA"/>
                <w:del w:id="1689" w:author="Changes 24 to 25 Oct" w:date="2026-10-25T16:02:42Z"/>
              </w:rPr>
            </w:pPr>
            <w:del w:id="1688"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691" w:author="Changes 24 to 25 Oct" w:date="2026-10-25T16:02:42Z"/>
              </w:rPr>
            </w:pPr>
            <w:del w:id="1690" w:author="Changes 24 to 25 Oct" w:date="2026-10-25T16:02:42Z">
              <w:r>
                <w:rPr>
                  <w:kern w:val="0"/>
                  <w:sz w:val="18"/>
                  <w:szCs w:val="24"/>
                  <w:lang w:val="en-US" w:eastAsia="en-US" w:bidi="ar-SA"/>
                </w:rPr>
                <w:delText>6</w:delText>
              </w:r>
            </w:del>
          </w:p>
        </w:tc>
        <w:tc>
          <w:tcPr>
            <w:tcW w:w="3969" w:type="dxa"/>
            <w:tcBorders/>
          </w:tcPr>
          <w:p>
            <w:pPr>
              <w:pStyle w:val="Compact"/>
              <w:widowControl/>
              <w:spacing w:lineRule="exact" w:line="220" w:before="0" w:after="0"/>
              <w:jc w:val="left"/>
              <w:rPr>
                <w:kern w:val="0"/>
                <w:szCs w:val="24"/>
                <w:lang w:val="en-US" w:eastAsia="en-US" w:bidi="ar-SA"/>
                <w:del w:id="1693" w:author="Changes 24 to 25 Oct" w:date="2026-10-25T16:02:42Z"/>
              </w:rPr>
            </w:pPr>
            <w:del w:id="1692" w:author="Changes 24 to 25 Oct" w:date="2026-10-25T16:02:42Z">
              <w:r>
                <w:rPr>
                  <w:kern w:val="0"/>
                  <w:sz w:val="18"/>
                  <w:szCs w:val="24"/>
                  <w:lang w:val="en-US" w:eastAsia="en-US" w:bidi="ar-SA"/>
                </w:rPr>
                <w:delText>0.09</w:delText>
              </w:r>
            </w:del>
          </w:p>
        </w:tc>
      </w:tr>
      <w:tr>
        <w:trPr>
          <w:del w:id="1694"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696" w:author="Changes 24 to 25 Oct" w:date="2026-10-25T16:02:42Z"/>
              </w:rPr>
            </w:pPr>
            <w:del w:id="1695" w:author="Changes 24 to 25 Oct" w:date="2026-10-25T16:02:42Z">
              <w:r>
                <w:rPr>
                  <w:kern w:val="0"/>
                  <w:sz w:val="18"/>
                  <w:szCs w:val="24"/>
                  <w:lang w:val="en-US" w:eastAsia="en-US" w:bidi="ar-SA"/>
                </w:rPr>
                <w:delText>Hepsiburada</w:delText>
              </w:r>
            </w:del>
          </w:p>
        </w:tc>
        <w:tc>
          <w:tcPr>
            <w:tcW w:w="2025" w:type="dxa"/>
            <w:tcBorders/>
          </w:tcPr>
          <w:p>
            <w:pPr>
              <w:pStyle w:val="Compact"/>
              <w:widowControl/>
              <w:spacing w:lineRule="exact" w:line="220" w:before="0" w:after="0"/>
              <w:jc w:val="left"/>
              <w:rPr>
                <w:kern w:val="0"/>
                <w:szCs w:val="24"/>
                <w:lang w:val="en-US" w:eastAsia="en-US" w:bidi="ar-SA"/>
                <w:del w:id="1698" w:author="Changes 24 to 25 Oct" w:date="2026-10-25T16:02:42Z"/>
              </w:rPr>
            </w:pPr>
            <w:del w:id="1697"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00" w:author="Changes 24 to 25 Oct" w:date="2026-10-25T16:02:42Z"/>
              </w:rPr>
            </w:pPr>
            <w:del w:id="1699" w:author="Changes 24 to 25 Oct" w:date="2026-10-25T16:02:42Z">
              <w:r>
                <w:rPr>
                  <w:kern w:val="0"/>
                  <w:sz w:val="18"/>
                  <w:szCs w:val="24"/>
                  <w:lang w:val="en-US" w:eastAsia="en-US" w:bidi="ar-SA"/>
                </w:rPr>
                <w:delText>5</w:delText>
              </w:r>
            </w:del>
          </w:p>
        </w:tc>
        <w:tc>
          <w:tcPr>
            <w:tcW w:w="3969" w:type="dxa"/>
            <w:tcBorders/>
          </w:tcPr>
          <w:p>
            <w:pPr>
              <w:pStyle w:val="Compact"/>
              <w:widowControl/>
              <w:spacing w:lineRule="exact" w:line="220" w:before="0" w:after="0"/>
              <w:jc w:val="left"/>
              <w:rPr>
                <w:kern w:val="0"/>
                <w:szCs w:val="24"/>
                <w:lang w:val="en-US" w:eastAsia="en-US" w:bidi="ar-SA"/>
                <w:del w:id="1702" w:author="Changes 24 to 25 Oct" w:date="2026-10-25T16:02:42Z"/>
              </w:rPr>
            </w:pPr>
            <w:del w:id="1701" w:author="Changes 24 to 25 Oct" w:date="2026-10-25T16:02:42Z">
              <w:r>
                <w:rPr>
                  <w:kern w:val="0"/>
                  <w:sz w:val="18"/>
                  <w:szCs w:val="24"/>
                  <w:lang w:val="en-US" w:eastAsia="en-US" w:bidi="ar-SA"/>
                </w:rPr>
                <w:delText>0.03</w:delText>
              </w:r>
            </w:del>
          </w:p>
        </w:tc>
      </w:tr>
      <w:tr>
        <w:trPr>
          <w:del w:id="1703"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05" w:author="Changes 24 to 25 Oct" w:date="2026-10-25T16:02:42Z"/>
              </w:rPr>
            </w:pPr>
            <w:del w:id="1704" w:author="Changes 24 to 25 Oct" w:date="2026-10-25T16:02:42Z">
              <w:r>
                <w:rPr>
                  <w:kern w:val="0"/>
                  <w:sz w:val="18"/>
                  <w:szCs w:val="24"/>
                  <w:lang w:val="en-US" w:eastAsia="en-US" w:bidi="ar-SA"/>
                </w:rPr>
                <w:delText>Kaspi.kz</w:delText>
              </w:r>
            </w:del>
          </w:p>
        </w:tc>
        <w:tc>
          <w:tcPr>
            <w:tcW w:w="2025" w:type="dxa"/>
            <w:tcBorders/>
          </w:tcPr>
          <w:p>
            <w:pPr>
              <w:pStyle w:val="Compact"/>
              <w:widowControl/>
              <w:spacing w:lineRule="exact" w:line="220" w:before="0" w:after="0"/>
              <w:jc w:val="left"/>
              <w:rPr>
                <w:kern w:val="0"/>
                <w:szCs w:val="24"/>
                <w:lang w:val="en-US" w:eastAsia="en-US" w:bidi="ar-SA"/>
                <w:del w:id="1707" w:author="Changes 24 to 25 Oct" w:date="2026-10-25T16:02:42Z"/>
              </w:rPr>
            </w:pPr>
            <w:del w:id="1706"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09" w:author="Changes 24 to 25 Oct" w:date="2026-10-25T16:02:42Z"/>
              </w:rPr>
            </w:pPr>
            <w:del w:id="1708" w:author="Changes 24 to 25 Oct" w:date="2026-10-25T16:02:42Z">
              <w:r>
                <w:rPr>
                  <w:kern w:val="0"/>
                  <w:sz w:val="18"/>
                  <w:szCs w:val="24"/>
                  <w:lang w:val="en-US" w:eastAsia="en-US" w:bidi="ar-SA"/>
                </w:rPr>
                <w:delText>4</w:delText>
              </w:r>
            </w:del>
          </w:p>
        </w:tc>
        <w:tc>
          <w:tcPr>
            <w:tcW w:w="3969" w:type="dxa"/>
            <w:tcBorders/>
          </w:tcPr>
          <w:p>
            <w:pPr>
              <w:pStyle w:val="Compact"/>
              <w:widowControl/>
              <w:spacing w:lineRule="exact" w:line="220" w:before="0" w:after="0"/>
              <w:jc w:val="left"/>
              <w:rPr>
                <w:kern w:val="0"/>
                <w:szCs w:val="24"/>
                <w:lang w:val="en-US" w:eastAsia="en-US" w:bidi="ar-SA"/>
                <w:del w:id="1711" w:author="Changes 24 to 25 Oct" w:date="2026-10-25T16:02:42Z"/>
              </w:rPr>
            </w:pPr>
            <w:del w:id="1710" w:author="Changes 24 to 25 Oct" w:date="2026-10-25T16:02:42Z">
              <w:r>
                <w:rPr>
                  <w:kern w:val="0"/>
                  <w:sz w:val="18"/>
                  <w:szCs w:val="24"/>
                  <w:lang w:val="en-US" w:eastAsia="en-US" w:bidi="ar-SA"/>
                </w:rPr>
                <w:delText>0.08</w:delText>
              </w:r>
            </w:del>
          </w:p>
        </w:tc>
      </w:tr>
      <w:tr>
        <w:trPr>
          <w:del w:id="1712"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14" w:author="Changes 24 to 25 Oct" w:date="2026-10-25T16:02:42Z"/>
              </w:rPr>
            </w:pPr>
            <w:del w:id="1713" w:author="Changes 24 to 25 Oct" w:date="2026-10-25T16:02:42Z">
              <w:r>
                <w:rPr>
                  <w:kern w:val="0"/>
                  <w:sz w:val="18"/>
                  <w:szCs w:val="24"/>
                  <w:lang w:val="en-US" w:eastAsia="en-US" w:bidi="ar-SA"/>
                </w:rPr>
                <w:delText>Mogu</w:delText>
              </w:r>
            </w:del>
          </w:p>
        </w:tc>
        <w:tc>
          <w:tcPr>
            <w:tcW w:w="2025" w:type="dxa"/>
            <w:tcBorders/>
          </w:tcPr>
          <w:p>
            <w:pPr>
              <w:pStyle w:val="Compact"/>
              <w:widowControl/>
              <w:spacing w:lineRule="exact" w:line="220" w:before="0" w:after="0"/>
              <w:jc w:val="left"/>
              <w:rPr>
                <w:kern w:val="0"/>
                <w:szCs w:val="24"/>
                <w:lang w:val="en-US" w:eastAsia="en-US" w:bidi="ar-SA"/>
                <w:del w:id="1716" w:author="Changes 24 to 25 Oct" w:date="2026-10-25T16:02:42Z"/>
              </w:rPr>
            </w:pPr>
            <w:del w:id="1715"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18" w:author="Changes 24 to 25 Oct" w:date="2026-10-25T16:02:42Z"/>
              </w:rPr>
            </w:pPr>
            <w:del w:id="1717" w:author="Changes 24 to 25 Oct" w:date="2026-10-25T16:02:42Z">
              <w:r>
                <w:rPr>
                  <w:kern w:val="0"/>
                  <w:sz w:val="18"/>
                  <w:szCs w:val="24"/>
                  <w:lang w:val="en-US" w:eastAsia="en-US" w:bidi="ar-SA"/>
                </w:rPr>
                <w:delText>9</w:delText>
              </w:r>
            </w:del>
          </w:p>
        </w:tc>
        <w:tc>
          <w:tcPr>
            <w:tcW w:w="3969" w:type="dxa"/>
            <w:tcBorders/>
          </w:tcPr>
          <w:p>
            <w:pPr>
              <w:pStyle w:val="Compact"/>
              <w:widowControl/>
              <w:spacing w:lineRule="exact" w:line="220" w:before="0" w:after="0"/>
              <w:jc w:val="left"/>
              <w:rPr>
                <w:kern w:val="0"/>
                <w:szCs w:val="24"/>
                <w:lang w:val="en-US" w:eastAsia="en-US" w:bidi="ar-SA"/>
                <w:del w:id="1720" w:author="Changes 24 to 25 Oct" w:date="2026-10-25T16:02:42Z"/>
              </w:rPr>
            </w:pPr>
            <w:del w:id="1719" w:author="Changes 24 to 25 Oct" w:date="2026-10-25T16:02:42Z">
              <w:r>
                <w:rPr>
                  <w:kern w:val="0"/>
                  <w:sz w:val="18"/>
                  <w:szCs w:val="24"/>
                  <w:lang w:val="en-US" w:eastAsia="en-US" w:bidi="ar-SA"/>
                </w:rPr>
                <w:delText>0.21</w:delText>
              </w:r>
            </w:del>
          </w:p>
        </w:tc>
      </w:tr>
      <w:tr>
        <w:trPr>
          <w:del w:id="1721"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23" w:author="Changes 24 to 25 Oct" w:date="2026-10-25T16:02:42Z"/>
              </w:rPr>
            </w:pPr>
            <w:del w:id="1722" w:author="Changes 24 to 25 Oct" w:date="2026-10-25T16:02:42Z">
              <w:r>
                <w:rPr>
                  <w:kern w:val="0"/>
                  <w:sz w:val="18"/>
                  <w:szCs w:val="24"/>
                  <w:lang w:val="en-US" w:eastAsia="en-US" w:bidi="ar-SA"/>
                </w:rPr>
                <w:delText>Ozon</w:delText>
              </w:r>
            </w:del>
          </w:p>
        </w:tc>
        <w:tc>
          <w:tcPr>
            <w:tcW w:w="2025" w:type="dxa"/>
            <w:tcBorders/>
          </w:tcPr>
          <w:p>
            <w:pPr>
              <w:pStyle w:val="Compact"/>
              <w:widowControl/>
              <w:spacing w:lineRule="exact" w:line="220" w:before="0" w:after="0"/>
              <w:jc w:val="left"/>
              <w:rPr>
                <w:kern w:val="0"/>
                <w:szCs w:val="24"/>
                <w:lang w:val="en-US" w:eastAsia="en-US" w:bidi="ar-SA"/>
                <w:del w:id="1725" w:author="Changes 24 to 25 Oct" w:date="2026-10-25T16:02:42Z"/>
              </w:rPr>
            </w:pPr>
            <w:del w:id="1724"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27" w:author="Changes 24 to 25 Oct" w:date="2026-10-25T16:02:42Z"/>
              </w:rPr>
            </w:pPr>
            <w:del w:id="1726" w:author="Changes 24 to 25 Oct" w:date="2026-10-25T16:02:42Z">
              <w:r>
                <w:rPr>
                  <w:kern w:val="0"/>
                  <w:sz w:val="18"/>
                  <w:szCs w:val="24"/>
                  <w:lang w:val="en-US" w:eastAsia="en-US" w:bidi="ar-SA"/>
                </w:rPr>
                <w:delText>1</w:delText>
              </w:r>
            </w:del>
          </w:p>
        </w:tc>
        <w:tc>
          <w:tcPr>
            <w:tcW w:w="3969" w:type="dxa"/>
            <w:tcBorders/>
          </w:tcPr>
          <w:p>
            <w:pPr>
              <w:pStyle w:val="Compact"/>
              <w:widowControl/>
              <w:spacing w:lineRule="exact" w:line="220" w:before="0" w:after="0"/>
              <w:jc w:val="left"/>
              <w:rPr>
                <w:kern w:val="0"/>
                <w:szCs w:val="24"/>
                <w:lang w:val="en-US" w:eastAsia="en-US" w:bidi="ar-SA"/>
                <w:del w:id="1729" w:author="Changes 24 to 25 Oct" w:date="2026-10-25T16:02:42Z"/>
              </w:rPr>
            </w:pPr>
            <w:del w:id="1728" w:author="Changes 24 to 25 Oct" w:date="2026-10-25T16:02:42Z">
              <w:r>
                <w:rPr>
                  <w:kern w:val="0"/>
                  <w:sz w:val="18"/>
                  <w:szCs w:val="24"/>
                  <w:lang w:val="en-US" w:eastAsia="en-US" w:bidi="ar-SA"/>
                </w:rPr>
                <w:delText>0.18</w:delText>
              </w:r>
            </w:del>
          </w:p>
        </w:tc>
      </w:tr>
      <w:tr>
        <w:trPr>
          <w:del w:id="1730"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32" w:author="Changes 24 to 25 Oct" w:date="2026-10-25T16:02:42Z"/>
              </w:rPr>
            </w:pPr>
            <w:del w:id="1731" w:author="Changes 24 to 25 Oct" w:date="2026-10-25T16:02:42Z">
              <w:r>
                <w:rPr>
                  <w:kern w:val="0"/>
                  <w:sz w:val="18"/>
                  <w:szCs w:val="24"/>
                  <w:lang w:val="en-US" w:eastAsia="en-US" w:bidi="ar-SA"/>
                </w:rPr>
                <w:delText>PDD Holdings</w:delText>
              </w:r>
            </w:del>
          </w:p>
        </w:tc>
        <w:tc>
          <w:tcPr>
            <w:tcW w:w="2025" w:type="dxa"/>
            <w:tcBorders/>
          </w:tcPr>
          <w:p>
            <w:pPr>
              <w:pStyle w:val="Compact"/>
              <w:widowControl/>
              <w:spacing w:lineRule="exact" w:line="220" w:before="0" w:after="0"/>
              <w:jc w:val="left"/>
              <w:rPr>
                <w:kern w:val="0"/>
                <w:szCs w:val="24"/>
                <w:lang w:val="en-US" w:eastAsia="en-US" w:bidi="ar-SA"/>
                <w:del w:id="1734" w:author="Changes 24 to 25 Oct" w:date="2026-10-25T16:02:42Z"/>
              </w:rPr>
            </w:pPr>
            <w:del w:id="1733"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36" w:author="Changes 24 to 25 Oct" w:date="2026-10-25T16:02:42Z"/>
              </w:rPr>
            </w:pPr>
            <w:del w:id="1735" w:author="Changes 24 to 25 Oct" w:date="2026-10-25T16:02:42Z">
              <w:r>
                <w:rPr>
                  <w:kern w:val="0"/>
                  <w:sz w:val="18"/>
                  <w:szCs w:val="24"/>
                  <w:lang w:val="en-US" w:eastAsia="en-US" w:bidi="ar-SA"/>
                </w:rPr>
                <w:delText>4</w:delText>
              </w:r>
            </w:del>
          </w:p>
        </w:tc>
        <w:tc>
          <w:tcPr>
            <w:tcW w:w="3969" w:type="dxa"/>
            <w:tcBorders/>
          </w:tcPr>
          <w:p>
            <w:pPr>
              <w:pStyle w:val="Compact"/>
              <w:widowControl/>
              <w:spacing w:lineRule="exact" w:line="220" w:before="0" w:after="0"/>
              <w:jc w:val="left"/>
              <w:rPr>
                <w:kern w:val="0"/>
                <w:szCs w:val="24"/>
                <w:lang w:val="en-US" w:eastAsia="en-US" w:bidi="ar-SA"/>
                <w:del w:id="1738" w:author="Changes 24 to 25 Oct" w:date="2026-10-25T16:02:42Z"/>
              </w:rPr>
            </w:pPr>
            <w:del w:id="1737" w:author="Changes 24 to 25 Oct" w:date="2026-10-25T16:02:42Z">
              <w:r>
                <w:rPr>
                  <w:kern w:val="0"/>
                  <w:sz w:val="18"/>
                  <w:szCs w:val="24"/>
                  <w:lang w:val="en-US" w:eastAsia="en-US" w:bidi="ar-SA"/>
                </w:rPr>
                <w:delText>0.13</w:delText>
              </w:r>
            </w:del>
          </w:p>
        </w:tc>
      </w:tr>
      <w:tr>
        <w:trPr>
          <w:del w:id="1739"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41" w:author="Changes 24 to 25 Oct" w:date="2026-10-25T16:02:42Z"/>
              </w:rPr>
            </w:pPr>
            <w:del w:id="1740" w:author="Changes 24 to 25 Oct" w:date="2026-10-25T16:02:42Z">
              <w:r>
                <w:rPr>
                  <w:kern w:val="0"/>
                  <w:sz w:val="18"/>
                  <w:szCs w:val="24"/>
                  <w:lang w:val="en-US" w:eastAsia="en-US" w:bidi="ar-SA"/>
                </w:rPr>
                <w:delText>RB Global</w:delText>
              </w:r>
            </w:del>
          </w:p>
        </w:tc>
        <w:tc>
          <w:tcPr>
            <w:tcW w:w="2025" w:type="dxa"/>
            <w:tcBorders/>
          </w:tcPr>
          <w:p>
            <w:pPr>
              <w:pStyle w:val="Compact"/>
              <w:widowControl/>
              <w:spacing w:lineRule="exact" w:line="220" w:before="0" w:after="0"/>
              <w:jc w:val="left"/>
              <w:rPr>
                <w:kern w:val="0"/>
                <w:szCs w:val="24"/>
                <w:lang w:val="en-US" w:eastAsia="en-US" w:bidi="ar-SA"/>
                <w:del w:id="1743" w:author="Changes 24 to 25 Oct" w:date="2026-10-25T16:02:42Z"/>
              </w:rPr>
            </w:pPr>
            <w:del w:id="1742"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45" w:author="Changes 24 to 25 Oct" w:date="2026-10-25T16:02:42Z"/>
              </w:rPr>
            </w:pPr>
            <w:del w:id="1744" w:author="Changes 24 to 25 Oct" w:date="2026-10-25T16:02:42Z">
              <w:r>
                <w:rPr>
                  <w:kern w:val="0"/>
                  <w:sz w:val="18"/>
                  <w:szCs w:val="24"/>
                  <w:lang w:val="en-US" w:eastAsia="en-US" w:bidi="ar-SA"/>
                </w:rPr>
                <w:delText>11</w:delText>
              </w:r>
            </w:del>
          </w:p>
        </w:tc>
        <w:tc>
          <w:tcPr>
            <w:tcW w:w="3969" w:type="dxa"/>
            <w:tcBorders/>
          </w:tcPr>
          <w:p>
            <w:pPr>
              <w:pStyle w:val="Compact"/>
              <w:widowControl/>
              <w:spacing w:lineRule="exact" w:line="220" w:before="0" w:after="0"/>
              <w:jc w:val="left"/>
              <w:rPr>
                <w:kern w:val="0"/>
                <w:szCs w:val="24"/>
                <w:lang w:val="en-US" w:eastAsia="en-US" w:bidi="ar-SA"/>
                <w:del w:id="1747" w:author="Changes 24 to 25 Oct" w:date="2026-10-25T16:02:42Z"/>
              </w:rPr>
            </w:pPr>
            <w:del w:id="1746" w:author="Changes 24 to 25 Oct" w:date="2026-10-25T16:02:42Z">
              <w:r>
                <w:rPr>
                  <w:kern w:val="0"/>
                  <w:sz w:val="18"/>
                  <w:szCs w:val="24"/>
                  <w:lang w:val="en-US" w:eastAsia="en-US" w:bidi="ar-SA"/>
                </w:rPr>
                <w:delText>0.06</w:delText>
              </w:r>
            </w:del>
          </w:p>
        </w:tc>
      </w:tr>
      <w:tr>
        <w:trPr>
          <w:del w:id="1748"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50" w:author="Changes 24 to 25 Oct" w:date="2026-10-25T16:02:42Z"/>
              </w:rPr>
            </w:pPr>
            <w:del w:id="1749" w:author="Changes 24 to 25 Oct" w:date="2026-10-25T16:02:42Z">
              <w:r>
                <w:rPr>
                  <w:kern w:val="0"/>
                  <w:sz w:val="18"/>
                  <w:szCs w:val="24"/>
                  <w:lang w:val="en-US" w:eastAsia="en-US" w:bidi="ar-SA"/>
                </w:rPr>
                <w:delText>The RealReal</w:delText>
              </w:r>
            </w:del>
          </w:p>
        </w:tc>
        <w:tc>
          <w:tcPr>
            <w:tcW w:w="2025" w:type="dxa"/>
            <w:tcBorders/>
          </w:tcPr>
          <w:p>
            <w:pPr>
              <w:pStyle w:val="Compact"/>
              <w:widowControl/>
              <w:spacing w:lineRule="exact" w:line="220" w:before="0" w:after="0"/>
              <w:jc w:val="left"/>
              <w:rPr>
                <w:kern w:val="0"/>
                <w:szCs w:val="24"/>
                <w:lang w:val="en-US" w:eastAsia="en-US" w:bidi="ar-SA"/>
                <w:del w:id="1752" w:author="Changes 24 to 25 Oct" w:date="2026-10-25T16:02:42Z"/>
              </w:rPr>
            </w:pPr>
            <w:del w:id="1751"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54" w:author="Changes 24 to 25 Oct" w:date="2026-10-25T16:02:42Z"/>
              </w:rPr>
            </w:pPr>
            <w:del w:id="1753" w:author="Changes 24 to 25 Oct" w:date="2026-10-25T16:02:42Z">
              <w:r>
                <w:rPr>
                  <w:kern w:val="0"/>
                  <w:sz w:val="18"/>
                  <w:szCs w:val="24"/>
                  <w:lang w:val="en-US" w:eastAsia="en-US" w:bidi="ar-SA"/>
                </w:rPr>
                <w:delText>8</w:delText>
              </w:r>
            </w:del>
          </w:p>
        </w:tc>
        <w:tc>
          <w:tcPr>
            <w:tcW w:w="3969" w:type="dxa"/>
            <w:tcBorders/>
          </w:tcPr>
          <w:p>
            <w:pPr>
              <w:pStyle w:val="Compact"/>
              <w:widowControl/>
              <w:spacing w:lineRule="exact" w:line="220" w:before="0" w:after="0"/>
              <w:jc w:val="left"/>
              <w:rPr>
                <w:kern w:val="0"/>
                <w:szCs w:val="24"/>
                <w:lang w:val="en-US" w:eastAsia="en-US" w:bidi="ar-SA"/>
                <w:del w:id="1756" w:author="Changes 24 to 25 Oct" w:date="2026-10-25T16:02:42Z"/>
              </w:rPr>
            </w:pPr>
            <w:del w:id="1755" w:author="Changes 24 to 25 Oct" w:date="2026-10-25T16:02:42Z">
              <w:r>
                <w:rPr>
                  <w:kern w:val="0"/>
                  <w:sz w:val="18"/>
                  <w:szCs w:val="24"/>
                  <w:lang w:val="en-US" w:eastAsia="en-US" w:bidi="ar-SA"/>
                </w:rPr>
                <w:delText>0.04</w:delText>
              </w:r>
            </w:del>
          </w:p>
        </w:tc>
      </w:tr>
      <w:tr>
        <w:trPr>
          <w:del w:id="1757"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59" w:author="Changes 24 to 25 Oct" w:date="2026-10-25T16:02:42Z"/>
              </w:rPr>
            </w:pPr>
            <w:del w:id="1758" w:author="Changes 24 to 25 Oct" w:date="2026-10-25T16:02:42Z">
              <w:r>
                <w:rPr>
                  <w:kern w:val="0"/>
                  <w:sz w:val="18"/>
                  <w:szCs w:val="24"/>
                  <w:lang w:val="en-US" w:eastAsia="en-US" w:bidi="ar-SA"/>
                </w:rPr>
                <w:delText>Vivid Seats</w:delText>
              </w:r>
            </w:del>
          </w:p>
        </w:tc>
        <w:tc>
          <w:tcPr>
            <w:tcW w:w="2025" w:type="dxa"/>
            <w:tcBorders/>
          </w:tcPr>
          <w:p>
            <w:pPr>
              <w:pStyle w:val="Compact"/>
              <w:widowControl/>
              <w:spacing w:lineRule="exact" w:line="220" w:before="0" w:after="0"/>
              <w:jc w:val="left"/>
              <w:rPr>
                <w:kern w:val="0"/>
                <w:szCs w:val="24"/>
                <w:lang w:val="en-US" w:eastAsia="en-US" w:bidi="ar-SA"/>
                <w:del w:id="1761" w:author="Changes 24 to 25 Oct" w:date="2026-10-25T16:02:42Z"/>
              </w:rPr>
            </w:pPr>
            <w:del w:id="1760"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63" w:author="Changes 24 to 25 Oct" w:date="2026-10-25T16:02:42Z"/>
              </w:rPr>
            </w:pPr>
            <w:del w:id="1762" w:author="Changes 24 to 25 Oct" w:date="2026-10-25T16:02:42Z">
              <w:r>
                <w:rPr>
                  <w:kern w:val="0"/>
                  <w:sz w:val="18"/>
                  <w:szCs w:val="24"/>
                  <w:lang w:val="en-US" w:eastAsia="en-US" w:bidi="ar-SA"/>
                </w:rPr>
                <w:delText>6</w:delText>
              </w:r>
            </w:del>
          </w:p>
        </w:tc>
        <w:tc>
          <w:tcPr>
            <w:tcW w:w="3969" w:type="dxa"/>
            <w:tcBorders/>
          </w:tcPr>
          <w:p>
            <w:pPr>
              <w:pStyle w:val="Compact"/>
              <w:widowControl/>
              <w:spacing w:lineRule="exact" w:line="220" w:before="0" w:after="0"/>
              <w:jc w:val="left"/>
              <w:rPr>
                <w:kern w:val="0"/>
                <w:szCs w:val="24"/>
                <w:lang w:val="en-US" w:eastAsia="en-US" w:bidi="ar-SA"/>
                <w:del w:id="1765" w:author="Changes 24 to 25 Oct" w:date="2026-10-25T16:02:42Z"/>
              </w:rPr>
            </w:pPr>
            <w:del w:id="1764" w:author="Changes 24 to 25 Oct" w:date="2026-10-25T16:02:42Z">
              <w:r>
                <w:rPr>
                  <w:kern w:val="0"/>
                  <w:sz w:val="18"/>
                  <w:szCs w:val="24"/>
                  <w:lang w:val="en-US" w:eastAsia="en-US" w:bidi="ar-SA"/>
                </w:rPr>
                <w:delText>0.07</w:delText>
              </w:r>
            </w:del>
          </w:p>
        </w:tc>
      </w:tr>
      <w:tr>
        <w:trPr>
          <w:del w:id="1766"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68" w:author="Changes 24 to 25 Oct" w:date="2026-10-25T16:02:42Z"/>
              </w:rPr>
            </w:pPr>
            <w:del w:id="1767" w:author="Changes 24 to 25 Oct" w:date="2026-10-25T16:02:42Z">
              <w:r>
                <w:rPr>
                  <w:kern w:val="0"/>
                  <w:sz w:val="18"/>
                  <w:szCs w:val="24"/>
                  <w:lang w:val="en-US" w:eastAsia="en-US" w:bidi="ar-SA"/>
                </w:rPr>
                <w:delText>Upwork</w:delText>
              </w:r>
            </w:del>
          </w:p>
        </w:tc>
        <w:tc>
          <w:tcPr>
            <w:tcW w:w="2025" w:type="dxa"/>
            <w:tcBorders/>
          </w:tcPr>
          <w:p>
            <w:pPr>
              <w:pStyle w:val="Compact"/>
              <w:widowControl/>
              <w:spacing w:lineRule="exact" w:line="220" w:before="0" w:after="0"/>
              <w:jc w:val="left"/>
              <w:rPr>
                <w:kern w:val="0"/>
                <w:szCs w:val="24"/>
                <w:lang w:val="en-US" w:eastAsia="en-US" w:bidi="ar-SA"/>
                <w:del w:id="1770" w:author="Changes 24 to 25 Oct" w:date="2026-10-25T16:02:42Z"/>
              </w:rPr>
            </w:pPr>
            <w:del w:id="1769"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72" w:author="Changes 24 to 25 Oct" w:date="2026-10-25T16:02:42Z"/>
              </w:rPr>
            </w:pPr>
            <w:del w:id="1771" w:author="Changes 24 to 25 Oct" w:date="2026-10-25T16:02:42Z">
              <w:r>
                <w:rPr>
                  <w:kern w:val="0"/>
                  <w:sz w:val="18"/>
                  <w:szCs w:val="24"/>
                  <w:lang w:val="en-US" w:eastAsia="en-US" w:bidi="ar-SA"/>
                </w:rPr>
                <w:delText>8</w:delText>
              </w:r>
            </w:del>
          </w:p>
        </w:tc>
        <w:tc>
          <w:tcPr>
            <w:tcW w:w="3969" w:type="dxa"/>
            <w:tcBorders/>
          </w:tcPr>
          <w:p>
            <w:pPr>
              <w:pStyle w:val="Compact"/>
              <w:widowControl/>
              <w:spacing w:lineRule="exact" w:line="220" w:before="0" w:after="0"/>
              <w:jc w:val="left"/>
              <w:rPr>
                <w:kern w:val="0"/>
                <w:szCs w:val="24"/>
                <w:lang w:val="en-US" w:eastAsia="en-US" w:bidi="ar-SA"/>
                <w:del w:id="1774" w:author="Changes 24 to 25 Oct" w:date="2026-10-25T16:02:42Z"/>
              </w:rPr>
            </w:pPr>
            <w:del w:id="1773" w:author="Changes 24 to 25 Oct" w:date="2026-10-25T16:02:42Z">
              <w:r>
                <w:rPr>
                  <w:kern w:val="0"/>
                  <w:sz w:val="18"/>
                  <w:szCs w:val="24"/>
                  <w:lang w:val="en-US" w:eastAsia="en-US" w:bidi="ar-SA"/>
                </w:rPr>
                <w:delText>0.04</w:delText>
              </w:r>
            </w:del>
          </w:p>
        </w:tc>
      </w:tr>
      <w:tr>
        <w:trPr>
          <w:del w:id="1775"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77" w:author="Changes 24 to 25 Oct" w:date="2026-10-25T16:02:42Z"/>
              </w:rPr>
            </w:pPr>
            <w:del w:id="1776" w:author="Changes 24 to 25 Oct" w:date="2026-10-25T16:02:42Z">
              <w:r>
                <w:rPr>
                  <w:kern w:val="0"/>
                  <w:sz w:val="18"/>
                  <w:szCs w:val="24"/>
                  <w:lang w:val="en-US" w:eastAsia="en-US" w:bidi="ar-SA"/>
                </w:rPr>
                <w:delText>Vacasa</w:delText>
              </w:r>
            </w:del>
          </w:p>
        </w:tc>
        <w:tc>
          <w:tcPr>
            <w:tcW w:w="2025" w:type="dxa"/>
            <w:tcBorders/>
          </w:tcPr>
          <w:p>
            <w:pPr>
              <w:pStyle w:val="Compact"/>
              <w:widowControl/>
              <w:spacing w:lineRule="exact" w:line="220" w:before="0" w:after="0"/>
              <w:jc w:val="left"/>
              <w:rPr>
                <w:kern w:val="0"/>
                <w:szCs w:val="24"/>
                <w:lang w:val="en-US" w:eastAsia="en-US" w:bidi="ar-SA"/>
                <w:del w:id="1779" w:author="Changes 24 to 25 Oct" w:date="2026-10-25T16:02:42Z"/>
              </w:rPr>
            </w:pPr>
            <w:del w:id="1778"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81" w:author="Changes 24 to 25 Oct" w:date="2026-10-25T16:02:42Z"/>
              </w:rPr>
            </w:pPr>
            <w:del w:id="1780" w:author="Changes 24 to 25 Oct" w:date="2026-10-25T16:02:42Z">
              <w:r>
                <w:rPr>
                  <w:kern w:val="0"/>
                  <w:sz w:val="18"/>
                  <w:szCs w:val="24"/>
                  <w:lang w:val="en-US" w:eastAsia="en-US" w:bidi="ar-SA"/>
                </w:rPr>
                <w:delText>5</w:delText>
              </w:r>
            </w:del>
          </w:p>
        </w:tc>
        <w:tc>
          <w:tcPr>
            <w:tcW w:w="3969" w:type="dxa"/>
            <w:tcBorders/>
          </w:tcPr>
          <w:p>
            <w:pPr>
              <w:pStyle w:val="Compact"/>
              <w:widowControl/>
              <w:spacing w:lineRule="exact" w:line="220" w:before="0" w:after="0"/>
              <w:jc w:val="left"/>
              <w:rPr>
                <w:kern w:val="0"/>
                <w:szCs w:val="24"/>
                <w:lang w:val="en-US" w:eastAsia="en-US" w:bidi="ar-SA"/>
                <w:del w:id="1783" w:author="Changes 24 to 25 Oct" w:date="2026-10-25T16:02:42Z"/>
              </w:rPr>
            </w:pPr>
            <w:del w:id="1782" w:author="Changes 24 to 25 Oct" w:date="2026-10-25T16:02:42Z">
              <w:r>
                <w:rPr>
                  <w:kern w:val="0"/>
                  <w:sz w:val="18"/>
                  <w:szCs w:val="24"/>
                  <w:lang w:val="en-US" w:eastAsia="en-US" w:bidi="ar-SA"/>
                </w:rPr>
                <w:delText>0.03</w:delText>
              </w:r>
            </w:del>
          </w:p>
        </w:tc>
      </w:tr>
      <w:tr>
        <w:trPr>
          <w:del w:id="1784"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86" w:author="Changes 24 to 25 Oct" w:date="2026-10-25T16:02:42Z"/>
              </w:rPr>
            </w:pPr>
            <w:del w:id="1785" w:author="Changes 24 to 25 Oct" w:date="2026-10-25T16:02:42Z">
              <w:r>
                <w:rPr>
                  <w:kern w:val="0"/>
                  <w:sz w:val="18"/>
                  <w:szCs w:val="24"/>
                  <w:lang w:val="en-US" w:eastAsia="en-US" w:bidi="ar-SA"/>
                </w:rPr>
                <w:delText>Yatra</w:delText>
              </w:r>
            </w:del>
          </w:p>
        </w:tc>
        <w:tc>
          <w:tcPr>
            <w:tcW w:w="2025" w:type="dxa"/>
            <w:tcBorders/>
          </w:tcPr>
          <w:p>
            <w:pPr>
              <w:pStyle w:val="Compact"/>
              <w:widowControl/>
              <w:spacing w:lineRule="exact" w:line="220" w:before="0" w:after="0"/>
              <w:jc w:val="left"/>
              <w:rPr>
                <w:kern w:val="0"/>
                <w:szCs w:val="24"/>
                <w:lang w:val="en-US" w:eastAsia="en-US" w:bidi="ar-SA"/>
                <w:del w:id="1788" w:author="Changes 24 to 25 Oct" w:date="2026-10-25T16:02:42Z"/>
              </w:rPr>
            </w:pPr>
            <w:del w:id="1787" w:author="Changes 24 to 25 Oct" w:date="2026-10-25T16:02:42Z">
              <w:r>
                <w:rPr>
                  <w:kern w:val="0"/>
                  <w:sz w:val="18"/>
                  <w:szCs w:val="24"/>
                  <w:lang w:val="en-US" w:eastAsia="en-US" w:bidi="ar-SA"/>
                </w:rPr>
                <w:delText>Added</w:delText>
              </w:r>
            </w:del>
          </w:p>
        </w:tc>
        <w:tc>
          <w:tcPr>
            <w:tcW w:w="890" w:type="dxa"/>
            <w:tcBorders/>
          </w:tcPr>
          <w:p>
            <w:pPr>
              <w:pStyle w:val="Compact"/>
              <w:widowControl/>
              <w:spacing w:lineRule="exact" w:line="220" w:before="0" w:after="0"/>
              <w:jc w:val="left"/>
              <w:rPr>
                <w:kern w:val="0"/>
                <w:szCs w:val="24"/>
                <w:lang w:val="en-US" w:eastAsia="en-US" w:bidi="ar-SA"/>
                <w:del w:id="1790" w:author="Changes 24 to 25 Oct" w:date="2026-10-25T16:02:42Z"/>
              </w:rPr>
            </w:pPr>
            <w:del w:id="1789" w:author="Changes 24 to 25 Oct" w:date="2026-10-25T16:02:42Z">
              <w:r>
                <w:rPr>
                  <w:kern w:val="0"/>
                  <w:sz w:val="18"/>
                  <w:szCs w:val="24"/>
                  <w:lang w:val="en-US" w:eastAsia="en-US" w:bidi="ar-SA"/>
                </w:rPr>
                <w:delText>11</w:delText>
              </w:r>
            </w:del>
          </w:p>
        </w:tc>
        <w:tc>
          <w:tcPr>
            <w:tcW w:w="3969" w:type="dxa"/>
            <w:tcBorders/>
          </w:tcPr>
          <w:p>
            <w:pPr>
              <w:pStyle w:val="Compact"/>
              <w:widowControl/>
              <w:spacing w:lineRule="exact" w:line="220" w:before="0" w:after="0"/>
              <w:jc w:val="left"/>
              <w:rPr>
                <w:kern w:val="0"/>
                <w:szCs w:val="24"/>
                <w:lang w:val="en-US" w:eastAsia="en-US" w:bidi="ar-SA"/>
                <w:del w:id="1792" w:author="Changes 24 to 25 Oct" w:date="2026-10-25T16:02:42Z"/>
              </w:rPr>
            </w:pPr>
            <w:del w:id="1791" w:author="Changes 24 to 25 Oct" w:date="2026-10-25T16:02:42Z">
              <w:r>
                <w:rPr>
                  <w:kern w:val="0"/>
                  <w:sz w:val="18"/>
                  <w:szCs w:val="24"/>
                  <w:lang w:val="en-US" w:eastAsia="en-US" w:bidi="ar-SA"/>
                </w:rPr>
                <w:delText>0.03</w:delText>
              </w:r>
            </w:del>
          </w:p>
        </w:tc>
      </w:tr>
      <w:tr>
        <w:trPr>
          <w:del w:id="1793"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795" w:author="Changes 24 to 25 Oct" w:date="2026-10-25T16:02:42Z"/>
              </w:rPr>
            </w:pPr>
            <w:del w:id="1794" w:author="Changes 24 to 25 Oct" w:date="2026-10-25T16:02:42Z">
              <w:r>
                <w:rPr>
                  <w:kern w:val="0"/>
                  <w:sz w:val="18"/>
                  <w:szCs w:val="24"/>
                  <w:lang w:val="en-US" w:eastAsia="en-US" w:bidi="ar-SA"/>
                </w:rPr>
                <w:delText>Etsy</w:delText>
              </w:r>
            </w:del>
          </w:p>
        </w:tc>
        <w:tc>
          <w:tcPr>
            <w:tcW w:w="2025" w:type="dxa"/>
            <w:tcBorders/>
          </w:tcPr>
          <w:p>
            <w:pPr>
              <w:pStyle w:val="Compact"/>
              <w:widowControl/>
              <w:spacing w:lineRule="exact" w:line="220" w:before="0" w:after="0"/>
              <w:jc w:val="left"/>
              <w:rPr>
                <w:kern w:val="0"/>
                <w:szCs w:val="24"/>
                <w:lang w:val="en-US" w:eastAsia="en-US" w:bidi="ar-SA"/>
                <w:del w:id="1797" w:author="Changes 24 to 25 Oct" w:date="2026-10-25T16:02:42Z"/>
              </w:rPr>
            </w:pPr>
            <w:del w:id="1796" w:author="Changes 24 to 25 Oct" w:date="2026-10-25T16:02:42Z">
              <w:r>
                <w:rPr>
                  <w:kern w:val="0"/>
                  <w:sz w:val="18"/>
                  <w:szCs w:val="24"/>
                  <w:lang w:val="en-US" w:eastAsia="en-US" w:bidi="ar-SA"/>
                </w:rPr>
                <w:delText>Chosen first</w:delText>
              </w:r>
            </w:del>
          </w:p>
        </w:tc>
        <w:tc>
          <w:tcPr>
            <w:tcW w:w="890" w:type="dxa"/>
            <w:tcBorders/>
          </w:tcPr>
          <w:p>
            <w:pPr>
              <w:pStyle w:val="Compact"/>
              <w:widowControl/>
              <w:spacing w:lineRule="exact" w:line="220" w:before="0" w:after="0"/>
              <w:jc w:val="left"/>
              <w:rPr>
                <w:kern w:val="0"/>
                <w:szCs w:val="24"/>
                <w:lang w:val="en-US" w:eastAsia="en-US" w:bidi="ar-SA"/>
                <w:del w:id="1799" w:author="Changes 24 to 25 Oct" w:date="2026-10-25T16:02:42Z"/>
              </w:rPr>
            </w:pPr>
            <w:del w:id="1798" w:author="Changes 24 to 25 Oct" w:date="2026-10-25T16:02:42Z">
              <w:r>
                <w:rPr>
                  <w:kern w:val="0"/>
                  <w:sz w:val="18"/>
                  <w:szCs w:val="24"/>
                  <w:lang w:val="en-US" w:eastAsia="en-US" w:bidi="ar-SA"/>
                </w:rPr>
                <w:delText>3</w:delText>
              </w:r>
            </w:del>
          </w:p>
        </w:tc>
        <w:tc>
          <w:tcPr>
            <w:tcW w:w="3969" w:type="dxa"/>
            <w:tcBorders/>
          </w:tcPr>
          <w:p>
            <w:pPr>
              <w:pStyle w:val="Compact"/>
              <w:widowControl/>
              <w:spacing w:lineRule="exact" w:line="220" w:before="0" w:after="0"/>
              <w:jc w:val="left"/>
              <w:rPr>
                <w:kern w:val="0"/>
                <w:szCs w:val="24"/>
                <w:lang w:val="en-US" w:eastAsia="en-US" w:bidi="ar-SA"/>
                <w:del w:id="1801" w:author="Changes 24 to 25 Oct" w:date="2026-10-25T16:02:42Z"/>
              </w:rPr>
            </w:pPr>
            <w:del w:id="1800" w:author="Changes 24 to 25 Oct" w:date="2026-10-25T16:02:42Z">
              <w:r>
                <w:rPr>
                  <w:kern w:val="0"/>
                  <w:sz w:val="18"/>
                  <w:szCs w:val="24"/>
                  <w:lang w:val="en-US" w:eastAsia="en-US" w:bidi="ar-SA"/>
                </w:rPr>
                <w:delText>0.07</w:delText>
              </w:r>
            </w:del>
          </w:p>
        </w:tc>
      </w:tr>
      <w:tr>
        <w:trPr>
          <w:del w:id="1802"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804" w:author="Changes 24 to 25 Oct" w:date="2026-10-25T16:02:42Z"/>
              </w:rPr>
            </w:pPr>
            <w:del w:id="1803" w:author="Changes 24 to 25 Oct" w:date="2026-10-25T16:02:42Z">
              <w:r>
                <w:rPr>
                  <w:kern w:val="0"/>
                  <w:sz w:val="18"/>
                  <w:szCs w:val="24"/>
                  <w:lang w:val="en-US" w:eastAsia="en-US" w:bidi="ar-SA"/>
                </w:rPr>
                <w:delText>Jumia</w:delText>
              </w:r>
            </w:del>
          </w:p>
        </w:tc>
        <w:tc>
          <w:tcPr>
            <w:tcW w:w="2025" w:type="dxa"/>
            <w:tcBorders/>
          </w:tcPr>
          <w:p>
            <w:pPr>
              <w:pStyle w:val="Compact"/>
              <w:widowControl/>
              <w:spacing w:lineRule="exact" w:line="220" w:before="0" w:after="0"/>
              <w:jc w:val="left"/>
              <w:rPr>
                <w:kern w:val="0"/>
                <w:szCs w:val="24"/>
                <w:lang w:val="en-US" w:eastAsia="en-US" w:bidi="ar-SA"/>
                <w:del w:id="1806" w:author="Changes 24 to 25 Oct" w:date="2026-10-25T16:02:42Z"/>
              </w:rPr>
            </w:pPr>
            <w:del w:id="1805" w:author="Changes 24 to 25 Oct" w:date="2026-10-25T16:02:42Z">
              <w:r>
                <w:rPr>
                  <w:kern w:val="0"/>
                  <w:sz w:val="18"/>
                  <w:szCs w:val="24"/>
                  <w:lang w:val="en-US" w:eastAsia="en-US" w:bidi="ar-SA"/>
                </w:rPr>
                <w:delText>Chosen first</w:delText>
              </w:r>
            </w:del>
          </w:p>
        </w:tc>
        <w:tc>
          <w:tcPr>
            <w:tcW w:w="890" w:type="dxa"/>
            <w:tcBorders/>
          </w:tcPr>
          <w:p>
            <w:pPr>
              <w:pStyle w:val="Compact"/>
              <w:widowControl/>
              <w:spacing w:lineRule="exact" w:line="220" w:before="0" w:after="0"/>
              <w:jc w:val="left"/>
              <w:rPr>
                <w:kern w:val="0"/>
                <w:szCs w:val="24"/>
                <w:lang w:val="en-US" w:eastAsia="en-US" w:bidi="ar-SA"/>
                <w:del w:id="1808" w:author="Changes 24 to 25 Oct" w:date="2026-10-25T16:02:42Z"/>
              </w:rPr>
            </w:pPr>
            <w:del w:id="1807" w:author="Changes 24 to 25 Oct" w:date="2026-10-25T16:02:42Z">
              <w:r>
                <w:rPr>
                  <w:kern w:val="0"/>
                  <w:sz w:val="18"/>
                  <w:szCs w:val="24"/>
                  <w:lang w:val="en-US" w:eastAsia="en-US" w:bidi="ar-SA"/>
                </w:rPr>
                <w:delText>3</w:delText>
              </w:r>
            </w:del>
          </w:p>
        </w:tc>
        <w:tc>
          <w:tcPr>
            <w:tcW w:w="3969" w:type="dxa"/>
            <w:tcBorders/>
          </w:tcPr>
          <w:p>
            <w:pPr>
              <w:pStyle w:val="Compact"/>
              <w:widowControl/>
              <w:spacing w:lineRule="exact" w:line="220" w:before="0" w:after="0"/>
              <w:jc w:val="left"/>
              <w:rPr>
                <w:kern w:val="0"/>
                <w:szCs w:val="24"/>
                <w:lang w:val="en-US" w:eastAsia="en-US" w:bidi="ar-SA"/>
                <w:del w:id="1810" w:author="Changes 24 to 25 Oct" w:date="2026-10-25T16:02:42Z"/>
              </w:rPr>
            </w:pPr>
            <w:del w:id="1809" w:author="Changes 24 to 25 Oct" w:date="2026-10-25T16:02:42Z">
              <w:r>
                <w:rPr>
                  <w:kern w:val="0"/>
                  <w:sz w:val="18"/>
                  <w:szCs w:val="24"/>
                  <w:lang w:val="en-US" w:eastAsia="en-US" w:bidi="ar-SA"/>
                </w:rPr>
                <w:delText>0.16</w:delText>
              </w:r>
            </w:del>
          </w:p>
        </w:tc>
      </w:tr>
      <w:tr>
        <w:trPr>
          <w:del w:id="1811"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813" w:author="Changes 24 to 25 Oct" w:date="2026-10-25T16:02:42Z"/>
              </w:rPr>
            </w:pPr>
            <w:del w:id="1812" w:author="Changes 24 to 25 Oct" w:date="2026-10-25T16:02:42Z">
              <w:r>
                <w:rPr>
                  <w:kern w:val="0"/>
                  <w:sz w:val="18"/>
                  <w:szCs w:val="24"/>
                  <w:lang w:val="en-US" w:eastAsia="en-US" w:bidi="ar-SA"/>
                </w:rPr>
                <w:delText>Mercado Libre</w:delText>
              </w:r>
            </w:del>
          </w:p>
        </w:tc>
        <w:tc>
          <w:tcPr>
            <w:tcW w:w="2025" w:type="dxa"/>
            <w:tcBorders/>
          </w:tcPr>
          <w:p>
            <w:pPr>
              <w:pStyle w:val="Compact"/>
              <w:widowControl/>
              <w:spacing w:lineRule="exact" w:line="220" w:before="0" w:after="0"/>
              <w:jc w:val="left"/>
              <w:rPr>
                <w:kern w:val="0"/>
                <w:szCs w:val="24"/>
                <w:lang w:val="en-US" w:eastAsia="en-US" w:bidi="ar-SA"/>
                <w:del w:id="1815" w:author="Changes 24 to 25 Oct" w:date="2026-10-25T16:02:42Z"/>
              </w:rPr>
            </w:pPr>
            <w:del w:id="1814" w:author="Changes 24 to 25 Oct" w:date="2026-10-25T16:02:42Z">
              <w:r>
                <w:rPr>
                  <w:kern w:val="0"/>
                  <w:sz w:val="18"/>
                  <w:szCs w:val="24"/>
                  <w:lang w:val="en-US" w:eastAsia="en-US" w:bidi="ar-SA"/>
                </w:rPr>
                <w:delText>Chosen first</w:delText>
              </w:r>
            </w:del>
          </w:p>
        </w:tc>
        <w:tc>
          <w:tcPr>
            <w:tcW w:w="890" w:type="dxa"/>
            <w:tcBorders/>
          </w:tcPr>
          <w:p>
            <w:pPr>
              <w:pStyle w:val="Compact"/>
              <w:widowControl/>
              <w:spacing w:lineRule="exact" w:line="220" w:before="0" w:after="0"/>
              <w:jc w:val="left"/>
              <w:rPr>
                <w:kern w:val="0"/>
                <w:szCs w:val="24"/>
                <w:lang w:val="en-US" w:eastAsia="en-US" w:bidi="ar-SA"/>
                <w:del w:id="1817" w:author="Changes 24 to 25 Oct" w:date="2026-10-25T16:02:42Z"/>
              </w:rPr>
            </w:pPr>
            <w:del w:id="1816" w:author="Changes 24 to 25 Oct" w:date="2026-10-25T16:02:42Z">
              <w:r>
                <w:rPr>
                  <w:kern w:val="0"/>
                  <w:sz w:val="18"/>
                  <w:szCs w:val="24"/>
                  <w:lang w:val="en-US" w:eastAsia="en-US" w:bidi="ar-SA"/>
                </w:rPr>
                <w:delText>2</w:delText>
              </w:r>
            </w:del>
          </w:p>
        </w:tc>
        <w:tc>
          <w:tcPr>
            <w:tcW w:w="3969" w:type="dxa"/>
            <w:tcBorders/>
          </w:tcPr>
          <w:p>
            <w:pPr>
              <w:pStyle w:val="Compact"/>
              <w:widowControl/>
              <w:spacing w:lineRule="exact" w:line="220" w:before="0" w:after="0"/>
              <w:jc w:val="left"/>
              <w:rPr>
                <w:kern w:val="0"/>
                <w:szCs w:val="24"/>
                <w:lang w:val="en-US" w:eastAsia="en-US" w:bidi="ar-SA"/>
                <w:del w:id="1819" w:author="Changes 24 to 25 Oct" w:date="2026-10-25T16:02:42Z"/>
              </w:rPr>
            </w:pPr>
            <w:del w:id="1818" w:author="Changes 24 to 25 Oct" w:date="2026-10-25T16:02:42Z">
              <w:r>
                <w:rPr>
                  <w:kern w:val="0"/>
                  <w:sz w:val="18"/>
                  <w:szCs w:val="24"/>
                  <w:lang w:val="en-US" w:eastAsia="en-US" w:bidi="ar-SA"/>
                </w:rPr>
                <w:delText>0.06</w:delText>
              </w:r>
            </w:del>
          </w:p>
        </w:tc>
      </w:tr>
      <w:tr>
        <w:trPr>
          <w:del w:id="1820"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822" w:author="Changes 24 to 25 Oct" w:date="2026-10-25T16:02:42Z"/>
              </w:rPr>
            </w:pPr>
            <w:del w:id="1821" w:author="Changes 24 to 25 Oct" w:date="2026-10-25T16:02:42Z">
              <w:r>
                <w:rPr>
                  <w:kern w:val="0"/>
                  <w:sz w:val="18"/>
                  <w:szCs w:val="24"/>
                  <w:lang w:val="en-US" w:eastAsia="en-US" w:bidi="ar-SA"/>
                </w:rPr>
                <w:delText>Rakuten</w:delText>
              </w:r>
            </w:del>
          </w:p>
        </w:tc>
        <w:tc>
          <w:tcPr>
            <w:tcW w:w="2025" w:type="dxa"/>
            <w:tcBorders/>
          </w:tcPr>
          <w:p>
            <w:pPr>
              <w:pStyle w:val="Compact"/>
              <w:widowControl/>
              <w:spacing w:lineRule="exact" w:line="220" w:before="0" w:after="0"/>
              <w:jc w:val="left"/>
              <w:rPr>
                <w:kern w:val="0"/>
                <w:szCs w:val="24"/>
                <w:lang w:val="en-US" w:eastAsia="en-US" w:bidi="ar-SA"/>
                <w:del w:id="1824" w:author="Changes 24 to 25 Oct" w:date="2026-10-25T16:02:42Z"/>
              </w:rPr>
            </w:pPr>
            <w:del w:id="1823" w:author="Changes 24 to 25 Oct" w:date="2026-10-25T16:02:42Z">
              <w:r>
                <w:rPr>
                  <w:kern w:val="0"/>
                  <w:sz w:val="18"/>
                  <w:szCs w:val="24"/>
                  <w:lang w:val="en-US" w:eastAsia="en-US" w:bidi="ar-SA"/>
                </w:rPr>
                <w:delText>Chosen first</w:delText>
              </w:r>
            </w:del>
          </w:p>
        </w:tc>
        <w:tc>
          <w:tcPr>
            <w:tcW w:w="890" w:type="dxa"/>
            <w:tcBorders/>
          </w:tcPr>
          <w:p>
            <w:pPr>
              <w:pStyle w:val="Compact"/>
              <w:widowControl/>
              <w:spacing w:lineRule="exact" w:line="220" w:before="0" w:after="0"/>
              <w:jc w:val="left"/>
              <w:rPr>
                <w:kern w:val="0"/>
                <w:szCs w:val="24"/>
                <w:lang w:val="en-US" w:eastAsia="en-US" w:bidi="ar-SA"/>
                <w:del w:id="1826" w:author="Changes 24 to 25 Oct" w:date="2026-10-25T16:02:42Z"/>
              </w:rPr>
            </w:pPr>
            <w:del w:id="1825" w:author="Changes 24 to 25 Oct" w:date="2026-10-25T16:02:42Z">
              <w:r>
                <w:rPr>
                  <w:kern w:val="0"/>
                  <w:sz w:val="18"/>
                  <w:szCs w:val="24"/>
                  <w:lang w:val="en-US" w:eastAsia="en-US" w:bidi="ar-SA"/>
                </w:rPr>
                <w:delText>1</w:delText>
              </w:r>
            </w:del>
          </w:p>
        </w:tc>
        <w:tc>
          <w:tcPr>
            <w:tcW w:w="3969" w:type="dxa"/>
            <w:tcBorders/>
          </w:tcPr>
          <w:p>
            <w:pPr>
              <w:pStyle w:val="Compact"/>
              <w:widowControl/>
              <w:spacing w:lineRule="exact" w:line="220" w:before="0" w:after="0"/>
              <w:jc w:val="left"/>
              <w:rPr>
                <w:kern w:val="0"/>
                <w:szCs w:val="24"/>
                <w:lang w:val="en-US" w:eastAsia="en-US" w:bidi="ar-SA"/>
                <w:del w:id="1828" w:author="Changes 24 to 25 Oct" w:date="2026-10-25T16:02:42Z"/>
              </w:rPr>
            </w:pPr>
            <w:del w:id="1827" w:author="Changes 24 to 25 Oct" w:date="2026-10-25T16:02:42Z">
              <w:r>
                <w:rPr>
                  <w:kern w:val="0"/>
                  <w:sz w:val="18"/>
                  <w:szCs w:val="24"/>
                  <w:lang w:val="en-US" w:eastAsia="en-US" w:bidi="ar-SA"/>
                </w:rPr>
                <w:delText>0.02</w:delText>
              </w:r>
            </w:del>
          </w:p>
        </w:tc>
      </w:tr>
      <w:tr>
        <w:trPr>
          <w:del w:id="1829"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831" w:author="Changes 24 to 25 Oct" w:date="2026-10-25T16:02:42Z"/>
              </w:rPr>
            </w:pPr>
            <w:del w:id="1830" w:author="Changes 24 to 25 Oct" w:date="2026-10-25T16:02:42Z">
              <w:r>
                <w:rPr>
                  <w:kern w:val="0"/>
                  <w:sz w:val="18"/>
                  <w:szCs w:val="24"/>
                  <w:lang w:val="en-US" w:eastAsia="en-US" w:bidi="ar-SA"/>
                </w:rPr>
                <w:delText>Sea / Shopee</w:delText>
              </w:r>
            </w:del>
          </w:p>
        </w:tc>
        <w:tc>
          <w:tcPr>
            <w:tcW w:w="2025" w:type="dxa"/>
            <w:tcBorders/>
          </w:tcPr>
          <w:p>
            <w:pPr>
              <w:pStyle w:val="Compact"/>
              <w:widowControl/>
              <w:spacing w:lineRule="exact" w:line="220" w:before="0" w:after="0"/>
              <w:jc w:val="left"/>
              <w:rPr>
                <w:kern w:val="0"/>
                <w:szCs w:val="24"/>
                <w:lang w:val="en-US" w:eastAsia="en-US" w:bidi="ar-SA"/>
                <w:del w:id="1833" w:author="Changes 24 to 25 Oct" w:date="2026-10-25T16:02:42Z"/>
              </w:rPr>
            </w:pPr>
            <w:del w:id="1832" w:author="Changes 24 to 25 Oct" w:date="2026-10-25T16:02:42Z">
              <w:r>
                <w:rPr>
                  <w:kern w:val="0"/>
                  <w:sz w:val="18"/>
                  <w:szCs w:val="24"/>
                  <w:lang w:val="en-US" w:eastAsia="en-US" w:bidi="ar-SA"/>
                </w:rPr>
                <w:delText>Chosen first</w:delText>
              </w:r>
            </w:del>
          </w:p>
        </w:tc>
        <w:tc>
          <w:tcPr>
            <w:tcW w:w="890" w:type="dxa"/>
            <w:tcBorders/>
          </w:tcPr>
          <w:p>
            <w:pPr>
              <w:pStyle w:val="Compact"/>
              <w:widowControl/>
              <w:spacing w:lineRule="exact" w:line="220" w:before="0" w:after="0"/>
              <w:jc w:val="left"/>
              <w:rPr>
                <w:kern w:val="0"/>
                <w:szCs w:val="24"/>
                <w:lang w:val="en-US" w:eastAsia="en-US" w:bidi="ar-SA"/>
                <w:del w:id="1835" w:author="Changes 24 to 25 Oct" w:date="2026-10-25T16:02:42Z"/>
              </w:rPr>
            </w:pPr>
            <w:del w:id="1834" w:author="Changes 24 to 25 Oct" w:date="2026-10-25T16:02:42Z">
              <w:r>
                <w:rPr>
                  <w:kern w:val="0"/>
                  <w:sz w:val="18"/>
                  <w:szCs w:val="24"/>
                  <w:lang w:val="en-US" w:eastAsia="en-US" w:bidi="ar-SA"/>
                </w:rPr>
                <w:delText>7</w:delText>
              </w:r>
            </w:del>
          </w:p>
        </w:tc>
        <w:tc>
          <w:tcPr>
            <w:tcW w:w="3969" w:type="dxa"/>
            <w:tcBorders/>
          </w:tcPr>
          <w:p>
            <w:pPr>
              <w:pStyle w:val="Compact"/>
              <w:widowControl/>
              <w:spacing w:lineRule="exact" w:line="220" w:before="0" w:after="0"/>
              <w:jc w:val="left"/>
              <w:rPr>
                <w:kern w:val="0"/>
                <w:szCs w:val="24"/>
                <w:lang w:val="en-US" w:eastAsia="en-US" w:bidi="ar-SA"/>
                <w:del w:id="1837" w:author="Changes 24 to 25 Oct" w:date="2026-10-25T16:02:42Z"/>
              </w:rPr>
            </w:pPr>
            <w:del w:id="1836" w:author="Changes 24 to 25 Oct" w:date="2026-10-25T16:02:42Z">
              <w:r>
                <w:rPr>
                  <w:kern w:val="0"/>
                  <w:sz w:val="18"/>
                  <w:szCs w:val="24"/>
                  <w:lang w:val="en-US" w:eastAsia="en-US" w:bidi="ar-SA"/>
                </w:rPr>
                <w:delText>0.25</w:delText>
              </w:r>
            </w:del>
          </w:p>
        </w:tc>
      </w:tr>
      <w:tr>
        <w:trPr>
          <w:del w:id="1838"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del w:id="1840" w:author="Changes 24 to 25 Oct" w:date="2026-10-25T16:02:42Z"/>
              </w:rPr>
            </w:pPr>
            <w:del w:id="1839" w:author="Changes 24 to 25 Oct" w:date="2026-10-25T16:02:42Z">
              <w:r>
                <w:rPr>
                  <w:kern w:val="0"/>
                  <w:sz w:val="18"/>
                  <w:szCs w:val="24"/>
                  <w:lang w:val="en-US" w:eastAsia="en-US" w:bidi="ar-SA"/>
                </w:rPr>
                <w:delText>Shopify</w:delText>
              </w:r>
            </w:del>
          </w:p>
        </w:tc>
        <w:tc>
          <w:tcPr>
            <w:tcW w:w="2025" w:type="dxa"/>
            <w:tcBorders/>
          </w:tcPr>
          <w:p>
            <w:pPr>
              <w:pStyle w:val="Compact"/>
              <w:widowControl/>
              <w:spacing w:lineRule="exact" w:line="220" w:before="0" w:after="0"/>
              <w:jc w:val="left"/>
              <w:rPr>
                <w:kern w:val="0"/>
                <w:szCs w:val="24"/>
                <w:lang w:val="en-US" w:eastAsia="en-US" w:bidi="ar-SA"/>
                <w:del w:id="1842" w:author="Changes 24 to 25 Oct" w:date="2026-10-25T16:02:42Z"/>
              </w:rPr>
            </w:pPr>
            <w:del w:id="1841" w:author="Changes 24 to 25 Oct" w:date="2026-10-25T16:02:42Z">
              <w:r>
                <w:rPr>
                  <w:kern w:val="0"/>
                  <w:sz w:val="18"/>
                  <w:szCs w:val="24"/>
                  <w:lang w:val="en-US" w:eastAsia="en-US" w:bidi="ar-SA"/>
                </w:rPr>
                <w:delText>Chosen first</w:delText>
              </w:r>
            </w:del>
          </w:p>
        </w:tc>
        <w:tc>
          <w:tcPr>
            <w:tcW w:w="890" w:type="dxa"/>
            <w:tcBorders/>
          </w:tcPr>
          <w:p>
            <w:pPr>
              <w:pStyle w:val="Compact"/>
              <w:widowControl/>
              <w:spacing w:lineRule="exact" w:line="220" w:before="0" w:after="0"/>
              <w:jc w:val="left"/>
              <w:rPr>
                <w:kern w:val="0"/>
                <w:szCs w:val="24"/>
                <w:lang w:val="en-US" w:eastAsia="en-US" w:bidi="ar-SA"/>
                <w:del w:id="1844" w:author="Changes 24 to 25 Oct" w:date="2026-10-25T16:02:42Z"/>
              </w:rPr>
            </w:pPr>
            <w:del w:id="1843" w:author="Changes 24 to 25 Oct" w:date="2026-10-25T16:02:42Z">
              <w:r>
                <w:rPr>
                  <w:kern w:val="0"/>
                  <w:sz w:val="18"/>
                  <w:szCs w:val="24"/>
                  <w:lang w:val="en-US" w:eastAsia="en-US" w:bidi="ar-SA"/>
                </w:rPr>
                <w:delText>5</w:delText>
              </w:r>
            </w:del>
          </w:p>
        </w:tc>
        <w:tc>
          <w:tcPr>
            <w:tcW w:w="3969" w:type="dxa"/>
            <w:tcBorders/>
          </w:tcPr>
          <w:p>
            <w:pPr>
              <w:pStyle w:val="Compact"/>
              <w:widowControl/>
              <w:spacing w:lineRule="exact" w:line="220" w:before="0" w:after="0"/>
              <w:jc w:val="left"/>
              <w:rPr>
                <w:kern w:val="0"/>
                <w:szCs w:val="24"/>
                <w:lang w:val="en-US" w:eastAsia="en-US" w:bidi="ar-SA"/>
                <w:del w:id="1846" w:author="Changes 24 to 25 Oct" w:date="2026-10-25T16:02:42Z"/>
              </w:rPr>
            </w:pPr>
            <w:del w:id="1845" w:author="Changes 24 to 25 Oct" w:date="2026-10-25T16:02:42Z">
              <w:r>
                <w:rPr>
                  <w:kern w:val="0"/>
                  <w:sz w:val="18"/>
                  <w:szCs w:val="24"/>
                  <w:lang w:val="en-US" w:eastAsia="en-US" w:bidi="ar-SA"/>
                </w:rPr>
                <w:delText>0.05</w:delText>
              </w:r>
            </w:del>
          </w:p>
        </w:tc>
      </w:tr>
      <w:tr>
        <w:trPr>
          <w:del w:id="1847" w:author="Changes 24 to 25 Oct" w:date="2026-10-25T16:02:42Z"/>
          <w:cantSplit w:val="true"/>
        </w:trPr>
        <w:tc>
          <w:tcPr>
            <w:tcW w:w="1620" w:type="dxa"/>
            <w:tcBorders/>
          </w:tcPr>
          <w:p>
            <w:pPr>
              <w:pStyle w:val="Compact"/>
              <w:keepNext w:val="true"/>
              <w:widowControl/>
              <w:spacing w:lineRule="exact" w:line="220" w:before="0" w:after="0"/>
              <w:jc w:val="left"/>
              <w:rPr>
                <w:kern w:val="0"/>
                <w:szCs w:val="24"/>
                <w:lang w:val="en-US" w:eastAsia="en-US" w:bidi="ar-SA"/>
                <w:del w:id="1849" w:author="Changes 24 to 25 Oct" w:date="2026-10-25T16:02:42Z"/>
              </w:rPr>
            </w:pPr>
            <w:del w:id="1848" w:author="Changes 24 to 25 Oct" w:date="2026-10-25T16:02:42Z">
              <w:r>
                <w:rPr>
                  <w:kern w:val="0"/>
                  <w:sz w:val="18"/>
                  <w:szCs w:val="24"/>
                  <w:lang w:val="en-US" w:eastAsia="en-US" w:bidi="ar-SA"/>
                </w:rPr>
                <w:delText>Zalando</w:delText>
              </w:r>
            </w:del>
          </w:p>
        </w:tc>
        <w:tc>
          <w:tcPr>
            <w:tcW w:w="2025" w:type="dxa"/>
            <w:tcBorders/>
          </w:tcPr>
          <w:p>
            <w:pPr>
              <w:pStyle w:val="Compact"/>
              <w:keepNext w:val="true"/>
              <w:widowControl/>
              <w:spacing w:lineRule="exact" w:line="220" w:before="0" w:after="0"/>
              <w:jc w:val="left"/>
              <w:rPr>
                <w:kern w:val="0"/>
                <w:szCs w:val="24"/>
                <w:lang w:val="en-US" w:eastAsia="en-US" w:bidi="ar-SA"/>
                <w:del w:id="1851" w:author="Changes 24 to 25 Oct" w:date="2026-10-25T16:02:42Z"/>
              </w:rPr>
            </w:pPr>
            <w:del w:id="1850" w:author="Changes 24 to 25 Oct" w:date="2026-10-25T16:02:42Z">
              <w:r>
                <w:rPr>
                  <w:kern w:val="0"/>
                  <w:sz w:val="18"/>
                  <w:szCs w:val="24"/>
                  <w:lang w:val="en-US" w:eastAsia="en-US" w:bidi="ar-SA"/>
                </w:rPr>
                <w:delText>Chosen first</w:delText>
              </w:r>
            </w:del>
          </w:p>
        </w:tc>
        <w:tc>
          <w:tcPr>
            <w:tcW w:w="890" w:type="dxa"/>
            <w:tcBorders/>
          </w:tcPr>
          <w:p>
            <w:pPr>
              <w:pStyle w:val="Compact"/>
              <w:keepNext w:val="true"/>
              <w:widowControl/>
              <w:spacing w:lineRule="exact" w:line="220" w:before="0" w:after="0"/>
              <w:jc w:val="left"/>
              <w:rPr>
                <w:kern w:val="0"/>
                <w:szCs w:val="24"/>
                <w:lang w:val="en-US" w:eastAsia="en-US" w:bidi="ar-SA"/>
                <w:del w:id="1853" w:author="Changes 24 to 25 Oct" w:date="2026-10-25T16:02:42Z"/>
              </w:rPr>
            </w:pPr>
            <w:del w:id="1852" w:author="Changes 24 to 25 Oct" w:date="2026-10-25T16:02:42Z">
              <w:r>
                <w:rPr>
                  <w:kern w:val="0"/>
                  <w:sz w:val="18"/>
                  <w:szCs w:val="24"/>
                  <w:lang w:val="en-US" w:eastAsia="en-US" w:bidi="ar-SA"/>
                </w:rPr>
                <w:delText>4</w:delText>
              </w:r>
            </w:del>
          </w:p>
        </w:tc>
        <w:tc>
          <w:tcPr>
            <w:tcW w:w="3969" w:type="dxa"/>
            <w:tcBorders/>
          </w:tcPr>
          <w:p>
            <w:pPr>
              <w:pStyle w:val="Compact"/>
              <w:keepNext w:val="true"/>
              <w:widowControl/>
              <w:spacing w:lineRule="exact" w:line="220" w:before="0" w:after="0"/>
              <w:jc w:val="left"/>
              <w:rPr>
                <w:kern w:val="0"/>
                <w:szCs w:val="24"/>
                <w:lang w:val="en-US" w:eastAsia="en-US" w:bidi="ar-SA"/>
                <w:del w:id="1855" w:author="Changes 24 to 25 Oct" w:date="2026-10-25T16:02:42Z"/>
              </w:rPr>
            </w:pPr>
            <w:del w:id="1854" w:author="Changes 24 to 25 Oct" w:date="2026-10-25T16:02:42Z">
              <w:r>
                <w:rPr>
                  <w:kern w:val="0"/>
                  <w:sz w:val="18"/>
                  <w:szCs w:val="24"/>
                  <w:lang w:val="en-US" w:eastAsia="en-US" w:bidi="ar-SA"/>
                </w:rPr>
                <w:delText>0.02</w:delText>
              </w:r>
            </w:del>
          </w:p>
        </w:tc>
      </w:tr>
      <w:tr>
        <w:trPr>
          <w:del w:id="1856" w:author="Changes 24 to 25 Oct" w:date="2026-10-25T16:02:42Z"/>
          <w:cantSplit w:val="true"/>
        </w:trPr>
        <w:tc>
          <w:tcPr>
            <w:tcW w:w="1620" w:type="dxa"/>
            <w:tcBorders>
              <w:bottom w:val="single" w:sz="8" w:space="0" w:color="000000"/>
            </w:tcBorders>
          </w:tcPr>
          <w:p>
            <w:pPr>
              <w:pStyle w:val="Compact"/>
              <w:widowControl/>
              <w:spacing w:lineRule="exact" w:line="220" w:before="0" w:after="0"/>
              <w:jc w:val="left"/>
              <w:rPr>
                <w:kern w:val="0"/>
                <w:szCs w:val="24"/>
                <w:lang w:val="en-US" w:eastAsia="en-US" w:bidi="ar-SA"/>
                <w:del w:id="1858" w:author="Changes 24 to 25 Oct" w:date="2026-10-25T16:02:42Z"/>
              </w:rPr>
            </w:pPr>
            <w:del w:id="1857" w:author="Changes 24 to 25 Oct" w:date="2026-10-25T16:02:42Z">
              <w:r>
                <w:rPr>
                  <w:kern w:val="0"/>
                  <w:sz w:val="18"/>
                  <w:szCs w:val="24"/>
                  <w:lang w:val="en-US" w:eastAsia="en-US" w:bidi="ar-SA"/>
                </w:rPr>
                <w:delText>eBay</w:delText>
              </w:r>
            </w:del>
          </w:p>
        </w:tc>
        <w:tc>
          <w:tcPr>
            <w:tcW w:w="2025" w:type="dxa"/>
            <w:tcBorders>
              <w:bottom w:val="single" w:sz="8" w:space="0" w:color="000000"/>
            </w:tcBorders>
          </w:tcPr>
          <w:p>
            <w:pPr>
              <w:pStyle w:val="Compact"/>
              <w:widowControl/>
              <w:spacing w:lineRule="exact" w:line="220" w:before="0" w:after="0"/>
              <w:jc w:val="left"/>
              <w:rPr>
                <w:kern w:val="0"/>
                <w:szCs w:val="24"/>
                <w:lang w:val="en-US" w:eastAsia="en-US" w:bidi="ar-SA"/>
                <w:del w:id="1860" w:author="Changes 24 to 25 Oct" w:date="2026-10-25T16:02:42Z"/>
              </w:rPr>
            </w:pPr>
            <w:del w:id="1859" w:author="Changes 24 to 25 Oct" w:date="2026-10-25T16:02:42Z">
              <w:r>
                <w:rPr>
                  <w:kern w:val="0"/>
                  <w:sz w:val="18"/>
                  <w:szCs w:val="24"/>
                  <w:lang w:val="en-US" w:eastAsia="en-US" w:bidi="ar-SA"/>
                </w:rPr>
                <w:delText>Chosen first</w:delText>
              </w:r>
            </w:del>
          </w:p>
        </w:tc>
        <w:tc>
          <w:tcPr>
            <w:tcW w:w="890" w:type="dxa"/>
            <w:tcBorders>
              <w:bottom w:val="single" w:sz="8" w:space="0" w:color="000000"/>
            </w:tcBorders>
          </w:tcPr>
          <w:p>
            <w:pPr>
              <w:pStyle w:val="Compact"/>
              <w:widowControl/>
              <w:spacing w:lineRule="exact" w:line="220" w:before="0" w:after="0"/>
              <w:jc w:val="left"/>
              <w:rPr>
                <w:kern w:val="0"/>
                <w:szCs w:val="24"/>
                <w:lang w:val="en-US" w:eastAsia="en-US" w:bidi="ar-SA"/>
                <w:del w:id="1862" w:author="Changes 24 to 25 Oct" w:date="2026-10-25T16:02:42Z"/>
              </w:rPr>
            </w:pPr>
            <w:del w:id="1861" w:author="Changes 24 to 25 Oct" w:date="2026-10-25T16:02:42Z">
              <w:r>
                <w:rPr>
                  <w:kern w:val="0"/>
                  <w:sz w:val="18"/>
                  <w:szCs w:val="24"/>
                  <w:lang w:val="en-US" w:eastAsia="en-US" w:bidi="ar-SA"/>
                </w:rPr>
                <w:delText>4</w:delText>
              </w:r>
            </w:del>
          </w:p>
        </w:tc>
        <w:tc>
          <w:tcPr>
            <w:tcW w:w="3969" w:type="dxa"/>
            <w:tcBorders>
              <w:bottom w:val="single" w:sz="8" w:space="0" w:color="000000"/>
            </w:tcBorders>
          </w:tcPr>
          <w:p>
            <w:pPr>
              <w:pStyle w:val="Compact"/>
              <w:widowControl/>
              <w:spacing w:lineRule="exact" w:line="220" w:before="0" w:after="0"/>
              <w:jc w:val="left"/>
              <w:rPr>
                <w:kern w:val="0"/>
                <w:szCs w:val="24"/>
                <w:lang w:val="en-US" w:eastAsia="en-US" w:bidi="ar-SA"/>
                <w:del w:id="1864" w:author="Changes 24 to 25 Oct" w:date="2026-10-25T16:02:42Z"/>
              </w:rPr>
            </w:pPr>
            <w:del w:id="1863" w:author="Changes 24 to 25 Oct" w:date="2026-10-25T16:02:42Z">
              <w:r>
                <w:rPr>
                  <w:kern w:val="0"/>
                  <w:sz w:val="18"/>
                  <w:szCs w:val="24"/>
                  <w:lang w:val="en-US" w:eastAsia="en-US" w:bidi="ar-SA"/>
                </w:rPr>
                <w:delText>0.03</w:delText>
              </w:r>
            </w:del>
          </w:p>
        </w:tc>
      </w:tr>
    </w:tbl>
    <w:p>
      <w:pPr>
        <w:pStyle w:val="BodyText"/>
        <w:spacing w:before="160" w:after="120"/>
        <w:rPr>
          <w:del w:id="1866" w:author="Changes 24 to 25 Oct" w:date="2026-10-25T16:02:42Z"/>
        </w:rPr>
      </w:pPr>
      <w:del w:id="1865" w:author="Changes 24 to 25 Oct" w:date="2026-10-25T16:02:42Z">
        <w:bookmarkStart w:id="94" w:name="a.1-the-foreign-group-27-platforms"/>
        <w:r>
          <w:rPr/>
          <w:delText>Left out after examination: Dingdong, JD.com, Jumei, Liquidity Services, Newegg and Vipshop, because their own goods are most of revenue in every year; and four platforms that disclose no transaction value (Nebius Group, formerly Yandex; Trip.com; Tuniu; and Uxin).</w:delText>
        </w:r>
      </w:del>
      <w:bookmarkEnd w:id="94"/>
    </w:p>
    <w:p>
      <w:pPr>
        <w:pStyle w:val="Heading3"/>
        <w:rPr>
          <w:del w:id="1868" w:author="Changes 24 to 25 Oct" w:date="2026-10-25T16:02:42Z"/>
        </w:rPr>
      </w:pPr>
      <w:del w:id="1867" w:author="Changes 24 to 25 Oct" w:date="2026-10-25T16:02:42Z">
        <w:r>
          <w:rPr/>
          <w:delText>A.2 The Indonesian and regional group</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800"/>
        <w:gridCol w:w="682"/>
        <w:gridCol w:w="3042"/>
        <w:gridCol w:w="2980"/>
      </w:tblGrid>
      <w:tr>
        <w:trPr>
          <w:tblHeader w:val="true"/>
          <w:del w:id="1869" w:author="Changes 24 to 25 Oct" w:date="2026-10-25T16:02:42Z"/>
          <w:cantSplit w:val="true"/>
        </w:trPr>
        <w:tc>
          <w:tcPr>
            <w:tcW w:w="180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871" w:author="Changes 24 to 25 Oct" w:date="2026-10-25T16:02:42Z"/>
              </w:rPr>
            </w:pPr>
            <w:del w:id="1870" w:author="Changes 24 to 25 Oct" w:date="2026-10-25T16:02:42Z">
              <w:r>
                <w:rPr>
                  <w:b/>
                  <w:kern w:val="0"/>
                  <w:sz w:val="18"/>
                  <w:szCs w:val="24"/>
                  <w:lang w:val="en-US" w:eastAsia="en-US" w:bidi="ar-SA"/>
                </w:rPr>
                <w:delText>Platform</w:delText>
              </w:r>
            </w:del>
          </w:p>
        </w:tc>
        <w:tc>
          <w:tcPr>
            <w:tcW w:w="68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873" w:author="Changes 24 to 25 Oct" w:date="2026-10-25T16:02:42Z"/>
              </w:rPr>
            </w:pPr>
            <w:del w:id="1872" w:author="Changes 24 to 25 Oct" w:date="2026-10-25T16:02:42Z">
              <w:r>
                <w:rPr>
                  <w:b/>
                  <w:kern w:val="0"/>
                  <w:sz w:val="18"/>
                  <w:szCs w:val="24"/>
                  <w:lang w:val="en-US" w:eastAsia="en-US" w:bidi="ar-SA"/>
                </w:rPr>
                <w:delText>Pairs</w:delText>
              </w:r>
            </w:del>
          </w:p>
        </w:tc>
        <w:tc>
          <w:tcPr>
            <w:tcW w:w="304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875" w:author="Changes 24 to 25 Oct" w:date="2026-10-25T16:02:42Z"/>
              </w:rPr>
            </w:pPr>
            <w:del w:id="1874" w:author="Changes 24 to 25 Oct" w:date="2026-10-25T16:02:42Z">
              <w:r>
                <w:rPr>
                  <w:b/>
                  <w:kern w:val="0"/>
                  <w:sz w:val="18"/>
                  <w:szCs w:val="24"/>
                  <w:lang w:val="en-US" w:eastAsia="en-US" w:bidi="ar-SA"/>
                </w:rPr>
                <w:delText>Median size of yearly change in log take rate</w:delText>
              </w:r>
            </w:del>
          </w:p>
        </w:tc>
        <w:tc>
          <w:tcPr>
            <w:tcW w:w="298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877" w:author="Changes 24 to 25 Oct" w:date="2026-10-25T16:02:42Z"/>
              </w:rPr>
            </w:pPr>
            <w:del w:id="1876" w:author="Changes 24 to 25 Oct" w:date="2026-10-25T16:02:42Z">
              <w:r>
                <w:rPr>
                  <w:b/>
                  <w:kern w:val="0"/>
                  <w:sz w:val="18"/>
                  <w:szCs w:val="24"/>
                  <w:lang w:val="en-US" w:eastAsia="en-US" w:bidi="ar-SA"/>
                </w:rPr>
                <w:delText>Share of pairs with a change of 0.10 or less</w:delText>
              </w:r>
            </w:del>
          </w:p>
        </w:tc>
      </w:tr>
      <w:tr>
        <w:trPr>
          <w:del w:id="1878"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del w:id="1880" w:author="Changes 24 to 25 Oct" w:date="2026-10-25T16:02:42Z"/>
              </w:rPr>
            </w:pPr>
            <w:del w:id="1879" w:author="Changes 24 to 25 Oct" w:date="2026-10-25T16:02:42Z">
              <w:r>
                <w:rPr>
                  <w:kern w:val="0"/>
                  <w:sz w:val="18"/>
                  <w:szCs w:val="24"/>
                  <w:lang w:val="en-US" w:eastAsia="en-US" w:bidi="ar-SA"/>
                </w:rPr>
                <w:delText>Blibli third-party retail</w:delText>
              </w:r>
            </w:del>
          </w:p>
        </w:tc>
        <w:tc>
          <w:tcPr>
            <w:tcW w:w="682" w:type="dxa"/>
            <w:tcBorders/>
          </w:tcPr>
          <w:p>
            <w:pPr>
              <w:pStyle w:val="Compact"/>
              <w:keepNext w:val="true"/>
              <w:widowControl/>
              <w:spacing w:lineRule="exact" w:line="220" w:before="0" w:after="0"/>
              <w:jc w:val="left"/>
              <w:rPr>
                <w:kern w:val="0"/>
                <w:szCs w:val="24"/>
                <w:lang w:val="en-US" w:eastAsia="en-US" w:bidi="ar-SA"/>
                <w:del w:id="1882" w:author="Changes 24 to 25 Oct" w:date="2026-10-25T16:02:42Z"/>
              </w:rPr>
            </w:pPr>
            <w:del w:id="1881" w:author="Changes 24 to 25 Oct" w:date="2026-10-25T16:02:42Z">
              <w:r>
                <w:rPr>
                  <w:kern w:val="0"/>
                  <w:sz w:val="18"/>
                  <w:szCs w:val="24"/>
                  <w:lang w:val="en-US" w:eastAsia="en-US" w:bidi="ar-SA"/>
                </w:rPr>
                <w:delText>4</w:delText>
              </w:r>
            </w:del>
          </w:p>
        </w:tc>
        <w:tc>
          <w:tcPr>
            <w:tcW w:w="3042" w:type="dxa"/>
            <w:tcBorders/>
          </w:tcPr>
          <w:p>
            <w:pPr>
              <w:pStyle w:val="Compact"/>
              <w:keepNext w:val="true"/>
              <w:widowControl/>
              <w:spacing w:lineRule="exact" w:line="220" w:before="0" w:after="0"/>
              <w:jc w:val="left"/>
              <w:rPr>
                <w:kern w:val="0"/>
                <w:szCs w:val="24"/>
                <w:lang w:val="en-US" w:eastAsia="en-US" w:bidi="ar-SA"/>
                <w:del w:id="1884" w:author="Changes 24 to 25 Oct" w:date="2026-10-25T16:02:42Z"/>
              </w:rPr>
            </w:pPr>
            <w:del w:id="1883" w:author="Changes 24 to 25 Oct" w:date="2026-10-25T16:02:42Z">
              <w:r>
                <w:rPr>
                  <w:kern w:val="0"/>
                  <w:sz w:val="18"/>
                  <w:szCs w:val="24"/>
                  <w:lang w:val="en-US" w:eastAsia="en-US" w:bidi="ar-SA"/>
                </w:rPr>
                <w:delText>0.25</w:delText>
              </w:r>
            </w:del>
          </w:p>
        </w:tc>
        <w:tc>
          <w:tcPr>
            <w:tcW w:w="2980" w:type="dxa"/>
            <w:tcBorders/>
          </w:tcPr>
          <w:p>
            <w:pPr>
              <w:pStyle w:val="Compact"/>
              <w:keepNext w:val="true"/>
              <w:widowControl/>
              <w:spacing w:lineRule="exact" w:line="220" w:before="0" w:after="0"/>
              <w:jc w:val="left"/>
              <w:rPr>
                <w:kern w:val="0"/>
                <w:szCs w:val="24"/>
                <w:lang w:val="en-US" w:eastAsia="en-US" w:bidi="ar-SA"/>
                <w:del w:id="1886" w:author="Changes 24 to 25 Oct" w:date="2026-10-25T16:02:42Z"/>
              </w:rPr>
            </w:pPr>
            <w:del w:id="1885" w:author="Changes 24 to 25 Oct" w:date="2026-10-25T16:02:42Z">
              <w:r>
                <w:rPr>
                  <w:kern w:val="0"/>
                  <w:sz w:val="18"/>
                  <w:szCs w:val="24"/>
                  <w:lang w:val="en-US" w:eastAsia="en-US" w:bidi="ar-SA"/>
                </w:rPr>
                <w:delText>0.00</w:delText>
              </w:r>
            </w:del>
          </w:p>
        </w:tc>
      </w:tr>
      <w:tr>
        <w:trPr>
          <w:del w:id="1887"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del w:id="1889" w:author="Changes 24 to 25 Oct" w:date="2026-10-25T16:02:42Z"/>
              </w:rPr>
            </w:pPr>
            <w:del w:id="1888" w:author="Changes 24 to 25 Oct" w:date="2026-10-25T16:02:42Z">
              <w:r>
                <w:rPr>
                  <w:kern w:val="0"/>
                  <w:sz w:val="18"/>
                  <w:szCs w:val="24"/>
                  <w:lang w:val="en-US" w:eastAsia="en-US" w:bidi="ar-SA"/>
                </w:rPr>
                <w:delText>Bukalapak Group</w:delText>
              </w:r>
            </w:del>
          </w:p>
        </w:tc>
        <w:tc>
          <w:tcPr>
            <w:tcW w:w="682" w:type="dxa"/>
            <w:tcBorders/>
          </w:tcPr>
          <w:p>
            <w:pPr>
              <w:pStyle w:val="Compact"/>
              <w:keepNext w:val="true"/>
              <w:widowControl/>
              <w:spacing w:lineRule="exact" w:line="220" w:before="0" w:after="0"/>
              <w:jc w:val="left"/>
              <w:rPr>
                <w:kern w:val="0"/>
                <w:szCs w:val="24"/>
                <w:lang w:val="en-US" w:eastAsia="en-US" w:bidi="ar-SA"/>
                <w:del w:id="1891" w:author="Changes 24 to 25 Oct" w:date="2026-10-25T16:02:42Z"/>
              </w:rPr>
            </w:pPr>
            <w:del w:id="1890" w:author="Changes 24 to 25 Oct" w:date="2026-10-25T16:02:42Z">
              <w:r>
                <w:rPr>
                  <w:kern w:val="0"/>
                  <w:sz w:val="18"/>
                  <w:szCs w:val="24"/>
                  <w:lang w:val="en-US" w:eastAsia="en-US" w:bidi="ar-SA"/>
                </w:rPr>
                <w:delText>3</w:delText>
              </w:r>
            </w:del>
          </w:p>
        </w:tc>
        <w:tc>
          <w:tcPr>
            <w:tcW w:w="3042" w:type="dxa"/>
            <w:tcBorders/>
          </w:tcPr>
          <w:p>
            <w:pPr>
              <w:pStyle w:val="Compact"/>
              <w:keepNext w:val="true"/>
              <w:widowControl/>
              <w:spacing w:lineRule="exact" w:line="220" w:before="0" w:after="0"/>
              <w:jc w:val="left"/>
              <w:rPr>
                <w:kern w:val="0"/>
                <w:szCs w:val="24"/>
                <w:lang w:val="en-US" w:eastAsia="en-US" w:bidi="ar-SA"/>
                <w:del w:id="1893" w:author="Changes 24 to 25 Oct" w:date="2026-10-25T16:02:42Z"/>
              </w:rPr>
            </w:pPr>
            <w:del w:id="1892" w:author="Changes 24 to 25 Oct" w:date="2026-10-25T16:02:42Z">
              <w:r>
                <w:rPr>
                  <w:kern w:val="0"/>
                  <w:sz w:val="18"/>
                  <w:szCs w:val="24"/>
                  <w:lang w:val="en-US" w:eastAsia="en-US" w:bidi="ar-SA"/>
                </w:rPr>
                <w:delText>0.14</w:delText>
              </w:r>
            </w:del>
          </w:p>
        </w:tc>
        <w:tc>
          <w:tcPr>
            <w:tcW w:w="2980" w:type="dxa"/>
            <w:tcBorders/>
          </w:tcPr>
          <w:p>
            <w:pPr>
              <w:pStyle w:val="Compact"/>
              <w:keepNext w:val="true"/>
              <w:widowControl/>
              <w:spacing w:lineRule="exact" w:line="220" w:before="0" w:after="0"/>
              <w:jc w:val="left"/>
              <w:rPr>
                <w:kern w:val="0"/>
                <w:szCs w:val="24"/>
                <w:lang w:val="en-US" w:eastAsia="en-US" w:bidi="ar-SA"/>
                <w:del w:id="1895" w:author="Changes 24 to 25 Oct" w:date="2026-10-25T16:02:42Z"/>
              </w:rPr>
            </w:pPr>
            <w:del w:id="1894" w:author="Changes 24 to 25 Oct" w:date="2026-10-25T16:02:42Z">
              <w:r>
                <w:rPr>
                  <w:kern w:val="0"/>
                  <w:sz w:val="18"/>
                  <w:szCs w:val="24"/>
                  <w:lang w:val="en-US" w:eastAsia="en-US" w:bidi="ar-SA"/>
                </w:rPr>
                <w:delText>0.33</w:delText>
              </w:r>
            </w:del>
          </w:p>
        </w:tc>
      </w:tr>
      <w:tr>
        <w:trPr>
          <w:del w:id="1896"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del w:id="1898" w:author="Changes 24 to 25 Oct" w:date="2026-10-25T16:02:42Z"/>
              </w:rPr>
            </w:pPr>
            <w:del w:id="1897" w:author="Changes 24 to 25 Oct" w:date="2026-10-25T16:02:42Z">
              <w:r>
                <w:rPr>
                  <w:kern w:val="0"/>
                  <w:sz w:val="18"/>
                  <w:szCs w:val="24"/>
                  <w:lang w:val="en-US" w:eastAsia="en-US" w:bidi="ar-SA"/>
                </w:rPr>
                <w:delText>GoTo on-demand</w:delText>
              </w:r>
            </w:del>
          </w:p>
        </w:tc>
        <w:tc>
          <w:tcPr>
            <w:tcW w:w="682" w:type="dxa"/>
            <w:tcBorders/>
          </w:tcPr>
          <w:p>
            <w:pPr>
              <w:pStyle w:val="Compact"/>
              <w:keepNext w:val="true"/>
              <w:widowControl/>
              <w:spacing w:lineRule="exact" w:line="220" w:before="0" w:after="0"/>
              <w:jc w:val="left"/>
              <w:rPr>
                <w:kern w:val="0"/>
                <w:szCs w:val="24"/>
                <w:lang w:val="en-US" w:eastAsia="en-US" w:bidi="ar-SA"/>
                <w:del w:id="1900" w:author="Changes 24 to 25 Oct" w:date="2026-10-25T16:02:42Z"/>
              </w:rPr>
            </w:pPr>
            <w:del w:id="1899" w:author="Changes 24 to 25 Oct" w:date="2026-10-25T16:02:42Z">
              <w:r>
                <w:rPr>
                  <w:kern w:val="0"/>
                  <w:sz w:val="18"/>
                  <w:szCs w:val="24"/>
                  <w:lang w:val="en-US" w:eastAsia="en-US" w:bidi="ar-SA"/>
                </w:rPr>
                <w:delText>3</w:delText>
              </w:r>
            </w:del>
          </w:p>
        </w:tc>
        <w:tc>
          <w:tcPr>
            <w:tcW w:w="3042" w:type="dxa"/>
            <w:tcBorders/>
          </w:tcPr>
          <w:p>
            <w:pPr>
              <w:pStyle w:val="Compact"/>
              <w:keepNext w:val="true"/>
              <w:widowControl/>
              <w:spacing w:lineRule="exact" w:line="220" w:before="0" w:after="0"/>
              <w:jc w:val="left"/>
              <w:rPr>
                <w:kern w:val="0"/>
                <w:szCs w:val="24"/>
                <w:lang w:val="en-US" w:eastAsia="en-US" w:bidi="ar-SA"/>
                <w:del w:id="1902" w:author="Changes 24 to 25 Oct" w:date="2026-10-25T16:02:42Z"/>
              </w:rPr>
            </w:pPr>
            <w:del w:id="1901" w:author="Changes 24 to 25 Oct" w:date="2026-10-25T16:02:42Z">
              <w:r>
                <w:rPr>
                  <w:kern w:val="0"/>
                  <w:sz w:val="18"/>
                  <w:szCs w:val="24"/>
                  <w:lang w:val="en-US" w:eastAsia="en-US" w:bidi="ar-SA"/>
                </w:rPr>
                <w:delText>0.09</w:delText>
              </w:r>
            </w:del>
          </w:p>
        </w:tc>
        <w:tc>
          <w:tcPr>
            <w:tcW w:w="2980" w:type="dxa"/>
            <w:tcBorders/>
          </w:tcPr>
          <w:p>
            <w:pPr>
              <w:pStyle w:val="Compact"/>
              <w:keepNext w:val="true"/>
              <w:widowControl/>
              <w:spacing w:lineRule="exact" w:line="220" w:before="0" w:after="0"/>
              <w:jc w:val="left"/>
              <w:rPr>
                <w:kern w:val="0"/>
                <w:szCs w:val="24"/>
                <w:lang w:val="en-US" w:eastAsia="en-US" w:bidi="ar-SA"/>
                <w:del w:id="1904" w:author="Changes 24 to 25 Oct" w:date="2026-10-25T16:02:42Z"/>
              </w:rPr>
            </w:pPr>
            <w:del w:id="1903" w:author="Changes 24 to 25 Oct" w:date="2026-10-25T16:02:42Z">
              <w:r>
                <w:rPr>
                  <w:kern w:val="0"/>
                  <w:sz w:val="18"/>
                  <w:szCs w:val="24"/>
                  <w:lang w:val="en-US" w:eastAsia="en-US" w:bidi="ar-SA"/>
                </w:rPr>
                <w:delText>0.67</w:delText>
              </w:r>
            </w:del>
          </w:p>
        </w:tc>
      </w:tr>
      <w:tr>
        <w:trPr>
          <w:del w:id="1905"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del w:id="1907" w:author="Changes 24 to 25 Oct" w:date="2026-10-25T16:02:42Z"/>
              </w:rPr>
            </w:pPr>
            <w:del w:id="1906" w:author="Changes 24 to 25 Oct" w:date="2026-10-25T16:02:42Z">
              <w:r>
                <w:rPr>
                  <w:kern w:val="0"/>
                  <w:sz w:val="18"/>
                  <w:szCs w:val="24"/>
                  <w:lang w:val="en-US" w:eastAsia="en-US" w:bidi="ar-SA"/>
                </w:rPr>
                <w:delText>Grab on-demand</w:delText>
              </w:r>
            </w:del>
          </w:p>
        </w:tc>
        <w:tc>
          <w:tcPr>
            <w:tcW w:w="682" w:type="dxa"/>
            <w:tcBorders/>
          </w:tcPr>
          <w:p>
            <w:pPr>
              <w:pStyle w:val="Compact"/>
              <w:keepNext w:val="true"/>
              <w:widowControl/>
              <w:spacing w:lineRule="exact" w:line="220" w:before="0" w:after="0"/>
              <w:jc w:val="left"/>
              <w:rPr>
                <w:kern w:val="0"/>
                <w:szCs w:val="24"/>
                <w:lang w:val="en-US" w:eastAsia="en-US" w:bidi="ar-SA"/>
                <w:del w:id="1909" w:author="Changes 24 to 25 Oct" w:date="2026-10-25T16:02:42Z"/>
              </w:rPr>
            </w:pPr>
            <w:del w:id="1908" w:author="Changes 24 to 25 Oct" w:date="2026-10-25T16:02:42Z">
              <w:r>
                <w:rPr>
                  <w:kern w:val="0"/>
                  <w:sz w:val="18"/>
                  <w:szCs w:val="24"/>
                  <w:lang w:val="en-US" w:eastAsia="en-US" w:bidi="ar-SA"/>
                </w:rPr>
                <w:delText>4</w:delText>
              </w:r>
            </w:del>
          </w:p>
        </w:tc>
        <w:tc>
          <w:tcPr>
            <w:tcW w:w="3042" w:type="dxa"/>
            <w:tcBorders/>
          </w:tcPr>
          <w:p>
            <w:pPr>
              <w:pStyle w:val="Compact"/>
              <w:keepNext w:val="true"/>
              <w:widowControl/>
              <w:spacing w:lineRule="exact" w:line="220" w:before="0" w:after="0"/>
              <w:jc w:val="left"/>
              <w:rPr>
                <w:kern w:val="0"/>
                <w:szCs w:val="24"/>
                <w:lang w:val="en-US" w:eastAsia="en-US" w:bidi="ar-SA"/>
                <w:del w:id="1911" w:author="Changes 24 to 25 Oct" w:date="2026-10-25T16:02:42Z"/>
              </w:rPr>
            </w:pPr>
            <w:del w:id="1910" w:author="Changes 24 to 25 Oct" w:date="2026-10-25T16:02:42Z">
              <w:r>
                <w:rPr>
                  <w:kern w:val="0"/>
                  <w:sz w:val="18"/>
                  <w:szCs w:val="24"/>
                  <w:lang w:val="en-US" w:eastAsia="en-US" w:bidi="ar-SA"/>
                </w:rPr>
                <w:delText>0.20</w:delText>
              </w:r>
            </w:del>
          </w:p>
        </w:tc>
        <w:tc>
          <w:tcPr>
            <w:tcW w:w="2980" w:type="dxa"/>
            <w:tcBorders/>
          </w:tcPr>
          <w:p>
            <w:pPr>
              <w:pStyle w:val="Compact"/>
              <w:keepNext w:val="true"/>
              <w:widowControl/>
              <w:spacing w:lineRule="exact" w:line="220" w:before="0" w:after="0"/>
              <w:jc w:val="left"/>
              <w:rPr>
                <w:kern w:val="0"/>
                <w:szCs w:val="24"/>
                <w:lang w:val="en-US" w:eastAsia="en-US" w:bidi="ar-SA"/>
                <w:del w:id="1913" w:author="Changes 24 to 25 Oct" w:date="2026-10-25T16:02:42Z"/>
              </w:rPr>
            </w:pPr>
            <w:del w:id="1912" w:author="Changes 24 to 25 Oct" w:date="2026-10-25T16:02:42Z">
              <w:r>
                <w:rPr>
                  <w:kern w:val="0"/>
                  <w:sz w:val="18"/>
                  <w:szCs w:val="24"/>
                  <w:lang w:val="en-US" w:eastAsia="en-US" w:bidi="ar-SA"/>
                </w:rPr>
                <w:delText>0.50</w:delText>
              </w:r>
            </w:del>
          </w:p>
        </w:tc>
      </w:tr>
      <w:tr>
        <w:trPr>
          <w:del w:id="1914" w:author="Changes 24 to 25 Oct" w:date="2026-10-25T16:02:42Z"/>
          <w:cantSplit w:val="true"/>
        </w:trPr>
        <w:tc>
          <w:tcPr>
            <w:tcW w:w="1800" w:type="dxa"/>
            <w:tcBorders>
              <w:bottom w:val="single" w:sz="8" w:space="0" w:color="000000"/>
            </w:tcBorders>
          </w:tcPr>
          <w:p>
            <w:pPr>
              <w:pStyle w:val="Compact"/>
              <w:widowControl/>
              <w:spacing w:lineRule="exact" w:line="220" w:before="0" w:after="0"/>
              <w:jc w:val="left"/>
              <w:rPr>
                <w:kern w:val="0"/>
                <w:szCs w:val="24"/>
                <w:lang w:val="en-US" w:eastAsia="en-US" w:bidi="ar-SA"/>
                <w:del w:id="1916" w:author="Changes 24 to 25 Oct" w:date="2026-10-25T16:02:42Z"/>
              </w:rPr>
            </w:pPr>
            <w:del w:id="1915" w:author="Changes 24 to 25 Oct" w:date="2026-10-25T16:02:42Z">
              <w:r>
                <w:rPr>
                  <w:kern w:val="0"/>
                  <w:sz w:val="18"/>
                  <w:szCs w:val="24"/>
                  <w:lang w:val="en-US" w:eastAsia="en-US" w:bidi="ar-SA"/>
                </w:rPr>
                <w:delText>Tokopedia</w:delText>
              </w:r>
            </w:del>
          </w:p>
        </w:tc>
        <w:tc>
          <w:tcPr>
            <w:tcW w:w="682" w:type="dxa"/>
            <w:tcBorders>
              <w:bottom w:val="single" w:sz="8" w:space="0" w:color="000000"/>
            </w:tcBorders>
          </w:tcPr>
          <w:p>
            <w:pPr>
              <w:pStyle w:val="Compact"/>
              <w:widowControl/>
              <w:spacing w:lineRule="exact" w:line="220" w:before="0" w:after="0"/>
              <w:jc w:val="left"/>
              <w:rPr>
                <w:kern w:val="0"/>
                <w:szCs w:val="24"/>
                <w:lang w:val="en-US" w:eastAsia="en-US" w:bidi="ar-SA"/>
                <w:del w:id="1918" w:author="Changes 24 to 25 Oct" w:date="2026-10-25T16:02:42Z"/>
              </w:rPr>
            </w:pPr>
            <w:del w:id="1917" w:author="Changes 24 to 25 Oct" w:date="2026-10-25T16:02:42Z">
              <w:r>
                <w:rPr>
                  <w:kern w:val="0"/>
                  <w:sz w:val="18"/>
                  <w:szCs w:val="24"/>
                  <w:lang w:val="en-US" w:eastAsia="en-US" w:bidi="ar-SA"/>
                </w:rPr>
                <w:delText>1</w:delText>
              </w:r>
            </w:del>
          </w:p>
        </w:tc>
        <w:tc>
          <w:tcPr>
            <w:tcW w:w="3042" w:type="dxa"/>
            <w:tcBorders>
              <w:bottom w:val="single" w:sz="8" w:space="0" w:color="000000"/>
            </w:tcBorders>
          </w:tcPr>
          <w:p>
            <w:pPr>
              <w:pStyle w:val="Compact"/>
              <w:widowControl/>
              <w:spacing w:lineRule="exact" w:line="220" w:before="0" w:after="0"/>
              <w:jc w:val="left"/>
              <w:rPr>
                <w:kern w:val="0"/>
                <w:szCs w:val="24"/>
                <w:lang w:val="en-US" w:eastAsia="en-US" w:bidi="ar-SA"/>
                <w:del w:id="1920" w:author="Changes 24 to 25 Oct" w:date="2026-10-25T16:02:42Z"/>
              </w:rPr>
            </w:pPr>
            <w:del w:id="1919" w:author="Changes 24 to 25 Oct" w:date="2026-10-25T16:02:42Z">
              <w:r>
                <w:rPr>
                  <w:kern w:val="0"/>
                  <w:sz w:val="18"/>
                  <w:szCs w:val="24"/>
                  <w:lang w:val="en-US" w:eastAsia="en-US" w:bidi="ar-SA"/>
                </w:rPr>
                <w:delText>0.52</w:delText>
              </w:r>
            </w:del>
          </w:p>
        </w:tc>
        <w:tc>
          <w:tcPr>
            <w:tcW w:w="2980" w:type="dxa"/>
            <w:tcBorders>
              <w:bottom w:val="single" w:sz="8" w:space="0" w:color="000000"/>
            </w:tcBorders>
          </w:tcPr>
          <w:p>
            <w:pPr>
              <w:pStyle w:val="Compact"/>
              <w:widowControl/>
              <w:spacing w:lineRule="exact" w:line="220" w:before="0" w:after="0"/>
              <w:jc w:val="left"/>
              <w:rPr>
                <w:kern w:val="0"/>
                <w:szCs w:val="24"/>
                <w:lang w:val="en-US" w:eastAsia="en-US" w:bidi="ar-SA"/>
                <w:del w:id="1922" w:author="Changes 24 to 25 Oct" w:date="2026-10-25T16:02:42Z"/>
              </w:rPr>
            </w:pPr>
            <w:del w:id="1921" w:author="Changes 24 to 25 Oct" w:date="2026-10-25T16:02:42Z">
              <w:r>
                <w:rPr>
                  <w:kern w:val="0"/>
                  <w:sz w:val="18"/>
                  <w:szCs w:val="24"/>
                  <w:lang w:val="en-US" w:eastAsia="en-US" w:bidi="ar-SA"/>
                </w:rPr>
                <w:delText>0.00</w:delText>
              </w:r>
            </w:del>
            <w:bookmarkStart w:id="95" w:name="a.2-the-indonesian-and-regional-group"/>
            <w:bookmarkEnd w:id="95"/>
          </w:p>
        </w:tc>
      </w:tr>
    </w:tbl>
    <w:p>
      <w:pPr>
        <w:pStyle w:val="Heading3"/>
        <w:rPr>
          <w:del w:id="1924" w:author="Changes 24 to 25 Oct" w:date="2026-10-25T16:02:42Z"/>
        </w:rPr>
      </w:pPr>
      <w:del w:id="1923" w:author="Changes 24 to 25 Oct" w:date="2026-10-25T16:02:42Z">
        <w:r>
          <w:rPr/>
          <w:delText>A.3 The seven windows traced (Table 11 in full)</w:delText>
        </w:r>
      </w:del>
    </w:p>
    <w:p>
      <w:pPr>
        <w:pStyle w:val="FirstParagraph"/>
        <w:jc w:val="left"/>
        <w:rPr>
          <w:del w:id="1932" w:author="Changes 24 to 25 Oct" w:date="2026-10-25T16:02:42Z"/>
        </w:rPr>
      </w:pPr>
      <w:del w:id="1925" w:author="Changes 24 to 25 Oct" w:date="2026-10-25T16:02:42Z">
        <w:r>
          <w:rPr/>
          <w:delText xml:space="preserve">Shares are of the log growth of revenue. Source: </w:delText>
        </w:r>
      </w:del>
      <w:del w:id="1926" w:author="Changes 24 to 25 Oct" w:date="2026-10-25T16:02:42Z">
        <w:r>
          <w:rPr>
            <w:rStyle w:val="VerbatimChar"/>
          </w:rPr>
          <w:delText>tables/growth_decomposition.csv</w:delText>
        </w:r>
      </w:del>
      <w:del w:id="1927" w:author="Changes 24 to 25 Oct" w:date="2026-10-25T16:02:42Z">
        <w:r>
          <w:rPr/>
          <w:delText xml:space="preserve">, built from </w:delText>
        </w:r>
      </w:del>
      <w:del w:id="1928" w:author="Changes 24 to 25 Oct" w:date="2026-10-25T16:02:42Z">
        <w:r>
          <w:rPr>
            <w:rStyle w:val="VerbatimChar"/>
          </w:rPr>
          <w:delText>tables/l_panel.csv</w:delText>
        </w:r>
      </w:del>
      <w:del w:id="1929" w:author="Changes 24 to 25 Oct" w:date="2026-10-25T16:02:42Z">
        <w:r>
          <w:rPr/>
          <w:delText xml:space="preserve"> by </w:delText>
        </w:r>
      </w:del>
      <w:del w:id="1930" w:author="Changes 24 to 25 Oct" w:date="2026-10-25T16:02:42Z">
        <w:r>
          <w:rPr>
            <w:rStyle w:val="VerbatimChar"/>
          </w:rPr>
          <w:delText>growth_decomposition.py</w:delText>
        </w:r>
      </w:del>
      <w:del w:id="1931" w:author="Changes 24 to 25 Oct" w:date="2026-10-25T16:02:42Z">
        <w:r>
          <w:rPr/>
          <w:delText>.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082"/>
        <w:gridCol w:w="1085"/>
        <w:gridCol w:w="1519"/>
        <w:gridCol w:w="1041"/>
        <w:gridCol w:w="956"/>
        <w:gridCol w:w="940"/>
        <w:gridCol w:w="750"/>
        <w:gridCol w:w="1131"/>
      </w:tblGrid>
      <w:tr>
        <w:trPr>
          <w:tblHeader w:val="true"/>
          <w:del w:id="1933" w:author="Changes 24 to 25 Oct" w:date="2026-10-25T16:02:42Z"/>
          <w:cantSplit w:val="true"/>
        </w:trPr>
        <w:tc>
          <w:tcPr>
            <w:tcW w:w="108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35" w:author="Changes 24 to 25 Oct" w:date="2026-10-25T16:02:42Z"/>
              </w:rPr>
            </w:pPr>
            <w:del w:id="1934" w:author="Changes 24 to 25 Oct" w:date="2026-10-25T16:02:42Z">
              <w:r>
                <w:rPr>
                  <w:b/>
                  <w:kern w:val="0"/>
                  <w:sz w:val="18"/>
                  <w:szCs w:val="24"/>
                  <w:lang w:val="en-US" w:eastAsia="en-US" w:bidi="ar-SA"/>
                </w:rPr>
                <w:delText>Platform and window</w:delText>
              </w:r>
            </w:del>
          </w:p>
        </w:tc>
        <w:tc>
          <w:tcPr>
            <w:tcW w:w="108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37" w:author="Changes 24 to 25 Oct" w:date="2026-10-25T16:02:42Z"/>
              </w:rPr>
            </w:pPr>
            <w:del w:id="1936" w:author="Changes 24 to 25 Oct" w:date="2026-10-25T16:02:42Z">
              <w:r>
                <w:rPr>
                  <w:b/>
                  <w:kern w:val="0"/>
                  <w:sz w:val="18"/>
                  <w:szCs w:val="24"/>
                  <w:lang w:val="en-US" w:eastAsia="en-US" w:bidi="ar-SA"/>
                </w:rPr>
                <w:delText>Growth of revenue (%)</w:delText>
              </w:r>
            </w:del>
          </w:p>
        </w:tc>
        <w:tc>
          <w:tcPr>
            <w:tcW w:w="151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39" w:author="Changes 24 to 25 Oct" w:date="2026-10-25T16:02:42Z"/>
              </w:rPr>
            </w:pPr>
            <w:del w:id="1938" w:author="Changes 24 to 25 Oct" w:date="2026-10-25T16:02:42Z">
              <w:r>
                <w:rPr>
                  <w:b/>
                  <w:kern w:val="0"/>
                  <w:sz w:val="18"/>
                  <w:szCs w:val="24"/>
                  <w:lang w:val="en-US" w:eastAsia="en-US" w:bidi="ar-SA"/>
                </w:rPr>
                <w:delText>Growth of transaction value (%)</w:delText>
              </w:r>
            </w:del>
          </w:p>
        </w:tc>
        <w:tc>
          <w:tcPr>
            <w:tcW w:w="104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41" w:author="Changes 24 to 25 Oct" w:date="2026-10-25T16:02:42Z"/>
              </w:rPr>
            </w:pPr>
            <w:del w:id="1940" w:author="Changes 24 to 25 Oct" w:date="2026-10-25T16:02:42Z">
              <w:r>
                <w:rPr>
                  <w:b/>
                  <w:kern w:val="0"/>
                  <w:sz w:val="18"/>
                  <w:szCs w:val="24"/>
                  <w:lang w:val="en-US" w:eastAsia="en-US" w:bidi="ar-SA"/>
                </w:rPr>
                <w:delText>Take rate, start (%)</w:delText>
              </w:r>
            </w:del>
          </w:p>
        </w:tc>
        <w:tc>
          <w:tcPr>
            <w:tcW w:w="95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43" w:author="Changes 24 to 25 Oct" w:date="2026-10-25T16:02:42Z"/>
              </w:rPr>
            </w:pPr>
            <w:del w:id="1942" w:author="Changes 24 to 25 Oct" w:date="2026-10-25T16:02:42Z">
              <w:r>
                <w:rPr>
                  <w:b/>
                  <w:kern w:val="0"/>
                  <w:sz w:val="18"/>
                  <w:szCs w:val="24"/>
                  <w:lang w:val="en-US" w:eastAsia="en-US" w:bidi="ar-SA"/>
                </w:rPr>
                <w:delText>Take rate, end (%)</w:delText>
              </w:r>
            </w:del>
          </w:p>
        </w:tc>
        <w:tc>
          <w:tcPr>
            <w:tcW w:w="94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45" w:author="Changes 24 to 25 Oct" w:date="2026-10-25T16:02:42Z"/>
              </w:rPr>
            </w:pPr>
            <w:del w:id="1944" w:author="Changes 24 to 25 Oct" w:date="2026-10-25T16:02:42Z">
              <w:r>
                <w:rPr>
                  <w:b/>
                  <w:kern w:val="0"/>
                  <w:sz w:val="18"/>
                  <w:szCs w:val="24"/>
                  <w:lang w:val="en-US" w:eastAsia="en-US" w:bidi="ar-SA"/>
                </w:rPr>
                <w:delText>More commerce</w:delText>
              </w:r>
            </w:del>
          </w:p>
        </w:tc>
        <w:tc>
          <w:tcPr>
            <w:tcW w:w="75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47" w:author="Changes 24 to 25 Oct" w:date="2026-10-25T16:02:42Z"/>
              </w:rPr>
            </w:pPr>
            <w:del w:id="1946" w:author="Changes 24 to 25 Oct" w:date="2026-10-25T16:02:42Z">
              <w:r>
                <w:rPr>
                  <w:b/>
                  <w:kern w:val="0"/>
                  <w:sz w:val="18"/>
                  <w:szCs w:val="24"/>
                  <w:lang w:val="en-US" w:eastAsia="en-US" w:bidi="ar-SA"/>
                </w:rPr>
                <w:delText>Higher fees</w:delText>
              </w:r>
            </w:del>
          </w:p>
        </w:tc>
        <w:tc>
          <w:tcPr>
            <w:tcW w:w="113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1949" w:author="Changes 24 to 25 Oct" w:date="2026-10-25T16:02:42Z"/>
              </w:rPr>
            </w:pPr>
            <w:del w:id="1948" w:author="Changes 24 to 25 Oct" w:date="2026-10-25T16:02:42Z">
              <w:r>
                <w:rPr>
                  <w:b/>
                  <w:kern w:val="0"/>
                  <w:sz w:val="18"/>
                  <w:szCs w:val="24"/>
                  <w:lang w:val="en-US" w:eastAsia="en-US" w:bidi="ar-SA"/>
                </w:rPr>
                <w:delText>Lower incentives</w:delText>
              </w:r>
            </w:del>
          </w:p>
        </w:tc>
      </w:tr>
      <w:tr>
        <w:trPr>
          <w:del w:id="1950"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del w:id="1952" w:author="Changes 24 to 25 Oct" w:date="2026-10-25T16:02:42Z"/>
              </w:rPr>
            </w:pPr>
            <w:del w:id="1951" w:author="Changes 24 to 25 Oct" w:date="2026-10-25T16:02:42Z">
              <w:r>
                <w:rPr>
                  <w:kern w:val="0"/>
                  <w:sz w:val="18"/>
                  <w:szCs w:val="24"/>
                  <w:lang w:val="en-US" w:eastAsia="en-US" w:bidi="ar-SA"/>
                </w:rPr>
                <w:delText>Grab on-demand, 2021–24</w:delText>
              </w:r>
            </w:del>
          </w:p>
        </w:tc>
        <w:tc>
          <w:tcPr>
            <w:tcW w:w="1085" w:type="dxa"/>
            <w:tcBorders/>
          </w:tcPr>
          <w:p>
            <w:pPr>
              <w:pStyle w:val="Compact"/>
              <w:keepNext w:val="true"/>
              <w:widowControl/>
              <w:spacing w:lineRule="exact" w:line="220" w:before="0" w:after="0"/>
              <w:jc w:val="left"/>
              <w:rPr>
                <w:kern w:val="0"/>
                <w:szCs w:val="24"/>
                <w:lang w:val="en-US" w:eastAsia="en-US" w:bidi="ar-SA"/>
                <w:del w:id="1954" w:author="Changes 24 to 25 Oct" w:date="2026-10-25T16:02:42Z"/>
              </w:rPr>
            </w:pPr>
            <w:del w:id="1953" w:author="Changes 24 to 25 Oct" w:date="2026-10-25T16:02:42Z">
              <w:r>
                <w:rPr>
                  <w:kern w:val="0"/>
                  <w:sz w:val="18"/>
                  <w:szCs w:val="24"/>
                  <w:lang w:val="en-US" w:eastAsia="en-US" w:bidi="ar-SA"/>
                </w:rPr>
                <w:delText>320.5</w:delText>
              </w:r>
            </w:del>
          </w:p>
        </w:tc>
        <w:tc>
          <w:tcPr>
            <w:tcW w:w="1519" w:type="dxa"/>
            <w:tcBorders/>
          </w:tcPr>
          <w:p>
            <w:pPr>
              <w:pStyle w:val="Compact"/>
              <w:keepNext w:val="true"/>
              <w:widowControl/>
              <w:spacing w:lineRule="exact" w:line="220" w:before="0" w:after="0"/>
              <w:jc w:val="left"/>
              <w:rPr>
                <w:kern w:val="0"/>
                <w:szCs w:val="24"/>
                <w:lang w:val="en-US" w:eastAsia="en-US" w:bidi="ar-SA"/>
                <w:del w:id="1956" w:author="Changes 24 to 25 Oct" w:date="2026-10-25T16:02:42Z"/>
              </w:rPr>
            </w:pPr>
            <w:del w:id="1955" w:author="Changes 24 to 25 Oct" w:date="2026-10-25T16:02:42Z">
              <w:r>
                <w:rPr>
                  <w:kern w:val="0"/>
                  <w:sz w:val="18"/>
                  <w:szCs w:val="24"/>
                  <w:lang w:val="en-US" w:eastAsia="en-US" w:bidi="ar-SA"/>
                </w:rPr>
                <w:delText>62.3</w:delText>
              </w:r>
            </w:del>
          </w:p>
        </w:tc>
        <w:tc>
          <w:tcPr>
            <w:tcW w:w="1041" w:type="dxa"/>
            <w:tcBorders/>
          </w:tcPr>
          <w:p>
            <w:pPr>
              <w:pStyle w:val="Compact"/>
              <w:keepNext w:val="true"/>
              <w:widowControl/>
              <w:spacing w:lineRule="exact" w:line="220" w:before="0" w:after="0"/>
              <w:jc w:val="left"/>
              <w:rPr>
                <w:kern w:val="0"/>
                <w:szCs w:val="24"/>
                <w:lang w:val="en-US" w:eastAsia="en-US" w:bidi="ar-SA"/>
                <w:del w:id="1958" w:author="Changes 24 to 25 Oct" w:date="2026-10-25T16:02:42Z"/>
              </w:rPr>
            </w:pPr>
            <w:del w:id="1957" w:author="Changes 24 to 25 Oct" w:date="2026-10-25T16:02:42Z">
              <w:r>
                <w:rPr>
                  <w:kern w:val="0"/>
                  <w:sz w:val="18"/>
                  <w:szCs w:val="24"/>
                  <w:lang w:val="en-US" w:eastAsia="en-US" w:bidi="ar-SA"/>
                </w:rPr>
                <w:delText>5.34</w:delText>
              </w:r>
            </w:del>
          </w:p>
        </w:tc>
        <w:tc>
          <w:tcPr>
            <w:tcW w:w="956" w:type="dxa"/>
            <w:tcBorders/>
          </w:tcPr>
          <w:p>
            <w:pPr>
              <w:pStyle w:val="Compact"/>
              <w:keepNext w:val="true"/>
              <w:widowControl/>
              <w:spacing w:lineRule="exact" w:line="220" w:before="0" w:after="0"/>
              <w:jc w:val="left"/>
              <w:rPr>
                <w:kern w:val="0"/>
                <w:szCs w:val="24"/>
                <w:lang w:val="en-US" w:eastAsia="en-US" w:bidi="ar-SA"/>
                <w:del w:id="1960" w:author="Changes 24 to 25 Oct" w:date="2026-10-25T16:02:42Z"/>
              </w:rPr>
            </w:pPr>
            <w:del w:id="1959" w:author="Changes 24 to 25 Oct" w:date="2026-10-25T16:02:42Z">
              <w:r>
                <w:rPr>
                  <w:kern w:val="0"/>
                  <w:sz w:val="18"/>
                  <w:szCs w:val="24"/>
                  <w:lang w:val="en-US" w:eastAsia="en-US" w:bidi="ar-SA"/>
                </w:rPr>
                <w:delText>13.83</w:delText>
              </w:r>
            </w:del>
          </w:p>
        </w:tc>
        <w:tc>
          <w:tcPr>
            <w:tcW w:w="940" w:type="dxa"/>
            <w:tcBorders/>
          </w:tcPr>
          <w:p>
            <w:pPr>
              <w:pStyle w:val="Compact"/>
              <w:keepNext w:val="true"/>
              <w:widowControl/>
              <w:spacing w:lineRule="exact" w:line="220" w:before="0" w:after="0"/>
              <w:jc w:val="left"/>
              <w:rPr>
                <w:kern w:val="0"/>
                <w:szCs w:val="24"/>
                <w:lang w:val="en-US" w:eastAsia="en-US" w:bidi="ar-SA"/>
                <w:del w:id="1962" w:author="Changes 24 to 25 Oct" w:date="2026-10-25T16:02:42Z"/>
              </w:rPr>
            </w:pPr>
            <w:del w:id="1961" w:author="Changes 24 to 25 Oct" w:date="2026-10-25T16:02:42Z">
              <w:r>
                <w:rPr>
                  <w:kern w:val="0"/>
                  <w:sz w:val="18"/>
                  <w:szCs w:val="24"/>
                  <w:lang w:val="en-US" w:eastAsia="en-US" w:bidi="ar-SA"/>
                </w:rPr>
                <w:delText>33.7</w:delText>
              </w:r>
            </w:del>
          </w:p>
        </w:tc>
        <w:tc>
          <w:tcPr>
            <w:tcW w:w="750" w:type="dxa"/>
            <w:tcBorders/>
          </w:tcPr>
          <w:p>
            <w:pPr>
              <w:pStyle w:val="Compact"/>
              <w:keepNext w:val="true"/>
              <w:widowControl/>
              <w:spacing w:lineRule="exact" w:line="220" w:before="0" w:after="0"/>
              <w:jc w:val="left"/>
              <w:rPr>
                <w:kern w:val="0"/>
                <w:szCs w:val="24"/>
                <w:lang w:val="en-US" w:eastAsia="en-US" w:bidi="ar-SA"/>
                <w:del w:id="1964" w:author="Changes 24 to 25 Oct" w:date="2026-10-25T16:02:42Z"/>
              </w:rPr>
            </w:pPr>
            <w:del w:id="1963" w:author="Changes 24 to 25 Oct" w:date="2026-10-25T16:02:42Z">
              <w:r>
                <w:rPr>
                  <w:kern w:val="0"/>
                  <w:sz w:val="18"/>
                  <w:szCs w:val="24"/>
                  <w:lang w:val="en-US" w:eastAsia="en-US" w:bidi="ar-SA"/>
                </w:rPr>
                <w:delText>33.8</w:delText>
              </w:r>
            </w:del>
          </w:p>
        </w:tc>
        <w:tc>
          <w:tcPr>
            <w:tcW w:w="1131" w:type="dxa"/>
            <w:tcBorders/>
          </w:tcPr>
          <w:p>
            <w:pPr>
              <w:pStyle w:val="Compact"/>
              <w:keepNext w:val="true"/>
              <w:widowControl/>
              <w:spacing w:lineRule="exact" w:line="220" w:before="0" w:after="0"/>
              <w:jc w:val="left"/>
              <w:rPr>
                <w:kern w:val="0"/>
                <w:szCs w:val="24"/>
                <w:lang w:val="en-US" w:eastAsia="en-US" w:bidi="ar-SA"/>
                <w:del w:id="1966" w:author="Changes 24 to 25 Oct" w:date="2026-10-25T16:02:42Z"/>
              </w:rPr>
            </w:pPr>
            <w:del w:id="1965" w:author="Changes 24 to 25 Oct" w:date="2026-10-25T16:02:42Z">
              <w:r>
                <w:rPr>
                  <w:kern w:val="0"/>
                  <w:sz w:val="18"/>
                  <w:szCs w:val="24"/>
                  <w:lang w:val="en-US" w:eastAsia="en-US" w:bidi="ar-SA"/>
                </w:rPr>
                <w:delText>32.5</w:delText>
              </w:r>
            </w:del>
          </w:p>
        </w:tc>
      </w:tr>
      <w:tr>
        <w:trPr>
          <w:del w:id="1967"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del w:id="1969" w:author="Changes 24 to 25 Oct" w:date="2026-10-25T16:02:42Z"/>
              </w:rPr>
            </w:pPr>
            <w:del w:id="1968" w:author="Changes 24 to 25 Oct" w:date="2026-10-25T16:02:42Z">
              <w:r>
                <w:rPr>
                  <w:kern w:val="0"/>
                  <w:sz w:val="18"/>
                  <w:szCs w:val="24"/>
                  <w:lang w:val="en-US" w:eastAsia="en-US" w:bidi="ar-SA"/>
                </w:rPr>
                <w:delText>Grab on-demand, 2022–24</w:delText>
              </w:r>
            </w:del>
          </w:p>
        </w:tc>
        <w:tc>
          <w:tcPr>
            <w:tcW w:w="1085" w:type="dxa"/>
            <w:tcBorders/>
          </w:tcPr>
          <w:p>
            <w:pPr>
              <w:pStyle w:val="Compact"/>
              <w:keepNext w:val="true"/>
              <w:widowControl/>
              <w:spacing w:lineRule="exact" w:line="220" w:before="0" w:after="0"/>
              <w:jc w:val="left"/>
              <w:rPr>
                <w:kern w:val="0"/>
                <w:szCs w:val="24"/>
                <w:lang w:val="en-US" w:eastAsia="en-US" w:bidi="ar-SA"/>
                <w:del w:id="1971" w:author="Changes 24 to 25 Oct" w:date="2026-10-25T16:02:42Z"/>
              </w:rPr>
            </w:pPr>
            <w:del w:id="1970" w:author="Changes 24 to 25 Oct" w:date="2026-10-25T16:02:42Z">
              <w:r>
                <w:rPr>
                  <w:kern w:val="0"/>
                  <w:sz w:val="18"/>
                  <w:szCs w:val="24"/>
                  <w:lang w:val="en-US" w:eastAsia="en-US" w:bidi="ar-SA"/>
                </w:rPr>
                <w:delText>85.8</w:delText>
              </w:r>
            </w:del>
          </w:p>
        </w:tc>
        <w:tc>
          <w:tcPr>
            <w:tcW w:w="1519" w:type="dxa"/>
            <w:tcBorders/>
          </w:tcPr>
          <w:p>
            <w:pPr>
              <w:pStyle w:val="Compact"/>
              <w:keepNext w:val="true"/>
              <w:widowControl/>
              <w:spacing w:lineRule="exact" w:line="220" w:before="0" w:after="0"/>
              <w:jc w:val="left"/>
              <w:rPr>
                <w:kern w:val="0"/>
                <w:szCs w:val="24"/>
                <w:lang w:val="en-US" w:eastAsia="en-US" w:bidi="ar-SA"/>
                <w:del w:id="1973" w:author="Changes 24 to 25 Oct" w:date="2026-10-25T16:02:42Z"/>
              </w:rPr>
            </w:pPr>
            <w:del w:id="1972" w:author="Changes 24 to 25 Oct" w:date="2026-10-25T16:02:42Z">
              <w:r>
                <w:rPr>
                  <w:kern w:val="0"/>
                  <w:sz w:val="18"/>
                  <w:szCs w:val="24"/>
                  <w:lang w:val="en-US" w:eastAsia="en-US" w:bidi="ar-SA"/>
                </w:rPr>
                <w:delText>30.1</w:delText>
              </w:r>
            </w:del>
          </w:p>
        </w:tc>
        <w:tc>
          <w:tcPr>
            <w:tcW w:w="1041" w:type="dxa"/>
            <w:tcBorders/>
          </w:tcPr>
          <w:p>
            <w:pPr>
              <w:pStyle w:val="Compact"/>
              <w:keepNext w:val="true"/>
              <w:widowControl/>
              <w:spacing w:lineRule="exact" w:line="220" w:before="0" w:after="0"/>
              <w:jc w:val="left"/>
              <w:rPr>
                <w:kern w:val="0"/>
                <w:szCs w:val="24"/>
                <w:lang w:val="en-US" w:eastAsia="en-US" w:bidi="ar-SA"/>
                <w:del w:id="1975" w:author="Changes 24 to 25 Oct" w:date="2026-10-25T16:02:42Z"/>
              </w:rPr>
            </w:pPr>
            <w:del w:id="1974" w:author="Changes 24 to 25 Oct" w:date="2026-10-25T16:02:42Z">
              <w:r>
                <w:rPr>
                  <w:kern w:val="0"/>
                  <w:sz w:val="18"/>
                  <w:szCs w:val="24"/>
                  <w:lang w:val="en-US" w:eastAsia="en-US" w:bidi="ar-SA"/>
                </w:rPr>
                <w:delText>9.69</w:delText>
              </w:r>
            </w:del>
          </w:p>
        </w:tc>
        <w:tc>
          <w:tcPr>
            <w:tcW w:w="956" w:type="dxa"/>
            <w:tcBorders/>
          </w:tcPr>
          <w:p>
            <w:pPr>
              <w:pStyle w:val="Compact"/>
              <w:keepNext w:val="true"/>
              <w:widowControl/>
              <w:spacing w:lineRule="exact" w:line="220" w:before="0" w:after="0"/>
              <w:jc w:val="left"/>
              <w:rPr>
                <w:kern w:val="0"/>
                <w:szCs w:val="24"/>
                <w:lang w:val="en-US" w:eastAsia="en-US" w:bidi="ar-SA"/>
                <w:del w:id="1977" w:author="Changes 24 to 25 Oct" w:date="2026-10-25T16:02:42Z"/>
              </w:rPr>
            </w:pPr>
            <w:del w:id="1976" w:author="Changes 24 to 25 Oct" w:date="2026-10-25T16:02:42Z">
              <w:r>
                <w:rPr>
                  <w:kern w:val="0"/>
                  <w:sz w:val="18"/>
                  <w:szCs w:val="24"/>
                  <w:lang w:val="en-US" w:eastAsia="en-US" w:bidi="ar-SA"/>
                </w:rPr>
                <w:delText>13.83</w:delText>
              </w:r>
            </w:del>
          </w:p>
        </w:tc>
        <w:tc>
          <w:tcPr>
            <w:tcW w:w="940" w:type="dxa"/>
            <w:tcBorders/>
          </w:tcPr>
          <w:p>
            <w:pPr>
              <w:pStyle w:val="Compact"/>
              <w:keepNext w:val="true"/>
              <w:widowControl/>
              <w:spacing w:lineRule="exact" w:line="220" w:before="0" w:after="0"/>
              <w:jc w:val="left"/>
              <w:rPr>
                <w:kern w:val="0"/>
                <w:szCs w:val="24"/>
                <w:lang w:val="en-US" w:eastAsia="en-US" w:bidi="ar-SA"/>
                <w:del w:id="1979" w:author="Changes 24 to 25 Oct" w:date="2026-10-25T16:02:42Z"/>
              </w:rPr>
            </w:pPr>
            <w:del w:id="1978" w:author="Changes 24 to 25 Oct" w:date="2026-10-25T16:02:42Z">
              <w:r>
                <w:rPr>
                  <w:kern w:val="0"/>
                  <w:sz w:val="18"/>
                  <w:szCs w:val="24"/>
                  <w:lang w:val="en-US" w:eastAsia="en-US" w:bidi="ar-SA"/>
                </w:rPr>
                <w:delText>42.5</w:delText>
              </w:r>
            </w:del>
          </w:p>
        </w:tc>
        <w:tc>
          <w:tcPr>
            <w:tcW w:w="750" w:type="dxa"/>
            <w:tcBorders/>
          </w:tcPr>
          <w:p>
            <w:pPr>
              <w:pStyle w:val="Compact"/>
              <w:keepNext w:val="true"/>
              <w:widowControl/>
              <w:spacing w:lineRule="exact" w:line="220" w:before="0" w:after="0"/>
              <w:jc w:val="left"/>
              <w:rPr>
                <w:kern w:val="0"/>
                <w:szCs w:val="24"/>
                <w:lang w:val="en-US" w:eastAsia="en-US" w:bidi="ar-SA"/>
                <w:del w:id="1981" w:author="Changes 24 to 25 Oct" w:date="2026-10-25T16:02:42Z"/>
              </w:rPr>
            </w:pPr>
            <w:del w:id="1980" w:author="Changes 24 to 25 Oct" w:date="2026-10-25T16:02:42Z">
              <w:r>
                <w:rPr>
                  <w:kern w:val="0"/>
                  <w:sz w:val="18"/>
                  <w:szCs w:val="24"/>
                  <w:lang w:val="en-US" w:eastAsia="en-US" w:bidi="ar-SA"/>
                </w:rPr>
                <w:delText>10.6</w:delText>
              </w:r>
            </w:del>
          </w:p>
        </w:tc>
        <w:tc>
          <w:tcPr>
            <w:tcW w:w="1131" w:type="dxa"/>
            <w:tcBorders/>
          </w:tcPr>
          <w:p>
            <w:pPr>
              <w:pStyle w:val="Compact"/>
              <w:keepNext w:val="true"/>
              <w:widowControl/>
              <w:spacing w:lineRule="exact" w:line="220" w:before="0" w:after="0"/>
              <w:jc w:val="left"/>
              <w:rPr>
                <w:kern w:val="0"/>
                <w:szCs w:val="24"/>
                <w:lang w:val="en-US" w:eastAsia="en-US" w:bidi="ar-SA"/>
                <w:del w:id="1983" w:author="Changes 24 to 25 Oct" w:date="2026-10-25T16:02:42Z"/>
              </w:rPr>
            </w:pPr>
            <w:del w:id="1982" w:author="Changes 24 to 25 Oct" w:date="2026-10-25T16:02:42Z">
              <w:r>
                <w:rPr>
                  <w:kern w:val="0"/>
                  <w:sz w:val="18"/>
                  <w:szCs w:val="24"/>
                  <w:lang w:val="en-US" w:eastAsia="en-US" w:bidi="ar-SA"/>
                </w:rPr>
                <w:delText>46.9</w:delText>
              </w:r>
            </w:del>
          </w:p>
        </w:tc>
      </w:tr>
      <w:tr>
        <w:trPr>
          <w:del w:id="1984"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del w:id="1986" w:author="Changes 24 to 25 Oct" w:date="2026-10-25T16:02:42Z"/>
              </w:rPr>
            </w:pPr>
            <w:del w:id="1985" w:author="Changes 24 to 25 Oct" w:date="2026-10-25T16:02:42Z">
              <w:r>
                <w:rPr>
                  <w:kern w:val="0"/>
                  <w:sz w:val="18"/>
                  <w:szCs w:val="24"/>
                  <w:lang w:val="en-US" w:eastAsia="en-US" w:bidi="ar-SA"/>
                </w:rPr>
                <w:delText>GoTo on-demand, 2023–25</w:delText>
              </w:r>
            </w:del>
          </w:p>
        </w:tc>
        <w:tc>
          <w:tcPr>
            <w:tcW w:w="1085" w:type="dxa"/>
            <w:tcBorders/>
          </w:tcPr>
          <w:p>
            <w:pPr>
              <w:pStyle w:val="Compact"/>
              <w:keepNext w:val="true"/>
              <w:widowControl/>
              <w:spacing w:lineRule="exact" w:line="220" w:before="0" w:after="0"/>
              <w:jc w:val="left"/>
              <w:rPr>
                <w:kern w:val="0"/>
                <w:szCs w:val="24"/>
                <w:lang w:val="en-US" w:eastAsia="en-US" w:bidi="ar-SA"/>
                <w:del w:id="1988" w:author="Changes 24 to 25 Oct" w:date="2026-10-25T16:02:42Z"/>
              </w:rPr>
            </w:pPr>
            <w:del w:id="1987" w:author="Changes 24 to 25 Oct" w:date="2026-10-25T16:02:42Z">
              <w:r>
                <w:rPr>
                  <w:kern w:val="0"/>
                  <w:sz w:val="18"/>
                  <w:szCs w:val="24"/>
                  <w:lang w:val="en-US" w:eastAsia="en-US" w:bidi="ar-SA"/>
                </w:rPr>
                <w:delText>114.2</w:delText>
              </w:r>
            </w:del>
          </w:p>
        </w:tc>
        <w:tc>
          <w:tcPr>
            <w:tcW w:w="1519" w:type="dxa"/>
            <w:tcBorders/>
          </w:tcPr>
          <w:p>
            <w:pPr>
              <w:pStyle w:val="Compact"/>
              <w:keepNext w:val="true"/>
              <w:widowControl/>
              <w:spacing w:lineRule="exact" w:line="220" w:before="0" w:after="0"/>
              <w:jc w:val="left"/>
              <w:rPr>
                <w:kern w:val="0"/>
                <w:szCs w:val="24"/>
                <w:lang w:val="en-US" w:eastAsia="en-US" w:bidi="ar-SA"/>
                <w:del w:id="1990" w:author="Changes 24 to 25 Oct" w:date="2026-10-25T16:02:42Z"/>
              </w:rPr>
            </w:pPr>
            <w:del w:id="1989" w:author="Changes 24 to 25 Oct" w:date="2026-10-25T16:02:42Z">
              <w:r>
                <w:rPr>
                  <w:kern w:val="0"/>
                  <w:sz w:val="18"/>
                  <w:szCs w:val="24"/>
                  <w:lang w:val="en-US" w:eastAsia="en-US" w:bidi="ar-SA"/>
                </w:rPr>
                <w:delText>22.4</w:delText>
              </w:r>
            </w:del>
          </w:p>
        </w:tc>
        <w:tc>
          <w:tcPr>
            <w:tcW w:w="1041" w:type="dxa"/>
            <w:tcBorders/>
          </w:tcPr>
          <w:p>
            <w:pPr>
              <w:pStyle w:val="Compact"/>
              <w:keepNext w:val="true"/>
              <w:widowControl/>
              <w:spacing w:lineRule="exact" w:line="220" w:before="0" w:after="0"/>
              <w:jc w:val="left"/>
              <w:rPr>
                <w:kern w:val="0"/>
                <w:szCs w:val="24"/>
                <w:lang w:val="en-US" w:eastAsia="en-US" w:bidi="ar-SA"/>
                <w:del w:id="1992" w:author="Changes 24 to 25 Oct" w:date="2026-10-25T16:02:42Z"/>
              </w:rPr>
            </w:pPr>
            <w:del w:id="1991" w:author="Changes 24 to 25 Oct" w:date="2026-10-25T16:02:42Z">
              <w:r>
                <w:rPr>
                  <w:kern w:val="0"/>
                  <w:sz w:val="18"/>
                  <w:szCs w:val="24"/>
                  <w:lang w:val="en-US" w:eastAsia="en-US" w:bidi="ar-SA"/>
                </w:rPr>
                <w:delText>10.62</w:delText>
              </w:r>
            </w:del>
          </w:p>
        </w:tc>
        <w:tc>
          <w:tcPr>
            <w:tcW w:w="956" w:type="dxa"/>
            <w:tcBorders/>
          </w:tcPr>
          <w:p>
            <w:pPr>
              <w:pStyle w:val="Compact"/>
              <w:keepNext w:val="true"/>
              <w:widowControl/>
              <w:spacing w:lineRule="exact" w:line="220" w:before="0" w:after="0"/>
              <w:jc w:val="left"/>
              <w:rPr>
                <w:kern w:val="0"/>
                <w:szCs w:val="24"/>
                <w:lang w:val="en-US" w:eastAsia="en-US" w:bidi="ar-SA"/>
                <w:del w:id="1994" w:author="Changes 24 to 25 Oct" w:date="2026-10-25T16:02:42Z"/>
              </w:rPr>
            </w:pPr>
            <w:del w:id="1993" w:author="Changes 24 to 25 Oct" w:date="2026-10-25T16:02:42Z">
              <w:r>
                <w:rPr>
                  <w:kern w:val="0"/>
                  <w:sz w:val="18"/>
                  <w:szCs w:val="24"/>
                  <w:lang w:val="en-US" w:eastAsia="en-US" w:bidi="ar-SA"/>
                </w:rPr>
                <w:delText>18.58</w:delText>
              </w:r>
            </w:del>
          </w:p>
        </w:tc>
        <w:tc>
          <w:tcPr>
            <w:tcW w:w="940" w:type="dxa"/>
            <w:tcBorders/>
          </w:tcPr>
          <w:p>
            <w:pPr>
              <w:pStyle w:val="Compact"/>
              <w:keepNext w:val="true"/>
              <w:widowControl/>
              <w:spacing w:lineRule="exact" w:line="220" w:before="0" w:after="0"/>
              <w:jc w:val="left"/>
              <w:rPr>
                <w:kern w:val="0"/>
                <w:szCs w:val="24"/>
                <w:lang w:val="en-US" w:eastAsia="en-US" w:bidi="ar-SA"/>
                <w:del w:id="1996" w:author="Changes 24 to 25 Oct" w:date="2026-10-25T16:02:42Z"/>
              </w:rPr>
            </w:pPr>
            <w:del w:id="1995" w:author="Changes 24 to 25 Oct" w:date="2026-10-25T16:02:42Z">
              <w:r>
                <w:rPr>
                  <w:kern w:val="0"/>
                  <w:sz w:val="18"/>
                  <w:szCs w:val="24"/>
                  <w:lang w:val="en-US" w:eastAsia="en-US" w:bidi="ar-SA"/>
                </w:rPr>
                <w:delText>26.6</w:delText>
              </w:r>
            </w:del>
          </w:p>
        </w:tc>
        <w:tc>
          <w:tcPr>
            <w:tcW w:w="750" w:type="dxa"/>
            <w:tcBorders/>
          </w:tcPr>
          <w:p>
            <w:pPr>
              <w:pStyle w:val="Compact"/>
              <w:keepNext w:val="true"/>
              <w:widowControl/>
              <w:spacing w:lineRule="exact" w:line="220" w:before="0" w:after="0"/>
              <w:jc w:val="left"/>
              <w:rPr>
                <w:kern w:val="0"/>
                <w:szCs w:val="24"/>
                <w:lang w:val="en-US" w:eastAsia="en-US" w:bidi="ar-SA"/>
                <w:del w:id="1998" w:author="Changes 24 to 25 Oct" w:date="2026-10-25T16:02:42Z"/>
              </w:rPr>
            </w:pPr>
            <w:del w:id="1997" w:author="Changes 24 to 25 Oct" w:date="2026-10-25T16:02:42Z">
              <w:r>
                <w:rPr>
                  <w:kern w:val="0"/>
                  <w:sz w:val="18"/>
                  <w:szCs w:val="24"/>
                  <w:lang w:val="en-US" w:eastAsia="en-US" w:bidi="ar-SA"/>
                </w:rPr>
                <w:delText>6.1</w:delText>
              </w:r>
            </w:del>
          </w:p>
        </w:tc>
        <w:tc>
          <w:tcPr>
            <w:tcW w:w="1131" w:type="dxa"/>
            <w:tcBorders/>
          </w:tcPr>
          <w:p>
            <w:pPr>
              <w:pStyle w:val="Compact"/>
              <w:keepNext w:val="true"/>
              <w:widowControl/>
              <w:spacing w:lineRule="exact" w:line="220" w:before="0" w:after="0"/>
              <w:jc w:val="left"/>
              <w:rPr>
                <w:kern w:val="0"/>
                <w:szCs w:val="24"/>
                <w:lang w:val="en-US" w:eastAsia="en-US" w:bidi="ar-SA"/>
                <w:del w:id="2000" w:author="Changes 24 to 25 Oct" w:date="2026-10-25T16:02:42Z"/>
              </w:rPr>
            </w:pPr>
            <w:del w:id="1999" w:author="Changes 24 to 25 Oct" w:date="2026-10-25T16:02:42Z">
              <w:r>
                <w:rPr>
                  <w:kern w:val="0"/>
                  <w:sz w:val="18"/>
                  <w:szCs w:val="24"/>
                  <w:lang w:val="en-US" w:eastAsia="en-US" w:bidi="ar-SA"/>
                </w:rPr>
                <w:delText>67.3</w:delText>
              </w:r>
            </w:del>
          </w:p>
        </w:tc>
      </w:tr>
      <w:tr>
        <w:trPr>
          <w:del w:id="2001"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del w:id="2003" w:author="Changes 24 to 25 Oct" w:date="2026-10-25T16:02:42Z"/>
              </w:rPr>
            </w:pPr>
            <w:del w:id="2002" w:author="Changes 24 to 25 Oct" w:date="2026-10-25T16:02:42Z">
              <w:r>
                <w:rPr>
                  <w:kern w:val="0"/>
                  <w:sz w:val="18"/>
                  <w:szCs w:val="24"/>
                  <w:lang w:val="en-US" w:eastAsia="en-US" w:bidi="ar-SA"/>
                </w:rPr>
                <w:delText>GoTo on-demand, 2022–25</w:delText>
              </w:r>
            </w:del>
          </w:p>
        </w:tc>
        <w:tc>
          <w:tcPr>
            <w:tcW w:w="1085" w:type="dxa"/>
            <w:tcBorders/>
          </w:tcPr>
          <w:p>
            <w:pPr>
              <w:pStyle w:val="Compact"/>
              <w:keepNext w:val="true"/>
              <w:widowControl/>
              <w:spacing w:lineRule="exact" w:line="220" w:before="0" w:after="0"/>
              <w:jc w:val="left"/>
              <w:rPr>
                <w:kern w:val="0"/>
                <w:szCs w:val="24"/>
                <w:lang w:val="en-US" w:eastAsia="en-US" w:bidi="ar-SA"/>
                <w:del w:id="2005" w:author="Changes 24 to 25 Oct" w:date="2026-10-25T16:02:42Z"/>
              </w:rPr>
            </w:pPr>
            <w:del w:id="2004" w:author="Changes 24 to 25 Oct" w:date="2026-10-25T16:02:42Z">
              <w:r>
                <w:rPr>
                  <w:kern w:val="0"/>
                  <w:sz w:val="18"/>
                  <w:szCs w:val="24"/>
                  <w:lang w:val="en-US" w:eastAsia="en-US" w:bidi="ar-SA"/>
                </w:rPr>
                <w:delText>110.7</w:delText>
              </w:r>
            </w:del>
          </w:p>
        </w:tc>
        <w:tc>
          <w:tcPr>
            <w:tcW w:w="1519" w:type="dxa"/>
            <w:tcBorders/>
          </w:tcPr>
          <w:p>
            <w:pPr>
              <w:pStyle w:val="Compact"/>
              <w:keepNext w:val="true"/>
              <w:widowControl/>
              <w:spacing w:lineRule="exact" w:line="220" w:before="0" w:after="0"/>
              <w:jc w:val="left"/>
              <w:rPr>
                <w:kern w:val="0"/>
                <w:szCs w:val="24"/>
                <w:lang w:val="en-US" w:eastAsia="en-US" w:bidi="ar-SA"/>
                <w:del w:id="2007" w:author="Changes 24 to 25 Oct" w:date="2026-10-25T16:02:42Z"/>
              </w:rPr>
            </w:pPr>
            <w:del w:id="2006" w:author="Changes 24 to 25 Oct" w:date="2026-10-25T16:02:42Z">
              <w:r>
                <w:rPr>
                  <w:kern w:val="0"/>
                  <w:sz w:val="18"/>
                  <w:szCs w:val="24"/>
                  <w:lang w:val="en-US" w:eastAsia="en-US" w:bidi="ar-SA"/>
                </w:rPr>
                <w:delText>9.6</w:delText>
              </w:r>
            </w:del>
          </w:p>
        </w:tc>
        <w:tc>
          <w:tcPr>
            <w:tcW w:w="1041" w:type="dxa"/>
            <w:tcBorders/>
          </w:tcPr>
          <w:p>
            <w:pPr>
              <w:pStyle w:val="Compact"/>
              <w:keepNext w:val="true"/>
              <w:widowControl/>
              <w:spacing w:lineRule="exact" w:line="220" w:before="0" w:after="0"/>
              <w:jc w:val="left"/>
              <w:rPr>
                <w:kern w:val="0"/>
                <w:szCs w:val="24"/>
                <w:lang w:val="en-US" w:eastAsia="en-US" w:bidi="ar-SA"/>
                <w:del w:id="2009" w:author="Changes 24 to 25 Oct" w:date="2026-10-25T16:02:42Z"/>
              </w:rPr>
            </w:pPr>
            <w:del w:id="2008" w:author="Changes 24 to 25 Oct" w:date="2026-10-25T16:02:42Z">
              <w:r>
                <w:rPr>
                  <w:kern w:val="0"/>
                  <w:sz w:val="18"/>
                  <w:szCs w:val="24"/>
                  <w:lang w:val="en-US" w:eastAsia="en-US" w:bidi="ar-SA"/>
                </w:rPr>
                <w:delText>9.66</w:delText>
              </w:r>
            </w:del>
          </w:p>
        </w:tc>
        <w:tc>
          <w:tcPr>
            <w:tcW w:w="956" w:type="dxa"/>
            <w:tcBorders/>
          </w:tcPr>
          <w:p>
            <w:pPr>
              <w:pStyle w:val="Compact"/>
              <w:keepNext w:val="true"/>
              <w:widowControl/>
              <w:spacing w:lineRule="exact" w:line="220" w:before="0" w:after="0"/>
              <w:jc w:val="left"/>
              <w:rPr>
                <w:kern w:val="0"/>
                <w:szCs w:val="24"/>
                <w:lang w:val="en-US" w:eastAsia="en-US" w:bidi="ar-SA"/>
                <w:del w:id="2011" w:author="Changes 24 to 25 Oct" w:date="2026-10-25T16:02:42Z"/>
              </w:rPr>
            </w:pPr>
            <w:del w:id="2010" w:author="Changes 24 to 25 Oct" w:date="2026-10-25T16:02:42Z">
              <w:r>
                <w:rPr>
                  <w:kern w:val="0"/>
                  <w:sz w:val="18"/>
                  <w:szCs w:val="24"/>
                  <w:lang w:val="en-US" w:eastAsia="en-US" w:bidi="ar-SA"/>
                </w:rPr>
                <w:delText>18.58</w:delText>
              </w:r>
            </w:del>
          </w:p>
        </w:tc>
        <w:tc>
          <w:tcPr>
            <w:tcW w:w="940" w:type="dxa"/>
            <w:tcBorders/>
          </w:tcPr>
          <w:p>
            <w:pPr>
              <w:pStyle w:val="Compact"/>
              <w:keepNext w:val="true"/>
              <w:widowControl/>
              <w:spacing w:lineRule="exact" w:line="220" w:before="0" w:after="0"/>
              <w:jc w:val="left"/>
              <w:rPr>
                <w:kern w:val="0"/>
                <w:szCs w:val="24"/>
                <w:lang w:val="en-US" w:eastAsia="en-US" w:bidi="ar-SA"/>
                <w:del w:id="2013" w:author="Changes 24 to 25 Oct" w:date="2026-10-25T16:02:42Z"/>
              </w:rPr>
            </w:pPr>
            <w:del w:id="2012" w:author="Changes 24 to 25 Oct" w:date="2026-10-25T16:02:42Z">
              <w:r>
                <w:rPr>
                  <w:kern w:val="0"/>
                  <w:sz w:val="18"/>
                  <w:szCs w:val="24"/>
                  <w:lang w:val="en-US" w:eastAsia="en-US" w:bidi="ar-SA"/>
                </w:rPr>
                <w:delText>12.3</w:delText>
              </w:r>
            </w:del>
          </w:p>
        </w:tc>
        <w:tc>
          <w:tcPr>
            <w:tcW w:w="750" w:type="dxa"/>
            <w:tcBorders/>
          </w:tcPr>
          <w:p>
            <w:pPr>
              <w:pStyle w:val="Compact"/>
              <w:keepNext w:val="true"/>
              <w:widowControl/>
              <w:spacing w:lineRule="exact" w:line="220" w:before="0" w:after="0"/>
              <w:jc w:val="left"/>
              <w:rPr>
                <w:kern w:val="0"/>
                <w:szCs w:val="24"/>
                <w:lang w:val="en-US" w:eastAsia="en-US" w:bidi="ar-SA"/>
                <w:del w:id="2015" w:author="Changes 24 to 25 Oct" w:date="2026-10-25T16:02:42Z"/>
              </w:rPr>
            </w:pPr>
            <w:del w:id="2014" w:author="Changes 24 to 25 Oct" w:date="2026-10-25T16:02:42Z">
              <w:r>
                <w:rPr>
                  <w:kern w:val="0"/>
                  <w:sz w:val="18"/>
                  <w:szCs w:val="24"/>
                  <w:lang w:val="en-US" w:eastAsia="en-US" w:bidi="ar-SA"/>
                </w:rPr>
                <w:delText>36.1</w:delText>
              </w:r>
            </w:del>
          </w:p>
        </w:tc>
        <w:tc>
          <w:tcPr>
            <w:tcW w:w="1131" w:type="dxa"/>
            <w:tcBorders/>
          </w:tcPr>
          <w:p>
            <w:pPr>
              <w:pStyle w:val="Compact"/>
              <w:keepNext w:val="true"/>
              <w:widowControl/>
              <w:spacing w:lineRule="exact" w:line="220" w:before="0" w:after="0"/>
              <w:jc w:val="left"/>
              <w:rPr>
                <w:kern w:val="0"/>
                <w:szCs w:val="24"/>
                <w:lang w:val="en-US" w:eastAsia="en-US" w:bidi="ar-SA"/>
                <w:del w:id="2017" w:author="Changes 24 to 25 Oct" w:date="2026-10-25T16:02:42Z"/>
              </w:rPr>
            </w:pPr>
            <w:del w:id="2016" w:author="Changes 24 to 25 Oct" w:date="2026-10-25T16:02:42Z">
              <w:r>
                <w:rPr>
                  <w:kern w:val="0"/>
                  <w:sz w:val="18"/>
                  <w:szCs w:val="24"/>
                  <w:lang w:val="en-US" w:eastAsia="en-US" w:bidi="ar-SA"/>
                </w:rPr>
                <w:delText>51.7</w:delText>
              </w:r>
            </w:del>
          </w:p>
        </w:tc>
      </w:tr>
      <w:tr>
        <w:trPr>
          <w:del w:id="2018"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del w:id="2020" w:author="Changes 24 to 25 Oct" w:date="2026-10-25T16:02:42Z"/>
              </w:rPr>
            </w:pPr>
            <w:del w:id="2019" w:author="Changes 24 to 25 Oct" w:date="2026-10-25T16:02:42Z">
              <w:r>
                <w:rPr>
                  <w:kern w:val="0"/>
                  <w:sz w:val="18"/>
                  <w:szCs w:val="24"/>
                  <w:lang w:val="en-US" w:eastAsia="en-US" w:bidi="ar-SA"/>
                </w:rPr>
                <w:delText>Tokopedia, 2022–23</w:delText>
              </w:r>
            </w:del>
          </w:p>
        </w:tc>
        <w:tc>
          <w:tcPr>
            <w:tcW w:w="1085" w:type="dxa"/>
            <w:tcBorders/>
          </w:tcPr>
          <w:p>
            <w:pPr>
              <w:pStyle w:val="Compact"/>
              <w:keepNext w:val="true"/>
              <w:widowControl/>
              <w:spacing w:lineRule="exact" w:line="220" w:before="0" w:after="0"/>
              <w:jc w:val="left"/>
              <w:rPr>
                <w:kern w:val="0"/>
                <w:szCs w:val="24"/>
                <w:lang w:val="en-US" w:eastAsia="en-US" w:bidi="ar-SA"/>
                <w:del w:id="2022" w:author="Changes 24 to 25 Oct" w:date="2026-10-25T16:02:42Z"/>
              </w:rPr>
            </w:pPr>
            <w:del w:id="2021" w:author="Changes 24 to 25 Oct" w:date="2026-10-25T16:02:42Z">
              <w:r>
                <w:rPr>
                  <w:kern w:val="0"/>
                  <w:sz w:val="18"/>
                  <w:szCs w:val="24"/>
                  <w:lang w:val="en-US" w:eastAsia="en-US" w:bidi="ar-SA"/>
                </w:rPr>
                <w:delText>53.2</w:delText>
              </w:r>
            </w:del>
          </w:p>
        </w:tc>
        <w:tc>
          <w:tcPr>
            <w:tcW w:w="1519" w:type="dxa"/>
            <w:tcBorders/>
          </w:tcPr>
          <w:p>
            <w:pPr>
              <w:pStyle w:val="Compact"/>
              <w:keepNext w:val="true"/>
              <w:widowControl/>
              <w:spacing w:lineRule="exact" w:line="220" w:before="0" w:after="0"/>
              <w:jc w:val="left"/>
              <w:rPr>
                <w:kern w:val="0"/>
                <w:szCs w:val="24"/>
                <w:lang w:val="en-US" w:eastAsia="en-US" w:bidi="ar-SA"/>
                <w:del w:id="2024" w:author="Changes 24 to 25 Oct" w:date="2026-10-25T16:02:42Z"/>
              </w:rPr>
            </w:pPr>
            <w:del w:id="2023" w:author="Changes 24 to 25 Oct" w:date="2026-10-25T16:02:42Z">
              <w:r>
                <w:rPr>
                  <w:kern w:val="0"/>
                  <w:sz w:val="18"/>
                  <w:szCs w:val="24"/>
                  <w:lang w:val="en-US" w:eastAsia="en-US" w:bidi="ar-SA"/>
                </w:rPr>
                <w:delText>-8.9</w:delText>
              </w:r>
            </w:del>
          </w:p>
        </w:tc>
        <w:tc>
          <w:tcPr>
            <w:tcW w:w="1041" w:type="dxa"/>
            <w:tcBorders/>
          </w:tcPr>
          <w:p>
            <w:pPr>
              <w:pStyle w:val="Compact"/>
              <w:keepNext w:val="true"/>
              <w:widowControl/>
              <w:spacing w:lineRule="exact" w:line="220" w:before="0" w:after="0"/>
              <w:jc w:val="left"/>
              <w:rPr>
                <w:kern w:val="0"/>
                <w:szCs w:val="24"/>
                <w:lang w:val="en-US" w:eastAsia="en-US" w:bidi="ar-SA"/>
                <w:del w:id="2026" w:author="Changes 24 to 25 Oct" w:date="2026-10-25T16:02:42Z"/>
              </w:rPr>
            </w:pPr>
            <w:del w:id="2025" w:author="Changes 24 to 25 Oct" w:date="2026-10-25T16:02:42Z">
              <w:r>
                <w:rPr>
                  <w:kern w:val="0"/>
                  <w:sz w:val="18"/>
                  <w:szCs w:val="24"/>
                  <w:lang w:val="en-US" w:eastAsia="en-US" w:bidi="ar-SA"/>
                </w:rPr>
                <w:delText>1.48</w:delText>
              </w:r>
            </w:del>
          </w:p>
        </w:tc>
        <w:tc>
          <w:tcPr>
            <w:tcW w:w="956" w:type="dxa"/>
            <w:tcBorders/>
          </w:tcPr>
          <w:p>
            <w:pPr>
              <w:pStyle w:val="Compact"/>
              <w:keepNext w:val="true"/>
              <w:widowControl/>
              <w:spacing w:lineRule="exact" w:line="220" w:before="0" w:after="0"/>
              <w:jc w:val="left"/>
              <w:rPr>
                <w:kern w:val="0"/>
                <w:szCs w:val="24"/>
                <w:lang w:val="en-US" w:eastAsia="en-US" w:bidi="ar-SA"/>
                <w:del w:id="2028" w:author="Changes 24 to 25 Oct" w:date="2026-10-25T16:02:42Z"/>
              </w:rPr>
            </w:pPr>
            <w:del w:id="2027" w:author="Changes 24 to 25 Oct" w:date="2026-10-25T16:02:42Z">
              <w:r>
                <w:rPr>
                  <w:kern w:val="0"/>
                  <w:sz w:val="18"/>
                  <w:szCs w:val="24"/>
                  <w:lang w:val="en-US" w:eastAsia="en-US" w:bidi="ar-SA"/>
                </w:rPr>
                <w:delText>2.48</w:delText>
              </w:r>
            </w:del>
          </w:p>
        </w:tc>
        <w:tc>
          <w:tcPr>
            <w:tcW w:w="940" w:type="dxa"/>
            <w:tcBorders/>
          </w:tcPr>
          <w:p>
            <w:pPr>
              <w:pStyle w:val="Compact"/>
              <w:keepNext w:val="true"/>
              <w:widowControl/>
              <w:spacing w:lineRule="exact" w:line="220" w:before="0" w:after="0"/>
              <w:jc w:val="left"/>
              <w:rPr>
                <w:kern w:val="0"/>
                <w:szCs w:val="24"/>
                <w:lang w:val="en-US" w:eastAsia="en-US" w:bidi="ar-SA"/>
                <w:del w:id="2030" w:author="Changes 24 to 25 Oct" w:date="2026-10-25T16:02:42Z"/>
              </w:rPr>
            </w:pPr>
            <w:del w:id="2029" w:author="Changes 24 to 25 Oct" w:date="2026-10-25T16:02:42Z">
              <w:r>
                <w:rPr>
                  <w:kern w:val="0"/>
                  <w:sz w:val="18"/>
                  <w:szCs w:val="24"/>
                  <w:lang w:val="en-US" w:eastAsia="en-US" w:bidi="ar-SA"/>
                </w:rPr>
                <w:delText>-21.9</w:delText>
              </w:r>
            </w:del>
          </w:p>
        </w:tc>
        <w:tc>
          <w:tcPr>
            <w:tcW w:w="750" w:type="dxa"/>
            <w:tcBorders/>
          </w:tcPr>
          <w:p>
            <w:pPr>
              <w:pStyle w:val="Compact"/>
              <w:keepNext w:val="true"/>
              <w:widowControl/>
              <w:spacing w:lineRule="exact" w:line="220" w:before="0" w:after="0"/>
              <w:jc w:val="left"/>
              <w:rPr>
                <w:kern w:val="0"/>
                <w:szCs w:val="24"/>
                <w:lang w:val="en-US" w:eastAsia="en-US" w:bidi="ar-SA"/>
                <w:del w:id="2032" w:author="Changes 24 to 25 Oct" w:date="2026-10-25T16:02:42Z"/>
              </w:rPr>
            </w:pPr>
            <w:del w:id="2031" w:author="Changes 24 to 25 Oct" w:date="2026-10-25T16:02:42Z">
              <w:r>
                <w:rPr>
                  <w:kern w:val="0"/>
                  <w:sz w:val="18"/>
                  <w:szCs w:val="24"/>
                  <w:lang w:val="en-US" w:eastAsia="en-US" w:bidi="ar-SA"/>
                </w:rPr>
                <w:delText>76.5</w:delText>
              </w:r>
            </w:del>
          </w:p>
        </w:tc>
        <w:tc>
          <w:tcPr>
            <w:tcW w:w="1131" w:type="dxa"/>
            <w:tcBorders/>
          </w:tcPr>
          <w:p>
            <w:pPr>
              <w:pStyle w:val="Compact"/>
              <w:keepNext w:val="true"/>
              <w:widowControl/>
              <w:spacing w:lineRule="exact" w:line="220" w:before="0" w:after="0"/>
              <w:jc w:val="left"/>
              <w:rPr>
                <w:kern w:val="0"/>
                <w:szCs w:val="24"/>
                <w:lang w:val="en-US" w:eastAsia="en-US" w:bidi="ar-SA"/>
                <w:del w:id="2034" w:author="Changes 24 to 25 Oct" w:date="2026-10-25T16:02:42Z"/>
              </w:rPr>
            </w:pPr>
            <w:del w:id="2033" w:author="Changes 24 to 25 Oct" w:date="2026-10-25T16:02:42Z">
              <w:r>
                <w:rPr>
                  <w:kern w:val="0"/>
                  <w:sz w:val="18"/>
                  <w:szCs w:val="24"/>
                  <w:lang w:val="en-US" w:eastAsia="en-US" w:bidi="ar-SA"/>
                </w:rPr>
                <w:delText>45.4</w:delText>
              </w:r>
            </w:del>
          </w:p>
        </w:tc>
      </w:tr>
      <w:tr>
        <w:trPr>
          <w:del w:id="2035"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del w:id="2037" w:author="Changes 24 to 25 Oct" w:date="2026-10-25T16:02:42Z"/>
              </w:rPr>
            </w:pPr>
            <w:del w:id="2036" w:author="Changes 24 to 25 Oct" w:date="2026-10-25T16:02:42Z">
              <w:r>
                <w:rPr>
                  <w:kern w:val="0"/>
                  <w:sz w:val="18"/>
                  <w:szCs w:val="24"/>
                  <w:lang w:val="en-US" w:eastAsia="en-US" w:bidi="ar-SA"/>
                </w:rPr>
                <w:delText>Blibli third-party retail, 2022–25</w:delText>
              </w:r>
            </w:del>
          </w:p>
        </w:tc>
        <w:tc>
          <w:tcPr>
            <w:tcW w:w="1085" w:type="dxa"/>
            <w:tcBorders/>
          </w:tcPr>
          <w:p>
            <w:pPr>
              <w:pStyle w:val="Compact"/>
              <w:keepNext w:val="true"/>
              <w:widowControl/>
              <w:spacing w:lineRule="exact" w:line="220" w:before="0" w:after="0"/>
              <w:jc w:val="left"/>
              <w:rPr>
                <w:kern w:val="0"/>
                <w:szCs w:val="24"/>
                <w:lang w:val="en-US" w:eastAsia="en-US" w:bidi="ar-SA"/>
                <w:del w:id="2039" w:author="Changes 24 to 25 Oct" w:date="2026-10-25T16:02:42Z"/>
              </w:rPr>
            </w:pPr>
            <w:del w:id="2038" w:author="Changes 24 to 25 Oct" w:date="2026-10-25T16:02:42Z">
              <w:r>
                <w:rPr>
                  <w:kern w:val="0"/>
                  <w:sz w:val="18"/>
                  <w:szCs w:val="24"/>
                  <w:lang w:val="en-US" w:eastAsia="en-US" w:bidi="ar-SA"/>
                </w:rPr>
                <w:delText>679.4</w:delText>
              </w:r>
            </w:del>
          </w:p>
        </w:tc>
        <w:tc>
          <w:tcPr>
            <w:tcW w:w="1519" w:type="dxa"/>
            <w:tcBorders/>
          </w:tcPr>
          <w:p>
            <w:pPr>
              <w:pStyle w:val="Compact"/>
              <w:keepNext w:val="true"/>
              <w:widowControl/>
              <w:spacing w:lineRule="exact" w:line="220" w:before="0" w:after="0"/>
              <w:jc w:val="left"/>
              <w:rPr>
                <w:kern w:val="0"/>
                <w:szCs w:val="24"/>
                <w:lang w:val="en-US" w:eastAsia="en-US" w:bidi="ar-SA"/>
                <w:del w:id="2041" w:author="Changes 24 to 25 Oct" w:date="2026-10-25T16:02:42Z"/>
              </w:rPr>
            </w:pPr>
            <w:del w:id="2040" w:author="Changes 24 to 25 Oct" w:date="2026-10-25T16:02:42Z">
              <w:r>
                <w:rPr>
                  <w:kern w:val="0"/>
                  <w:sz w:val="18"/>
                  <w:szCs w:val="24"/>
                  <w:lang w:val="en-US" w:eastAsia="en-US" w:bidi="ar-SA"/>
                </w:rPr>
                <w:delText>43.6</w:delText>
              </w:r>
            </w:del>
          </w:p>
        </w:tc>
        <w:tc>
          <w:tcPr>
            <w:tcW w:w="1041" w:type="dxa"/>
            <w:tcBorders/>
          </w:tcPr>
          <w:p>
            <w:pPr>
              <w:pStyle w:val="Compact"/>
              <w:keepNext w:val="true"/>
              <w:widowControl/>
              <w:spacing w:lineRule="exact" w:line="220" w:before="0" w:after="0"/>
              <w:jc w:val="left"/>
              <w:rPr>
                <w:kern w:val="0"/>
                <w:szCs w:val="24"/>
                <w:lang w:val="en-US" w:eastAsia="en-US" w:bidi="ar-SA"/>
                <w:del w:id="2043" w:author="Changes 24 to 25 Oct" w:date="2026-10-25T16:02:42Z"/>
              </w:rPr>
            </w:pPr>
            <w:del w:id="2042" w:author="Changes 24 to 25 Oct" w:date="2026-10-25T16:02:42Z">
              <w:r>
                <w:rPr>
                  <w:kern w:val="0"/>
                  <w:sz w:val="18"/>
                  <w:szCs w:val="24"/>
                  <w:lang w:val="en-US" w:eastAsia="en-US" w:bidi="ar-SA"/>
                </w:rPr>
                <w:delText>0.54</w:delText>
              </w:r>
            </w:del>
          </w:p>
        </w:tc>
        <w:tc>
          <w:tcPr>
            <w:tcW w:w="956" w:type="dxa"/>
            <w:tcBorders/>
          </w:tcPr>
          <w:p>
            <w:pPr>
              <w:pStyle w:val="Compact"/>
              <w:keepNext w:val="true"/>
              <w:widowControl/>
              <w:spacing w:lineRule="exact" w:line="220" w:before="0" w:after="0"/>
              <w:jc w:val="left"/>
              <w:rPr>
                <w:kern w:val="0"/>
                <w:szCs w:val="24"/>
                <w:lang w:val="en-US" w:eastAsia="en-US" w:bidi="ar-SA"/>
                <w:del w:id="2045" w:author="Changes 24 to 25 Oct" w:date="2026-10-25T16:02:42Z"/>
              </w:rPr>
            </w:pPr>
            <w:del w:id="2044" w:author="Changes 24 to 25 Oct" w:date="2026-10-25T16:02:42Z">
              <w:r>
                <w:rPr>
                  <w:kern w:val="0"/>
                  <w:sz w:val="18"/>
                  <w:szCs w:val="24"/>
                  <w:lang w:val="en-US" w:eastAsia="en-US" w:bidi="ar-SA"/>
                </w:rPr>
                <w:delText>2.92</w:delText>
              </w:r>
            </w:del>
          </w:p>
        </w:tc>
        <w:tc>
          <w:tcPr>
            <w:tcW w:w="940" w:type="dxa"/>
            <w:tcBorders/>
          </w:tcPr>
          <w:p>
            <w:pPr>
              <w:pStyle w:val="Compact"/>
              <w:keepNext w:val="true"/>
              <w:widowControl/>
              <w:spacing w:lineRule="exact" w:line="220" w:before="0" w:after="0"/>
              <w:jc w:val="left"/>
              <w:rPr>
                <w:kern w:val="0"/>
                <w:szCs w:val="24"/>
                <w:lang w:val="en-US" w:eastAsia="en-US" w:bidi="ar-SA"/>
                <w:del w:id="2047" w:author="Changes 24 to 25 Oct" w:date="2026-10-25T16:02:42Z"/>
              </w:rPr>
            </w:pPr>
            <w:del w:id="2046" w:author="Changes 24 to 25 Oct" w:date="2026-10-25T16:02:42Z">
              <w:r>
                <w:rPr>
                  <w:kern w:val="0"/>
                  <w:sz w:val="18"/>
                  <w:szCs w:val="24"/>
                  <w:lang w:val="en-US" w:eastAsia="en-US" w:bidi="ar-SA"/>
                </w:rPr>
                <w:delText>17.6</w:delText>
              </w:r>
            </w:del>
          </w:p>
        </w:tc>
        <w:tc>
          <w:tcPr>
            <w:tcW w:w="750" w:type="dxa"/>
            <w:tcBorders/>
          </w:tcPr>
          <w:p>
            <w:pPr>
              <w:pStyle w:val="Compact"/>
              <w:keepNext w:val="true"/>
              <w:widowControl/>
              <w:spacing w:lineRule="exact" w:line="220" w:before="0" w:after="0"/>
              <w:jc w:val="left"/>
              <w:rPr>
                <w:kern w:val="0"/>
                <w:szCs w:val="24"/>
                <w:lang w:val="en-US" w:eastAsia="en-US" w:bidi="ar-SA"/>
                <w:del w:id="2049" w:author="Changes 24 to 25 Oct" w:date="2026-10-25T16:02:42Z"/>
              </w:rPr>
            </w:pPr>
            <w:del w:id="2048" w:author="Changes 24 to 25 Oct" w:date="2026-10-25T16:02:42Z">
              <w:r>
                <w:rPr>
                  <w:kern w:val="0"/>
                  <w:sz w:val="18"/>
                  <w:szCs w:val="24"/>
                  <w:lang w:val="en-US" w:eastAsia="en-US" w:bidi="ar-SA"/>
                </w:rPr>
                <w:delText>62.6</w:delText>
              </w:r>
            </w:del>
          </w:p>
        </w:tc>
        <w:tc>
          <w:tcPr>
            <w:tcW w:w="1131" w:type="dxa"/>
            <w:tcBorders/>
          </w:tcPr>
          <w:p>
            <w:pPr>
              <w:pStyle w:val="Compact"/>
              <w:keepNext w:val="true"/>
              <w:widowControl/>
              <w:spacing w:lineRule="exact" w:line="220" w:before="0" w:after="0"/>
              <w:jc w:val="left"/>
              <w:rPr>
                <w:kern w:val="0"/>
                <w:szCs w:val="24"/>
                <w:lang w:val="en-US" w:eastAsia="en-US" w:bidi="ar-SA"/>
                <w:del w:id="2051" w:author="Changes 24 to 25 Oct" w:date="2026-10-25T16:02:42Z"/>
              </w:rPr>
            </w:pPr>
            <w:del w:id="2050" w:author="Changes 24 to 25 Oct" w:date="2026-10-25T16:02:42Z">
              <w:r>
                <w:rPr>
                  <w:kern w:val="0"/>
                  <w:sz w:val="18"/>
                  <w:szCs w:val="24"/>
                  <w:lang w:val="en-US" w:eastAsia="en-US" w:bidi="ar-SA"/>
                </w:rPr>
                <w:delText>19.8</w:delText>
              </w:r>
            </w:del>
          </w:p>
        </w:tc>
      </w:tr>
      <w:tr>
        <w:trPr>
          <w:del w:id="2052" w:author="Changes 24 to 25 Oct" w:date="2026-10-25T16:02:42Z"/>
          <w:cantSplit w:val="true"/>
        </w:trPr>
        <w:tc>
          <w:tcPr>
            <w:tcW w:w="1082" w:type="dxa"/>
            <w:tcBorders>
              <w:bottom w:val="single" w:sz="8" w:space="0" w:color="000000"/>
            </w:tcBorders>
          </w:tcPr>
          <w:p>
            <w:pPr>
              <w:pStyle w:val="Compact"/>
              <w:widowControl/>
              <w:spacing w:lineRule="exact" w:line="220" w:before="0" w:after="0"/>
              <w:jc w:val="left"/>
              <w:rPr>
                <w:kern w:val="0"/>
                <w:szCs w:val="24"/>
                <w:lang w:val="en-US" w:eastAsia="en-US" w:bidi="ar-SA"/>
                <w:del w:id="2054" w:author="Changes 24 to 25 Oct" w:date="2026-10-25T16:02:42Z"/>
              </w:rPr>
            </w:pPr>
            <w:del w:id="2053" w:author="Changes 24 to 25 Oct" w:date="2026-10-25T16:02:42Z">
              <w:r>
                <w:rPr>
                  <w:kern w:val="0"/>
                  <w:sz w:val="18"/>
                  <w:szCs w:val="24"/>
                  <w:lang w:val="en-US" w:eastAsia="en-US" w:bidi="ar-SA"/>
                </w:rPr>
                <w:delText>Blibli third-party retail, 2022–23</w:delText>
              </w:r>
            </w:del>
          </w:p>
        </w:tc>
        <w:tc>
          <w:tcPr>
            <w:tcW w:w="1085" w:type="dxa"/>
            <w:tcBorders>
              <w:bottom w:val="single" w:sz="8" w:space="0" w:color="000000"/>
            </w:tcBorders>
          </w:tcPr>
          <w:p>
            <w:pPr>
              <w:pStyle w:val="Compact"/>
              <w:widowControl/>
              <w:spacing w:lineRule="exact" w:line="220" w:before="0" w:after="0"/>
              <w:jc w:val="left"/>
              <w:rPr>
                <w:kern w:val="0"/>
                <w:szCs w:val="24"/>
                <w:lang w:val="en-US" w:eastAsia="en-US" w:bidi="ar-SA"/>
                <w:del w:id="2056" w:author="Changes 24 to 25 Oct" w:date="2026-10-25T16:02:42Z"/>
              </w:rPr>
            </w:pPr>
            <w:del w:id="2055" w:author="Changes 24 to 25 Oct" w:date="2026-10-25T16:02:42Z">
              <w:r>
                <w:rPr>
                  <w:kern w:val="0"/>
                  <w:sz w:val="18"/>
                  <w:szCs w:val="24"/>
                  <w:lang w:val="en-US" w:eastAsia="en-US" w:bidi="ar-SA"/>
                </w:rPr>
                <w:delText>465.3</w:delText>
              </w:r>
            </w:del>
          </w:p>
        </w:tc>
        <w:tc>
          <w:tcPr>
            <w:tcW w:w="1519" w:type="dxa"/>
            <w:tcBorders>
              <w:bottom w:val="single" w:sz="8" w:space="0" w:color="000000"/>
            </w:tcBorders>
          </w:tcPr>
          <w:p>
            <w:pPr>
              <w:pStyle w:val="Compact"/>
              <w:widowControl/>
              <w:spacing w:lineRule="exact" w:line="220" w:before="0" w:after="0"/>
              <w:jc w:val="left"/>
              <w:rPr>
                <w:kern w:val="0"/>
                <w:szCs w:val="24"/>
                <w:lang w:val="en-US" w:eastAsia="en-US" w:bidi="ar-SA"/>
                <w:del w:id="2058" w:author="Changes 24 to 25 Oct" w:date="2026-10-25T16:02:42Z"/>
              </w:rPr>
            </w:pPr>
            <w:del w:id="2057" w:author="Changes 24 to 25 Oct" w:date="2026-10-25T16:02:42Z">
              <w:r>
                <w:rPr>
                  <w:kern w:val="0"/>
                  <w:sz w:val="18"/>
                  <w:szCs w:val="24"/>
                  <w:lang w:val="en-US" w:eastAsia="en-US" w:bidi="ar-SA"/>
                </w:rPr>
                <w:delText>34.7</w:delText>
              </w:r>
            </w:del>
          </w:p>
        </w:tc>
        <w:tc>
          <w:tcPr>
            <w:tcW w:w="1041" w:type="dxa"/>
            <w:tcBorders>
              <w:bottom w:val="single" w:sz="8" w:space="0" w:color="000000"/>
            </w:tcBorders>
          </w:tcPr>
          <w:p>
            <w:pPr>
              <w:pStyle w:val="Compact"/>
              <w:widowControl/>
              <w:spacing w:lineRule="exact" w:line="220" w:before="0" w:after="0"/>
              <w:jc w:val="left"/>
              <w:rPr>
                <w:kern w:val="0"/>
                <w:szCs w:val="24"/>
                <w:lang w:val="en-US" w:eastAsia="en-US" w:bidi="ar-SA"/>
                <w:del w:id="2060" w:author="Changes 24 to 25 Oct" w:date="2026-10-25T16:02:42Z"/>
              </w:rPr>
            </w:pPr>
            <w:del w:id="2059" w:author="Changes 24 to 25 Oct" w:date="2026-10-25T16:02:42Z">
              <w:r>
                <w:rPr>
                  <w:kern w:val="0"/>
                  <w:sz w:val="18"/>
                  <w:szCs w:val="24"/>
                  <w:lang w:val="en-US" w:eastAsia="en-US" w:bidi="ar-SA"/>
                </w:rPr>
                <w:delText>0.54</w:delText>
              </w:r>
            </w:del>
          </w:p>
        </w:tc>
        <w:tc>
          <w:tcPr>
            <w:tcW w:w="956" w:type="dxa"/>
            <w:tcBorders>
              <w:bottom w:val="single" w:sz="8" w:space="0" w:color="000000"/>
            </w:tcBorders>
          </w:tcPr>
          <w:p>
            <w:pPr>
              <w:pStyle w:val="Compact"/>
              <w:widowControl/>
              <w:spacing w:lineRule="exact" w:line="220" w:before="0" w:after="0"/>
              <w:jc w:val="left"/>
              <w:rPr>
                <w:kern w:val="0"/>
                <w:szCs w:val="24"/>
                <w:lang w:val="en-US" w:eastAsia="en-US" w:bidi="ar-SA"/>
                <w:del w:id="2062" w:author="Changes 24 to 25 Oct" w:date="2026-10-25T16:02:42Z"/>
              </w:rPr>
            </w:pPr>
            <w:del w:id="2061" w:author="Changes 24 to 25 Oct" w:date="2026-10-25T16:02:42Z">
              <w:r>
                <w:rPr>
                  <w:kern w:val="0"/>
                  <w:sz w:val="18"/>
                  <w:szCs w:val="24"/>
                  <w:lang w:val="en-US" w:eastAsia="en-US" w:bidi="ar-SA"/>
                </w:rPr>
                <w:delText>2.25</w:delText>
              </w:r>
            </w:del>
          </w:p>
        </w:tc>
        <w:tc>
          <w:tcPr>
            <w:tcW w:w="940" w:type="dxa"/>
            <w:tcBorders>
              <w:bottom w:val="single" w:sz="8" w:space="0" w:color="000000"/>
            </w:tcBorders>
          </w:tcPr>
          <w:p>
            <w:pPr>
              <w:pStyle w:val="Compact"/>
              <w:widowControl/>
              <w:spacing w:lineRule="exact" w:line="220" w:before="0" w:after="0"/>
              <w:jc w:val="left"/>
              <w:rPr>
                <w:kern w:val="0"/>
                <w:szCs w:val="24"/>
                <w:lang w:val="en-US" w:eastAsia="en-US" w:bidi="ar-SA"/>
                <w:del w:id="2064" w:author="Changes 24 to 25 Oct" w:date="2026-10-25T16:02:42Z"/>
              </w:rPr>
            </w:pPr>
            <w:del w:id="2063" w:author="Changes 24 to 25 Oct" w:date="2026-10-25T16:02:42Z">
              <w:r>
                <w:rPr>
                  <w:kern w:val="0"/>
                  <w:sz w:val="18"/>
                  <w:szCs w:val="24"/>
                  <w:lang w:val="en-US" w:eastAsia="en-US" w:bidi="ar-SA"/>
                </w:rPr>
                <w:delText>17.2</w:delText>
              </w:r>
            </w:del>
          </w:p>
        </w:tc>
        <w:tc>
          <w:tcPr>
            <w:tcW w:w="750" w:type="dxa"/>
            <w:tcBorders>
              <w:bottom w:val="single" w:sz="8" w:space="0" w:color="000000"/>
            </w:tcBorders>
          </w:tcPr>
          <w:p>
            <w:pPr>
              <w:pStyle w:val="Compact"/>
              <w:widowControl/>
              <w:spacing w:lineRule="exact" w:line="220" w:before="0" w:after="0"/>
              <w:jc w:val="left"/>
              <w:rPr>
                <w:kern w:val="0"/>
                <w:szCs w:val="24"/>
                <w:lang w:val="en-US" w:eastAsia="en-US" w:bidi="ar-SA"/>
                <w:del w:id="2066" w:author="Changes 24 to 25 Oct" w:date="2026-10-25T16:02:42Z"/>
              </w:rPr>
            </w:pPr>
            <w:del w:id="2065" w:author="Changes 24 to 25 Oct" w:date="2026-10-25T16:02:42Z">
              <w:r>
                <w:rPr>
                  <w:kern w:val="0"/>
                  <w:sz w:val="18"/>
                  <w:szCs w:val="24"/>
                  <w:lang w:val="en-US" w:eastAsia="en-US" w:bidi="ar-SA"/>
                </w:rPr>
                <w:delText>20.1</w:delText>
              </w:r>
            </w:del>
          </w:p>
        </w:tc>
        <w:tc>
          <w:tcPr>
            <w:tcW w:w="1131" w:type="dxa"/>
            <w:tcBorders>
              <w:bottom w:val="single" w:sz="8" w:space="0" w:color="000000"/>
            </w:tcBorders>
          </w:tcPr>
          <w:p>
            <w:pPr>
              <w:pStyle w:val="Compact"/>
              <w:widowControl/>
              <w:spacing w:lineRule="exact" w:line="220" w:before="0" w:after="0"/>
              <w:jc w:val="left"/>
              <w:rPr>
                <w:kern w:val="0"/>
                <w:szCs w:val="24"/>
                <w:lang w:val="en-US" w:eastAsia="en-US" w:bidi="ar-SA"/>
                <w:del w:id="2068" w:author="Changes 24 to 25 Oct" w:date="2026-10-25T16:02:42Z"/>
              </w:rPr>
            </w:pPr>
            <w:del w:id="2067" w:author="Changes 24 to 25 Oct" w:date="2026-10-25T16:02:42Z">
              <w:r>
                <w:rPr>
                  <w:kern w:val="0"/>
                  <w:sz w:val="18"/>
                  <w:szCs w:val="24"/>
                  <w:lang w:val="en-US" w:eastAsia="en-US" w:bidi="ar-SA"/>
                </w:rPr>
                <w:delText>62.7</w:delText>
              </w:r>
            </w:del>
          </w:p>
        </w:tc>
      </w:tr>
    </w:tbl>
    <w:p>
      <w:pPr>
        <w:pStyle w:val="BodyText"/>
        <w:spacing w:before="160" w:after="120"/>
        <w:jc w:val="left"/>
        <w:rPr>
          <w:del w:id="2072" w:author="Changes 24 to 25 Oct" w:date="2026-10-25T16:02:42Z"/>
        </w:rPr>
      </w:pPr>
      <w:del w:id="2069" w:author="Changes 24 to 25 Oct" w:date="2026-10-25T16:02:42Z">
        <w:r>
          <w:rPr/>
          <w:delText xml:space="preserve">Tokopedia, 2022–23, line by line (Rp million, </w:delText>
        </w:r>
      </w:del>
      <w:del w:id="2070" w:author="Changes 24 to 25 Oct" w:date="2026-10-25T16:02:42Z">
        <w:r>
          <w:rPr>
            <w:rStyle w:val="VerbatimChar"/>
          </w:rPr>
          <w:delText>tables/tokopedia_segment.csv</w:delText>
        </w:r>
      </w:del>
      <w:del w:id="2071" w:author="Changes 24 to 25 Oct" w:date="2026-10-25T16:02:42Z">
        <w:r>
          <w:rPr/>
          <w:delText>): gross revenue 8,143,239 to 8,988,909; incentives 4,112,320 to 2,813,719; net revenue 4,030,919 to 6,175,190. Net revenue rose by 2,144,271, of which lower incentives account for 60.6 percent and higher gross revenue for 39.4 percent (about 60 and 40 percent in the text).</w:delText>
        </w:r>
      </w:del>
    </w:p>
    <w:p>
      <w:pPr>
        <w:pStyle w:val="Heading3"/>
        <w:rPr>
          <w:del w:id="2074" w:author="Changes 24 to 25 Oct" w:date="2026-10-25T16:02:42Z"/>
        </w:rPr>
      </w:pPr>
      <w:del w:id="2073" w:author="Changes 24 to 25 Oct" w:date="2026-10-25T16:02:42Z">
        <w:r>
          <w:rPr/>
          <w:delText>A.4 Wedge and ecosystem ratio by platform-year, Indonesian series</w:delText>
        </w:r>
      </w:del>
    </w:p>
    <w:p>
      <w:pPr>
        <w:pStyle w:val="FirstParagraph"/>
        <w:jc w:val="left"/>
        <w:rPr>
          <w:del w:id="2078" w:author="Changes 24 to 25 Oct" w:date="2026-10-25T16:02:42Z"/>
        </w:rPr>
      </w:pPr>
      <w:del w:id="2075" w:author="Changes 24 to 25 Oct" w:date="2026-10-25T16:02:42Z">
        <w:r>
          <w:rPr/>
          <w:delTex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9 converts Tokopedia’s 2023 rupiah amounts to US dollars. Take rate and ecosystem ratio carry no currency. Each label names the source of the transaction value and of the revenue in that row. Source: </w:delText>
        </w:r>
      </w:del>
      <w:del w:id="2076" w:author="Changes 24 to 25 Oct" w:date="2026-10-25T16:02:42Z">
        <w:r>
          <w:rPr>
            <w:rStyle w:val="VerbatimChar"/>
          </w:rPr>
          <w:delText>tables/take_rate_levels.csv</w:delText>
        </w:r>
      </w:del>
      <w:del w:id="2077" w:author="Changes 24 to 25 Oct" w:date="2026-10-25T16:02:42Z">
        <w:r>
          <w:rPr/>
          <w:delText>.</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370"/>
        <w:gridCol w:w="560"/>
        <w:gridCol w:w="1226"/>
        <w:gridCol w:w="1035"/>
        <w:gridCol w:w="1225"/>
        <w:gridCol w:w="804"/>
        <w:gridCol w:w="1035"/>
        <w:gridCol w:w="1249"/>
      </w:tblGrid>
      <w:tr>
        <w:trPr>
          <w:tblHeader w:val="true"/>
          <w:del w:id="2079" w:author="Changes 24 to 25 Oct" w:date="2026-10-25T16:02:42Z"/>
          <w:cantSplit w:val="true"/>
        </w:trPr>
        <w:tc>
          <w:tcPr>
            <w:tcW w:w="137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81" w:author="Changes 24 to 25 Oct" w:date="2026-10-25T16:02:42Z"/>
              </w:rPr>
            </w:pPr>
            <w:del w:id="2080" w:author="Changes 24 to 25 Oct" w:date="2026-10-25T16:02:42Z">
              <w:r>
                <w:rPr>
                  <w:b/>
                  <w:kern w:val="0"/>
                  <w:sz w:val="18"/>
                  <w:szCs w:val="24"/>
                  <w:lang w:val="en-US" w:eastAsia="en-US" w:bidi="ar-SA"/>
                </w:rPr>
                <w:delText>Series</w:delText>
              </w:r>
            </w:del>
          </w:p>
        </w:tc>
        <w:tc>
          <w:tcPr>
            <w:tcW w:w="56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83" w:author="Changes 24 to 25 Oct" w:date="2026-10-25T16:02:42Z"/>
              </w:rPr>
            </w:pPr>
            <w:del w:id="2082" w:author="Changes 24 to 25 Oct" w:date="2026-10-25T16:02:42Z">
              <w:r>
                <w:rPr>
                  <w:b/>
                  <w:kern w:val="0"/>
                  <w:sz w:val="18"/>
                  <w:szCs w:val="24"/>
                  <w:lang w:val="en-US" w:eastAsia="en-US" w:bidi="ar-SA"/>
                </w:rPr>
                <w:delText>Year</w:delText>
              </w:r>
            </w:del>
          </w:p>
        </w:tc>
        <w:tc>
          <w:tcPr>
            <w:tcW w:w="122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85" w:author="Changes 24 to 25 Oct" w:date="2026-10-25T16:02:42Z"/>
              </w:rPr>
            </w:pPr>
            <w:del w:id="2084" w:author="Changes 24 to 25 Oct" w:date="2026-10-25T16:02:42Z">
              <w:r>
                <w:rPr>
                  <w:b/>
                  <w:kern w:val="0"/>
                  <w:sz w:val="18"/>
                  <w:szCs w:val="24"/>
                  <w:lang w:val="en-US" w:eastAsia="en-US" w:bidi="ar-SA"/>
                </w:rPr>
                <w:delText>Transaction value</w:delText>
              </w:r>
            </w:del>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87" w:author="Changes 24 to 25 Oct" w:date="2026-10-25T16:02:42Z"/>
              </w:rPr>
            </w:pPr>
            <w:del w:id="2086" w:author="Changes 24 to 25 Oct" w:date="2026-10-25T16:02:42Z">
              <w:r>
                <w:rPr>
                  <w:b/>
                  <w:kern w:val="0"/>
                  <w:sz w:val="18"/>
                  <w:szCs w:val="24"/>
                  <w:lang w:val="en-US" w:eastAsia="en-US" w:bidi="ar-SA"/>
                </w:rPr>
                <w:delText>Revenue</w:delText>
              </w:r>
            </w:del>
          </w:p>
        </w:tc>
        <w:tc>
          <w:tcPr>
            <w:tcW w:w="122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89" w:author="Changes 24 to 25 Oct" w:date="2026-10-25T16:02:42Z"/>
              </w:rPr>
            </w:pPr>
            <w:del w:id="2088" w:author="Changes 24 to 25 Oct" w:date="2026-10-25T16:02:42Z">
              <w:r>
                <w:rPr>
                  <w:b/>
                  <w:kern w:val="0"/>
                  <w:sz w:val="18"/>
                  <w:szCs w:val="24"/>
                  <w:lang w:val="en-US" w:eastAsia="en-US" w:bidi="ar-SA"/>
                </w:rPr>
                <w:delText>Wedge</w:delText>
              </w:r>
            </w:del>
          </w:p>
        </w:tc>
        <w:tc>
          <w:tcPr>
            <w:tcW w:w="80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91" w:author="Changes 24 to 25 Oct" w:date="2026-10-25T16:02:42Z"/>
              </w:rPr>
            </w:pPr>
            <w:del w:id="2090" w:author="Changes 24 to 25 Oct" w:date="2026-10-25T16:02:42Z">
              <w:r>
                <w:rPr>
                  <w:b/>
                  <w:kern w:val="0"/>
                  <w:sz w:val="18"/>
                  <w:szCs w:val="24"/>
                  <w:lang w:val="en-US" w:eastAsia="en-US" w:bidi="ar-SA"/>
                </w:rPr>
                <w:delText>Take rate (%)</w:delText>
              </w:r>
            </w:del>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93" w:author="Changes 24 to 25 Oct" w:date="2026-10-25T16:02:42Z"/>
              </w:rPr>
            </w:pPr>
            <w:del w:id="2092" w:author="Changes 24 to 25 Oct" w:date="2026-10-25T16:02:42Z">
              <w:r>
                <w:rPr>
                  <w:b/>
                  <w:kern w:val="0"/>
                  <w:sz w:val="18"/>
                  <w:szCs w:val="24"/>
                  <w:lang w:val="en-US" w:eastAsia="en-US" w:bidi="ar-SA"/>
                </w:rPr>
                <w:delText>Ecosystem ratio</w:delText>
              </w:r>
            </w:del>
          </w:p>
        </w:tc>
        <w:tc>
          <w:tcPr>
            <w:tcW w:w="124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095" w:author="Changes 24 to 25 Oct" w:date="2026-10-25T16:02:42Z"/>
              </w:rPr>
            </w:pPr>
            <w:del w:id="2094" w:author="Changes 24 to 25 Oct" w:date="2026-10-25T16:02:42Z">
              <w:r>
                <w:rPr>
                  <w:b/>
                  <w:kern w:val="0"/>
                  <w:sz w:val="18"/>
                  <w:szCs w:val="24"/>
                  <w:lang w:val="en-US" w:eastAsia="en-US" w:bidi="ar-SA"/>
                </w:rPr>
                <w:delText>Label</w:delText>
              </w:r>
            </w:del>
          </w:p>
        </w:tc>
      </w:tr>
      <w:tr>
        <w:trPr>
          <w:del w:id="2096" w:author="Changes 24 to 25 Oct" w:date="2026-10-25T16:02:42Z"/>
          <w:cantSplit w:val="true"/>
        </w:trPr>
        <w:tc>
          <w:tcPr>
            <w:tcW w:w="1370" w:type="dxa"/>
            <w:tcBorders/>
          </w:tcPr>
          <w:p>
            <w:pPr>
              <w:pStyle w:val="Compact"/>
              <w:keepNext w:val="true"/>
              <w:widowControl/>
              <w:spacing w:lineRule="exact" w:line="220" w:before="0" w:after="0"/>
              <w:jc w:val="left"/>
              <w:rPr>
                <w:kern w:val="0"/>
                <w:szCs w:val="24"/>
                <w:lang w:val="en-US" w:eastAsia="en-US" w:bidi="ar-SA"/>
                <w:del w:id="2098" w:author="Changes 24 to 25 Oct" w:date="2026-10-25T16:02:42Z"/>
              </w:rPr>
            </w:pPr>
            <w:del w:id="2097" w:author="Changes 24 to 25 Oct" w:date="2026-10-25T16:02:42Z">
              <w:r>
                <w:rPr>
                  <w:kern w:val="0"/>
                  <w:sz w:val="18"/>
                  <w:szCs w:val="24"/>
                  <w:lang w:val="en-US" w:eastAsia="en-US" w:bidi="ar-SA"/>
                </w:rPr>
                <w:delText>Grab</w:delText>
              </w:r>
            </w:del>
          </w:p>
        </w:tc>
        <w:tc>
          <w:tcPr>
            <w:tcW w:w="560" w:type="dxa"/>
            <w:tcBorders/>
          </w:tcPr>
          <w:p>
            <w:pPr>
              <w:pStyle w:val="Compact"/>
              <w:keepNext w:val="true"/>
              <w:widowControl/>
              <w:spacing w:lineRule="exact" w:line="220" w:before="0" w:after="0"/>
              <w:jc w:val="left"/>
              <w:rPr>
                <w:kern w:val="0"/>
                <w:szCs w:val="24"/>
                <w:lang w:val="en-US" w:eastAsia="en-US" w:bidi="ar-SA"/>
                <w:del w:id="2100" w:author="Changes 24 to 25 Oct" w:date="2026-10-25T16:02:42Z"/>
              </w:rPr>
            </w:pPr>
            <w:del w:id="2099" w:author="Changes 24 to 25 Oct" w:date="2026-10-25T16:02:42Z">
              <w:r>
                <w:rPr>
                  <w:kern w:val="0"/>
                  <w:sz w:val="18"/>
                  <w:szCs w:val="24"/>
                  <w:lang w:val="en-US" w:eastAsia="en-US" w:bidi="ar-SA"/>
                </w:rPr>
                <w:delText>2021</w:delText>
              </w:r>
            </w:del>
          </w:p>
        </w:tc>
        <w:tc>
          <w:tcPr>
            <w:tcW w:w="1226" w:type="dxa"/>
            <w:tcBorders/>
          </w:tcPr>
          <w:p>
            <w:pPr>
              <w:pStyle w:val="Compact"/>
              <w:keepNext w:val="true"/>
              <w:widowControl/>
              <w:spacing w:lineRule="exact" w:line="220" w:before="0" w:after="0"/>
              <w:jc w:val="left"/>
              <w:rPr>
                <w:kern w:val="0"/>
                <w:szCs w:val="24"/>
                <w:lang w:val="en-US" w:eastAsia="en-US" w:bidi="ar-SA"/>
                <w:del w:id="2102" w:author="Changes 24 to 25 Oct" w:date="2026-10-25T16:02:42Z"/>
              </w:rPr>
            </w:pPr>
            <w:del w:id="2101" w:author="Changes 24 to 25 Oct" w:date="2026-10-25T16:02:42Z">
              <w:r>
                <w:rPr>
                  <w:kern w:val="0"/>
                  <w:sz w:val="18"/>
                  <w:szCs w:val="24"/>
                  <w:lang w:val="en-US" w:eastAsia="en-US" w:bidi="ar-SA"/>
                </w:rPr>
                <w:delText>1.88</w:delText>
              </w:r>
            </w:del>
          </w:p>
        </w:tc>
        <w:tc>
          <w:tcPr>
            <w:tcW w:w="1035" w:type="dxa"/>
            <w:tcBorders/>
          </w:tcPr>
          <w:p>
            <w:pPr>
              <w:pStyle w:val="Compact"/>
              <w:keepNext w:val="true"/>
              <w:widowControl/>
              <w:spacing w:lineRule="exact" w:line="220" w:before="0" w:after="0"/>
              <w:jc w:val="left"/>
              <w:rPr>
                <w:kern w:val="0"/>
                <w:szCs w:val="24"/>
                <w:lang w:val="en-US" w:eastAsia="en-US" w:bidi="ar-SA"/>
                <w:del w:id="2104" w:author="Changes 24 to 25 Oct" w:date="2026-10-25T16:02:42Z"/>
              </w:rPr>
            </w:pPr>
            <w:del w:id="2103" w:author="Changes 24 to 25 Oct" w:date="2026-10-25T16:02:42Z">
              <w:r>
                <w:rPr>
                  <w:kern w:val="0"/>
                  <w:sz w:val="18"/>
                  <w:szCs w:val="24"/>
                  <w:lang w:val="en-US" w:eastAsia="en-US" w:bidi="ar-SA"/>
                </w:rPr>
                <w:delText>0.08</w:delText>
              </w:r>
            </w:del>
          </w:p>
        </w:tc>
        <w:tc>
          <w:tcPr>
            <w:tcW w:w="1225" w:type="dxa"/>
            <w:tcBorders/>
          </w:tcPr>
          <w:p>
            <w:pPr>
              <w:pStyle w:val="Compact"/>
              <w:keepNext w:val="true"/>
              <w:widowControl/>
              <w:spacing w:lineRule="exact" w:line="220" w:before="0" w:after="0"/>
              <w:jc w:val="left"/>
              <w:rPr>
                <w:kern w:val="0"/>
                <w:szCs w:val="24"/>
                <w:lang w:val="en-US" w:eastAsia="en-US" w:bidi="ar-SA"/>
                <w:del w:id="2106" w:author="Changes 24 to 25 Oct" w:date="2026-10-25T16:02:42Z"/>
              </w:rPr>
            </w:pPr>
            <w:del w:id="2105" w:author="Changes 24 to 25 Oct" w:date="2026-10-25T16:02:42Z">
              <w:r>
                <w:rPr>
                  <w:kern w:val="0"/>
                  <w:sz w:val="18"/>
                  <w:szCs w:val="24"/>
                  <w:lang w:val="en-US" w:eastAsia="en-US" w:bidi="ar-SA"/>
                </w:rPr>
                <w:delText>1.80</w:delText>
              </w:r>
            </w:del>
          </w:p>
        </w:tc>
        <w:tc>
          <w:tcPr>
            <w:tcW w:w="804" w:type="dxa"/>
            <w:tcBorders/>
          </w:tcPr>
          <w:p>
            <w:pPr>
              <w:pStyle w:val="Compact"/>
              <w:keepNext w:val="true"/>
              <w:widowControl/>
              <w:spacing w:lineRule="exact" w:line="220" w:before="0" w:after="0"/>
              <w:jc w:val="left"/>
              <w:rPr>
                <w:kern w:val="0"/>
                <w:szCs w:val="24"/>
                <w:lang w:val="en-US" w:eastAsia="en-US" w:bidi="ar-SA"/>
                <w:del w:id="2108" w:author="Changes 24 to 25 Oct" w:date="2026-10-25T16:02:42Z"/>
              </w:rPr>
            </w:pPr>
            <w:del w:id="2107" w:author="Changes 24 to 25 Oct" w:date="2026-10-25T16:02:42Z">
              <w:r>
                <w:rPr>
                  <w:kern w:val="0"/>
                  <w:sz w:val="18"/>
                  <w:szCs w:val="24"/>
                  <w:lang w:val="en-US" w:eastAsia="en-US" w:bidi="ar-SA"/>
                </w:rPr>
                <w:delText>4.20</w:delText>
              </w:r>
            </w:del>
          </w:p>
        </w:tc>
        <w:tc>
          <w:tcPr>
            <w:tcW w:w="1035" w:type="dxa"/>
            <w:tcBorders/>
          </w:tcPr>
          <w:p>
            <w:pPr>
              <w:pStyle w:val="Compact"/>
              <w:keepNext w:val="true"/>
              <w:widowControl/>
              <w:spacing w:lineRule="exact" w:line="220" w:before="0" w:after="0"/>
              <w:jc w:val="left"/>
              <w:rPr>
                <w:kern w:val="0"/>
                <w:szCs w:val="24"/>
                <w:lang w:val="en-US" w:eastAsia="en-US" w:bidi="ar-SA"/>
                <w:del w:id="2110" w:author="Changes 24 to 25 Oct" w:date="2026-10-25T16:02:42Z"/>
              </w:rPr>
            </w:pPr>
            <w:del w:id="2109" w:author="Changes 24 to 25 Oct" w:date="2026-10-25T16:02:42Z">
              <w:r>
                <w:rPr>
                  <w:kern w:val="0"/>
                  <w:sz w:val="18"/>
                  <w:szCs w:val="24"/>
                  <w:lang w:val="en-US" w:eastAsia="en-US" w:bidi="ar-SA"/>
                </w:rPr>
                <w:delText>22.8</w:delText>
              </w:r>
            </w:del>
          </w:p>
        </w:tc>
        <w:tc>
          <w:tcPr>
            <w:tcW w:w="1249" w:type="dxa"/>
            <w:tcBorders/>
          </w:tcPr>
          <w:p>
            <w:pPr>
              <w:pStyle w:val="Compact"/>
              <w:keepNext w:val="true"/>
              <w:widowControl/>
              <w:spacing w:lineRule="exact" w:line="220" w:before="0" w:after="0"/>
              <w:jc w:val="left"/>
              <w:rPr>
                <w:kern w:val="0"/>
                <w:szCs w:val="24"/>
                <w:lang w:val="en-US" w:eastAsia="en-US" w:bidi="ar-SA"/>
                <w:del w:id="2112" w:author="Changes 24 to 25 Oct" w:date="2026-10-25T16:02:42Z"/>
              </w:rPr>
            </w:pPr>
            <w:del w:id="2111" w:author="Changes 24 to 25 Oct" w:date="2026-10-25T16:02:42Z">
              <w:r>
                <w:rPr>
                  <w:kern w:val="0"/>
                  <w:sz w:val="18"/>
                  <w:szCs w:val="24"/>
                  <w:lang w:val="en-US" w:eastAsia="en-US" w:bidi="ar-SA"/>
                </w:rPr>
                <w:delText>Revenue: country disclosure; value: derived</w:delText>
              </w:r>
            </w:del>
          </w:p>
        </w:tc>
      </w:tr>
      <w:tr>
        <w:trPr>
          <w:del w:id="2113" w:author="Changes 24 to 25 Oct" w:date="2026-10-25T16:02:42Z"/>
          <w:cantSplit w:val="true"/>
        </w:trPr>
        <w:tc>
          <w:tcPr>
            <w:tcW w:w="1370" w:type="dxa"/>
            <w:tcBorders/>
          </w:tcPr>
          <w:p>
            <w:pPr>
              <w:pStyle w:val="Compact"/>
              <w:keepNext w:val="true"/>
              <w:widowControl/>
              <w:spacing w:lineRule="exact" w:line="220" w:before="0" w:after="0"/>
              <w:jc w:val="left"/>
              <w:rPr>
                <w:kern w:val="0"/>
                <w:szCs w:val="24"/>
                <w:lang w:val="en-US" w:eastAsia="en-US" w:bidi="ar-SA"/>
                <w:del w:id="2115" w:author="Changes 24 to 25 Oct" w:date="2026-10-25T16:02:42Z"/>
              </w:rPr>
            </w:pPr>
            <w:del w:id="2114" w:author="Changes 24 to 25 Oct" w:date="2026-10-25T16:02:42Z">
              <w:r>
                <w:rPr>
                  <w:kern w:val="0"/>
                  <w:sz w:val="18"/>
                  <w:szCs w:val="24"/>
                  <w:lang w:val="en-US" w:eastAsia="en-US" w:bidi="ar-SA"/>
                </w:rPr>
                <w:delText>Grab</w:delText>
              </w:r>
            </w:del>
          </w:p>
        </w:tc>
        <w:tc>
          <w:tcPr>
            <w:tcW w:w="560" w:type="dxa"/>
            <w:tcBorders/>
          </w:tcPr>
          <w:p>
            <w:pPr>
              <w:pStyle w:val="Compact"/>
              <w:keepNext w:val="true"/>
              <w:widowControl/>
              <w:spacing w:lineRule="exact" w:line="220" w:before="0" w:after="0"/>
              <w:jc w:val="left"/>
              <w:rPr>
                <w:kern w:val="0"/>
                <w:szCs w:val="24"/>
                <w:lang w:val="en-US" w:eastAsia="en-US" w:bidi="ar-SA"/>
                <w:del w:id="2117" w:author="Changes 24 to 25 Oct" w:date="2026-10-25T16:02:42Z"/>
              </w:rPr>
            </w:pPr>
            <w:del w:id="2116" w:author="Changes 24 to 25 Oct" w:date="2026-10-25T16:02:42Z">
              <w:r>
                <w:rPr>
                  <w:kern w:val="0"/>
                  <w:sz w:val="18"/>
                  <w:szCs w:val="24"/>
                  <w:lang w:val="en-US" w:eastAsia="en-US" w:bidi="ar-SA"/>
                </w:rPr>
                <w:delText>2022</w:delText>
              </w:r>
            </w:del>
          </w:p>
        </w:tc>
        <w:tc>
          <w:tcPr>
            <w:tcW w:w="1226" w:type="dxa"/>
            <w:tcBorders/>
          </w:tcPr>
          <w:p>
            <w:pPr>
              <w:pStyle w:val="Compact"/>
              <w:keepNext w:val="true"/>
              <w:widowControl/>
              <w:spacing w:lineRule="exact" w:line="220" w:before="0" w:after="0"/>
              <w:jc w:val="left"/>
              <w:rPr>
                <w:kern w:val="0"/>
                <w:szCs w:val="24"/>
                <w:lang w:val="en-US" w:eastAsia="en-US" w:bidi="ar-SA"/>
                <w:del w:id="2119" w:author="Changes 24 to 25 Oct" w:date="2026-10-25T16:02:42Z"/>
              </w:rPr>
            </w:pPr>
            <w:del w:id="2118" w:author="Changes 24 to 25 Oct" w:date="2026-10-25T16:02:42Z">
              <w:r>
                <w:rPr>
                  <w:kern w:val="0"/>
                  <w:sz w:val="18"/>
                  <w:szCs w:val="24"/>
                  <w:lang w:val="en-US" w:eastAsia="en-US" w:bidi="ar-SA"/>
                </w:rPr>
                <w:delText>3.83</w:delText>
              </w:r>
            </w:del>
          </w:p>
        </w:tc>
        <w:tc>
          <w:tcPr>
            <w:tcW w:w="1035" w:type="dxa"/>
            <w:tcBorders/>
          </w:tcPr>
          <w:p>
            <w:pPr>
              <w:pStyle w:val="Compact"/>
              <w:keepNext w:val="true"/>
              <w:widowControl/>
              <w:spacing w:lineRule="exact" w:line="220" w:before="0" w:after="0"/>
              <w:jc w:val="left"/>
              <w:rPr>
                <w:kern w:val="0"/>
                <w:szCs w:val="24"/>
                <w:lang w:val="en-US" w:eastAsia="en-US" w:bidi="ar-SA"/>
                <w:del w:id="2121" w:author="Changes 24 to 25 Oct" w:date="2026-10-25T16:02:42Z"/>
              </w:rPr>
            </w:pPr>
            <w:del w:id="2120" w:author="Changes 24 to 25 Oct" w:date="2026-10-25T16:02:42Z">
              <w:r>
                <w:rPr>
                  <w:kern w:val="0"/>
                  <w:sz w:val="18"/>
                  <w:szCs w:val="24"/>
                  <w:lang w:val="en-US" w:eastAsia="en-US" w:bidi="ar-SA"/>
                </w:rPr>
                <w:delText>0.28</w:delText>
              </w:r>
            </w:del>
          </w:p>
        </w:tc>
        <w:tc>
          <w:tcPr>
            <w:tcW w:w="1225" w:type="dxa"/>
            <w:tcBorders/>
          </w:tcPr>
          <w:p>
            <w:pPr>
              <w:pStyle w:val="Compact"/>
              <w:keepNext w:val="true"/>
              <w:widowControl/>
              <w:spacing w:lineRule="exact" w:line="220" w:before="0" w:after="0"/>
              <w:jc w:val="left"/>
              <w:rPr>
                <w:kern w:val="0"/>
                <w:szCs w:val="24"/>
                <w:lang w:val="en-US" w:eastAsia="en-US" w:bidi="ar-SA"/>
                <w:del w:id="2123" w:author="Changes 24 to 25 Oct" w:date="2026-10-25T16:02:42Z"/>
              </w:rPr>
            </w:pPr>
            <w:del w:id="2122" w:author="Changes 24 to 25 Oct" w:date="2026-10-25T16:02:42Z">
              <w:r>
                <w:rPr>
                  <w:kern w:val="0"/>
                  <w:sz w:val="18"/>
                  <w:szCs w:val="24"/>
                  <w:lang w:val="en-US" w:eastAsia="en-US" w:bidi="ar-SA"/>
                </w:rPr>
                <w:delText>3.55</w:delText>
              </w:r>
            </w:del>
          </w:p>
        </w:tc>
        <w:tc>
          <w:tcPr>
            <w:tcW w:w="804" w:type="dxa"/>
            <w:tcBorders/>
          </w:tcPr>
          <w:p>
            <w:pPr>
              <w:pStyle w:val="Compact"/>
              <w:keepNext w:val="true"/>
              <w:widowControl/>
              <w:spacing w:lineRule="exact" w:line="220" w:before="0" w:after="0"/>
              <w:jc w:val="left"/>
              <w:rPr>
                <w:kern w:val="0"/>
                <w:szCs w:val="24"/>
                <w:lang w:val="en-US" w:eastAsia="en-US" w:bidi="ar-SA"/>
                <w:del w:id="2125" w:author="Changes 24 to 25 Oct" w:date="2026-10-25T16:02:42Z"/>
              </w:rPr>
            </w:pPr>
            <w:del w:id="2124" w:author="Changes 24 to 25 Oct" w:date="2026-10-25T16:02:42Z">
              <w:r>
                <w:rPr>
                  <w:kern w:val="0"/>
                  <w:sz w:val="18"/>
                  <w:szCs w:val="24"/>
                  <w:lang w:val="en-US" w:eastAsia="en-US" w:bidi="ar-SA"/>
                </w:rPr>
                <w:delText>7.19</w:delText>
              </w:r>
            </w:del>
          </w:p>
        </w:tc>
        <w:tc>
          <w:tcPr>
            <w:tcW w:w="1035" w:type="dxa"/>
            <w:tcBorders/>
          </w:tcPr>
          <w:p>
            <w:pPr>
              <w:pStyle w:val="Compact"/>
              <w:keepNext w:val="true"/>
              <w:widowControl/>
              <w:spacing w:lineRule="exact" w:line="220" w:before="0" w:after="0"/>
              <w:jc w:val="left"/>
              <w:rPr>
                <w:kern w:val="0"/>
                <w:szCs w:val="24"/>
                <w:lang w:val="en-US" w:eastAsia="en-US" w:bidi="ar-SA"/>
                <w:del w:id="2127" w:author="Changes 24 to 25 Oct" w:date="2026-10-25T16:02:42Z"/>
              </w:rPr>
            </w:pPr>
            <w:del w:id="2126" w:author="Changes 24 to 25 Oct" w:date="2026-10-25T16:02:42Z">
              <w:r>
                <w:rPr>
                  <w:kern w:val="0"/>
                  <w:sz w:val="18"/>
                  <w:szCs w:val="24"/>
                  <w:lang w:val="en-US" w:eastAsia="en-US" w:bidi="ar-SA"/>
                </w:rPr>
                <w:delText>12.9</w:delText>
              </w:r>
            </w:del>
          </w:p>
        </w:tc>
        <w:tc>
          <w:tcPr>
            <w:tcW w:w="1249" w:type="dxa"/>
            <w:tcBorders/>
          </w:tcPr>
          <w:p>
            <w:pPr>
              <w:pStyle w:val="Compact"/>
              <w:keepNext w:val="true"/>
              <w:widowControl/>
              <w:spacing w:lineRule="exact" w:line="220" w:before="0" w:after="0"/>
              <w:jc w:val="left"/>
              <w:rPr>
                <w:kern w:val="0"/>
                <w:szCs w:val="24"/>
                <w:lang w:val="en-US" w:eastAsia="en-US" w:bidi="ar-SA"/>
                <w:del w:id="2129" w:author="Changes 24 to 25 Oct" w:date="2026-10-25T16:02:42Z"/>
              </w:rPr>
            </w:pPr>
            <w:del w:id="2128" w:author="Changes 24 to 25 Oct" w:date="2026-10-25T16:02:42Z">
              <w:r>
                <w:rPr>
                  <w:kern w:val="0"/>
                  <w:sz w:val="18"/>
                  <w:szCs w:val="24"/>
                  <w:lang w:val="en-US" w:eastAsia="en-US" w:bidi="ar-SA"/>
                </w:rPr>
                <w:delText>Revenue: country disclosure; value: derived</w:delText>
              </w:r>
            </w:del>
          </w:p>
        </w:tc>
      </w:tr>
      <w:tr>
        <w:trPr>
          <w:del w:id="2130"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132" w:author="Changes 24 to 25 Oct" w:date="2026-10-25T16:02:42Z"/>
              </w:rPr>
            </w:pPr>
            <w:del w:id="2131" w:author="Changes 24 to 25 Oct" w:date="2026-10-25T16:02:42Z">
              <w:r>
                <w:rPr>
                  <w:kern w:val="0"/>
                  <w:sz w:val="18"/>
                  <w:szCs w:val="24"/>
                  <w:lang w:val="en-US" w:eastAsia="en-US" w:bidi="ar-SA"/>
                </w:rPr>
                <w:delText>Grab</w:delText>
              </w:r>
            </w:del>
          </w:p>
        </w:tc>
        <w:tc>
          <w:tcPr>
            <w:tcW w:w="560" w:type="dxa"/>
            <w:tcBorders/>
          </w:tcPr>
          <w:p>
            <w:pPr>
              <w:pStyle w:val="Compact"/>
              <w:widowControl/>
              <w:spacing w:lineRule="exact" w:line="220" w:before="0" w:after="0"/>
              <w:jc w:val="left"/>
              <w:rPr>
                <w:kern w:val="0"/>
                <w:szCs w:val="24"/>
                <w:lang w:val="en-US" w:eastAsia="en-US" w:bidi="ar-SA"/>
                <w:del w:id="2134" w:author="Changes 24 to 25 Oct" w:date="2026-10-25T16:02:42Z"/>
              </w:rPr>
            </w:pPr>
            <w:del w:id="2133" w:author="Changes 24 to 25 Oct" w:date="2026-10-25T16:02:42Z">
              <w:r>
                <w:rPr>
                  <w:kern w:val="0"/>
                  <w:sz w:val="18"/>
                  <w:szCs w:val="24"/>
                  <w:lang w:val="en-US" w:eastAsia="en-US" w:bidi="ar-SA"/>
                </w:rPr>
                <w:delText>2023</w:delText>
              </w:r>
            </w:del>
          </w:p>
        </w:tc>
        <w:tc>
          <w:tcPr>
            <w:tcW w:w="1226" w:type="dxa"/>
            <w:tcBorders/>
          </w:tcPr>
          <w:p>
            <w:pPr>
              <w:pStyle w:val="Compact"/>
              <w:widowControl/>
              <w:spacing w:lineRule="exact" w:line="220" w:before="0" w:after="0"/>
              <w:jc w:val="left"/>
              <w:rPr>
                <w:kern w:val="0"/>
                <w:szCs w:val="24"/>
                <w:lang w:val="en-US" w:eastAsia="en-US" w:bidi="ar-SA"/>
                <w:del w:id="2136" w:author="Changes 24 to 25 Oct" w:date="2026-10-25T16:02:42Z"/>
              </w:rPr>
            </w:pPr>
            <w:del w:id="2135" w:author="Changes 24 to 25 Oct" w:date="2026-10-25T16:02:42Z">
              <w:r>
                <w:rPr>
                  <w:kern w:val="0"/>
                  <w:sz w:val="18"/>
                  <w:szCs w:val="24"/>
                  <w:lang w:val="en-US" w:eastAsia="en-US" w:bidi="ar-SA"/>
                </w:rPr>
                <w:delText>5.38</w:delText>
              </w:r>
            </w:del>
          </w:p>
        </w:tc>
        <w:tc>
          <w:tcPr>
            <w:tcW w:w="1035" w:type="dxa"/>
            <w:tcBorders/>
          </w:tcPr>
          <w:p>
            <w:pPr>
              <w:pStyle w:val="Compact"/>
              <w:widowControl/>
              <w:spacing w:lineRule="exact" w:line="220" w:before="0" w:after="0"/>
              <w:jc w:val="left"/>
              <w:rPr>
                <w:kern w:val="0"/>
                <w:szCs w:val="24"/>
                <w:lang w:val="en-US" w:eastAsia="en-US" w:bidi="ar-SA"/>
                <w:del w:id="2138" w:author="Changes 24 to 25 Oct" w:date="2026-10-25T16:02:42Z"/>
              </w:rPr>
            </w:pPr>
            <w:del w:id="2137" w:author="Changes 24 to 25 Oct" w:date="2026-10-25T16:02:42Z">
              <w:r>
                <w:rPr>
                  <w:kern w:val="0"/>
                  <w:sz w:val="18"/>
                  <w:szCs w:val="24"/>
                  <w:lang w:val="en-US" w:eastAsia="en-US" w:bidi="ar-SA"/>
                </w:rPr>
                <w:delText>0.60</w:delText>
              </w:r>
            </w:del>
          </w:p>
        </w:tc>
        <w:tc>
          <w:tcPr>
            <w:tcW w:w="1225" w:type="dxa"/>
            <w:tcBorders/>
          </w:tcPr>
          <w:p>
            <w:pPr>
              <w:pStyle w:val="Compact"/>
              <w:widowControl/>
              <w:spacing w:lineRule="exact" w:line="220" w:before="0" w:after="0"/>
              <w:jc w:val="left"/>
              <w:rPr>
                <w:kern w:val="0"/>
                <w:szCs w:val="24"/>
                <w:lang w:val="en-US" w:eastAsia="en-US" w:bidi="ar-SA"/>
                <w:del w:id="2140" w:author="Changes 24 to 25 Oct" w:date="2026-10-25T16:02:42Z"/>
              </w:rPr>
            </w:pPr>
            <w:del w:id="2139" w:author="Changes 24 to 25 Oct" w:date="2026-10-25T16:02:42Z">
              <w:r>
                <w:rPr>
                  <w:kern w:val="0"/>
                  <w:sz w:val="18"/>
                  <w:szCs w:val="24"/>
                  <w:lang w:val="en-US" w:eastAsia="en-US" w:bidi="ar-SA"/>
                </w:rPr>
                <w:delText>4.78</w:delText>
              </w:r>
            </w:del>
          </w:p>
        </w:tc>
        <w:tc>
          <w:tcPr>
            <w:tcW w:w="804" w:type="dxa"/>
            <w:tcBorders/>
          </w:tcPr>
          <w:p>
            <w:pPr>
              <w:pStyle w:val="Compact"/>
              <w:widowControl/>
              <w:spacing w:lineRule="exact" w:line="220" w:before="0" w:after="0"/>
              <w:jc w:val="left"/>
              <w:rPr>
                <w:kern w:val="0"/>
                <w:szCs w:val="24"/>
                <w:lang w:val="en-US" w:eastAsia="en-US" w:bidi="ar-SA"/>
                <w:del w:id="2142" w:author="Changes 24 to 25 Oct" w:date="2026-10-25T16:02:42Z"/>
              </w:rPr>
            </w:pPr>
            <w:del w:id="2141" w:author="Changes 24 to 25 Oct" w:date="2026-10-25T16:02:42Z">
              <w:r>
                <w:rPr>
                  <w:kern w:val="0"/>
                  <w:sz w:val="18"/>
                  <w:szCs w:val="24"/>
                  <w:lang w:val="en-US" w:eastAsia="en-US" w:bidi="ar-SA"/>
                </w:rPr>
                <w:delText>11.24</w:delText>
              </w:r>
            </w:del>
          </w:p>
        </w:tc>
        <w:tc>
          <w:tcPr>
            <w:tcW w:w="1035" w:type="dxa"/>
            <w:tcBorders/>
          </w:tcPr>
          <w:p>
            <w:pPr>
              <w:pStyle w:val="Compact"/>
              <w:widowControl/>
              <w:spacing w:lineRule="exact" w:line="220" w:before="0" w:after="0"/>
              <w:jc w:val="left"/>
              <w:rPr>
                <w:kern w:val="0"/>
                <w:szCs w:val="24"/>
                <w:lang w:val="en-US" w:eastAsia="en-US" w:bidi="ar-SA"/>
                <w:del w:id="2144" w:author="Changes 24 to 25 Oct" w:date="2026-10-25T16:02:42Z"/>
              </w:rPr>
            </w:pPr>
            <w:del w:id="2143" w:author="Changes 24 to 25 Oct" w:date="2026-10-25T16:02:42Z">
              <w:r>
                <w:rPr>
                  <w:kern w:val="0"/>
                  <w:sz w:val="18"/>
                  <w:szCs w:val="24"/>
                  <w:lang w:val="en-US" w:eastAsia="en-US" w:bidi="ar-SA"/>
                </w:rPr>
                <w:delText>7.9</w:delText>
              </w:r>
            </w:del>
          </w:p>
        </w:tc>
        <w:tc>
          <w:tcPr>
            <w:tcW w:w="1249" w:type="dxa"/>
            <w:tcBorders/>
          </w:tcPr>
          <w:p>
            <w:pPr>
              <w:pStyle w:val="Compact"/>
              <w:widowControl/>
              <w:spacing w:lineRule="exact" w:line="220" w:before="0" w:after="0"/>
              <w:jc w:val="left"/>
              <w:rPr>
                <w:kern w:val="0"/>
                <w:szCs w:val="24"/>
                <w:lang w:val="en-US" w:eastAsia="en-US" w:bidi="ar-SA"/>
                <w:del w:id="2146" w:author="Changes 24 to 25 Oct" w:date="2026-10-25T16:02:42Z"/>
              </w:rPr>
            </w:pPr>
            <w:del w:id="2145" w:author="Changes 24 to 25 Oct" w:date="2026-10-25T16:02:42Z">
              <w:r>
                <w:rPr>
                  <w:kern w:val="0"/>
                  <w:sz w:val="18"/>
                  <w:szCs w:val="24"/>
                  <w:lang w:val="en-US" w:eastAsia="en-US" w:bidi="ar-SA"/>
                </w:rPr>
                <w:delText>Revenue: country disclosure; value: derived</w:delText>
              </w:r>
            </w:del>
          </w:p>
        </w:tc>
      </w:tr>
      <w:tr>
        <w:trPr>
          <w:del w:id="2147"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149" w:author="Changes 24 to 25 Oct" w:date="2026-10-25T16:02:42Z"/>
              </w:rPr>
            </w:pPr>
            <w:del w:id="2148" w:author="Changes 24 to 25 Oct" w:date="2026-10-25T16:02:42Z">
              <w:r>
                <w:rPr>
                  <w:kern w:val="0"/>
                  <w:sz w:val="18"/>
                  <w:szCs w:val="24"/>
                  <w:lang w:val="en-US" w:eastAsia="en-US" w:bidi="ar-SA"/>
                </w:rPr>
                <w:delText>Shopee</w:delText>
              </w:r>
            </w:del>
          </w:p>
        </w:tc>
        <w:tc>
          <w:tcPr>
            <w:tcW w:w="560" w:type="dxa"/>
            <w:tcBorders/>
          </w:tcPr>
          <w:p>
            <w:pPr>
              <w:pStyle w:val="Compact"/>
              <w:widowControl/>
              <w:spacing w:lineRule="exact" w:line="220" w:before="0" w:after="0"/>
              <w:jc w:val="left"/>
              <w:rPr>
                <w:kern w:val="0"/>
                <w:szCs w:val="24"/>
                <w:lang w:val="en-US" w:eastAsia="en-US" w:bidi="ar-SA"/>
                <w:del w:id="2151" w:author="Changes 24 to 25 Oct" w:date="2026-10-25T16:02:42Z"/>
              </w:rPr>
            </w:pPr>
            <w:del w:id="2150" w:author="Changes 24 to 25 Oct" w:date="2026-10-25T16:02:42Z">
              <w:r>
                <w:rPr>
                  <w:kern w:val="0"/>
                  <w:sz w:val="18"/>
                  <w:szCs w:val="24"/>
                  <w:lang w:val="en-US" w:eastAsia="en-US" w:bidi="ar-SA"/>
                </w:rPr>
                <w:delText>2022</w:delText>
              </w:r>
            </w:del>
          </w:p>
        </w:tc>
        <w:tc>
          <w:tcPr>
            <w:tcW w:w="1226" w:type="dxa"/>
            <w:tcBorders/>
          </w:tcPr>
          <w:p>
            <w:pPr>
              <w:pStyle w:val="Compact"/>
              <w:widowControl/>
              <w:spacing w:lineRule="exact" w:line="220" w:before="0" w:after="0"/>
              <w:jc w:val="left"/>
              <w:rPr>
                <w:kern w:val="0"/>
                <w:szCs w:val="24"/>
                <w:lang w:val="en-US" w:eastAsia="en-US" w:bidi="ar-SA"/>
                <w:del w:id="2153" w:author="Changes 24 to 25 Oct" w:date="2026-10-25T16:02:42Z"/>
              </w:rPr>
            </w:pPr>
            <w:del w:id="2152" w:author="Changes 24 to 25 Oct" w:date="2026-10-25T16:02:42Z">
              <w:r>
                <w:rPr>
                  <w:kern w:val="0"/>
                  <w:sz w:val="18"/>
                  <w:szCs w:val="24"/>
                  <w:lang w:val="en-US" w:eastAsia="en-US" w:bidi="ar-SA"/>
                </w:rPr>
                <w:delText>18.68</w:delText>
              </w:r>
            </w:del>
          </w:p>
        </w:tc>
        <w:tc>
          <w:tcPr>
            <w:tcW w:w="1035" w:type="dxa"/>
            <w:tcBorders/>
          </w:tcPr>
          <w:p>
            <w:pPr>
              <w:pStyle w:val="Compact"/>
              <w:widowControl/>
              <w:spacing w:lineRule="exact" w:line="220" w:before="0" w:after="0"/>
              <w:jc w:val="left"/>
              <w:rPr>
                <w:kern w:val="0"/>
                <w:szCs w:val="24"/>
                <w:lang w:val="en-US" w:eastAsia="en-US" w:bidi="ar-SA"/>
                <w:del w:id="2155" w:author="Changes 24 to 25 Oct" w:date="2026-10-25T16:02:42Z"/>
              </w:rPr>
            </w:pPr>
            <w:del w:id="2154" w:author="Changes 24 to 25 Oct" w:date="2026-10-25T16:02:42Z">
              <w:r>
                <w:rPr>
                  <w:kern w:val="0"/>
                  <w:sz w:val="18"/>
                  <w:szCs w:val="24"/>
                  <w:lang w:val="en-US" w:eastAsia="en-US" w:bidi="ar-SA"/>
                </w:rPr>
                <w:delText>1.57</w:delText>
              </w:r>
            </w:del>
          </w:p>
        </w:tc>
        <w:tc>
          <w:tcPr>
            <w:tcW w:w="1225" w:type="dxa"/>
            <w:tcBorders/>
          </w:tcPr>
          <w:p>
            <w:pPr>
              <w:pStyle w:val="Compact"/>
              <w:widowControl/>
              <w:spacing w:lineRule="exact" w:line="220" w:before="0" w:after="0"/>
              <w:jc w:val="left"/>
              <w:rPr>
                <w:kern w:val="0"/>
                <w:szCs w:val="24"/>
                <w:lang w:val="en-US" w:eastAsia="en-US" w:bidi="ar-SA"/>
                <w:del w:id="2157" w:author="Changes 24 to 25 Oct" w:date="2026-10-25T16:02:42Z"/>
              </w:rPr>
            </w:pPr>
            <w:del w:id="2156" w:author="Changes 24 to 25 Oct" w:date="2026-10-25T16:02:42Z">
              <w:r>
                <w:rPr>
                  <w:kern w:val="0"/>
                  <w:sz w:val="18"/>
                  <w:szCs w:val="24"/>
                  <w:lang w:val="en-US" w:eastAsia="en-US" w:bidi="ar-SA"/>
                </w:rPr>
                <w:delText>17.11</w:delText>
              </w:r>
            </w:del>
          </w:p>
        </w:tc>
        <w:tc>
          <w:tcPr>
            <w:tcW w:w="804" w:type="dxa"/>
            <w:tcBorders/>
          </w:tcPr>
          <w:p>
            <w:pPr>
              <w:pStyle w:val="Compact"/>
              <w:widowControl/>
              <w:spacing w:lineRule="exact" w:line="220" w:before="0" w:after="0"/>
              <w:jc w:val="left"/>
              <w:rPr>
                <w:kern w:val="0"/>
                <w:szCs w:val="24"/>
                <w:lang w:val="en-US" w:eastAsia="en-US" w:bidi="ar-SA"/>
                <w:del w:id="2159" w:author="Changes 24 to 25 Oct" w:date="2026-10-25T16:02:42Z"/>
              </w:rPr>
            </w:pPr>
            <w:del w:id="2158" w:author="Changes 24 to 25 Oct" w:date="2026-10-25T16:02:42Z">
              <w:r>
                <w:rPr>
                  <w:kern w:val="0"/>
                  <w:sz w:val="18"/>
                  <w:szCs w:val="24"/>
                  <w:lang w:val="en-US" w:eastAsia="en-US" w:bidi="ar-SA"/>
                </w:rPr>
                <w:delText>8.40</w:delText>
              </w:r>
            </w:del>
          </w:p>
        </w:tc>
        <w:tc>
          <w:tcPr>
            <w:tcW w:w="1035" w:type="dxa"/>
            <w:tcBorders/>
          </w:tcPr>
          <w:p>
            <w:pPr>
              <w:pStyle w:val="Compact"/>
              <w:widowControl/>
              <w:spacing w:lineRule="exact" w:line="220" w:before="0" w:after="0"/>
              <w:jc w:val="left"/>
              <w:rPr>
                <w:kern w:val="0"/>
                <w:szCs w:val="24"/>
                <w:lang w:val="en-US" w:eastAsia="en-US" w:bidi="ar-SA"/>
                <w:del w:id="2161" w:author="Changes 24 to 25 Oct" w:date="2026-10-25T16:02:42Z"/>
              </w:rPr>
            </w:pPr>
            <w:del w:id="2160" w:author="Changes 24 to 25 Oct" w:date="2026-10-25T16:02:42Z">
              <w:r>
                <w:rPr>
                  <w:kern w:val="0"/>
                  <w:sz w:val="18"/>
                  <w:szCs w:val="24"/>
                  <w:lang w:val="en-US" w:eastAsia="en-US" w:bidi="ar-SA"/>
                </w:rPr>
                <w:delText>10.9</w:delText>
              </w:r>
            </w:del>
          </w:p>
        </w:tc>
        <w:tc>
          <w:tcPr>
            <w:tcW w:w="1249" w:type="dxa"/>
            <w:tcBorders/>
          </w:tcPr>
          <w:p>
            <w:pPr>
              <w:pStyle w:val="Compact"/>
              <w:widowControl/>
              <w:spacing w:lineRule="exact" w:line="220" w:before="0" w:after="0"/>
              <w:jc w:val="left"/>
              <w:rPr>
                <w:kern w:val="0"/>
                <w:szCs w:val="24"/>
                <w:lang w:val="en-US" w:eastAsia="en-US" w:bidi="ar-SA"/>
                <w:del w:id="2163" w:author="Changes 24 to 25 Oct" w:date="2026-10-25T16:02:42Z"/>
              </w:rPr>
            </w:pPr>
            <w:del w:id="2162" w:author="Changes 24 to 25 Oct" w:date="2026-10-25T16:02:42Z">
              <w:r>
                <w:rPr>
                  <w:kern w:val="0"/>
                  <w:sz w:val="18"/>
                  <w:szCs w:val="24"/>
                  <w:lang w:val="en-US" w:eastAsia="en-US" w:bidi="ar-SA"/>
                </w:rPr>
                <w:delText>Value: outside estimate; revenue: scenario</w:delText>
              </w:r>
            </w:del>
          </w:p>
        </w:tc>
      </w:tr>
      <w:tr>
        <w:trPr>
          <w:del w:id="2164"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166" w:author="Changes 24 to 25 Oct" w:date="2026-10-25T16:02:42Z"/>
              </w:rPr>
            </w:pPr>
            <w:del w:id="2165" w:author="Changes 24 to 25 Oct" w:date="2026-10-25T16:02:42Z">
              <w:r>
                <w:rPr>
                  <w:kern w:val="0"/>
                  <w:sz w:val="18"/>
                  <w:szCs w:val="24"/>
                  <w:lang w:val="en-US" w:eastAsia="en-US" w:bidi="ar-SA"/>
                </w:rPr>
                <w:delText>Shopee</w:delText>
              </w:r>
            </w:del>
          </w:p>
        </w:tc>
        <w:tc>
          <w:tcPr>
            <w:tcW w:w="560" w:type="dxa"/>
            <w:tcBorders/>
          </w:tcPr>
          <w:p>
            <w:pPr>
              <w:pStyle w:val="Compact"/>
              <w:widowControl/>
              <w:spacing w:lineRule="exact" w:line="220" w:before="0" w:after="0"/>
              <w:jc w:val="left"/>
              <w:rPr>
                <w:kern w:val="0"/>
                <w:szCs w:val="24"/>
                <w:lang w:val="en-US" w:eastAsia="en-US" w:bidi="ar-SA"/>
                <w:del w:id="2168" w:author="Changes 24 to 25 Oct" w:date="2026-10-25T16:02:42Z"/>
              </w:rPr>
            </w:pPr>
            <w:del w:id="2167" w:author="Changes 24 to 25 Oct" w:date="2026-10-25T16:02:42Z">
              <w:r>
                <w:rPr>
                  <w:kern w:val="0"/>
                  <w:sz w:val="18"/>
                  <w:szCs w:val="24"/>
                  <w:lang w:val="en-US" w:eastAsia="en-US" w:bidi="ar-SA"/>
                </w:rPr>
                <w:delText>2023</w:delText>
              </w:r>
            </w:del>
          </w:p>
        </w:tc>
        <w:tc>
          <w:tcPr>
            <w:tcW w:w="1226" w:type="dxa"/>
            <w:tcBorders/>
          </w:tcPr>
          <w:p>
            <w:pPr>
              <w:pStyle w:val="Compact"/>
              <w:widowControl/>
              <w:spacing w:lineRule="exact" w:line="220" w:before="0" w:after="0"/>
              <w:jc w:val="left"/>
              <w:rPr>
                <w:kern w:val="0"/>
                <w:szCs w:val="24"/>
                <w:lang w:val="en-US" w:eastAsia="en-US" w:bidi="ar-SA"/>
                <w:del w:id="2170" w:author="Changes 24 to 25 Oct" w:date="2026-10-25T16:02:42Z"/>
              </w:rPr>
            </w:pPr>
            <w:del w:id="2169" w:author="Changes 24 to 25 Oct" w:date="2026-10-25T16:02:42Z">
              <w:r>
                <w:rPr>
                  <w:kern w:val="0"/>
                  <w:sz w:val="18"/>
                  <w:szCs w:val="24"/>
                  <w:lang w:val="en-US" w:eastAsia="en-US" w:bidi="ar-SA"/>
                </w:rPr>
                <w:delText>21.52</w:delText>
              </w:r>
            </w:del>
          </w:p>
        </w:tc>
        <w:tc>
          <w:tcPr>
            <w:tcW w:w="1035" w:type="dxa"/>
            <w:tcBorders/>
          </w:tcPr>
          <w:p>
            <w:pPr>
              <w:pStyle w:val="Compact"/>
              <w:widowControl/>
              <w:spacing w:lineRule="exact" w:line="220" w:before="0" w:after="0"/>
              <w:jc w:val="left"/>
              <w:rPr>
                <w:kern w:val="0"/>
                <w:szCs w:val="24"/>
                <w:lang w:val="en-US" w:eastAsia="en-US" w:bidi="ar-SA"/>
                <w:del w:id="2172" w:author="Changes 24 to 25 Oct" w:date="2026-10-25T16:02:42Z"/>
              </w:rPr>
            </w:pPr>
            <w:del w:id="2171" w:author="Changes 24 to 25 Oct" w:date="2026-10-25T16:02:42Z">
              <w:r>
                <w:rPr>
                  <w:kern w:val="0"/>
                  <w:sz w:val="18"/>
                  <w:szCs w:val="24"/>
                  <w:lang w:val="en-US" w:eastAsia="en-US" w:bidi="ar-SA"/>
                </w:rPr>
                <w:delText>2.15</w:delText>
              </w:r>
            </w:del>
          </w:p>
        </w:tc>
        <w:tc>
          <w:tcPr>
            <w:tcW w:w="1225" w:type="dxa"/>
            <w:tcBorders/>
          </w:tcPr>
          <w:p>
            <w:pPr>
              <w:pStyle w:val="Compact"/>
              <w:widowControl/>
              <w:spacing w:lineRule="exact" w:line="220" w:before="0" w:after="0"/>
              <w:jc w:val="left"/>
              <w:rPr>
                <w:kern w:val="0"/>
                <w:szCs w:val="24"/>
                <w:lang w:val="en-US" w:eastAsia="en-US" w:bidi="ar-SA"/>
                <w:del w:id="2174" w:author="Changes 24 to 25 Oct" w:date="2026-10-25T16:02:42Z"/>
              </w:rPr>
            </w:pPr>
            <w:del w:id="2173" w:author="Changes 24 to 25 Oct" w:date="2026-10-25T16:02:42Z">
              <w:r>
                <w:rPr>
                  <w:kern w:val="0"/>
                  <w:sz w:val="18"/>
                  <w:szCs w:val="24"/>
                  <w:lang w:val="en-US" w:eastAsia="en-US" w:bidi="ar-SA"/>
                </w:rPr>
                <w:delText>19.37</w:delText>
              </w:r>
            </w:del>
          </w:p>
        </w:tc>
        <w:tc>
          <w:tcPr>
            <w:tcW w:w="804" w:type="dxa"/>
            <w:tcBorders/>
          </w:tcPr>
          <w:p>
            <w:pPr>
              <w:pStyle w:val="Compact"/>
              <w:widowControl/>
              <w:spacing w:lineRule="exact" w:line="220" w:before="0" w:after="0"/>
              <w:jc w:val="left"/>
              <w:rPr>
                <w:kern w:val="0"/>
                <w:szCs w:val="24"/>
                <w:lang w:val="en-US" w:eastAsia="en-US" w:bidi="ar-SA"/>
                <w:del w:id="2176" w:author="Changes 24 to 25 Oct" w:date="2026-10-25T16:02:42Z"/>
              </w:rPr>
            </w:pPr>
            <w:del w:id="2175" w:author="Changes 24 to 25 Oct" w:date="2026-10-25T16:02:42Z">
              <w:r>
                <w:rPr>
                  <w:kern w:val="0"/>
                  <w:sz w:val="18"/>
                  <w:szCs w:val="24"/>
                  <w:lang w:val="en-US" w:eastAsia="en-US" w:bidi="ar-SA"/>
                </w:rPr>
                <w:delText>10.00</w:delText>
              </w:r>
            </w:del>
          </w:p>
        </w:tc>
        <w:tc>
          <w:tcPr>
            <w:tcW w:w="1035" w:type="dxa"/>
            <w:tcBorders/>
          </w:tcPr>
          <w:p>
            <w:pPr>
              <w:pStyle w:val="Compact"/>
              <w:widowControl/>
              <w:spacing w:lineRule="exact" w:line="220" w:before="0" w:after="0"/>
              <w:jc w:val="left"/>
              <w:rPr>
                <w:kern w:val="0"/>
                <w:szCs w:val="24"/>
                <w:lang w:val="en-US" w:eastAsia="en-US" w:bidi="ar-SA"/>
                <w:del w:id="2178" w:author="Changes 24 to 25 Oct" w:date="2026-10-25T16:02:42Z"/>
              </w:rPr>
            </w:pPr>
            <w:del w:id="2177" w:author="Changes 24 to 25 Oct" w:date="2026-10-25T16:02:42Z">
              <w:r>
                <w:rPr>
                  <w:kern w:val="0"/>
                  <w:sz w:val="18"/>
                  <w:szCs w:val="24"/>
                  <w:lang w:val="en-US" w:eastAsia="en-US" w:bidi="ar-SA"/>
                </w:rPr>
                <w:delText>9.0</w:delText>
              </w:r>
            </w:del>
          </w:p>
        </w:tc>
        <w:tc>
          <w:tcPr>
            <w:tcW w:w="1249" w:type="dxa"/>
            <w:tcBorders/>
          </w:tcPr>
          <w:p>
            <w:pPr>
              <w:pStyle w:val="Compact"/>
              <w:widowControl/>
              <w:spacing w:lineRule="exact" w:line="220" w:before="0" w:after="0"/>
              <w:jc w:val="left"/>
              <w:rPr>
                <w:kern w:val="0"/>
                <w:szCs w:val="24"/>
                <w:lang w:val="en-US" w:eastAsia="en-US" w:bidi="ar-SA"/>
                <w:del w:id="2180" w:author="Changes 24 to 25 Oct" w:date="2026-10-25T16:02:42Z"/>
              </w:rPr>
            </w:pPr>
            <w:del w:id="2179" w:author="Changes 24 to 25 Oct" w:date="2026-10-25T16:02:42Z">
              <w:r>
                <w:rPr>
                  <w:kern w:val="0"/>
                  <w:sz w:val="18"/>
                  <w:szCs w:val="24"/>
                  <w:lang w:val="en-US" w:eastAsia="en-US" w:bidi="ar-SA"/>
                </w:rPr>
                <w:delText>Value: outside estimate; revenue: scenario</w:delText>
              </w:r>
            </w:del>
          </w:p>
        </w:tc>
      </w:tr>
      <w:tr>
        <w:trPr>
          <w:del w:id="2181"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183" w:author="Changes 24 to 25 Oct" w:date="2026-10-25T16:02:42Z"/>
              </w:rPr>
            </w:pPr>
            <w:del w:id="2182" w:author="Changes 24 to 25 Oct" w:date="2026-10-25T16:02:42Z">
              <w:r>
                <w:rPr>
                  <w:kern w:val="0"/>
                  <w:sz w:val="18"/>
                  <w:szCs w:val="24"/>
                  <w:lang w:val="en-US" w:eastAsia="en-US" w:bidi="ar-SA"/>
                </w:rPr>
                <w:delText>Shopee</w:delText>
              </w:r>
            </w:del>
          </w:p>
        </w:tc>
        <w:tc>
          <w:tcPr>
            <w:tcW w:w="560" w:type="dxa"/>
            <w:tcBorders/>
          </w:tcPr>
          <w:p>
            <w:pPr>
              <w:pStyle w:val="Compact"/>
              <w:widowControl/>
              <w:spacing w:lineRule="exact" w:line="220" w:before="0" w:after="0"/>
              <w:jc w:val="left"/>
              <w:rPr>
                <w:kern w:val="0"/>
                <w:szCs w:val="24"/>
                <w:lang w:val="en-US" w:eastAsia="en-US" w:bidi="ar-SA"/>
                <w:del w:id="2185" w:author="Changes 24 to 25 Oct" w:date="2026-10-25T16:02:42Z"/>
              </w:rPr>
            </w:pPr>
            <w:del w:id="2184" w:author="Changes 24 to 25 Oct" w:date="2026-10-25T16:02:42Z">
              <w:r>
                <w:rPr>
                  <w:kern w:val="0"/>
                  <w:sz w:val="18"/>
                  <w:szCs w:val="24"/>
                  <w:lang w:val="en-US" w:eastAsia="en-US" w:bidi="ar-SA"/>
                </w:rPr>
                <w:delText>2024</w:delText>
              </w:r>
            </w:del>
          </w:p>
        </w:tc>
        <w:tc>
          <w:tcPr>
            <w:tcW w:w="1226" w:type="dxa"/>
            <w:tcBorders/>
          </w:tcPr>
          <w:p>
            <w:pPr>
              <w:pStyle w:val="Compact"/>
              <w:widowControl/>
              <w:spacing w:lineRule="exact" w:line="220" w:before="0" w:after="0"/>
              <w:jc w:val="left"/>
              <w:rPr>
                <w:kern w:val="0"/>
                <w:szCs w:val="24"/>
                <w:lang w:val="en-US" w:eastAsia="en-US" w:bidi="ar-SA"/>
                <w:del w:id="2187" w:author="Changes 24 to 25 Oct" w:date="2026-10-25T16:02:42Z"/>
              </w:rPr>
            </w:pPr>
            <w:del w:id="2186" w:author="Changes 24 to 25 Oct" w:date="2026-10-25T16:02:42Z">
              <w:r>
                <w:rPr>
                  <w:kern w:val="0"/>
                  <w:sz w:val="18"/>
                  <w:szCs w:val="24"/>
                  <w:lang w:val="en-US" w:eastAsia="en-US" w:bidi="ar-SA"/>
                </w:rPr>
                <w:delText>25.99</w:delText>
              </w:r>
            </w:del>
          </w:p>
        </w:tc>
        <w:tc>
          <w:tcPr>
            <w:tcW w:w="1035" w:type="dxa"/>
            <w:tcBorders/>
          </w:tcPr>
          <w:p>
            <w:pPr>
              <w:pStyle w:val="Compact"/>
              <w:widowControl/>
              <w:spacing w:lineRule="exact" w:line="220" w:before="0" w:after="0"/>
              <w:jc w:val="left"/>
              <w:rPr>
                <w:kern w:val="0"/>
                <w:szCs w:val="24"/>
                <w:lang w:val="en-US" w:eastAsia="en-US" w:bidi="ar-SA"/>
                <w:del w:id="2189" w:author="Changes 24 to 25 Oct" w:date="2026-10-25T16:02:42Z"/>
              </w:rPr>
            </w:pPr>
            <w:del w:id="2188" w:author="Changes 24 to 25 Oct" w:date="2026-10-25T16:02:42Z">
              <w:r>
                <w:rPr>
                  <w:kern w:val="0"/>
                  <w:sz w:val="18"/>
                  <w:szCs w:val="24"/>
                  <w:lang w:val="en-US" w:eastAsia="en-US" w:bidi="ar-SA"/>
                </w:rPr>
                <w:delText>2.81</w:delText>
              </w:r>
            </w:del>
          </w:p>
        </w:tc>
        <w:tc>
          <w:tcPr>
            <w:tcW w:w="1225" w:type="dxa"/>
            <w:tcBorders/>
          </w:tcPr>
          <w:p>
            <w:pPr>
              <w:pStyle w:val="Compact"/>
              <w:widowControl/>
              <w:spacing w:lineRule="exact" w:line="220" w:before="0" w:after="0"/>
              <w:jc w:val="left"/>
              <w:rPr>
                <w:kern w:val="0"/>
                <w:szCs w:val="24"/>
                <w:lang w:val="en-US" w:eastAsia="en-US" w:bidi="ar-SA"/>
                <w:del w:id="2191" w:author="Changes 24 to 25 Oct" w:date="2026-10-25T16:02:42Z"/>
              </w:rPr>
            </w:pPr>
            <w:del w:id="2190" w:author="Changes 24 to 25 Oct" w:date="2026-10-25T16:02:42Z">
              <w:r>
                <w:rPr>
                  <w:kern w:val="0"/>
                  <w:sz w:val="18"/>
                  <w:szCs w:val="24"/>
                  <w:lang w:val="en-US" w:eastAsia="en-US" w:bidi="ar-SA"/>
                </w:rPr>
                <w:delText>23.18</w:delText>
              </w:r>
            </w:del>
          </w:p>
        </w:tc>
        <w:tc>
          <w:tcPr>
            <w:tcW w:w="804" w:type="dxa"/>
            <w:tcBorders/>
          </w:tcPr>
          <w:p>
            <w:pPr>
              <w:pStyle w:val="Compact"/>
              <w:widowControl/>
              <w:spacing w:lineRule="exact" w:line="220" w:before="0" w:after="0"/>
              <w:jc w:val="left"/>
              <w:rPr>
                <w:kern w:val="0"/>
                <w:szCs w:val="24"/>
                <w:lang w:val="en-US" w:eastAsia="en-US" w:bidi="ar-SA"/>
                <w:del w:id="2193" w:author="Changes 24 to 25 Oct" w:date="2026-10-25T16:02:42Z"/>
              </w:rPr>
            </w:pPr>
            <w:del w:id="2192" w:author="Changes 24 to 25 Oct" w:date="2026-10-25T16:02:42Z">
              <w:r>
                <w:rPr>
                  <w:kern w:val="0"/>
                  <w:sz w:val="18"/>
                  <w:szCs w:val="24"/>
                  <w:lang w:val="en-US" w:eastAsia="en-US" w:bidi="ar-SA"/>
                </w:rPr>
                <w:delText>10.80</w:delText>
              </w:r>
            </w:del>
          </w:p>
        </w:tc>
        <w:tc>
          <w:tcPr>
            <w:tcW w:w="1035" w:type="dxa"/>
            <w:tcBorders/>
          </w:tcPr>
          <w:p>
            <w:pPr>
              <w:pStyle w:val="Compact"/>
              <w:widowControl/>
              <w:spacing w:lineRule="exact" w:line="220" w:before="0" w:after="0"/>
              <w:jc w:val="left"/>
              <w:rPr>
                <w:kern w:val="0"/>
                <w:szCs w:val="24"/>
                <w:lang w:val="en-US" w:eastAsia="en-US" w:bidi="ar-SA"/>
                <w:del w:id="2195" w:author="Changes 24 to 25 Oct" w:date="2026-10-25T16:02:42Z"/>
              </w:rPr>
            </w:pPr>
            <w:del w:id="2194" w:author="Changes 24 to 25 Oct" w:date="2026-10-25T16:02:42Z">
              <w:r>
                <w:rPr>
                  <w:kern w:val="0"/>
                  <w:sz w:val="18"/>
                  <w:szCs w:val="24"/>
                  <w:lang w:val="en-US" w:eastAsia="en-US" w:bidi="ar-SA"/>
                </w:rPr>
                <w:delText>8.3</w:delText>
              </w:r>
            </w:del>
          </w:p>
        </w:tc>
        <w:tc>
          <w:tcPr>
            <w:tcW w:w="1249" w:type="dxa"/>
            <w:tcBorders/>
          </w:tcPr>
          <w:p>
            <w:pPr>
              <w:pStyle w:val="Compact"/>
              <w:widowControl/>
              <w:spacing w:lineRule="exact" w:line="220" w:before="0" w:after="0"/>
              <w:jc w:val="left"/>
              <w:rPr>
                <w:kern w:val="0"/>
                <w:szCs w:val="24"/>
                <w:lang w:val="en-US" w:eastAsia="en-US" w:bidi="ar-SA"/>
                <w:del w:id="2197" w:author="Changes 24 to 25 Oct" w:date="2026-10-25T16:02:42Z"/>
              </w:rPr>
            </w:pPr>
            <w:del w:id="2196" w:author="Changes 24 to 25 Oct" w:date="2026-10-25T16:02:42Z">
              <w:r>
                <w:rPr>
                  <w:kern w:val="0"/>
                  <w:sz w:val="18"/>
                  <w:szCs w:val="24"/>
                  <w:lang w:val="en-US" w:eastAsia="en-US" w:bidi="ar-SA"/>
                </w:rPr>
                <w:delText>Value: outside estimate; revenue: scenario</w:delText>
              </w:r>
            </w:del>
          </w:p>
        </w:tc>
      </w:tr>
      <w:tr>
        <w:trPr>
          <w:del w:id="2198"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200" w:author="Changes 24 to 25 Oct" w:date="2026-10-25T16:02:42Z"/>
              </w:rPr>
            </w:pPr>
            <w:del w:id="2199" w:author="Changes 24 to 25 Oct" w:date="2026-10-25T16:02:42Z">
              <w:r>
                <w:rPr>
                  <w:kern w:val="0"/>
                  <w:sz w:val="18"/>
                  <w:szCs w:val="24"/>
                  <w:lang w:val="en-US" w:eastAsia="en-US" w:bidi="ar-SA"/>
                </w:rPr>
                <w:delText>Tokopedia</w:delText>
              </w:r>
            </w:del>
          </w:p>
        </w:tc>
        <w:tc>
          <w:tcPr>
            <w:tcW w:w="560" w:type="dxa"/>
            <w:tcBorders/>
          </w:tcPr>
          <w:p>
            <w:pPr>
              <w:pStyle w:val="Compact"/>
              <w:widowControl/>
              <w:spacing w:lineRule="exact" w:line="220" w:before="0" w:after="0"/>
              <w:jc w:val="left"/>
              <w:rPr>
                <w:kern w:val="0"/>
                <w:szCs w:val="24"/>
                <w:lang w:val="en-US" w:eastAsia="en-US" w:bidi="ar-SA"/>
                <w:del w:id="2202" w:author="Changes 24 to 25 Oct" w:date="2026-10-25T16:02:42Z"/>
              </w:rPr>
            </w:pPr>
            <w:del w:id="2201" w:author="Changes 24 to 25 Oct" w:date="2026-10-25T16:02:42Z">
              <w:r>
                <w:rPr>
                  <w:kern w:val="0"/>
                  <w:sz w:val="18"/>
                  <w:szCs w:val="24"/>
                  <w:lang w:val="en-US" w:eastAsia="en-US" w:bidi="ar-SA"/>
                </w:rPr>
                <w:delText>2022</w:delText>
              </w:r>
            </w:del>
          </w:p>
        </w:tc>
        <w:tc>
          <w:tcPr>
            <w:tcW w:w="1226" w:type="dxa"/>
            <w:tcBorders/>
          </w:tcPr>
          <w:p>
            <w:pPr>
              <w:pStyle w:val="Compact"/>
              <w:widowControl/>
              <w:spacing w:lineRule="exact" w:line="220" w:before="0" w:after="0"/>
              <w:jc w:val="left"/>
              <w:rPr>
                <w:kern w:val="0"/>
                <w:szCs w:val="24"/>
                <w:lang w:val="en-US" w:eastAsia="en-US" w:bidi="ar-SA"/>
                <w:del w:id="2204" w:author="Changes 24 to 25 Oct" w:date="2026-10-25T16:02:42Z"/>
              </w:rPr>
            </w:pPr>
            <w:del w:id="2203" w:author="Changes 24 to 25 Oct" w:date="2026-10-25T16:02:42Z">
              <w:r>
                <w:rPr>
                  <w:kern w:val="0"/>
                  <w:sz w:val="18"/>
                  <w:szCs w:val="24"/>
                  <w:lang w:val="en-US" w:eastAsia="en-US" w:bidi="ar-SA"/>
                </w:rPr>
                <w:delText>273,146,166</w:delText>
              </w:r>
            </w:del>
          </w:p>
        </w:tc>
        <w:tc>
          <w:tcPr>
            <w:tcW w:w="1035" w:type="dxa"/>
            <w:tcBorders/>
          </w:tcPr>
          <w:p>
            <w:pPr>
              <w:pStyle w:val="Compact"/>
              <w:widowControl/>
              <w:spacing w:lineRule="exact" w:line="220" w:before="0" w:after="0"/>
              <w:jc w:val="left"/>
              <w:rPr>
                <w:kern w:val="0"/>
                <w:szCs w:val="24"/>
                <w:lang w:val="en-US" w:eastAsia="en-US" w:bidi="ar-SA"/>
                <w:del w:id="2206" w:author="Changes 24 to 25 Oct" w:date="2026-10-25T16:02:42Z"/>
              </w:rPr>
            </w:pPr>
            <w:del w:id="2205" w:author="Changes 24 to 25 Oct" w:date="2026-10-25T16:02:42Z">
              <w:r>
                <w:rPr>
                  <w:kern w:val="0"/>
                  <w:sz w:val="18"/>
                  <w:szCs w:val="24"/>
                  <w:lang w:val="en-US" w:eastAsia="en-US" w:bidi="ar-SA"/>
                </w:rPr>
                <w:delText>4,030,919</w:delText>
              </w:r>
            </w:del>
          </w:p>
        </w:tc>
        <w:tc>
          <w:tcPr>
            <w:tcW w:w="1225" w:type="dxa"/>
            <w:tcBorders/>
          </w:tcPr>
          <w:p>
            <w:pPr>
              <w:pStyle w:val="Compact"/>
              <w:widowControl/>
              <w:spacing w:lineRule="exact" w:line="220" w:before="0" w:after="0"/>
              <w:jc w:val="left"/>
              <w:rPr>
                <w:kern w:val="0"/>
                <w:szCs w:val="24"/>
                <w:lang w:val="en-US" w:eastAsia="en-US" w:bidi="ar-SA"/>
                <w:del w:id="2208" w:author="Changes 24 to 25 Oct" w:date="2026-10-25T16:02:42Z"/>
              </w:rPr>
            </w:pPr>
            <w:del w:id="2207" w:author="Changes 24 to 25 Oct" w:date="2026-10-25T16:02:42Z">
              <w:r>
                <w:rPr>
                  <w:kern w:val="0"/>
                  <w:sz w:val="18"/>
                  <w:szCs w:val="24"/>
                  <w:lang w:val="en-US" w:eastAsia="en-US" w:bidi="ar-SA"/>
                </w:rPr>
                <w:delText>269,115,247</w:delText>
              </w:r>
            </w:del>
          </w:p>
        </w:tc>
        <w:tc>
          <w:tcPr>
            <w:tcW w:w="804" w:type="dxa"/>
            <w:tcBorders/>
          </w:tcPr>
          <w:p>
            <w:pPr>
              <w:pStyle w:val="Compact"/>
              <w:widowControl/>
              <w:spacing w:lineRule="exact" w:line="220" w:before="0" w:after="0"/>
              <w:jc w:val="left"/>
              <w:rPr>
                <w:kern w:val="0"/>
                <w:szCs w:val="24"/>
                <w:lang w:val="en-US" w:eastAsia="en-US" w:bidi="ar-SA"/>
                <w:del w:id="2210" w:author="Changes 24 to 25 Oct" w:date="2026-10-25T16:02:42Z"/>
              </w:rPr>
            </w:pPr>
            <w:del w:id="2209" w:author="Changes 24 to 25 Oct" w:date="2026-10-25T16:02:42Z">
              <w:r>
                <w:rPr>
                  <w:kern w:val="0"/>
                  <w:sz w:val="18"/>
                  <w:szCs w:val="24"/>
                  <w:lang w:val="en-US" w:eastAsia="en-US" w:bidi="ar-SA"/>
                </w:rPr>
                <w:delText>1.48</w:delText>
              </w:r>
            </w:del>
          </w:p>
        </w:tc>
        <w:tc>
          <w:tcPr>
            <w:tcW w:w="1035" w:type="dxa"/>
            <w:tcBorders/>
          </w:tcPr>
          <w:p>
            <w:pPr>
              <w:pStyle w:val="Compact"/>
              <w:widowControl/>
              <w:spacing w:lineRule="exact" w:line="220" w:before="0" w:after="0"/>
              <w:jc w:val="left"/>
              <w:rPr>
                <w:kern w:val="0"/>
                <w:szCs w:val="24"/>
                <w:lang w:val="en-US" w:eastAsia="en-US" w:bidi="ar-SA"/>
                <w:del w:id="2212" w:author="Changes 24 to 25 Oct" w:date="2026-10-25T16:02:42Z"/>
              </w:rPr>
            </w:pPr>
            <w:del w:id="2211" w:author="Changes 24 to 25 Oct" w:date="2026-10-25T16:02:42Z">
              <w:r>
                <w:rPr>
                  <w:kern w:val="0"/>
                  <w:sz w:val="18"/>
                  <w:szCs w:val="24"/>
                  <w:lang w:val="en-US" w:eastAsia="en-US" w:bidi="ar-SA"/>
                </w:rPr>
                <w:delText>66.8</w:delText>
              </w:r>
            </w:del>
          </w:p>
        </w:tc>
        <w:tc>
          <w:tcPr>
            <w:tcW w:w="1249" w:type="dxa"/>
            <w:tcBorders/>
          </w:tcPr>
          <w:p>
            <w:pPr>
              <w:pStyle w:val="Compact"/>
              <w:widowControl/>
              <w:spacing w:lineRule="exact" w:line="220" w:before="0" w:after="0"/>
              <w:jc w:val="left"/>
              <w:rPr>
                <w:kern w:val="0"/>
                <w:szCs w:val="24"/>
                <w:lang w:val="en-US" w:eastAsia="en-US" w:bidi="ar-SA"/>
                <w:del w:id="2214" w:author="Changes 24 to 25 Oct" w:date="2026-10-25T16:02:42Z"/>
              </w:rPr>
            </w:pPr>
            <w:del w:id="2213" w:author="Changes 24 to 25 Oct" w:date="2026-10-25T16:02:42Z">
              <w:r>
                <w:rPr>
                  <w:kern w:val="0"/>
                  <w:sz w:val="18"/>
                  <w:szCs w:val="24"/>
                  <w:lang w:val="en-US" w:eastAsia="en-US" w:bidi="ar-SA"/>
                </w:rPr>
                <w:delText>Direct segment disclosure</w:delText>
              </w:r>
            </w:del>
          </w:p>
        </w:tc>
      </w:tr>
      <w:tr>
        <w:trPr>
          <w:del w:id="2215"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217" w:author="Changes 24 to 25 Oct" w:date="2026-10-25T16:02:42Z"/>
              </w:rPr>
            </w:pPr>
            <w:del w:id="2216" w:author="Changes 24 to 25 Oct" w:date="2026-10-25T16:02:42Z">
              <w:r>
                <w:rPr>
                  <w:kern w:val="0"/>
                  <w:sz w:val="18"/>
                  <w:szCs w:val="24"/>
                  <w:lang w:val="en-US" w:eastAsia="en-US" w:bidi="ar-SA"/>
                </w:rPr>
                <w:delText>Tokopedia</w:delText>
              </w:r>
            </w:del>
          </w:p>
        </w:tc>
        <w:tc>
          <w:tcPr>
            <w:tcW w:w="560" w:type="dxa"/>
            <w:tcBorders/>
          </w:tcPr>
          <w:p>
            <w:pPr>
              <w:pStyle w:val="Compact"/>
              <w:widowControl/>
              <w:spacing w:lineRule="exact" w:line="220" w:before="0" w:after="0"/>
              <w:jc w:val="left"/>
              <w:rPr>
                <w:kern w:val="0"/>
                <w:szCs w:val="24"/>
                <w:lang w:val="en-US" w:eastAsia="en-US" w:bidi="ar-SA"/>
                <w:del w:id="2219" w:author="Changes 24 to 25 Oct" w:date="2026-10-25T16:02:42Z"/>
              </w:rPr>
            </w:pPr>
            <w:del w:id="2218" w:author="Changes 24 to 25 Oct" w:date="2026-10-25T16:02:42Z">
              <w:r>
                <w:rPr>
                  <w:kern w:val="0"/>
                  <w:sz w:val="18"/>
                  <w:szCs w:val="24"/>
                  <w:lang w:val="en-US" w:eastAsia="en-US" w:bidi="ar-SA"/>
                </w:rPr>
                <w:delText>2023</w:delText>
              </w:r>
            </w:del>
          </w:p>
        </w:tc>
        <w:tc>
          <w:tcPr>
            <w:tcW w:w="1226" w:type="dxa"/>
            <w:tcBorders/>
          </w:tcPr>
          <w:p>
            <w:pPr>
              <w:pStyle w:val="Compact"/>
              <w:widowControl/>
              <w:spacing w:lineRule="exact" w:line="220" w:before="0" w:after="0"/>
              <w:jc w:val="left"/>
              <w:rPr>
                <w:kern w:val="0"/>
                <w:szCs w:val="24"/>
                <w:lang w:val="en-US" w:eastAsia="en-US" w:bidi="ar-SA"/>
                <w:del w:id="2221" w:author="Changes 24 to 25 Oct" w:date="2026-10-25T16:02:42Z"/>
              </w:rPr>
            </w:pPr>
            <w:del w:id="2220" w:author="Changes 24 to 25 Oct" w:date="2026-10-25T16:02:42Z">
              <w:r>
                <w:rPr>
                  <w:kern w:val="0"/>
                  <w:sz w:val="18"/>
                  <w:szCs w:val="24"/>
                  <w:lang w:val="en-US" w:eastAsia="en-US" w:bidi="ar-SA"/>
                </w:rPr>
                <w:delText>248,836,156</w:delText>
              </w:r>
            </w:del>
          </w:p>
        </w:tc>
        <w:tc>
          <w:tcPr>
            <w:tcW w:w="1035" w:type="dxa"/>
            <w:tcBorders/>
          </w:tcPr>
          <w:p>
            <w:pPr>
              <w:pStyle w:val="Compact"/>
              <w:widowControl/>
              <w:spacing w:lineRule="exact" w:line="220" w:before="0" w:after="0"/>
              <w:jc w:val="left"/>
              <w:rPr>
                <w:kern w:val="0"/>
                <w:szCs w:val="24"/>
                <w:lang w:val="en-US" w:eastAsia="en-US" w:bidi="ar-SA"/>
                <w:del w:id="2223" w:author="Changes 24 to 25 Oct" w:date="2026-10-25T16:02:42Z"/>
              </w:rPr>
            </w:pPr>
            <w:del w:id="2222" w:author="Changes 24 to 25 Oct" w:date="2026-10-25T16:02:42Z">
              <w:r>
                <w:rPr>
                  <w:kern w:val="0"/>
                  <w:sz w:val="18"/>
                  <w:szCs w:val="24"/>
                  <w:lang w:val="en-US" w:eastAsia="en-US" w:bidi="ar-SA"/>
                </w:rPr>
                <w:delText>6,175,190</w:delText>
              </w:r>
            </w:del>
          </w:p>
        </w:tc>
        <w:tc>
          <w:tcPr>
            <w:tcW w:w="1225" w:type="dxa"/>
            <w:tcBorders/>
          </w:tcPr>
          <w:p>
            <w:pPr>
              <w:pStyle w:val="Compact"/>
              <w:widowControl/>
              <w:spacing w:lineRule="exact" w:line="220" w:before="0" w:after="0"/>
              <w:jc w:val="left"/>
              <w:rPr>
                <w:kern w:val="0"/>
                <w:szCs w:val="24"/>
                <w:lang w:val="en-US" w:eastAsia="en-US" w:bidi="ar-SA"/>
                <w:del w:id="2225" w:author="Changes 24 to 25 Oct" w:date="2026-10-25T16:02:42Z"/>
              </w:rPr>
            </w:pPr>
            <w:del w:id="2224" w:author="Changes 24 to 25 Oct" w:date="2026-10-25T16:02:42Z">
              <w:r>
                <w:rPr>
                  <w:kern w:val="0"/>
                  <w:sz w:val="18"/>
                  <w:szCs w:val="24"/>
                  <w:lang w:val="en-US" w:eastAsia="en-US" w:bidi="ar-SA"/>
                </w:rPr>
                <w:delText>242,660,966</w:delText>
              </w:r>
            </w:del>
          </w:p>
        </w:tc>
        <w:tc>
          <w:tcPr>
            <w:tcW w:w="804" w:type="dxa"/>
            <w:tcBorders/>
          </w:tcPr>
          <w:p>
            <w:pPr>
              <w:pStyle w:val="Compact"/>
              <w:widowControl/>
              <w:spacing w:lineRule="exact" w:line="220" w:before="0" w:after="0"/>
              <w:jc w:val="left"/>
              <w:rPr>
                <w:kern w:val="0"/>
                <w:szCs w:val="24"/>
                <w:lang w:val="en-US" w:eastAsia="en-US" w:bidi="ar-SA"/>
                <w:del w:id="2227" w:author="Changes 24 to 25 Oct" w:date="2026-10-25T16:02:42Z"/>
              </w:rPr>
            </w:pPr>
            <w:del w:id="2226" w:author="Changes 24 to 25 Oct" w:date="2026-10-25T16:02:42Z">
              <w:r>
                <w:rPr>
                  <w:kern w:val="0"/>
                  <w:sz w:val="18"/>
                  <w:szCs w:val="24"/>
                  <w:lang w:val="en-US" w:eastAsia="en-US" w:bidi="ar-SA"/>
                </w:rPr>
                <w:delText>2.48</w:delText>
              </w:r>
            </w:del>
          </w:p>
        </w:tc>
        <w:tc>
          <w:tcPr>
            <w:tcW w:w="1035" w:type="dxa"/>
            <w:tcBorders/>
          </w:tcPr>
          <w:p>
            <w:pPr>
              <w:pStyle w:val="Compact"/>
              <w:widowControl/>
              <w:spacing w:lineRule="exact" w:line="220" w:before="0" w:after="0"/>
              <w:jc w:val="left"/>
              <w:rPr>
                <w:kern w:val="0"/>
                <w:szCs w:val="24"/>
                <w:lang w:val="en-US" w:eastAsia="en-US" w:bidi="ar-SA"/>
                <w:del w:id="2229" w:author="Changes 24 to 25 Oct" w:date="2026-10-25T16:02:42Z"/>
              </w:rPr>
            </w:pPr>
            <w:del w:id="2228" w:author="Changes 24 to 25 Oct" w:date="2026-10-25T16:02:42Z">
              <w:r>
                <w:rPr>
                  <w:kern w:val="0"/>
                  <w:sz w:val="18"/>
                  <w:szCs w:val="24"/>
                  <w:lang w:val="en-US" w:eastAsia="en-US" w:bidi="ar-SA"/>
                </w:rPr>
                <w:delText>39.3</w:delText>
              </w:r>
            </w:del>
          </w:p>
        </w:tc>
        <w:tc>
          <w:tcPr>
            <w:tcW w:w="1249" w:type="dxa"/>
            <w:tcBorders/>
          </w:tcPr>
          <w:p>
            <w:pPr>
              <w:pStyle w:val="Compact"/>
              <w:widowControl/>
              <w:spacing w:lineRule="exact" w:line="220" w:before="0" w:after="0"/>
              <w:jc w:val="left"/>
              <w:rPr>
                <w:kern w:val="0"/>
                <w:szCs w:val="24"/>
                <w:lang w:val="en-US" w:eastAsia="en-US" w:bidi="ar-SA"/>
                <w:del w:id="2231" w:author="Changes 24 to 25 Oct" w:date="2026-10-25T16:02:42Z"/>
              </w:rPr>
            </w:pPr>
            <w:del w:id="2230" w:author="Changes 24 to 25 Oct" w:date="2026-10-25T16:02:42Z">
              <w:r>
                <w:rPr>
                  <w:kern w:val="0"/>
                  <w:sz w:val="18"/>
                  <w:szCs w:val="24"/>
                  <w:lang w:val="en-US" w:eastAsia="en-US" w:bidi="ar-SA"/>
                </w:rPr>
                <w:delText>Direct segment disclosure</w:delText>
              </w:r>
            </w:del>
          </w:p>
        </w:tc>
      </w:tr>
      <w:tr>
        <w:trPr>
          <w:del w:id="2232"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234" w:author="Changes 24 to 25 Oct" w:date="2026-10-25T16:02:42Z"/>
              </w:rPr>
            </w:pPr>
            <w:del w:id="2233" w:author="Changes 24 to 25 Oct" w:date="2026-10-25T16:02:42Z">
              <w:r>
                <w:rPr>
                  <w:kern w:val="0"/>
                  <w:sz w:val="18"/>
                  <w:szCs w:val="24"/>
                  <w:lang w:val="en-US" w:eastAsia="en-US" w:bidi="ar-SA"/>
                </w:rPr>
                <w:delText>Blibli third-party retail</w:delText>
              </w:r>
            </w:del>
          </w:p>
        </w:tc>
        <w:tc>
          <w:tcPr>
            <w:tcW w:w="560" w:type="dxa"/>
            <w:tcBorders/>
          </w:tcPr>
          <w:p>
            <w:pPr>
              <w:pStyle w:val="Compact"/>
              <w:widowControl/>
              <w:spacing w:lineRule="exact" w:line="220" w:before="0" w:after="0"/>
              <w:jc w:val="left"/>
              <w:rPr>
                <w:kern w:val="0"/>
                <w:szCs w:val="24"/>
                <w:lang w:val="en-US" w:eastAsia="en-US" w:bidi="ar-SA"/>
                <w:del w:id="2236" w:author="Changes 24 to 25 Oct" w:date="2026-10-25T16:02:42Z"/>
              </w:rPr>
            </w:pPr>
            <w:del w:id="2235" w:author="Changes 24 to 25 Oct" w:date="2026-10-25T16:02:42Z">
              <w:r>
                <w:rPr>
                  <w:kern w:val="0"/>
                  <w:sz w:val="18"/>
                  <w:szCs w:val="24"/>
                  <w:lang w:val="en-US" w:eastAsia="en-US" w:bidi="ar-SA"/>
                </w:rPr>
                <w:delText>2021</w:delText>
              </w:r>
            </w:del>
          </w:p>
        </w:tc>
        <w:tc>
          <w:tcPr>
            <w:tcW w:w="1226" w:type="dxa"/>
            <w:tcBorders/>
          </w:tcPr>
          <w:p>
            <w:pPr>
              <w:pStyle w:val="Compact"/>
              <w:widowControl/>
              <w:spacing w:lineRule="exact" w:line="220" w:before="0" w:after="0"/>
              <w:jc w:val="left"/>
              <w:rPr>
                <w:kern w:val="0"/>
                <w:szCs w:val="24"/>
                <w:lang w:val="en-US" w:eastAsia="en-US" w:bidi="ar-SA"/>
                <w:del w:id="2238" w:author="Changes 24 to 25 Oct" w:date="2026-10-25T16:02:42Z"/>
              </w:rPr>
            </w:pPr>
            <w:del w:id="2237" w:author="Changes 24 to 25 Oct" w:date="2026-10-25T16:02:42Z">
              <w:r>
                <w:rPr>
                  <w:kern w:val="0"/>
                  <w:sz w:val="18"/>
                  <w:szCs w:val="24"/>
                  <w:lang w:val="en-US" w:eastAsia="en-US" w:bidi="ar-SA"/>
                </w:rPr>
                <w:delText>15,746</w:delText>
              </w:r>
            </w:del>
          </w:p>
        </w:tc>
        <w:tc>
          <w:tcPr>
            <w:tcW w:w="1035" w:type="dxa"/>
            <w:tcBorders/>
          </w:tcPr>
          <w:p>
            <w:pPr>
              <w:pStyle w:val="Compact"/>
              <w:widowControl/>
              <w:spacing w:lineRule="exact" w:line="220" w:before="0" w:after="0"/>
              <w:jc w:val="left"/>
              <w:rPr>
                <w:kern w:val="0"/>
                <w:szCs w:val="24"/>
                <w:lang w:val="en-US" w:eastAsia="en-US" w:bidi="ar-SA"/>
                <w:del w:id="2240" w:author="Changes 24 to 25 Oct" w:date="2026-10-25T16:02:42Z"/>
              </w:rPr>
            </w:pPr>
            <w:del w:id="2239" w:author="Changes 24 to 25 Oct" w:date="2026-10-25T16:02:42Z">
              <w:r>
                <w:rPr>
                  <w:kern w:val="0"/>
                  <w:sz w:val="18"/>
                  <w:szCs w:val="24"/>
                  <w:lang w:val="en-US" w:eastAsia="en-US" w:bidi="ar-SA"/>
                </w:rPr>
                <w:delText>122</w:delText>
              </w:r>
            </w:del>
          </w:p>
        </w:tc>
        <w:tc>
          <w:tcPr>
            <w:tcW w:w="1225" w:type="dxa"/>
            <w:tcBorders/>
          </w:tcPr>
          <w:p>
            <w:pPr>
              <w:pStyle w:val="Compact"/>
              <w:widowControl/>
              <w:spacing w:lineRule="exact" w:line="220" w:before="0" w:after="0"/>
              <w:jc w:val="left"/>
              <w:rPr>
                <w:kern w:val="0"/>
                <w:szCs w:val="24"/>
                <w:lang w:val="en-US" w:eastAsia="en-US" w:bidi="ar-SA"/>
                <w:del w:id="2242" w:author="Changes 24 to 25 Oct" w:date="2026-10-25T16:02:42Z"/>
              </w:rPr>
            </w:pPr>
            <w:del w:id="2241" w:author="Changes 24 to 25 Oct" w:date="2026-10-25T16:02:42Z">
              <w:r>
                <w:rPr>
                  <w:kern w:val="0"/>
                  <w:sz w:val="18"/>
                  <w:szCs w:val="24"/>
                  <w:lang w:val="en-US" w:eastAsia="en-US" w:bidi="ar-SA"/>
                </w:rPr>
                <w:delText>15,624</w:delText>
              </w:r>
            </w:del>
          </w:p>
        </w:tc>
        <w:tc>
          <w:tcPr>
            <w:tcW w:w="804" w:type="dxa"/>
            <w:tcBorders/>
          </w:tcPr>
          <w:p>
            <w:pPr>
              <w:pStyle w:val="Compact"/>
              <w:widowControl/>
              <w:spacing w:lineRule="exact" w:line="220" w:before="0" w:after="0"/>
              <w:jc w:val="left"/>
              <w:rPr>
                <w:kern w:val="0"/>
                <w:szCs w:val="24"/>
                <w:lang w:val="en-US" w:eastAsia="en-US" w:bidi="ar-SA"/>
                <w:del w:id="2244" w:author="Changes 24 to 25 Oct" w:date="2026-10-25T16:02:42Z"/>
              </w:rPr>
            </w:pPr>
            <w:del w:id="2243" w:author="Changes 24 to 25 Oct" w:date="2026-10-25T16:02:42Z">
              <w:r>
                <w:rPr>
                  <w:kern w:val="0"/>
                  <w:sz w:val="18"/>
                  <w:szCs w:val="24"/>
                  <w:lang w:val="en-US" w:eastAsia="en-US" w:bidi="ar-SA"/>
                </w:rPr>
                <w:delText>0.77</w:delText>
              </w:r>
            </w:del>
          </w:p>
        </w:tc>
        <w:tc>
          <w:tcPr>
            <w:tcW w:w="1035" w:type="dxa"/>
            <w:tcBorders/>
          </w:tcPr>
          <w:p>
            <w:pPr>
              <w:pStyle w:val="Compact"/>
              <w:widowControl/>
              <w:spacing w:lineRule="exact" w:line="220" w:before="0" w:after="0"/>
              <w:jc w:val="left"/>
              <w:rPr>
                <w:kern w:val="0"/>
                <w:szCs w:val="24"/>
                <w:lang w:val="en-US" w:eastAsia="en-US" w:bidi="ar-SA"/>
                <w:del w:id="2246" w:author="Changes 24 to 25 Oct" w:date="2026-10-25T16:02:42Z"/>
              </w:rPr>
            </w:pPr>
            <w:del w:id="2245" w:author="Changes 24 to 25 Oct" w:date="2026-10-25T16:02:42Z">
              <w:r>
                <w:rPr>
                  <w:kern w:val="0"/>
                  <w:sz w:val="18"/>
                  <w:szCs w:val="24"/>
                  <w:lang w:val="en-US" w:eastAsia="en-US" w:bidi="ar-SA"/>
                </w:rPr>
                <w:delText>128.1</w:delText>
              </w:r>
            </w:del>
          </w:p>
        </w:tc>
        <w:tc>
          <w:tcPr>
            <w:tcW w:w="1249" w:type="dxa"/>
            <w:tcBorders/>
          </w:tcPr>
          <w:p>
            <w:pPr>
              <w:pStyle w:val="Compact"/>
              <w:widowControl/>
              <w:spacing w:lineRule="exact" w:line="220" w:before="0" w:after="0"/>
              <w:jc w:val="left"/>
              <w:rPr>
                <w:kern w:val="0"/>
                <w:szCs w:val="24"/>
                <w:lang w:val="en-US" w:eastAsia="en-US" w:bidi="ar-SA"/>
                <w:del w:id="2248" w:author="Changes 24 to 25 Oct" w:date="2026-10-25T16:02:42Z"/>
              </w:rPr>
            </w:pPr>
            <w:del w:id="2247" w:author="Changes 24 to 25 Oct" w:date="2026-10-25T16:02:42Z">
              <w:r>
                <w:rPr>
                  <w:kern w:val="0"/>
                  <w:sz w:val="18"/>
                  <w:szCs w:val="24"/>
                  <w:lang w:val="en-US" w:eastAsia="en-US" w:bidi="ar-SA"/>
                </w:rPr>
                <w:delText>Segment disclosure, includes travel</w:delText>
              </w:r>
            </w:del>
          </w:p>
        </w:tc>
      </w:tr>
      <w:tr>
        <w:trPr>
          <w:del w:id="2249"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251" w:author="Changes 24 to 25 Oct" w:date="2026-10-25T16:02:42Z"/>
              </w:rPr>
            </w:pPr>
            <w:del w:id="2250" w:author="Changes 24 to 25 Oct" w:date="2026-10-25T16:02:42Z">
              <w:r>
                <w:rPr>
                  <w:kern w:val="0"/>
                  <w:sz w:val="18"/>
                  <w:szCs w:val="24"/>
                  <w:lang w:val="en-US" w:eastAsia="en-US" w:bidi="ar-SA"/>
                </w:rPr>
                <w:delText>Blibli third-party retail</w:delText>
              </w:r>
            </w:del>
          </w:p>
        </w:tc>
        <w:tc>
          <w:tcPr>
            <w:tcW w:w="560" w:type="dxa"/>
            <w:tcBorders/>
          </w:tcPr>
          <w:p>
            <w:pPr>
              <w:pStyle w:val="Compact"/>
              <w:widowControl/>
              <w:spacing w:lineRule="exact" w:line="220" w:before="0" w:after="0"/>
              <w:jc w:val="left"/>
              <w:rPr>
                <w:kern w:val="0"/>
                <w:szCs w:val="24"/>
                <w:lang w:val="en-US" w:eastAsia="en-US" w:bidi="ar-SA"/>
                <w:del w:id="2253" w:author="Changes 24 to 25 Oct" w:date="2026-10-25T16:02:42Z"/>
              </w:rPr>
            </w:pPr>
            <w:del w:id="2252" w:author="Changes 24 to 25 Oct" w:date="2026-10-25T16:02:42Z">
              <w:r>
                <w:rPr>
                  <w:kern w:val="0"/>
                  <w:sz w:val="18"/>
                  <w:szCs w:val="24"/>
                  <w:lang w:val="en-US" w:eastAsia="en-US" w:bidi="ar-SA"/>
                </w:rPr>
                <w:delText>2022</w:delText>
              </w:r>
            </w:del>
          </w:p>
        </w:tc>
        <w:tc>
          <w:tcPr>
            <w:tcW w:w="1226" w:type="dxa"/>
            <w:tcBorders/>
          </w:tcPr>
          <w:p>
            <w:pPr>
              <w:pStyle w:val="Compact"/>
              <w:widowControl/>
              <w:spacing w:lineRule="exact" w:line="220" w:before="0" w:after="0"/>
              <w:jc w:val="left"/>
              <w:rPr>
                <w:kern w:val="0"/>
                <w:szCs w:val="24"/>
                <w:lang w:val="en-US" w:eastAsia="en-US" w:bidi="ar-SA"/>
                <w:del w:id="2255" w:author="Changes 24 to 25 Oct" w:date="2026-10-25T16:02:42Z"/>
              </w:rPr>
            </w:pPr>
            <w:del w:id="2254" w:author="Changes 24 to 25 Oct" w:date="2026-10-25T16:02:42Z">
              <w:r>
                <w:rPr>
                  <w:kern w:val="0"/>
                  <w:sz w:val="18"/>
                  <w:szCs w:val="24"/>
                  <w:lang w:val="en-US" w:eastAsia="en-US" w:bidi="ar-SA"/>
                </w:rPr>
                <w:delText>37,050</w:delText>
              </w:r>
            </w:del>
          </w:p>
        </w:tc>
        <w:tc>
          <w:tcPr>
            <w:tcW w:w="1035" w:type="dxa"/>
            <w:tcBorders/>
          </w:tcPr>
          <w:p>
            <w:pPr>
              <w:pStyle w:val="Compact"/>
              <w:widowControl/>
              <w:spacing w:lineRule="exact" w:line="220" w:before="0" w:after="0"/>
              <w:jc w:val="left"/>
              <w:rPr>
                <w:kern w:val="0"/>
                <w:szCs w:val="24"/>
                <w:lang w:val="en-US" w:eastAsia="en-US" w:bidi="ar-SA"/>
                <w:del w:id="2257" w:author="Changes 24 to 25 Oct" w:date="2026-10-25T16:02:42Z"/>
              </w:rPr>
            </w:pPr>
            <w:del w:id="2256" w:author="Changes 24 to 25 Oct" w:date="2026-10-25T16:02:42Z">
              <w:r>
                <w:rPr>
                  <w:kern w:val="0"/>
                  <w:sz w:val="18"/>
                  <w:szCs w:val="24"/>
                  <w:lang w:val="en-US" w:eastAsia="en-US" w:bidi="ar-SA"/>
                </w:rPr>
                <w:delText>199</w:delText>
              </w:r>
            </w:del>
          </w:p>
        </w:tc>
        <w:tc>
          <w:tcPr>
            <w:tcW w:w="1225" w:type="dxa"/>
            <w:tcBorders/>
          </w:tcPr>
          <w:p>
            <w:pPr>
              <w:pStyle w:val="Compact"/>
              <w:widowControl/>
              <w:spacing w:lineRule="exact" w:line="220" w:before="0" w:after="0"/>
              <w:jc w:val="left"/>
              <w:rPr>
                <w:kern w:val="0"/>
                <w:szCs w:val="24"/>
                <w:lang w:val="en-US" w:eastAsia="en-US" w:bidi="ar-SA"/>
                <w:del w:id="2259" w:author="Changes 24 to 25 Oct" w:date="2026-10-25T16:02:42Z"/>
              </w:rPr>
            </w:pPr>
            <w:del w:id="2258" w:author="Changes 24 to 25 Oct" w:date="2026-10-25T16:02:42Z">
              <w:r>
                <w:rPr>
                  <w:kern w:val="0"/>
                  <w:sz w:val="18"/>
                  <w:szCs w:val="24"/>
                  <w:lang w:val="en-US" w:eastAsia="en-US" w:bidi="ar-SA"/>
                </w:rPr>
                <w:delText>36,851</w:delText>
              </w:r>
            </w:del>
          </w:p>
        </w:tc>
        <w:tc>
          <w:tcPr>
            <w:tcW w:w="804" w:type="dxa"/>
            <w:tcBorders/>
          </w:tcPr>
          <w:p>
            <w:pPr>
              <w:pStyle w:val="Compact"/>
              <w:widowControl/>
              <w:spacing w:lineRule="exact" w:line="220" w:before="0" w:after="0"/>
              <w:jc w:val="left"/>
              <w:rPr>
                <w:kern w:val="0"/>
                <w:szCs w:val="24"/>
                <w:lang w:val="en-US" w:eastAsia="en-US" w:bidi="ar-SA"/>
                <w:del w:id="2261" w:author="Changes 24 to 25 Oct" w:date="2026-10-25T16:02:42Z"/>
              </w:rPr>
            </w:pPr>
            <w:del w:id="2260" w:author="Changes 24 to 25 Oct" w:date="2026-10-25T16:02:42Z">
              <w:r>
                <w:rPr>
                  <w:kern w:val="0"/>
                  <w:sz w:val="18"/>
                  <w:szCs w:val="24"/>
                  <w:lang w:val="en-US" w:eastAsia="en-US" w:bidi="ar-SA"/>
                </w:rPr>
                <w:delText>0.54</w:delText>
              </w:r>
            </w:del>
          </w:p>
        </w:tc>
        <w:tc>
          <w:tcPr>
            <w:tcW w:w="1035" w:type="dxa"/>
            <w:tcBorders/>
          </w:tcPr>
          <w:p>
            <w:pPr>
              <w:pStyle w:val="Compact"/>
              <w:widowControl/>
              <w:spacing w:lineRule="exact" w:line="220" w:before="0" w:after="0"/>
              <w:jc w:val="left"/>
              <w:rPr>
                <w:kern w:val="0"/>
                <w:szCs w:val="24"/>
                <w:lang w:val="en-US" w:eastAsia="en-US" w:bidi="ar-SA"/>
                <w:del w:id="2263" w:author="Changes 24 to 25 Oct" w:date="2026-10-25T16:02:42Z"/>
              </w:rPr>
            </w:pPr>
            <w:del w:id="2262" w:author="Changes 24 to 25 Oct" w:date="2026-10-25T16:02:42Z">
              <w:r>
                <w:rPr>
                  <w:kern w:val="0"/>
                  <w:sz w:val="18"/>
                  <w:szCs w:val="24"/>
                  <w:lang w:val="en-US" w:eastAsia="en-US" w:bidi="ar-SA"/>
                </w:rPr>
                <w:delText>185.2</w:delText>
              </w:r>
            </w:del>
          </w:p>
        </w:tc>
        <w:tc>
          <w:tcPr>
            <w:tcW w:w="1249" w:type="dxa"/>
            <w:tcBorders/>
          </w:tcPr>
          <w:p>
            <w:pPr>
              <w:pStyle w:val="Compact"/>
              <w:widowControl/>
              <w:spacing w:lineRule="exact" w:line="220" w:before="0" w:after="0"/>
              <w:jc w:val="left"/>
              <w:rPr>
                <w:kern w:val="0"/>
                <w:szCs w:val="24"/>
                <w:lang w:val="en-US" w:eastAsia="en-US" w:bidi="ar-SA"/>
                <w:del w:id="2265" w:author="Changes 24 to 25 Oct" w:date="2026-10-25T16:02:42Z"/>
              </w:rPr>
            </w:pPr>
            <w:del w:id="2264" w:author="Changes 24 to 25 Oct" w:date="2026-10-25T16:02:42Z">
              <w:r>
                <w:rPr>
                  <w:kern w:val="0"/>
                  <w:sz w:val="18"/>
                  <w:szCs w:val="24"/>
                  <w:lang w:val="en-US" w:eastAsia="en-US" w:bidi="ar-SA"/>
                </w:rPr>
                <w:delText>Segment disclosure, includes travel</w:delText>
              </w:r>
            </w:del>
          </w:p>
        </w:tc>
      </w:tr>
      <w:tr>
        <w:trPr>
          <w:del w:id="2266"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268" w:author="Changes 24 to 25 Oct" w:date="2026-10-25T16:02:42Z"/>
              </w:rPr>
            </w:pPr>
            <w:del w:id="2267" w:author="Changes 24 to 25 Oct" w:date="2026-10-25T16:02:42Z">
              <w:r>
                <w:rPr>
                  <w:kern w:val="0"/>
                  <w:sz w:val="18"/>
                  <w:szCs w:val="24"/>
                  <w:lang w:val="en-US" w:eastAsia="en-US" w:bidi="ar-SA"/>
                </w:rPr>
                <w:delText>Blibli third-party retail</w:delText>
              </w:r>
            </w:del>
          </w:p>
        </w:tc>
        <w:tc>
          <w:tcPr>
            <w:tcW w:w="560" w:type="dxa"/>
            <w:tcBorders/>
          </w:tcPr>
          <w:p>
            <w:pPr>
              <w:pStyle w:val="Compact"/>
              <w:widowControl/>
              <w:spacing w:lineRule="exact" w:line="220" w:before="0" w:after="0"/>
              <w:jc w:val="left"/>
              <w:rPr>
                <w:kern w:val="0"/>
                <w:szCs w:val="24"/>
                <w:lang w:val="en-US" w:eastAsia="en-US" w:bidi="ar-SA"/>
                <w:del w:id="2270" w:author="Changes 24 to 25 Oct" w:date="2026-10-25T16:02:42Z"/>
              </w:rPr>
            </w:pPr>
            <w:del w:id="2269" w:author="Changes 24 to 25 Oct" w:date="2026-10-25T16:02:42Z">
              <w:r>
                <w:rPr>
                  <w:kern w:val="0"/>
                  <w:sz w:val="18"/>
                  <w:szCs w:val="24"/>
                  <w:lang w:val="en-US" w:eastAsia="en-US" w:bidi="ar-SA"/>
                </w:rPr>
                <w:delText>2023</w:delText>
              </w:r>
            </w:del>
          </w:p>
        </w:tc>
        <w:tc>
          <w:tcPr>
            <w:tcW w:w="1226" w:type="dxa"/>
            <w:tcBorders/>
          </w:tcPr>
          <w:p>
            <w:pPr>
              <w:pStyle w:val="Compact"/>
              <w:widowControl/>
              <w:spacing w:lineRule="exact" w:line="220" w:before="0" w:after="0"/>
              <w:jc w:val="left"/>
              <w:rPr>
                <w:kern w:val="0"/>
                <w:szCs w:val="24"/>
                <w:lang w:val="en-US" w:eastAsia="en-US" w:bidi="ar-SA"/>
                <w:del w:id="2272" w:author="Changes 24 to 25 Oct" w:date="2026-10-25T16:02:42Z"/>
              </w:rPr>
            </w:pPr>
            <w:del w:id="2271" w:author="Changes 24 to 25 Oct" w:date="2026-10-25T16:02:42Z">
              <w:r>
                <w:rPr>
                  <w:kern w:val="0"/>
                  <w:sz w:val="18"/>
                  <w:szCs w:val="24"/>
                  <w:lang w:val="en-US" w:eastAsia="en-US" w:bidi="ar-SA"/>
                </w:rPr>
                <w:delText>49,912</w:delText>
              </w:r>
            </w:del>
          </w:p>
        </w:tc>
        <w:tc>
          <w:tcPr>
            <w:tcW w:w="1035" w:type="dxa"/>
            <w:tcBorders/>
          </w:tcPr>
          <w:p>
            <w:pPr>
              <w:pStyle w:val="Compact"/>
              <w:widowControl/>
              <w:spacing w:lineRule="exact" w:line="220" w:before="0" w:after="0"/>
              <w:jc w:val="left"/>
              <w:rPr>
                <w:kern w:val="0"/>
                <w:szCs w:val="24"/>
                <w:lang w:val="en-US" w:eastAsia="en-US" w:bidi="ar-SA"/>
                <w:del w:id="2274" w:author="Changes 24 to 25 Oct" w:date="2026-10-25T16:02:42Z"/>
              </w:rPr>
            </w:pPr>
            <w:del w:id="2273" w:author="Changes 24 to 25 Oct" w:date="2026-10-25T16:02:42Z">
              <w:r>
                <w:rPr>
                  <w:kern w:val="0"/>
                  <w:sz w:val="18"/>
                  <w:szCs w:val="24"/>
                  <w:lang w:val="en-US" w:eastAsia="en-US" w:bidi="ar-SA"/>
                </w:rPr>
                <w:delText>1,125</w:delText>
              </w:r>
            </w:del>
          </w:p>
        </w:tc>
        <w:tc>
          <w:tcPr>
            <w:tcW w:w="1225" w:type="dxa"/>
            <w:tcBorders/>
          </w:tcPr>
          <w:p>
            <w:pPr>
              <w:pStyle w:val="Compact"/>
              <w:widowControl/>
              <w:spacing w:lineRule="exact" w:line="220" w:before="0" w:after="0"/>
              <w:jc w:val="left"/>
              <w:rPr>
                <w:kern w:val="0"/>
                <w:szCs w:val="24"/>
                <w:lang w:val="en-US" w:eastAsia="en-US" w:bidi="ar-SA"/>
                <w:del w:id="2276" w:author="Changes 24 to 25 Oct" w:date="2026-10-25T16:02:42Z"/>
              </w:rPr>
            </w:pPr>
            <w:del w:id="2275" w:author="Changes 24 to 25 Oct" w:date="2026-10-25T16:02:42Z">
              <w:r>
                <w:rPr>
                  <w:kern w:val="0"/>
                  <w:sz w:val="18"/>
                  <w:szCs w:val="24"/>
                  <w:lang w:val="en-US" w:eastAsia="en-US" w:bidi="ar-SA"/>
                </w:rPr>
                <w:delText>48,787</w:delText>
              </w:r>
            </w:del>
          </w:p>
        </w:tc>
        <w:tc>
          <w:tcPr>
            <w:tcW w:w="804" w:type="dxa"/>
            <w:tcBorders/>
          </w:tcPr>
          <w:p>
            <w:pPr>
              <w:pStyle w:val="Compact"/>
              <w:widowControl/>
              <w:spacing w:lineRule="exact" w:line="220" w:before="0" w:after="0"/>
              <w:jc w:val="left"/>
              <w:rPr>
                <w:kern w:val="0"/>
                <w:szCs w:val="24"/>
                <w:lang w:val="en-US" w:eastAsia="en-US" w:bidi="ar-SA"/>
                <w:del w:id="2278" w:author="Changes 24 to 25 Oct" w:date="2026-10-25T16:02:42Z"/>
              </w:rPr>
            </w:pPr>
            <w:del w:id="2277" w:author="Changes 24 to 25 Oct" w:date="2026-10-25T16:02:42Z">
              <w:r>
                <w:rPr>
                  <w:kern w:val="0"/>
                  <w:sz w:val="18"/>
                  <w:szCs w:val="24"/>
                  <w:lang w:val="en-US" w:eastAsia="en-US" w:bidi="ar-SA"/>
                </w:rPr>
                <w:delText>2.25</w:delText>
              </w:r>
            </w:del>
          </w:p>
        </w:tc>
        <w:tc>
          <w:tcPr>
            <w:tcW w:w="1035" w:type="dxa"/>
            <w:tcBorders/>
          </w:tcPr>
          <w:p>
            <w:pPr>
              <w:pStyle w:val="Compact"/>
              <w:widowControl/>
              <w:spacing w:lineRule="exact" w:line="220" w:before="0" w:after="0"/>
              <w:jc w:val="left"/>
              <w:rPr>
                <w:kern w:val="0"/>
                <w:szCs w:val="24"/>
                <w:lang w:val="en-US" w:eastAsia="en-US" w:bidi="ar-SA"/>
                <w:del w:id="2280" w:author="Changes 24 to 25 Oct" w:date="2026-10-25T16:02:42Z"/>
              </w:rPr>
            </w:pPr>
            <w:del w:id="2279" w:author="Changes 24 to 25 Oct" w:date="2026-10-25T16:02:42Z">
              <w:r>
                <w:rPr>
                  <w:kern w:val="0"/>
                  <w:sz w:val="18"/>
                  <w:szCs w:val="24"/>
                  <w:lang w:val="en-US" w:eastAsia="en-US" w:bidi="ar-SA"/>
                </w:rPr>
                <w:delText>43.4</w:delText>
              </w:r>
            </w:del>
          </w:p>
        </w:tc>
        <w:tc>
          <w:tcPr>
            <w:tcW w:w="1249" w:type="dxa"/>
            <w:tcBorders/>
          </w:tcPr>
          <w:p>
            <w:pPr>
              <w:pStyle w:val="Compact"/>
              <w:widowControl/>
              <w:spacing w:lineRule="exact" w:line="220" w:before="0" w:after="0"/>
              <w:jc w:val="left"/>
              <w:rPr>
                <w:kern w:val="0"/>
                <w:szCs w:val="24"/>
                <w:lang w:val="en-US" w:eastAsia="en-US" w:bidi="ar-SA"/>
                <w:del w:id="2282" w:author="Changes 24 to 25 Oct" w:date="2026-10-25T16:02:42Z"/>
              </w:rPr>
            </w:pPr>
            <w:del w:id="2281" w:author="Changes 24 to 25 Oct" w:date="2026-10-25T16:02:42Z">
              <w:r>
                <w:rPr>
                  <w:kern w:val="0"/>
                  <w:sz w:val="18"/>
                  <w:szCs w:val="24"/>
                  <w:lang w:val="en-US" w:eastAsia="en-US" w:bidi="ar-SA"/>
                </w:rPr>
                <w:delText>Segment disclosure, includes travel</w:delText>
              </w:r>
            </w:del>
          </w:p>
        </w:tc>
      </w:tr>
      <w:tr>
        <w:trPr>
          <w:del w:id="2283"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285" w:author="Changes 24 to 25 Oct" w:date="2026-10-25T16:02:42Z"/>
              </w:rPr>
            </w:pPr>
            <w:del w:id="2284" w:author="Changes 24 to 25 Oct" w:date="2026-10-25T16:02:42Z">
              <w:r>
                <w:rPr>
                  <w:kern w:val="0"/>
                  <w:sz w:val="18"/>
                  <w:szCs w:val="24"/>
                  <w:lang w:val="en-US" w:eastAsia="en-US" w:bidi="ar-SA"/>
                </w:rPr>
                <w:delText>Blibli third-party retail</w:delText>
              </w:r>
            </w:del>
          </w:p>
        </w:tc>
        <w:tc>
          <w:tcPr>
            <w:tcW w:w="560" w:type="dxa"/>
            <w:tcBorders/>
          </w:tcPr>
          <w:p>
            <w:pPr>
              <w:pStyle w:val="Compact"/>
              <w:widowControl/>
              <w:spacing w:lineRule="exact" w:line="220" w:before="0" w:after="0"/>
              <w:jc w:val="left"/>
              <w:rPr>
                <w:kern w:val="0"/>
                <w:szCs w:val="24"/>
                <w:lang w:val="en-US" w:eastAsia="en-US" w:bidi="ar-SA"/>
                <w:del w:id="2287" w:author="Changes 24 to 25 Oct" w:date="2026-10-25T16:02:42Z"/>
              </w:rPr>
            </w:pPr>
            <w:del w:id="2286" w:author="Changes 24 to 25 Oct" w:date="2026-10-25T16:02:42Z">
              <w:r>
                <w:rPr>
                  <w:kern w:val="0"/>
                  <w:sz w:val="18"/>
                  <w:szCs w:val="24"/>
                  <w:lang w:val="en-US" w:eastAsia="en-US" w:bidi="ar-SA"/>
                </w:rPr>
                <w:delText>2024</w:delText>
              </w:r>
            </w:del>
          </w:p>
        </w:tc>
        <w:tc>
          <w:tcPr>
            <w:tcW w:w="1226" w:type="dxa"/>
            <w:tcBorders/>
          </w:tcPr>
          <w:p>
            <w:pPr>
              <w:pStyle w:val="Compact"/>
              <w:widowControl/>
              <w:spacing w:lineRule="exact" w:line="220" w:before="0" w:after="0"/>
              <w:jc w:val="left"/>
              <w:rPr>
                <w:kern w:val="0"/>
                <w:szCs w:val="24"/>
                <w:lang w:val="en-US" w:eastAsia="en-US" w:bidi="ar-SA"/>
                <w:del w:id="2289" w:author="Changes 24 to 25 Oct" w:date="2026-10-25T16:02:42Z"/>
              </w:rPr>
            </w:pPr>
            <w:del w:id="2288" w:author="Changes 24 to 25 Oct" w:date="2026-10-25T16:02:42Z">
              <w:r>
                <w:rPr>
                  <w:kern w:val="0"/>
                  <w:sz w:val="18"/>
                  <w:szCs w:val="24"/>
                  <w:lang w:val="en-US" w:eastAsia="en-US" w:bidi="ar-SA"/>
                </w:rPr>
                <w:delText>54,210</w:delText>
              </w:r>
            </w:del>
          </w:p>
        </w:tc>
        <w:tc>
          <w:tcPr>
            <w:tcW w:w="1035" w:type="dxa"/>
            <w:tcBorders/>
          </w:tcPr>
          <w:p>
            <w:pPr>
              <w:pStyle w:val="Compact"/>
              <w:widowControl/>
              <w:spacing w:lineRule="exact" w:line="220" w:before="0" w:after="0"/>
              <w:jc w:val="left"/>
              <w:rPr>
                <w:kern w:val="0"/>
                <w:szCs w:val="24"/>
                <w:lang w:val="en-US" w:eastAsia="en-US" w:bidi="ar-SA"/>
                <w:del w:id="2291" w:author="Changes 24 to 25 Oct" w:date="2026-10-25T16:02:42Z"/>
              </w:rPr>
            </w:pPr>
            <w:del w:id="2290" w:author="Changes 24 to 25 Oct" w:date="2026-10-25T16:02:42Z">
              <w:r>
                <w:rPr>
                  <w:kern w:val="0"/>
                  <w:sz w:val="18"/>
                  <w:szCs w:val="24"/>
                  <w:lang w:val="en-US" w:eastAsia="en-US" w:bidi="ar-SA"/>
                </w:rPr>
                <w:delText>1,384</w:delText>
              </w:r>
            </w:del>
          </w:p>
        </w:tc>
        <w:tc>
          <w:tcPr>
            <w:tcW w:w="1225" w:type="dxa"/>
            <w:tcBorders/>
          </w:tcPr>
          <w:p>
            <w:pPr>
              <w:pStyle w:val="Compact"/>
              <w:widowControl/>
              <w:spacing w:lineRule="exact" w:line="220" w:before="0" w:after="0"/>
              <w:jc w:val="left"/>
              <w:rPr>
                <w:kern w:val="0"/>
                <w:szCs w:val="24"/>
                <w:lang w:val="en-US" w:eastAsia="en-US" w:bidi="ar-SA"/>
                <w:del w:id="2293" w:author="Changes 24 to 25 Oct" w:date="2026-10-25T16:02:42Z"/>
              </w:rPr>
            </w:pPr>
            <w:del w:id="2292" w:author="Changes 24 to 25 Oct" w:date="2026-10-25T16:02:42Z">
              <w:r>
                <w:rPr>
                  <w:kern w:val="0"/>
                  <w:sz w:val="18"/>
                  <w:szCs w:val="24"/>
                  <w:lang w:val="en-US" w:eastAsia="en-US" w:bidi="ar-SA"/>
                </w:rPr>
                <w:delText>52,826</w:delText>
              </w:r>
            </w:del>
          </w:p>
        </w:tc>
        <w:tc>
          <w:tcPr>
            <w:tcW w:w="804" w:type="dxa"/>
            <w:tcBorders/>
          </w:tcPr>
          <w:p>
            <w:pPr>
              <w:pStyle w:val="Compact"/>
              <w:widowControl/>
              <w:spacing w:lineRule="exact" w:line="220" w:before="0" w:after="0"/>
              <w:jc w:val="left"/>
              <w:rPr>
                <w:kern w:val="0"/>
                <w:szCs w:val="24"/>
                <w:lang w:val="en-US" w:eastAsia="en-US" w:bidi="ar-SA"/>
                <w:del w:id="2295" w:author="Changes 24 to 25 Oct" w:date="2026-10-25T16:02:42Z"/>
              </w:rPr>
            </w:pPr>
            <w:del w:id="2294" w:author="Changes 24 to 25 Oct" w:date="2026-10-25T16:02:42Z">
              <w:r>
                <w:rPr>
                  <w:kern w:val="0"/>
                  <w:sz w:val="18"/>
                  <w:szCs w:val="24"/>
                  <w:lang w:val="en-US" w:eastAsia="en-US" w:bidi="ar-SA"/>
                </w:rPr>
                <w:delText>2.55</w:delText>
              </w:r>
            </w:del>
          </w:p>
        </w:tc>
        <w:tc>
          <w:tcPr>
            <w:tcW w:w="1035" w:type="dxa"/>
            <w:tcBorders/>
          </w:tcPr>
          <w:p>
            <w:pPr>
              <w:pStyle w:val="Compact"/>
              <w:widowControl/>
              <w:spacing w:lineRule="exact" w:line="220" w:before="0" w:after="0"/>
              <w:jc w:val="left"/>
              <w:rPr>
                <w:kern w:val="0"/>
                <w:szCs w:val="24"/>
                <w:lang w:val="en-US" w:eastAsia="en-US" w:bidi="ar-SA"/>
                <w:del w:id="2297" w:author="Changes 24 to 25 Oct" w:date="2026-10-25T16:02:42Z"/>
              </w:rPr>
            </w:pPr>
            <w:del w:id="2296" w:author="Changes 24 to 25 Oct" w:date="2026-10-25T16:02:42Z">
              <w:r>
                <w:rPr>
                  <w:kern w:val="0"/>
                  <w:sz w:val="18"/>
                  <w:szCs w:val="24"/>
                  <w:lang w:val="en-US" w:eastAsia="en-US" w:bidi="ar-SA"/>
                </w:rPr>
                <w:delText>38.2</w:delText>
              </w:r>
            </w:del>
          </w:p>
        </w:tc>
        <w:tc>
          <w:tcPr>
            <w:tcW w:w="1249" w:type="dxa"/>
            <w:tcBorders/>
          </w:tcPr>
          <w:p>
            <w:pPr>
              <w:pStyle w:val="Compact"/>
              <w:widowControl/>
              <w:spacing w:lineRule="exact" w:line="220" w:before="0" w:after="0"/>
              <w:jc w:val="left"/>
              <w:rPr>
                <w:kern w:val="0"/>
                <w:szCs w:val="24"/>
                <w:lang w:val="en-US" w:eastAsia="en-US" w:bidi="ar-SA"/>
                <w:del w:id="2299" w:author="Changes 24 to 25 Oct" w:date="2026-10-25T16:02:42Z"/>
              </w:rPr>
            </w:pPr>
            <w:del w:id="2298" w:author="Changes 24 to 25 Oct" w:date="2026-10-25T16:02:42Z">
              <w:r>
                <w:rPr>
                  <w:kern w:val="0"/>
                  <w:sz w:val="18"/>
                  <w:szCs w:val="24"/>
                  <w:lang w:val="en-US" w:eastAsia="en-US" w:bidi="ar-SA"/>
                </w:rPr>
                <w:delText>Segment disclosure, includes travel</w:delText>
              </w:r>
            </w:del>
          </w:p>
        </w:tc>
      </w:tr>
      <w:tr>
        <w:trPr>
          <w:del w:id="2300"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302" w:author="Changes 24 to 25 Oct" w:date="2026-10-25T16:02:42Z"/>
              </w:rPr>
            </w:pPr>
            <w:del w:id="2301" w:author="Changes 24 to 25 Oct" w:date="2026-10-25T16:02:42Z">
              <w:r>
                <w:rPr>
                  <w:kern w:val="0"/>
                  <w:sz w:val="18"/>
                  <w:szCs w:val="24"/>
                  <w:lang w:val="en-US" w:eastAsia="en-US" w:bidi="ar-SA"/>
                </w:rPr>
                <w:delText>Blibli third-party retail</w:delText>
              </w:r>
            </w:del>
          </w:p>
        </w:tc>
        <w:tc>
          <w:tcPr>
            <w:tcW w:w="560" w:type="dxa"/>
            <w:tcBorders/>
          </w:tcPr>
          <w:p>
            <w:pPr>
              <w:pStyle w:val="Compact"/>
              <w:widowControl/>
              <w:spacing w:lineRule="exact" w:line="220" w:before="0" w:after="0"/>
              <w:jc w:val="left"/>
              <w:rPr>
                <w:kern w:val="0"/>
                <w:szCs w:val="24"/>
                <w:lang w:val="en-US" w:eastAsia="en-US" w:bidi="ar-SA"/>
                <w:del w:id="2304" w:author="Changes 24 to 25 Oct" w:date="2026-10-25T16:02:42Z"/>
              </w:rPr>
            </w:pPr>
            <w:del w:id="2303" w:author="Changes 24 to 25 Oct" w:date="2026-10-25T16:02:42Z">
              <w:r>
                <w:rPr>
                  <w:kern w:val="0"/>
                  <w:sz w:val="18"/>
                  <w:szCs w:val="24"/>
                  <w:lang w:val="en-US" w:eastAsia="en-US" w:bidi="ar-SA"/>
                </w:rPr>
                <w:delText>2025</w:delText>
              </w:r>
            </w:del>
          </w:p>
        </w:tc>
        <w:tc>
          <w:tcPr>
            <w:tcW w:w="1226" w:type="dxa"/>
            <w:tcBorders/>
          </w:tcPr>
          <w:p>
            <w:pPr>
              <w:pStyle w:val="Compact"/>
              <w:widowControl/>
              <w:spacing w:lineRule="exact" w:line="220" w:before="0" w:after="0"/>
              <w:jc w:val="left"/>
              <w:rPr>
                <w:kern w:val="0"/>
                <w:szCs w:val="24"/>
                <w:lang w:val="en-US" w:eastAsia="en-US" w:bidi="ar-SA"/>
                <w:del w:id="2306" w:author="Changes 24 to 25 Oct" w:date="2026-10-25T16:02:42Z"/>
              </w:rPr>
            </w:pPr>
            <w:del w:id="2305" w:author="Changes 24 to 25 Oct" w:date="2026-10-25T16:02:42Z">
              <w:r>
                <w:rPr>
                  <w:kern w:val="0"/>
                  <w:sz w:val="18"/>
                  <w:szCs w:val="24"/>
                  <w:lang w:val="en-US" w:eastAsia="en-US" w:bidi="ar-SA"/>
                </w:rPr>
                <w:delText>53,187</w:delText>
              </w:r>
            </w:del>
          </w:p>
        </w:tc>
        <w:tc>
          <w:tcPr>
            <w:tcW w:w="1035" w:type="dxa"/>
            <w:tcBorders/>
          </w:tcPr>
          <w:p>
            <w:pPr>
              <w:pStyle w:val="Compact"/>
              <w:widowControl/>
              <w:spacing w:lineRule="exact" w:line="220" w:before="0" w:after="0"/>
              <w:jc w:val="left"/>
              <w:rPr>
                <w:kern w:val="0"/>
                <w:szCs w:val="24"/>
                <w:lang w:val="en-US" w:eastAsia="en-US" w:bidi="ar-SA"/>
                <w:del w:id="2308" w:author="Changes 24 to 25 Oct" w:date="2026-10-25T16:02:42Z"/>
              </w:rPr>
            </w:pPr>
            <w:del w:id="2307" w:author="Changes 24 to 25 Oct" w:date="2026-10-25T16:02:42Z">
              <w:r>
                <w:rPr>
                  <w:kern w:val="0"/>
                  <w:sz w:val="18"/>
                  <w:szCs w:val="24"/>
                  <w:lang w:val="en-US" w:eastAsia="en-US" w:bidi="ar-SA"/>
                </w:rPr>
                <w:delText>1,551</w:delText>
              </w:r>
            </w:del>
          </w:p>
        </w:tc>
        <w:tc>
          <w:tcPr>
            <w:tcW w:w="1225" w:type="dxa"/>
            <w:tcBorders/>
          </w:tcPr>
          <w:p>
            <w:pPr>
              <w:pStyle w:val="Compact"/>
              <w:widowControl/>
              <w:spacing w:lineRule="exact" w:line="220" w:before="0" w:after="0"/>
              <w:jc w:val="left"/>
              <w:rPr>
                <w:kern w:val="0"/>
                <w:szCs w:val="24"/>
                <w:lang w:val="en-US" w:eastAsia="en-US" w:bidi="ar-SA"/>
                <w:del w:id="2310" w:author="Changes 24 to 25 Oct" w:date="2026-10-25T16:02:42Z"/>
              </w:rPr>
            </w:pPr>
            <w:del w:id="2309" w:author="Changes 24 to 25 Oct" w:date="2026-10-25T16:02:42Z">
              <w:r>
                <w:rPr>
                  <w:kern w:val="0"/>
                  <w:sz w:val="18"/>
                  <w:szCs w:val="24"/>
                  <w:lang w:val="en-US" w:eastAsia="en-US" w:bidi="ar-SA"/>
                </w:rPr>
                <w:delText>51,636</w:delText>
              </w:r>
            </w:del>
          </w:p>
        </w:tc>
        <w:tc>
          <w:tcPr>
            <w:tcW w:w="804" w:type="dxa"/>
            <w:tcBorders/>
          </w:tcPr>
          <w:p>
            <w:pPr>
              <w:pStyle w:val="Compact"/>
              <w:widowControl/>
              <w:spacing w:lineRule="exact" w:line="220" w:before="0" w:after="0"/>
              <w:jc w:val="left"/>
              <w:rPr>
                <w:kern w:val="0"/>
                <w:szCs w:val="24"/>
                <w:lang w:val="en-US" w:eastAsia="en-US" w:bidi="ar-SA"/>
                <w:del w:id="2312" w:author="Changes 24 to 25 Oct" w:date="2026-10-25T16:02:42Z"/>
              </w:rPr>
            </w:pPr>
            <w:del w:id="2311" w:author="Changes 24 to 25 Oct" w:date="2026-10-25T16:02:42Z">
              <w:r>
                <w:rPr>
                  <w:kern w:val="0"/>
                  <w:sz w:val="18"/>
                  <w:szCs w:val="24"/>
                  <w:lang w:val="en-US" w:eastAsia="en-US" w:bidi="ar-SA"/>
                </w:rPr>
                <w:delText>2.92</w:delText>
              </w:r>
            </w:del>
          </w:p>
        </w:tc>
        <w:tc>
          <w:tcPr>
            <w:tcW w:w="1035" w:type="dxa"/>
            <w:tcBorders/>
          </w:tcPr>
          <w:p>
            <w:pPr>
              <w:pStyle w:val="Compact"/>
              <w:widowControl/>
              <w:spacing w:lineRule="exact" w:line="220" w:before="0" w:after="0"/>
              <w:jc w:val="left"/>
              <w:rPr>
                <w:kern w:val="0"/>
                <w:szCs w:val="24"/>
                <w:lang w:val="en-US" w:eastAsia="en-US" w:bidi="ar-SA"/>
                <w:del w:id="2314" w:author="Changes 24 to 25 Oct" w:date="2026-10-25T16:02:42Z"/>
              </w:rPr>
            </w:pPr>
            <w:del w:id="2313" w:author="Changes 24 to 25 Oct" w:date="2026-10-25T16:02:42Z">
              <w:r>
                <w:rPr>
                  <w:kern w:val="0"/>
                  <w:sz w:val="18"/>
                  <w:szCs w:val="24"/>
                  <w:lang w:val="en-US" w:eastAsia="en-US" w:bidi="ar-SA"/>
                </w:rPr>
                <w:delText>33.3</w:delText>
              </w:r>
            </w:del>
          </w:p>
        </w:tc>
        <w:tc>
          <w:tcPr>
            <w:tcW w:w="1249" w:type="dxa"/>
            <w:tcBorders/>
          </w:tcPr>
          <w:p>
            <w:pPr>
              <w:pStyle w:val="Compact"/>
              <w:widowControl/>
              <w:spacing w:lineRule="exact" w:line="220" w:before="0" w:after="0"/>
              <w:jc w:val="left"/>
              <w:rPr>
                <w:kern w:val="0"/>
                <w:szCs w:val="24"/>
                <w:lang w:val="en-US" w:eastAsia="en-US" w:bidi="ar-SA"/>
                <w:del w:id="2316" w:author="Changes 24 to 25 Oct" w:date="2026-10-25T16:02:42Z"/>
              </w:rPr>
            </w:pPr>
            <w:del w:id="2315" w:author="Changes 24 to 25 Oct" w:date="2026-10-25T16:02:42Z">
              <w:r>
                <w:rPr>
                  <w:kern w:val="0"/>
                  <w:sz w:val="18"/>
                  <w:szCs w:val="24"/>
                  <w:lang w:val="en-US" w:eastAsia="en-US" w:bidi="ar-SA"/>
                </w:rPr>
                <w:delText>Segment disclosure, includes travel</w:delText>
              </w:r>
            </w:del>
          </w:p>
        </w:tc>
      </w:tr>
      <w:tr>
        <w:trPr>
          <w:del w:id="2317"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319" w:author="Changes 24 to 25 Oct" w:date="2026-10-25T16:02:42Z"/>
              </w:rPr>
            </w:pPr>
            <w:del w:id="2318" w:author="Changes 24 to 25 Oct" w:date="2026-10-25T16:02:42Z">
              <w:r>
                <w:rPr>
                  <w:kern w:val="0"/>
                  <w:sz w:val="18"/>
                  <w:szCs w:val="24"/>
                  <w:lang w:val="en-US" w:eastAsia="en-US" w:bidi="ar-SA"/>
                </w:rPr>
                <w:delText>Bukalapak Group</w:delText>
              </w:r>
            </w:del>
          </w:p>
        </w:tc>
        <w:tc>
          <w:tcPr>
            <w:tcW w:w="560" w:type="dxa"/>
            <w:tcBorders/>
          </w:tcPr>
          <w:p>
            <w:pPr>
              <w:pStyle w:val="Compact"/>
              <w:widowControl/>
              <w:spacing w:lineRule="exact" w:line="220" w:before="0" w:after="0"/>
              <w:jc w:val="left"/>
              <w:rPr>
                <w:kern w:val="0"/>
                <w:szCs w:val="24"/>
                <w:lang w:val="en-US" w:eastAsia="en-US" w:bidi="ar-SA"/>
                <w:del w:id="2321" w:author="Changes 24 to 25 Oct" w:date="2026-10-25T16:02:42Z"/>
              </w:rPr>
            </w:pPr>
            <w:del w:id="2320" w:author="Changes 24 to 25 Oct" w:date="2026-10-25T16:02:42Z">
              <w:r>
                <w:rPr>
                  <w:kern w:val="0"/>
                  <w:sz w:val="18"/>
                  <w:szCs w:val="24"/>
                  <w:lang w:val="en-US" w:eastAsia="en-US" w:bidi="ar-SA"/>
                </w:rPr>
                <w:delText>2020</w:delText>
              </w:r>
            </w:del>
          </w:p>
        </w:tc>
        <w:tc>
          <w:tcPr>
            <w:tcW w:w="1226" w:type="dxa"/>
            <w:tcBorders/>
          </w:tcPr>
          <w:p>
            <w:pPr>
              <w:pStyle w:val="Compact"/>
              <w:widowControl/>
              <w:spacing w:lineRule="exact" w:line="220" w:before="0" w:after="0"/>
              <w:jc w:val="left"/>
              <w:rPr>
                <w:kern w:val="0"/>
                <w:szCs w:val="24"/>
                <w:lang w:val="en-US" w:eastAsia="en-US" w:bidi="ar-SA"/>
                <w:del w:id="2323" w:author="Changes 24 to 25 Oct" w:date="2026-10-25T16:02:42Z"/>
              </w:rPr>
            </w:pPr>
            <w:del w:id="2322" w:author="Changes 24 to 25 Oct" w:date="2026-10-25T16:02:42Z">
              <w:r>
                <w:rPr>
                  <w:kern w:val="0"/>
                  <w:sz w:val="18"/>
                  <w:szCs w:val="24"/>
                  <w:lang w:val="en-US" w:eastAsia="en-US" w:bidi="ar-SA"/>
                </w:rPr>
                <w:delText>85,081,843</w:delText>
              </w:r>
            </w:del>
          </w:p>
        </w:tc>
        <w:tc>
          <w:tcPr>
            <w:tcW w:w="1035" w:type="dxa"/>
            <w:tcBorders/>
          </w:tcPr>
          <w:p>
            <w:pPr>
              <w:pStyle w:val="Compact"/>
              <w:widowControl/>
              <w:spacing w:lineRule="exact" w:line="220" w:before="0" w:after="0"/>
              <w:jc w:val="left"/>
              <w:rPr>
                <w:kern w:val="0"/>
                <w:szCs w:val="24"/>
                <w:lang w:val="en-US" w:eastAsia="en-US" w:bidi="ar-SA"/>
                <w:del w:id="2325" w:author="Changes 24 to 25 Oct" w:date="2026-10-25T16:02:42Z"/>
              </w:rPr>
            </w:pPr>
            <w:del w:id="2324" w:author="Changes 24 to 25 Oct" w:date="2026-10-25T16:02:42Z">
              <w:r>
                <w:rPr>
                  <w:kern w:val="0"/>
                  <w:sz w:val="18"/>
                  <w:szCs w:val="24"/>
                  <w:lang w:val="en-US" w:eastAsia="en-US" w:bidi="ar-SA"/>
                </w:rPr>
                <w:delText>1,351,664</w:delText>
              </w:r>
            </w:del>
          </w:p>
        </w:tc>
        <w:tc>
          <w:tcPr>
            <w:tcW w:w="1225" w:type="dxa"/>
            <w:tcBorders/>
          </w:tcPr>
          <w:p>
            <w:pPr>
              <w:pStyle w:val="Compact"/>
              <w:widowControl/>
              <w:spacing w:lineRule="exact" w:line="220" w:before="0" w:after="0"/>
              <w:jc w:val="left"/>
              <w:rPr>
                <w:kern w:val="0"/>
                <w:szCs w:val="24"/>
                <w:lang w:val="en-US" w:eastAsia="en-US" w:bidi="ar-SA"/>
                <w:del w:id="2327" w:author="Changes 24 to 25 Oct" w:date="2026-10-25T16:02:42Z"/>
              </w:rPr>
            </w:pPr>
            <w:del w:id="2326" w:author="Changes 24 to 25 Oct" w:date="2026-10-25T16:02:42Z">
              <w:r>
                <w:rPr>
                  <w:kern w:val="0"/>
                  <w:sz w:val="18"/>
                  <w:szCs w:val="24"/>
                  <w:lang w:val="en-US" w:eastAsia="en-US" w:bidi="ar-SA"/>
                </w:rPr>
                <w:delText>83,730,179</w:delText>
              </w:r>
            </w:del>
          </w:p>
        </w:tc>
        <w:tc>
          <w:tcPr>
            <w:tcW w:w="804" w:type="dxa"/>
            <w:tcBorders/>
          </w:tcPr>
          <w:p>
            <w:pPr>
              <w:pStyle w:val="Compact"/>
              <w:widowControl/>
              <w:spacing w:lineRule="exact" w:line="220" w:before="0" w:after="0"/>
              <w:jc w:val="left"/>
              <w:rPr>
                <w:kern w:val="0"/>
                <w:szCs w:val="24"/>
                <w:lang w:val="en-US" w:eastAsia="en-US" w:bidi="ar-SA"/>
                <w:del w:id="2329" w:author="Changes 24 to 25 Oct" w:date="2026-10-25T16:02:42Z"/>
              </w:rPr>
            </w:pPr>
            <w:del w:id="2328" w:author="Changes 24 to 25 Oct" w:date="2026-10-25T16:02:42Z">
              <w:r>
                <w:rPr>
                  <w:kern w:val="0"/>
                  <w:sz w:val="18"/>
                  <w:szCs w:val="24"/>
                  <w:lang w:val="en-US" w:eastAsia="en-US" w:bidi="ar-SA"/>
                </w:rPr>
                <w:delText>1.59</w:delText>
              </w:r>
            </w:del>
          </w:p>
        </w:tc>
        <w:tc>
          <w:tcPr>
            <w:tcW w:w="1035" w:type="dxa"/>
            <w:tcBorders/>
          </w:tcPr>
          <w:p>
            <w:pPr>
              <w:pStyle w:val="Compact"/>
              <w:widowControl/>
              <w:spacing w:lineRule="exact" w:line="220" w:before="0" w:after="0"/>
              <w:jc w:val="left"/>
              <w:rPr>
                <w:kern w:val="0"/>
                <w:szCs w:val="24"/>
                <w:lang w:val="en-US" w:eastAsia="en-US" w:bidi="ar-SA"/>
                <w:del w:id="2331" w:author="Changes 24 to 25 Oct" w:date="2026-10-25T16:02:42Z"/>
              </w:rPr>
            </w:pPr>
            <w:del w:id="2330" w:author="Changes 24 to 25 Oct" w:date="2026-10-25T16:02:42Z">
              <w:r>
                <w:rPr>
                  <w:kern w:val="0"/>
                  <w:sz w:val="18"/>
                  <w:szCs w:val="24"/>
                  <w:lang w:val="en-US" w:eastAsia="en-US" w:bidi="ar-SA"/>
                </w:rPr>
                <w:delText>61.9</w:delText>
              </w:r>
            </w:del>
          </w:p>
        </w:tc>
        <w:tc>
          <w:tcPr>
            <w:tcW w:w="1249" w:type="dxa"/>
            <w:tcBorders/>
          </w:tcPr>
          <w:p>
            <w:pPr>
              <w:pStyle w:val="Compact"/>
              <w:widowControl/>
              <w:spacing w:lineRule="exact" w:line="220" w:before="0" w:after="0"/>
              <w:jc w:val="left"/>
              <w:rPr>
                <w:kern w:val="0"/>
                <w:szCs w:val="24"/>
                <w:lang w:val="en-US" w:eastAsia="en-US" w:bidi="ar-SA"/>
                <w:del w:id="2333" w:author="Changes 24 to 25 Oct" w:date="2026-10-25T16:02:42Z"/>
              </w:rPr>
            </w:pPr>
            <w:del w:id="2332" w:author="Changes 24 to 25 Oct" w:date="2026-10-25T16:02:42Z">
              <w:r>
                <w:rPr>
                  <w:kern w:val="0"/>
                  <w:sz w:val="18"/>
                  <w:szCs w:val="24"/>
                  <w:lang w:val="en-US" w:eastAsia="en-US" w:bidi="ar-SA"/>
                </w:rPr>
                <w:delText>Company-wide disclosure</w:delText>
              </w:r>
            </w:del>
          </w:p>
        </w:tc>
      </w:tr>
      <w:tr>
        <w:trPr>
          <w:del w:id="2334"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del w:id="2336" w:author="Changes 24 to 25 Oct" w:date="2026-10-25T16:02:42Z"/>
              </w:rPr>
            </w:pPr>
            <w:del w:id="2335" w:author="Changes 24 to 25 Oct" w:date="2026-10-25T16:02:42Z">
              <w:r>
                <w:rPr>
                  <w:kern w:val="0"/>
                  <w:sz w:val="18"/>
                  <w:szCs w:val="24"/>
                  <w:lang w:val="en-US" w:eastAsia="en-US" w:bidi="ar-SA"/>
                </w:rPr>
                <w:delText>Bukalapak Group</w:delText>
              </w:r>
            </w:del>
          </w:p>
        </w:tc>
        <w:tc>
          <w:tcPr>
            <w:tcW w:w="560" w:type="dxa"/>
            <w:tcBorders/>
          </w:tcPr>
          <w:p>
            <w:pPr>
              <w:pStyle w:val="Compact"/>
              <w:widowControl/>
              <w:spacing w:lineRule="exact" w:line="220" w:before="0" w:after="0"/>
              <w:jc w:val="left"/>
              <w:rPr>
                <w:kern w:val="0"/>
                <w:szCs w:val="24"/>
                <w:lang w:val="en-US" w:eastAsia="en-US" w:bidi="ar-SA"/>
                <w:del w:id="2338" w:author="Changes 24 to 25 Oct" w:date="2026-10-25T16:02:42Z"/>
              </w:rPr>
            </w:pPr>
            <w:del w:id="2337" w:author="Changes 24 to 25 Oct" w:date="2026-10-25T16:02:42Z">
              <w:r>
                <w:rPr>
                  <w:kern w:val="0"/>
                  <w:sz w:val="18"/>
                  <w:szCs w:val="24"/>
                  <w:lang w:val="en-US" w:eastAsia="en-US" w:bidi="ar-SA"/>
                </w:rPr>
                <w:delText>2021</w:delText>
              </w:r>
            </w:del>
          </w:p>
        </w:tc>
        <w:tc>
          <w:tcPr>
            <w:tcW w:w="1226" w:type="dxa"/>
            <w:tcBorders/>
          </w:tcPr>
          <w:p>
            <w:pPr>
              <w:pStyle w:val="Compact"/>
              <w:widowControl/>
              <w:spacing w:lineRule="exact" w:line="220" w:before="0" w:after="0"/>
              <w:jc w:val="left"/>
              <w:rPr>
                <w:kern w:val="0"/>
                <w:szCs w:val="24"/>
                <w:lang w:val="en-US" w:eastAsia="en-US" w:bidi="ar-SA"/>
                <w:del w:id="2340" w:author="Changes 24 to 25 Oct" w:date="2026-10-25T16:02:42Z"/>
              </w:rPr>
            </w:pPr>
            <w:del w:id="2339" w:author="Changes 24 to 25 Oct" w:date="2026-10-25T16:02:42Z">
              <w:r>
                <w:rPr>
                  <w:kern w:val="0"/>
                  <w:sz w:val="18"/>
                  <w:szCs w:val="24"/>
                  <w:lang w:val="en-US" w:eastAsia="en-US" w:bidi="ar-SA"/>
                </w:rPr>
                <w:delText>122,618,794</w:delText>
              </w:r>
            </w:del>
          </w:p>
        </w:tc>
        <w:tc>
          <w:tcPr>
            <w:tcW w:w="1035" w:type="dxa"/>
            <w:tcBorders/>
          </w:tcPr>
          <w:p>
            <w:pPr>
              <w:pStyle w:val="Compact"/>
              <w:widowControl/>
              <w:spacing w:lineRule="exact" w:line="220" w:before="0" w:after="0"/>
              <w:jc w:val="left"/>
              <w:rPr>
                <w:kern w:val="0"/>
                <w:szCs w:val="24"/>
                <w:lang w:val="en-US" w:eastAsia="en-US" w:bidi="ar-SA"/>
                <w:del w:id="2342" w:author="Changes 24 to 25 Oct" w:date="2026-10-25T16:02:42Z"/>
              </w:rPr>
            </w:pPr>
            <w:del w:id="2341" w:author="Changes 24 to 25 Oct" w:date="2026-10-25T16:02:42Z">
              <w:r>
                <w:rPr>
                  <w:kern w:val="0"/>
                  <w:sz w:val="18"/>
                  <w:szCs w:val="24"/>
                  <w:lang w:val="en-US" w:eastAsia="en-US" w:bidi="ar-SA"/>
                </w:rPr>
                <w:delText>1,869,122</w:delText>
              </w:r>
            </w:del>
          </w:p>
        </w:tc>
        <w:tc>
          <w:tcPr>
            <w:tcW w:w="1225" w:type="dxa"/>
            <w:tcBorders/>
          </w:tcPr>
          <w:p>
            <w:pPr>
              <w:pStyle w:val="Compact"/>
              <w:widowControl/>
              <w:spacing w:lineRule="exact" w:line="220" w:before="0" w:after="0"/>
              <w:jc w:val="left"/>
              <w:rPr>
                <w:kern w:val="0"/>
                <w:szCs w:val="24"/>
                <w:lang w:val="en-US" w:eastAsia="en-US" w:bidi="ar-SA"/>
                <w:del w:id="2344" w:author="Changes 24 to 25 Oct" w:date="2026-10-25T16:02:42Z"/>
              </w:rPr>
            </w:pPr>
            <w:del w:id="2343" w:author="Changes 24 to 25 Oct" w:date="2026-10-25T16:02:42Z">
              <w:r>
                <w:rPr>
                  <w:kern w:val="0"/>
                  <w:sz w:val="18"/>
                  <w:szCs w:val="24"/>
                  <w:lang w:val="en-US" w:eastAsia="en-US" w:bidi="ar-SA"/>
                </w:rPr>
                <w:delText>120,749,672</w:delText>
              </w:r>
            </w:del>
          </w:p>
        </w:tc>
        <w:tc>
          <w:tcPr>
            <w:tcW w:w="804" w:type="dxa"/>
            <w:tcBorders/>
          </w:tcPr>
          <w:p>
            <w:pPr>
              <w:pStyle w:val="Compact"/>
              <w:widowControl/>
              <w:spacing w:lineRule="exact" w:line="220" w:before="0" w:after="0"/>
              <w:jc w:val="left"/>
              <w:rPr>
                <w:kern w:val="0"/>
                <w:szCs w:val="24"/>
                <w:lang w:val="en-US" w:eastAsia="en-US" w:bidi="ar-SA"/>
                <w:del w:id="2346" w:author="Changes 24 to 25 Oct" w:date="2026-10-25T16:02:42Z"/>
              </w:rPr>
            </w:pPr>
            <w:del w:id="2345" w:author="Changes 24 to 25 Oct" w:date="2026-10-25T16:02:42Z">
              <w:r>
                <w:rPr>
                  <w:kern w:val="0"/>
                  <w:sz w:val="18"/>
                  <w:szCs w:val="24"/>
                  <w:lang w:val="en-US" w:eastAsia="en-US" w:bidi="ar-SA"/>
                </w:rPr>
                <w:delText>1.52</w:delText>
              </w:r>
            </w:del>
          </w:p>
        </w:tc>
        <w:tc>
          <w:tcPr>
            <w:tcW w:w="1035" w:type="dxa"/>
            <w:tcBorders/>
          </w:tcPr>
          <w:p>
            <w:pPr>
              <w:pStyle w:val="Compact"/>
              <w:widowControl/>
              <w:spacing w:lineRule="exact" w:line="220" w:before="0" w:after="0"/>
              <w:jc w:val="left"/>
              <w:rPr>
                <w:kern w:val="0"/>
                <w:szCs w:val="24"/>
                <w:lang w:val="en-US" w:eastAsia="en-US" w:bidi="ar-SA"/>
                <w:del w:id="2348" w:author="Changes 24 to 25 Oct" w:date="2026-10-25T16:02:42Z"/>
              </w:rPr>
            </w:pPr>
            <w:del w:id="2347" w:author="Changes 24 to 25 Oct" w:date="2026-10-25T16:02:42Z">
              <w:r>
                <w:rPr>
                  <w:kern w:val="0"/>
                  <w:sz w:val="18"/>
                  <w:szCs w:val="24"/>
                  <w:lang w:val="en-US" w:eastAsia="en-US" w:bidi="ar-SA"/>
                </w:rPr>
                <w:delText>64.6</w:delText>
              </w:r>
            </w:del>
          </w:p>
        </w:tc>
        <w:tc>
          <w:tcPr>
            <w:tcW w:w="1249" w:type="dxa"/>
            <w:tcBorders/>
          </w:tcPr>
          <w:p>
            <w:pPr>
              <w:pStyle w:val="Compact"/>
              <w:widowControl/>
              <w:spacing w:lineRule="exact" w:line="220" w:before="0" w:after="0"/>
              <w:jc w:val="left"/>
              <w:rPr>
                <w:kern w:val="0"/>
                <w:szCs w:val="24"/>
                <w:lang w:val="en-US" w:eastAsia="en-US" w:bidi="ar-SA"/>
                <w:del w:id="2350" w:author="Changes 24 to 25 Oct" w:date="2026-10-25T16:02:42Z"/>
              </w:rPr>
            </w:pPr>
            <w:del w:id="2349" w:author="Changes 24 to 25 Oct" w:date="2026-10-25T16:02:42Z">
              <w:r>
                <w:rPr>
                  <w:kern w:val="0"/>
                  <w:sz w:val="18"/>
                  <w:szCs w:val="24"/>
                  <w:lang w:val="en-US" w:eastAsia="en-US" w:bidi="ar-SA"/>
                </w:rPr>
                <w:delText>Company-wide disclosure</w:delText>
              </w:r>
            </w:del>
          </w:p>
        </w:tc>
      </w:tr>
      <w:tr>
        <w:trPr>
          <w:del w:id="2351" w:author="Changes 24 to 25 Oct" w:date="2026-10-25T16:02:42Z"/>
          <w:cantSplit w:val="true"/>
        </w:trPr>
        <w:tc>
          <w:tcPr>
            <w:tcW w:w="1370" w:type="dxa"/>
            <w:tcBorders/>
          </w:tcPr>
          <w:p>
            <w:pPr>
              <w:pStyle w:val="Compact"/>
              <w:keepNext w:val="true"/>
              <w:widowControl/>
              <w:spacing w:lineRule="exact" w:line="220" w:before="0" w:after="0"/>
              <w:jc w:val="left"/>
              <w:rPr>
                <w:kern w:val="0"/>
                <w:szCs w:val="24"/>
                <w:lang w:val="en-US" w:eastAsia="en-US" w:bidi="ar-SA"/>
                <w:del w:id="2353" w:author="Changes 24 to 25 Oct" w:date="2026-10-25T16:02:42Z"/>
              </w:rPr>
            </w:pPr>
            <w:del w:id="2352" w:author="Changes 24 to 25 Oct" w:date="2026-10-25T16:02:42Z">
              <w:r>
                <w:rPr>
                  <w:kern w:val="0"/>
                  <w:sz w:val="18"/>
                  <w:szCs w:val="24"/>
                  <w:lang w:val="en-US" w:eastAsia="en-US" w:bidi="ar-SA"/>
                </w:rPr>
                <w:delText>Bukalapak Group</w:delText>
              </w:r>
            </w:del>
          </w:p>
        </w:tc>
        <w:tc>
          <w:tcPr>
            <w:tcW w:w="560" w:type="dxa"/>
            <w:tcBorders/>
          </w:tcPr>
          <w:p>
            <w:pPr>
              <w:pStyle w:val="Compact"/>
              <w:keepNext w:val="true"/>
              <w:widowControl/>
              <w:spacing w:lineRule="exact" w:line="220" w:before="0" w:after="0"/>
              <w:jc w:val="left"/>
              <w:rPr>
                <w:kern w:val="0"/>
                <w:szCs w:val="24"/>
                <w:lang w:val="en-US" w:eastAsia="en-US" w:bidi="ar-SA"/>
                <w:del w:id="2355" w:author="Changes 24 to 25 Oct" w:date="2026-10-25T16:02:42Z"/>
              </w:rPr>
            </w:pPr>
            <w:del w:id="2354" w:author="Changes 24 to 25 Oct" w:date="2026-10-25T16:02:42Z">
              <w:r>
                <w:rPr>
                  <w:kern w:val="0"/>
                  <w:sz w:val="18"/>
                  <w:szCs w:val="24"/>
                  <w:lang w:val="en-US" w:eastAsia="en-US" w:bidi="ar-SA"/>
                </w:rPr>
                <w:delText>2022</w:delText>
              </w:r>
            </w:del>
          </w:p>
        </w:tc>
        <w:tc>
          <w:tcPr>
            <w:tcW w:w="1226" w:type="dxa"/>
            <w:tcBorders/>
          </w:tcPr>
          <w:p>
            <w:pPr>
              <w:pStyle w:val="Compact"/>
              <w:keepNext w:val="true"/>
              <w:widowControl/>
              <w:spacing w:lineRule="exact" w:line="220" w:before="0" w:after="0"/>
              <w:jc w:val="left"/>
              <w:rPr>
                <w:kern w:val="0"/>
                <w:szCs w:val="24"/>
                <w:lang w:val="en-US" w:eastAsia="en-US" w:bidi="ar-SA"/>
                <w:del w:id="2357" w:author="Changes 24 to 25 Oct" w:date="2026-10-25T16:02:42Z"/>
              </w:rPr>
            </w:pPr>
            <w:del w:id="2356" w:author="Changes 24 to 25 Oct" w:date="2026-10-25T16:02:42Z">
              <w:r>
                <w:rPr>
                  <w:kern w:val="0"/>
                  <w:sz w:val="18"/>
                  <w:szCs w:val="24"/>
                  <w:lang w:val="en-US" w:eastAsia="en-US" w:bidi="ar-SA"/>
                </w:rPr>
                <w:delText>153,738,958</w:delText>
              </w:r>
            </w:del>
          </w:p>
        </w:tc>
        <w:tc>
          <w:tcPr>
            <w:tcW w:w="1035" w:type="dxa"/>
            <w:tcBorders/>
          </w:tcPr>
          <w:p>
            <w:pPr>
              <w:pStyle w:val="Compact"/>
              <w:keepNext w:val="true"/>
              <w:widowControl/>
              <w:spacing w:lineRule="exact" w:line="220" w:before="0" w:after="0"/>
              <w:jc w:val="left"/>
              <w:rPr>
                <w:kern w:val="0"/>
                <w:szCs w:val="24"/>
                <w:lang w:val="en-US" w:eastAsia="en-US" w:bidi="ar-SA"/>
                <w:del w:id="2359" w:author="Changes 24 to 25 Oct" w:date="2026-10-25T16:02:42Z"/>
              </w:rPr>
            </w:pPr>
            <w:del w:id="2358" w:author="Changes 24 to 25 Oct" w:date="2026-10-25T16:02:42Z">
              <w:r>
                <w:rPr>
                  <w:kern w:val="0"/>
                  <w:sz w:val="18"/>
                  <w:szCs w:val="24"/>
                  <w:lang w:val="en-US" w:eastAsia="en-US" w:bidi="ar-SA"/>
                </w:rPr>
                <w:delText>3,618,366</w:delText>
              </w:r>
            </w:del>
          </w:p>
        </w:tc>
        <w:tc>
          <w:tcPr>
            <w:tcW w:w="1225" w:type="dxa"/>
            <w:tcBorders/>
          </w:tcPr>
          <w:p>
            <w:pPr>
              <w:pStyle w:val="Compact"/>
              <w:keepNext w:val="true"/>
              <w:widowControl/>
              <w:spacing w:lineRule="exact" w:line="220" w:before="0" w:after="0"/>
              <w:jc w:val="left"/>
              <w:rPr>
                <w:kern w:val="0"/>
                <w:szCs w:val="24"/>
                <w:lang w:val="en-US" w:eastAsia="en-US" w:bidi="ar-SA"/>
                <w:del w:id="2361" w:author="Changes 24 to 25 Oct" w:date="2026-10-25T16:02:42Z"/>
              </w:rPr>
            </w:pPr>
            <w:del w:id="2360" w:author="Changes 24 to 25 Oct" w:date="2026-10-25T16:02:42Z">
              <w:r>
                <w:rPr>
                  <w:kern w:val="0"/>
                  <w:sz w:val="18"/>
                  <w:szCs w:val="24"/>
                  <w:lang w:val="en-US" w:eastAsia="en-US" w:bidi="ar-SA"/>
                </w:rPr>
                <w:delText>150,120,592</w:delText>
              </w:r>
            </w:del>
          </w:p>
        </w:tc>
        <w:tc>
          <w:tcPr>
            <w:tcW w:w="804" w:type="dxa"/>
            <w:tcBorders/>
          </w:tcPr>
          <w:p>
            <w:pPr>
              <w:pStyle w:val="Compact"/>
              <w:keepNext w:val="true"/>
              <w:widowControl/>
              <w:spacing w:lineRule="exact" w:line="220" w:before="0" w:after="0"/>
              <w:jc w:val="left"/>
              <w:rPr>
                <w:kern w:val="0"/>
                <w:szCs w:val="24"/>
                <w:lang w:val="en-US" w:eastAsia="en-US" w:bidi="ar-SA"/>
                <w:del w:id="2363" w:author="Changes 24 to 25 Oct" w:date="2026-10-25T16:02:42Z"/>
              </w:rPr>
            </w:pPr>
            <w:del w:id="2362" w:author="Changes 24 to 25 Oct" w:date="2026-10-25T16:02:42Z">
              <w:r>
                <w:rPr>
                  <w:kern w:val="0"/>
                  <w:sz w:val="18"/>
                  <w:szCs w:val="24"/>
                  <w:lang w:val="en-US" w:eastAsia="en-US" w:bidi="ar-SA"/>
                </w:rPr>
                <w:delText>2.35</w:delText>
              </w:r>
            </w:del>
          </w:p>
        </w:tc>
        <w:tc>
          <w:tcPr>
            <w:tcW w:w="1035" w:type="dxa"/>
            <w:tcBorders/>
          </w:tcPr>
          <w:p>
            <w:pPr>
              <w:pStyle w:val="Compact"/>
              <w:keepNext w:val="true"/>
              <w:widowControl/>
              <w:spacing w:lineRule="exact" w:line="220" w:before="0" w:after="0"/>
              <w:jc w:val="left"/>
              <w:rPr>
                <w:kern w:val="0"/>
                <w:szCs w:val="24"/>
                <w:lang w:val="en-US" w:eastAsia="en-US" w:bidi="ar-SA"/>
                <w:del w:id="2365" w:author="Changes 24 to 25 Oct" w:date="2026-10-25T16:02:42Z"/>
              </w:rPr>
            </w:pPr>
            <w:del w:id="2364" w:author="Changes 24 to 25 Oct" w:date="2026-10-25T16:02:42Z">
              <w:r>
                <w:rPr>
                  <w:kern w:val="0"/>
                  <w:sz w:val="18"/>
                  <w:szCs w:val="24"/>
                  <w:lang w:val="en-US" w:eastAsia="en-US" w:bidi="ar-SA"/>
                </w:rPr>
                <w:delText>41.5</w:delText>
              </w:r>
            </w:del>
          </w:p>
        </w:tc>
        <w:tc>
          <w:tcPr>
            <w:tcW w:w="1249" w:type="dxa"/>
            <w:tcBorders/>
          </w:tcPr>
          <w:p>
            <w:pPr>
              <w:pStyle w:val="Compact"/>
              <w:keepNext w:val="true"/>
              <w:widowControl/>
              <w:spacing w:lineRule="exact" w:line="220" w:before="0" w:after="0"/>
              <w:jc w:val="left"/>
              <w:rPr>
                <w:kern w:val="0"/>
                <w:szCs w:val="24"/>
                <w:lang w:val="en-US" w:eastAsia="en-US" w:bidi="ar-SA"/>
                <w:del w:id="2367" w:author="Changes 24 to 25 Oct" w:date="2026-10-25T16:02:42Z"/>
              </w:rPr>
            </w:pPr>
            <w:del w:id="2366" w:author="Changes 24 to 25 Oct" w:date="2026-10-25T16:02:42Z">
              <w:r>
                <w:rPr>
                  <w:kern w:val="0"/>
                  <w:sz w:val="18"/>
                  <w:szCs w:val="24"/>
                  <w:lang w:val="en-US" w:eastAsia="en-US" w:bidi="ar-SA"/>
                </w:rPr>
                <w:delText>Company-wide disclosure</w:delText>
              </w:r>
            </w:del>
          </w:p>
        </w:tc>
      </w:tr>
      <w:tr>
        <w:trPr>
          <w:del w:id="2368" w:author="Changes 24 to 25 Oct" w:date="2026-10-25T16:02:42Z"/>
          <w:cantSplit w:val="true"/>
        </w:trPr>
        <w:tc>
          <w:tcPr>
            <w:tcW w:w="1370" w:type="dxa"/>
            <w:tcBorders>
              <w:bottom w:val="single" w:sz="8" w:space="0" w:color="000000"/>
            </w:tcBorders>
          </w:tcPr>
          <w:p>
            <w:pPr>
              <w:pStyle w:val="Compact"/>
              <w:widowControl/>
              <w:spacing w:lineRule="exact" w:line="220" w:before="0" w:after="0"/>
              <w:jc w:val="left"/>
              <w:rPr>
                <w:kern w:val="0"/>
                <w:szCs w:val="24"/>
                <w:lang w:val="en-US" w:eastAsia="en-US" w:bidi="ar-SA"/>
                <w:del w:id="2370" w:author="Changes 24 to 25 Oct" w:date="2026-10-25T16:02:42Z"/>
              </w:rPr>
            </w:pPr>
            <w:del w:id="2369" w:author="Changes 24 to 25 Oct" w:date="2026-10-25T16:02:42Z">
              <w:r>
                <w:rPr>
                  <w:kern w:val="0"/>
                  <w:sz w:val="18"/>
                  <w:szCs w:val="24"/>
                  <w:lang w:val="en-US" w:eastAsia="en-US" w:bidi="ar-SA"/>
                </w:rPr>
                <w:delText>Bukalapak Group</w:delText>
              </w:r>
            </w:del>
          </w:p>
        </w:tc>
        <w:tc>
          <w:tcPr>
            <w:tcW w:w="560" w:type="dxa"/>
            <w:tcBorders>
              <w:bottom w:val="single" w:sz="8" w:space="0" w:color="000000"/>
            </w:tcBorders>
          </w:tcPr>
          <w:p>
            <w:pPr>
              <w:pStyle w:val="Compact"/>
              <w:widowControl/>
              <w:spacing w:lineRule="exact" w:line="220" w:before="0" w:after="0"/>
              <w:jc w:val="left"/>
              <w:rPr>
                <w:kern w:val="0"/>
                <w:szCs w:val="24"/>
                <w:lang w:val="en-US" w:eastAsia="en-US" w:bidi="ar-SA"/>
                <w:del w:id="2372" w:author="Changes 24 to 25 Oct" w:date="2026-10-25T16:02:42Z"/>
              </w:rPr>
            </w:pPr>
            <w:del w:id="2371" w:author="Changes 24 to 25 Oct" w:date="2026-10-25T16:02:42Z">
              <w:r>
                <w:rPr>
                  <w:kern w:val="0"/>
                  <w:sz w:val="18"/>
                  <w:szCs w:val="24"/>
                  <w:lang w:val="en-US" w:eastAsia="en-US" w:bidi="ar-SA"/>
                </w:rPr>
                <w:delText>2023</w:delText>
              </w:r>
            </w:del>
          </w:p>
        </w:tc>
        <w:tc>
          <w:tcPr>
            <w:tcW w:w="1226" w:type="dxa"/>
            <w:tcBorders>
              <w:bottom w:val="single" w:sz="8" w:space="0" w:color="000000"/>
            </w:tcBorders>
          </w:tcPr>
          <w:p>
            <w:pPr>
              <w:pStyle w:val="Compact"/>
              <w:widowControl/>
              <w:spacing w:lineRule="exact" w:line="220" w:before="0" w:after="0"/>
              <w:jc w:val="left"/>
              <w:rPr>
                <w:kern w:val="0"/>
                <w:szCs w:val="24"/>
                <w:lang w:val="en-US" w:eastAsia="en-US" w:bidi="ar-SA"/>
                <w:del w:id="2374" w:author="Changes 24 to 25 Oct" w:date="2026-10-25T16:02:42Z"/>
              </w:rPr>
            </w:pPr>
            <w:del w:id="2373" w:author="Changes 24 to 25 Oct" w:date="2026-10-25T16:02:42Z">
              <w:r>
                <w:rPr>
                  <w:kern w:val="0"/>
                  <w:sz w:val="18"/>
                  <w:szCs w:val="24"/>
                  <w:lang w:val="en-US" w:eastAsia="en-US" w:bidi="ar-SA"/>
                </w:rPr>
                <w:delText>164,380,065</w:delText>
              </w:r>
            </w:del>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del w:id="2376" w:author="Changes 24 to 25 Oct" w:date="2026-10-25T16:02:42Z"/>
              </w:rPr>
            </w:pPr>
            <w:del w:id="2375" w:author="Changes 24 to 25 Oct" w:date="2026-10-25T16:02:42Z">
              <w:r>
                <w:rPr>
                  <w:kern w:val="0"/>
                  <w:sz w:val="18"/>
                  <w:szCs w:val="24"/>
                  <w:lang w:val="en-US" w:eastAsia="en-US" w:bidi="ar-SA"/>
                </w:rPr>
                <w:delText>4,438,269</w:delText>
              </w:r>
            </w:del>
          </w:p>
        </w:tc>
        <w:tc>
          <w:tcPr>
            <w:tcW w:w="1225" w:type="dxa"/>
            <w:tcBorders>
              <w:bottom w:val="single" w:sz="8" w:space="0" w:color="000000"/>
            </w:tcBorders>
          </w:tcPr>
          <w:p>
            <w:pPr>
              <w:pStyle w:val="Compact"/>
              <w:widowControl/>
              <w:spacing w:lineRule="exact" w:line="220" w:before="0" w:after="0"/>
              <w:jc w:val="left"/>
              <w:rPr>
                <w:kern w:val="0"/>
                <w:szCs w:val="24"/>
                <w:lang w:val="en-US" w:eastAsia="en-US" w:bidi="ar-SA"/>
                <w:del w:id="2378" w:author="Changes 24 to 25 Oct" w:date="2026-10-25T16:02:42Z"/>
              </w:rPr>
            </w:pPr>
            <w:del w:id="2377" w:author="Changes 24 to 25 Oct" w:date="2026-10-25T16:02:42Z">
              <w:r>
                <w:rPr>
                  <w:kern w:val="0"/>
                  <w:sz w:val="18"/>
                  <w:szCs w:val="24"/>
                  <w:lang w:val="en-US" w:eastAsia="en-US" w:bidi="ar-SA"/>
                </w:rPr>
                <w:delText>159,941,796</w:delText>
              </w:r>
            </w:del>
          </w:p>
        </w:tc>
        <w:tc>
          <w:tcPr>
            <w:tcW w:w="804" w:type="dxa"/>
            <w:tcBorders>
              <w:bottom w:val="single" w:sz="8" w:space="0" w:color="000000"/>
            </w:tcBorders>
          </w:tcPr>
          <w:p>
            <w:pPr>
              <w:pStyle w:val="Compact"/>
              <w:widowControl/>
              <w:spacing w:lineRule="exact" w:line="220" w:before="0" w:after="0"/>
              <w:jc w:val="left"/>
              <w:rPr>
                <w:kern w:val="0"/>
                <w:szCs w:val="24"/>
                <w:lang w:val="en-US" w:eastAsia="en-US" w:bidi="ar-SA"/>
                <w:del w:id="2380" w:author="Changes 24 to 25 Oct" w:date="2026-10-25T16:02:42Z"/>
              </w:rPr>
            </w:pPr>
            <w:del w:id="2379" w:author="Changes 24 to 25 Oct" w:date="2026-10-25T16:02:42Z">
              <w:r>
                <w:rPr>
                  <w:kern w:val="0"/>
                  <w:sz w:val="18"/>
                  <w:szCs w:val="24"/>
                  <w:lang w:val="en-US" w:eastAsia="en-US" w:bidi="ar-SA"/>
                </w:rPr>
                <w:delText>2.70</w:delText>
              </w:r>
            </w:del>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del w:id="2382" w:author="Changes 24 to 25 Oct" w:date="2026-10-25T16:02:42Z"/>
              </w:rPr>
            </w:pPr>
            <w:del w:id="2381" w:author="Changes 24 to 25 Oct" w:date="2026-10-25T16:02:42Z">
              <w:r>
                <w:rPr>
                  <w:kern w:val="0"/>
                  <w:sz w:val="18"/>
                  <w:szCs w:val="24"/>
                  <w:lang w:val="en-US" w:eastAsia="en-US" w:bidi="ar-SA"/>
                </w:rPr>
                <w:delText>36.0</w:delText>
              </w:r>
            </w:del>
          </w:p>
        </w:tc>
        <w:tc>
          <w:tcPr>
            <w:tcW w:w="1249" w:type="dxa"/>
            <w:tcBorders>
              <w:bottom w:val="single" w:sz="8" w:space="0" w:color="000000"/>
            </w:tcBorders>
          </w:tcPr>
          <w:p>
            <w:pPr>
              <w:pStyle w:val="Compact"/>
              <w:widowControl/>
              <w:spacing w:lineRule="exact" w:line="220" w:before="0" w:after="0"/>
              <w:jc w:val="left"/>
              <w:rPr>
                <w:kern w:val="0"/>
                <w:szCs w:val="24"/>
                <w:lang w:val="en-US" w:eastAsia="en-US" w:bidi="ar-SA"/>
                <w:del w:id="2384" w:author="Changes 24 to 25 Oct" w:date="2026-10-25T16:02:42Z"/>
              </w:rPr>
            </w:pPr>
            <w:del w:id="2383" w:author="Changes 24 to 25 Oct" w:date="2026-10-25T16:02:42Z">
              <w:r>
                <w:rPr>
                  <w:kern w:val="0"/>
                  <w:sz w:val="18"/>
                  <w:szCs w:val="24"/>
                  <w:lang w:val="en-US" w:eastAsia="en-US" w:bidi="ar-SA"/>
                </w:rPr>
                <w:delText>Company-wide disclosure</w:delText>
              </w:r>
            </w:del>
            <w:bookmarkStart w:id="96" w:name="Xb702da1138b9cc3d1e10d1a4085988b12c1d217"/>
            <w:bookmarkStart w:id="97" w:name="X190ea442f22e8dfb253327d946eb3313b4f8b85"/>
            <w:bookmarkEnd w:id="96"/>
            <w:bookmarkEnd w:id="97"/>
          </w:p>
        </w:tc>
      </w:tr>
    </w:tbl>
    <w:p>
      <w:pPr>
        <w:pStyle w:val="Heading2"/>
        <w:rPr>
          <w:del w:id="2386" w:author="Changes 24 to 25 Oct" w:date="2026-10-25T16:02:42Z"/>
        </w:rPr>
      </w:pPr>
      <w:del w:id="2385" w:author="Changes 24 to 25 Oct" w:date="2026-10-25T16:02:42Z">
        <w:r>
          <w:rPr/>
          <w:delText>Appendix B. The checks on the test of H1</w:delText>
        </w:r>
      </w:del>
    </w:p>
    <w:p>
      <w:pPr>
        <w:pStyle w:val="Heading3"/>
        <w:rPr>
          <w:del w:id="2388" w:author="Changes 24 to 25 Oct" w:date="2026-10-25T16:02:42Z"/>
        </w:rPr>
      </w:pPr>
      <w:del w:id="2387" w:author="Changes 24 to 25 Oct" w:date="2026-10-25T16:02:42Z">
        <w:bookmarkStart w:id="98" w:name="b.1-the-checks"/>
        <w:r>
          <w:rPr/>
          <w:delText>B.1 The checks</w:delText>
        </w:r>
      </w:del>
    </w:p>
    <w:p>
      <w:pPr>
        <w:pStyle w:val="FirstParagraph"/>
        <w:jc w:val="left"/>
        <w:rPr>
          <w:del w:id="2406" w:author="Changes 24 to 25 Oct" w:date="2026-10-25T16:02:42Z"/>
        </w:rPr>
      </w:pPr>
      <w:del w:id="2389" w:author="Changes 24 to 25 Oct" w:date="2026-10-25T16:02:42Z">
        <w:r>
          <w:rPr/>
          <w:delText xml:space="preserve">The main test is in Table 10. This appendix lists each check with both p-values where both exist. Sources: </w:delText>
        </w:r>
      </w:del>
      <w:del w:id="2390" w:author="Changes 24 to 25 Oct" w:date="2026-10-25T16:02:42Z">
        <w:r>
          <w:rPr>
            <w:rStyle w:val="VerbatimChar"/>
          </w:rPr>
          <w:delText>h1_extended.py</w:delText>
        </w:r>
      </w:del>
      <w:del w:id="2391" w:author="Changes 24 to 25 Oct" w:date="2026-10-25T16:02:42Z">
        <w:r>
          <w:rPr/>
          <w:delText xml:space="preserve"> (</w:delText>
        </w:r>
      </w:del>
      <w:del w:id="2392" w:author="Changes 24 to 25 Oct" w:date="2026-10-25T16:02:42Z">
        <w:r>
          <w:rPr>
            <w:rStyle w:val="VerbatimChar"/>
          </w:rPr>
          <w:delText>tables/h1_extended_results.json</w:delText>
        </w:r>
      </w:del>
      <w:del w:id="2393" w:author="Changes 24 to 25 Oct" w:date="2026-10-25T16:02:42Z">
        <w:r>
          <w:rPr/>
          <w:delText xml:space="preserve">), </w:delText>
        </w:r>
      </w:del>
      <w:del w:id="2394" w:author="Changes 24 to 25 Oct" w:date="2026-10-25T16:02:42Z">
        <w:r>
          <w:rPr>
            <w:rStyle w:val="VerbatimChar"/>
          </w:rPr>
          <w:delText>tables/test_battery.csv</w:delText>
        </w:r>
      </w:del>
      <w:del w:id="2395" w:author="Changes 24 to 25 Oct" w:date="2026-10-25T16:02:42Z">
        <w:r>
          <w:rPr/>
          <w:delText xml:space="preserve">, </w:delText>
        </w:r>
      </w:del>
      <w:del w:id="2396" w:author="Changes 24 to 25 Oct" w:date="2026-10-25T16:02:42Z">
        <w:r>
          <w:rPr>
            <w:rStyle w:val="VerbatimChar"/>
          </w:rPr>
          <w:delText>tables/h1_quarterly_results.json</w:delText>
        </w:r>
      </w:del>
      <w:del w:id="2397" w:author="Changes 24 to 25 Oct" w:date="2026-10-25T16:02:42Z">
        <w:r>
          <w:rPr/>
          <w:delText xml:space="preserve">, </w:delText>
        </w:r>
      </w:del>
      <w:del w:id="2398" w:author="Changes 24 to 25 Oct" w:date="2026-10-25T16:02:42Z">
        <w:r>
          <w:rPr>
            <w:rStyle w:val="VerbatimChar"/>
          </w:rPr>
          <w:delText>tables/h1_points_vs_log.json</w:delText>
        </w:r>
      </w:del>
      <w:del w:id="2399" w:author="Changes 24 to 25 Oct" w:date="2026-10-25T16:02:42Z">
        <w:r>
          <w:rPr/>
          <w:delText xml:space="preserve">, </w:delText>
        </w:r>
      </w:del>
      <w:del w:id="2400" w:author="Changes 24 to 25 Oct" w:date="2026-10-25T16:02:42Z">
        <w:r>
          <w:rPr>
            <w:rStyle w:val="VerbatimChar"/>
          </w:rPr>
          <w:delText>tables/h1_thesis_drops.json</w:delText>
        </w:r>
      </w:del>
      <w:del w:id="2401" w:author="Changes 24 to 25 Oct" w:date="2026-10-25T16:02:42Z">
        <w:r>
          <w:rPr/>
          <w:delText xml:space="preserve">. The two rows on how platforms book shopper discounts come from </w:delText>
        </w:r>
      </w:del>
      <w:del w:id="2402" w:author="Changes 24 to 25 Oct" w:date="2026-10-25T16:02:42Z">
        <w:r>
          <w:rPr>
            <w:rStyle w:val="VerbatimChar"/>
          </w:rPr>
          <w:delText>research/option_space_2026-10-01/materials_2026-10-15/incentive_accounting_check.py</w:delText>
        </w:r>
      </w:del>
      <w:del w:id="2403" w:author="Changes 24 to 25 Oct" w:date="2026-10-25T16:02:42Z">
        <w:r>
          <w:rPr/>
          <w:delText xml:space="preserve"> (classification and filing quotes in </w:delText>
        </w:r>
      </w:del>
      <w:del w:id="2404" w:author="Changes 24 to 25 Oct" w:date="2026-10-25T16:02:42Z">
        <w:r>
          <w:rPr>
            <w:rStyle w:val="VerbatimChar"/>
          </w:rPr>
          <w:delText>INCENTIVE_ACCOUNTING.md</w:delText>
        </w:r>
      </w:del>
      <w:del w:id="2405" w:author="Changes 24 to 25 Oct" w:date="2026-10-25T16:02:42Z">
        <w:r>
          <w:rPr/>
          <w:delText>); their shuffle uses a different seed.</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3470"/>
        <w:gridCol w:w="1845"/>
        <w:gridCol w:w="1024"/>
        <w:gridCol w:w="1320"/>
        <w:gridCol w:w="846"/>
      </w:tblGrid>
      <w:tr>
        <w:trPr>
          <w:tblHeader w:val="true"/>
          <w:del w:id="2407" w:author="Changes 24 to 25 Oct" w:date="2026-10-25T16:02:42Z"/>
          <w:cantSplit w:val="true"/>
        </w:trPr>
        <w:tc>
          <w:tcPr>
            <w:tcW w:w="347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409" w:author="Changes 24 to 25 Oct" w:date="2026-10-25T16:02:42Z"/>
              </w:rPr>
            </w:pPr>
            <w:del w:id="2408" w:author="Changes 24 to 25 Oct" w:date="2026-10-25T16:02:42Z">
              <w:r>
                <w:rPr>
                  <w:b/>
                  <w:kern w:val="0"/>
                  <w:sz w:val="18"/>
                  <w:szCs w:val="24"/>
                  <w:lang w:val="en-US" w:eastAsia="en-US" w:bidi="ar-SA"/>
                </w:rPr>
                <w:delText>Check</w:delText>
              </w:r>
            </w:del>
          </w:p>
        </w:tc>
        <w:tc>
          <w:tcPr>
            <w:tcW w:w="184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411" w:author="Changes 24 to 25 Oct" w:date="2026-10-25T16:02:42Z"/>
              </w:rPr>
            </w:pPr>
            <w:del w:id="2410" w:author="Changes 24 to 25 Oct" w:date="2026-10-25T16:02:42Z">
              <w:r>
                <w:rPr>
                  <w:b/>
                  <w:kern w:val="0"/>
                  <w:sz w:val="18"/>
                  <w:szCs w:val="24"/>
                  <w:lang w:val="en-US" w:eastAsia="en-US" w:bidi="ar-SA"/>
                </w:rPr>
                <w:delText>Indonesian and regional (median)</w:delText>
              </w:r>
            </w:del>
          </w:p>
        </w:tc>
        <w:tc>
          <w:tcPr>
            <w:tcW w:w="102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413" w:author="Changes 24 to 25 Oct" w:date="2026-10-25T16:02:42Z"/>
              </w:rPr>
            </w:pPr>
            <w:del w:id="2412" w:author="Changes 24 to 25 Oct" w:date="2026-10-25T16:02:42Z">
              <w:r>
                <w:rPr>
                  <w:b/>
                  <w:kern w:val="0"/>
                  <w:sz w:val="18"/>
                  <w:szCs w:val="24"/>
                  <w:lang w:val="en-US" w:eastAsia="en-US" w:bidi="ar-SA"/>
                </w:rPr>
                <w:delText>Foreign (median)</w:delText>
              </w:r>
            </w:del>
          </w:p>
        </w:tc>
        <w:tc>
          <w:tcPr>
            <w:tcW w:w="13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415" w:author="Changes 24 to 25 Oct" w:date="2026-10-25T16:02:42Z"/>
              </w:rPr>
            </w:pPr>
            <w:del w:id="2414" w:author="Changes 24 to 25 Oct" w:date="2026-10-25T16:02:42Z">
              <w:r>
                <w:rPr>
                  <w:b/>
                  <w:kern w:val="0"/>
                  <w:sz w:val="18"/>
                  <w:szCs w:val="24"/>
                  <w:lang w:val="en-US" w:eastAsia="en-US" w:bidi="ar-SA"/>
                </w:rPr>
                <w:delText>Mann–Whitney p</w:delText>
              </w:r>
            </w:del>
          </w:p>
        </w:tc>
        <w:tc>
          <w:tcPr>
            <w:tcW w:w="84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417" w:author="Changes 24 to 25 Oct" w:date="2026-10-25T16:02:42Z"/>
              </w:rPr>
            </w:pPr>
            <w:del w:id="2416" w:author="Changes 24 to 25 Oct" w:date="2026-10-25T16:02:42Z">
              <w:r>
                <w:rPr>
                  <w:b/>
                  <w:kern w:val="0"/>
                  <w:sz w:val="18"/>
                  <w:szCs w:val="24"/>
                  <w:lang w:val="en-US" w:eastAsia="en-US" w:bidi="ar-SA"/>
                </w:rPr>
                <w:delText>Shuffle p</w:delText>
              </w:r>
            </w:del>
          </w:p>
        </w:tc>
      </w:tr>
      <w:tr>
        <w:trPr>
          <w:del w:id="2418" w:author="Changes 24 to 25 Oct" w:date="2026-10-25T16:02:42Z"/>
          <w:cantSplit w:val="true"/>
        </w:trPr>
        <w:tc>
          <w:tcPr>
            <w:tcW w:w="3470" w:type="dxa"/>
            <w:tcBorders/>
          </w:tcPr>
          <w:p>
            <w:pPr>
              <w:pStyle w:val="Compact"/>
              <w:keepNext w:val="true"/>
              <w:widowControl/>
              <w:spacing w:lineRule="exact" w:line="220" w:before="0" w:after="0"/>
              <w:jc w:val="left"/>
              <w:rPr>
                <w:kern w:val="0"/>
                <w:szCs w:val="24"/>
                <w:lang w:val="en-US" w:eastAsia="en-US" w:bidi="ar-SA"/>
                <w:del w:id="2420" w:author="Changes 24 to 25 Oct" w:date="2026-10-25T16:02:42Z"/>
              </w:rPr>
            </w:pPr>
            <w:del w:id="2419" w:author="Changes 24 to 25 Oct" w:date="2026-10-25T16:02:42Z">
              <w:r>
                <w:rPr>
                  <w:kern w:val="0"/>
                  <w:sz w:val="18"/>
                  <w:szCs w:val="24"/>
                  <w:lang w:val="en-US" w:eastAsia="en-US" w:bidi="ar-SA"/>
                </w:rPr>
                <w:delText>Main test, 5 against 27</w:delText>
              </w:r>
            </w:del>
          </w:p>
        </w:tc>
        <w:tc>
          <w:tcPr>
            <w:tcW w:w="1845" w:type="dxa"/>
            <w:tcBorders/>
          </w:tcPr>
          <w:p>
            <w:pPr>
              <w:pStyle w:val="Compact"/>
              <w:keepNext w:val="true"/>
              <w:widowControl/>
              <w:spacing w:lineRule="exact" w:line="220" w:before="0" w:after="0"/>
              <w:jc w:val="left"/>
              <w:rPr>
                <w:kern w:val="0"/>
                <w:szCs w:val="24"/>
                <w:lang w:val="en-US" w:eastAsia="en-US" w:bidi="ar-SA"/>
                <w:del w:id="2422" w:author="Changes 24 to 25 Oct" w:date="2026-10-25T16:02:42Z"/>
              </w:rPr>
            </w:pPr>
            <w:del w:id="2421" w:author="Changes 24 to 25 Oct" w:date="2026-10-25T16:02:42Z">
              <w:r>
                <w:rPr>
                  <w:kern w:val="0"/>
                  <w:sz w:val="18"/>
                  <w:szCs w:val="24"/>
                  <w:lang w:val="en-US" w:eastAsia="en-US" w:bidi="ar-SA"/>
                </w:rPr>
                <w:delText>0.201</w:delText>
              </w:r>
            </w:del>
          </w:p>
        </w:tc>
        <w:tc>
          <w:tcPr>
            <w:tcW w:w="1024" w:type="dxa"/>
            <w:tcBorders/>
          </w:tcPr>
          <w:p>
            <w:pPr>
              <w:pStyle w:val="Compact"/>
              <w:keepNext w:val="true"/>
              <w:widowControl/>
              <w:spacing w:lineRule="exact" w:line="220" w:before="0" w:after="0"/>
              <w:jc w:val="left"/>
              <w:rPr>
                <w:kern w:val="0"/>
                <w:szCs w:val="24"/>
                <w:lang w:val="en-US" w:eastAsia="en-US" w:bidi="ar-SA"/>
                <w:del w:id="2424" w:author="Changes 24 to 25 Oct" w:date="2026-10-25T16:02:42Z"/>
              </w:rPr>
            </w:pPr>
            <w:del w:id="2423" w:author="Changes 24 to 25 Oct" w:date="2026-10-25T16:02:42Z">
              <w:r>
                <w:rPr>
                  <w:kern w:val="0"/>
                  <w:sz w:val="18"/>
                  <w:szCs w:val="24"/>
                  <w:lang w:val="en-US" w:eastAsia="en-US" w:bidi="ar-SA"/>
                </w:rPr>
                <w:delText>0.062</w:delText>
              </w:r>
            </w:del>
          </w:p>
        </w:tc>
        <w:tc>
          <w:tcPr>
            <w:tcW w:w="1320" w:type="dxa"/>
            <w:tcBorders/>
          </w:tcPr>
          <w:p>
            <w:pPr>
              <w:pStyle w:val="Compact"/>
              <w:keepNext w:val="true"/>
              <w:widowControl/>
              <w:spacing w:lineRule="exact" w:line="220" w:before="0" w:after="0"/>
              <w:jc w:val="left"/>
              <w:rPr>
                <w:kern w:val="0"/>
                <w:szCs w:val="24"/>
                <w:lang w:val="en-US" w:eastAsia="en-US" w:bidi="ar-SA"/>
                <w:del w:id="2426" w:author="Changes 24 to 25 Oct" w:date="2026-10-25T16:02:42Z"/>
              </w:rPr>
            </w:pPr>
            <w:del w:id="2425" w:author="Changes 24 to 25 Oct" w:date="2026-10-25T16:02:42Z">
              <w:r>
                <w:rPr>
                  <w:kern w:val="0"/>
                  <w:sz w:val="18"/>
                  <w:szCs w:val="24"/>
                  <w:lang w:val="en-US" w:eastAsia="en-US" w:bidi="ar-SA"/>
                </w:rPr>
                <w:delText>0.0038</w:delText>
              </w:r>
            </w:del>
          </w:p>
        </w:tc>
        <w:tc>
          <w:tcPr>
            <w:tcW w:w="846" w:type="dxa"/>
            <w:tcBorders/>
          </w:tcPr>
          <w:p>
            <w:pPr>
              <w:pStyle w:val="Compact"/>
              <w:keepNext w:val="true"/>
              <w:widowControl/>
              <w:spacing w:lineRule="exact" w:line="220" w:before="0" w:after="0"/>
              <w:jc w:val="left"/>
              <w:rPr>
                <w:kern w:val="0"/>
                <w:szCs w:val="24"/>
                <w:lang w:val="en-US" w:eastAsia="en-US" w:bidi="ar-SA"/>
                <w:del w:id="2428" w:author="Changes 24 to 25 Oct" w:date="2026-10-25T16:02:42Z"/>
              </w:rPr>
            </w:pPr>
            <w:del w:id="2427" w:author="Changes 24 to 25 Oct" w:date="2026-10-25T16:02:42Z">
              <w:r>
                <w:rPr>
                  <w:kern w:val="0"/>
                  <w:sz w:val="18"/>
                  <w:szCs w:val="24"/>
                  <w:lang w:val="en-US" w:eastAsia="en-US" w:bidi="ar-SA"/>
                </w:rPr>
                <w:delText>0.0221</w:delText>
              </w:r>
            </w:del>
          </w:p>
        </w:tc>
      </w:tr>
      <w:tr>
        <w:trPr>
          <w:del w:id="2429" w:author="Changes 24 to 25 Oct" w:date="2026-10-25T16:02:42Z"/>
          <w:cantSplit w:val="true"/>
        </w:trPr>
        <w:tc>
          <w:tcPr>
            <w:tcW w:w="3470" w:type="dxa"/>
            <w:tcBorders/>
          </w:tcPr>
          <w:p>
            <w:pPr>
              <w:pStyle w:val="Compact"/>
              <w:keepNext w:val="true"/>
              <w:widowControl/>
              <w:spacing w:lineRule="exact" w:line="220" w:before="0" w:after="0"/>
              <w:jc w:val="left"/>
              <w:rPr>
                <w:kern w:val="0"/>
                <w:szCs w:val="24"/>
                <w:lang w:val="en-US" w:eastAsia="en-US" w:bidi="ar-SA"/>
                <w:del w:id="2431" w:author="Changes 24 to 25 Oct" w:date="2026-10-25T16:02:42Z"/>
              </w:rPr>
            </w:pPr>
            <w:del w:id="2430" w:author="Changes 24 to 25 Oct" w:date="2026-10-25T16:02:42Z">
              <w:r>
                <w:rPr>
                  <w:kern w:val="0"/>
                  <w:sz w:val="18"/>
                  <w:szCs w:val="24"/>
                  <w:lang w:val="en-US" w:eastAsia="en-US" w:bidi="ar-SA"/>
                </w:rPr>
                <w:delText>5 against the 8 chosen first</w:delText>
              </w:r>
            </w:del>
          </w:p>
        </w:tc>
        <w:tc>
          <w:tcPr>
            <w:tcW w:w="1845" w:type="dxa"/>
            <w:tcBorders/>
          </w:tcPr>
          <w:p>
            <w:pPr>
              <w:pStyle w:val="Compact"/>
              <w:keepNext w:val="true"/>
              <w:widowControl/>
              <w:spacing w:lineRule="exact" w:line="220" w:before="0" w:after="0"/>
              <w:jc w:val="left"/>
              <w:rPr>
                <w:kern w:val="0"/>
                <w:szCs w:val="24"/>
                <w:lang w:val="en-US" w:eastAsia="en-US" w:bidi="ar-SA"/>
                <w:del w:id="2433" w:author="Changes 24 to 25 Oct" w:date="2026-10-25T16:02:42Z"/>
              </w:rPr>
            </w:pPr>
            <w:del w:id="2432" w:author="Changes 24 to 25 Oct" w:date="2026-10-25T16:02:42Z">
              <w:r>
                <w:rPr>
                  <w:kern w:val="0"/>
                  <w:sz w:val="18"/>
                  <w:szCs w:val="24"/>
                  <w:lang w:val="en-US" w:eastAsia="en-US" w:bidi="ar-SA"/>
                </w:rPr>
                <w:delText>0.201</w:delText>
              </w:r>
            </w:del>
          </w:p>
        </w:tc>
        <w:tc>
          <w:tcPr>
            <w:tcW w:w="1024" w:type="dxa"/>
            <w:tcBorders/>
          </w:tcPr>
          <w:p>
            <w:pPr>
              <w:pStyle w:val="Compact"/>
              <w:keepNext w:val="true"/>
              <w:widowControl/>
              <w:spacing w:lineRule="exact" w:line="220" w:before="0" w:after="0"/>
              <w:jc w:val="left"/>
              <w:rPr>
                <w:kern w:val="0"/>
                <w:szCs w:val="24"/>
                <w:lang w:val="en-US" w:eastAsia="en-US" w:bidi="ar-SA"/>
                <w:del w:id="2435" w:author="Changes 24 to 25 Oct" w:date="2026-10-25T16:02:42Z"/>
              </w:rPr>
            </w:pPr>
            <w:del w:id="2434" w:author="Changes 24 to 25 Oct" w:date="2026-10-25T16:02:42Z">
              <w:r>
                <w:rPr>
                  <w:kern w:val="0"/>
                  <w:sz w:val="18"/>
                  <w:szCs w:val="24"/>
                  <w:lang w:val="en-US" w:eastAsia="en-US" w:bidi="ar-SA"/>
                </w:rPr>
                <w:delText>0.055</w:delText>
              </w:r>
            </w:del>
          </w:p>
        </w:tc>
        <w:tc>
          <w:tcPr>
            <w:tcW w:w="1320" w:type="dxa"/>
            <w:tcBorders/>
          </w:tcPr>
          <w:p>
            <w:pPr>
              <w:pStyle w:val="Compact"/>
              <w:keepNext w:val="true"/>
              <w:widowControl/>
              <w:spacing w:lineRule="exact" w:line="220" w:before="0" w:after="0"/>
              <w:jc w:val="left"/>
              <w:rPr>
                <w:kern w:val="0"/>
                <w:szCs w:val="24"/>
                <w:lang w:val="en-US" w:eastAsia="en-US" w:bidi="ar-SA"/>
                <w:del w:id="2437" w:author="Changes 24 to 25 Oct" w:date="2026-10-25T16:02:42Z"/>
              </w:rPr>
            </w:pPr>
            <w:del w:id="2436" w:author="Changes 24 to 25 Oct" w:date="2026-10-25T16:02:42Z">
              <w:r>
                <w:rPr>
                  <w:kern w:val="0"/>
                  <w:sz w:val="18"/>
                  <w:szCs w:val="24"/>
                  <w:lang w:val="en-US" w:eastAsia="en-US" w:bidi="ar-SA"/>
                </w:rPr>
                <w:delText>0.0225</w:delText>
              </w:r>
            </w:del>
          </w:p>
        </w:tc>
        <w:tc>
          <w:tcPr>
            <w:tcW w:w="846" w:type="dxa"/>
            <w:tcBorders/>
          </w:tcPr>
          <w:p>
            <w:pPr>
              <w:pStyle w:val="Compact"/>
              <w:keepNext w:val="true"/>
              <w:widowControl/>
              <w:spacing w:lineRule="exact" w:line="220" w:before="0" w:after="0"/>
              <w:jc w:val="left"/>
              <w:rPr>
                <w:kern w:val="0"/>
                <w:szCs w:val="24"/>
                <w:lang w:val="en-US" w:eastAsia="en-US" w:bidi="ar-SA"/>
                <w:del w:id="2439" w:author="Changes 24 to 25 Oct" w:date="2026-10-25T16:02:42Z"/>
              </w:rPr>
            </w:pPr>
            <w:del w:id="2438" w:author="Changes 24 to 25 Oct" w:date="2026-10-25T16:02:42Z">
              <w:r>
                <w:rPr>
                  <w:kern w:val="0"/>
                  <w:sz w:val="18"/>
                  <w:szCs w:val="24"/>
                  <w:lang w:val="en-US" w:eastAsia="en-US" w:bidi="ar-SA"/>
                </w:rPr>
                <w:delText>0.0497</w:delText>
              </w:r>
            </w:del>
          </w:p>
        </w:tc>
      </w:tr>
      <w:tr>
        <w:trPr>
          <w:del w:id="2440"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442" w:author="Changes 24 to 25 Oct" w:date="2026-10-25T16:02:42Z"/>
              </w:rPr>
            </w:pPr>
            <w:del w:id="2441" w:author="Changes 24 to 25 Oct" w:date="2026-10-25T16:02:42Z">
              <w:r>
                <w:rPr>
                  <w:kern w:val="0"/>
                  <w:sz w:val="18"/>
                  <w:szCs w:val="24"/>
                  <w:lang w:val="en-US" w:eastAsia="en-US" w:bidi="ar-SA"/>
                </w:rPr>
                <w:delText>5 against the 19 added</w:delText>
              </w:r>
            </w:del>
          </w:p>
        </w:tc>
        <w:tc>
          <w:tcPr>
            <w:tcW w:w="1845" w:type="dxa"/>
            <w:tcBorders/>
          </w:tcPr>
          <w:p>
            <w:pPr>
              <w:pStyle w:val="Compact"/>
              <w:widowControl/>
              <w:spacing w:lineRule="exact" w:line="220" w:before="0" w:after="0"/>
              <w:jc w:val="left"/>
              <w:rPr>
                <w:kern w:val="0"/>
                <w:szCs w:val="24"/>
                <w:lang w:val="en-US" w:eastAsia="en-US" w:bidi="ar-SA"/>
                <w:del w:id="2444" w:author="Changes 24 to 25 Oct" w:date="2026-10-25T16:02:42Z"/>
              </w:rPr>
            </w:pPr>
            <w:del w:id="2443" w:author="Changes 24 to 25 Oct" w:date="2026-10-25T16:02:42Z">
              <w:r>
                <w:rPr>
                  <w:kern w:val="0"/>
                  <w:sz w:val="18"/>
                  <w:szCs w:val="24"/>
                  <w:lang w:val="en-US" w:eastAsia="en-US" w:bidi="ar-SA"/>
                </w:rPr>
                <w:delText>0.201</w:delText>
              </w:r>
            </w:del>
          </w:p>
        </w:tc>
        <w:tc>
          <w:tcPr>
            <w:tcW w:w="1024" w:type="dxa"/>
            <w:tcBorders/>
          </w:tcPr>
          <w:p>
            <w:pPr>
              <w:pStyle w:val="Compact"/>
              <w:widowControl/>
              <w:spacing w:lineRule="exact" w:line="220" w:before="0" w:after="0"/>
              <w:jc w:val="left"/>
              <w:rPr>
                <w:kern w:val="0"/>
                <w:szCs w:val="24"/>
                <w:lang w:val="en-US" w:eastAsia="en-US" w:bidi="ar-SA"/>
                <w:del w:id="2446" w:author="Changes 24 to 25 Oct" w:date="2026-10-25T16:02:42Z"/>
              </w:rPr>
            </w:pPr>
            <w:del w:id="2445" w:author="Changes 24 to 25 Oct" w:date="2026-10-25T16:02:42Z">
              <w:r>
                <w:rPr>
                  <w:kern w:val="0"/>
                  <w:sz w:val="18"/>
                  <w:szCs w:val="24"/>
                  <w:lang w:val="en-US" w:eastAsia="en-US" w:bidi="ar-SA"/>
                </w:rPr>
                <w:delText>0.070</w:delText>
              </w:r>
            </w:del>
          </w:p>
        </w:tc>
        <w:tc>
          <w:tcPr>
            <w:tcW w:w="1320" w:type="dxa"/>
            <w:tcBorders/>
          </w:tcPr>
          <w:p>
            <w:pPr>
              <w:pStyle w:val="Compact"/>
              <w:widowControl/>
              <w:spacing w:lineRule="exact" w:line="220" w:before="0" w:after="0"/>
              <w:jc w:val="left"/>
              <w:rPr>
                <w:kern w:val="0"/>
                <w:szCs w:val="24"/>
                <w:lang w:val="en-US" w:eastAsia="en-US" w:bidi="ar-SA"/>
                <w:del w:id="2448" w:author="Changes 24 to 25 Oct" w:date="2026-10-25T16:02:42Z"/>
              </w:rPr>
            </w:pPr>
            <w:del w:id="2447" w:author="Changes 24 to 25 Oct" w:date="2026-10-25T16:02:42Z">
              <w:r>
                <w:rPr>
                  <w:kern w:val="0"/>
                  <w:sz w:val="18"/>
                  <w:szCs w:val="24"/>
                  <w:lang w:val="en-US" w:eastAsia="en-US" w:bidi="ar-SA"/>
                </w:rPr>
                <w:delText>0.0046</w:delText>
              </w:r>
            </w:del>
          </w:p>
        </w:tc>
        <w:tc>
          <w:tcPr>
            <w:tcW w:w="846" w:type="dxa"/>
            <w:tcBorders/>
          </w:tcPr>
          <w:p>
            <w:pPr>
              <w:pStyle w:val="Compact"/>
              <w:widowControl/>
              <w:spacing w:lineRule="exact" w:line="220" w:before="0" w:after="0"/>
              <w:jc w:val="left"/>
              <w:rPr>
                <w:kern w:val="0"/>
                <w:szCs w:val="24"/>
                <w:lang w:val="en-US" w:eastAsia="en-US" w:bidi="ar-SA"/>
                <w:del w:id="2450" w:author="Changes 24 to 25 Oct" w:date="2026-10-25T16:02:42Z"/>
              </w:rPr>
            </w:pPr>
            <w:del w:id="2449" w:author="Changes 24 to 25 Oct" w:date="2026-10-25T16:02:42Z">
              <w:r>
                <w:rPr>
                  <w:kern w:val="0"/>
                  <w:sz w:val="18"/>
                  <w:szCs w:val="24"/>
                  <w:lang w:val="en-US" w:eastAsia="en-US" w:bidi="ar-SA"/>
                </w:rPr>
                <w:delText>0.0175</w:delText>
              </w:r>
            </w:del>
          </w:p>
        </w:tc>
      </w:tr>
      <w:tr>
        <w:trPr>
          <w:del w:id="2451"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453" w:author="Changes 24 to 25 Oct" w:date="2026-10-25T16:02:42Z"/>
              </w:rPr>
            </w:pPr>
            <w:del w:id="2452" w:author="Changes 24 to 25 Oct" w:date="2026-10-25T16:02:42Z">
              <w:r>
                <w:rPr>
                  <w:kern w:val="0"/>
                  <w:sz w:val="18"/>
                  <w:szCs w:val="24"/>
                  <w:lang w:val="en-US" w:eastAsia="en-US" w:bidi="ar-SA"/>
                </w:rPr>
                <w:delText>Without the 8 foreign platforms that book shopper discounts as marketing costs (exploratory, 15 Oct 2026)</w:delText>
              </w:r>
            </w:del>
          </w:p>
        </w:tc>
        <w:tc>
          <w:tcPr>
            <w:tcW w:w="1845" w:type="dxa"/>
            <w:tcBorders/>
          </w:tcPr>
          <w:p>
            <w:pPr>
              <w:pStyle w:val="Compact"/>
              <w:widowControl/>
              <w:spacing w:lineRule="exact" w:line="220" w:before="0" w:after="0"/>
              <w:jc w:val="left"/>
              <w:rPr>
                <w:kern w:val="0"/>
                <w:szCs w:val="24"/>
                <w:lang w:val="en-US" w:eastAsia="en-US" w:bidi="ar-SA"/>
                <w:del w:id="2455" w:author="Changes 24 to 25 Oct" w:date="2026-10-25T16:02:42Z"/>
              </w:rPr>
            </w:pPr>
            <w:del w:id="2454" w:author="Changes 24 to 25 Oct" w:date="2026-10-25T16:02:42Z">
              <w:r>
                <w:rPr>
                  <w:kern w:val="0"/>
                  <w:sz w:val="18"/>
                  <w:szCs w:val="24"/>
                  <w:lang w:val="en-US" w:eastAsia="en-US" w:bidi="ar-SA"/>
                </w:rPr>
                <w:delText>0.201</w:delText>
              </w:r>
            </w:del>
          </w:p>
        </w:tc>
        <w:tc>
          <w:tcPr>
            <w:tcW w:w="1024" w:type="dxa"/>
            <w:tcBorders/>
          </w:tcPr>
          <w:p>
            <w:pPr>
              <w:pStyle w:val="Compact"/>
              <w:widowControl/>
              <w:spacing w:lineRule="exact" w:line="220" w:before="0" w:after="0"/>
              <w:jc w:val="left"/>
              <w:rPr>
                <w:kern w:val="0"/>
                <w:szCs w:val="24"/>
                <w:lang w:val="en-US" w:eastAsia="en-US" w:bidi="ar-SA"/>
                <w:del w:id="2457" w:author="Changes 24 to 25 Oct" w:date="2026-10-25T16:02:42Z"/>
              </w:rPr>
            </w:pPr>
            <w:del w:id="2456" w:author="Changes 24 to 25 Oct" w:date="2026-10-25T16:02:42Z">
              <w:r>
                <w:rPr>
                  <w:kern w:val="0"/>
                  <w:sz w:val="18"/>
                  <w:szCs w:val="24"/>
                  <w:lang w:val="en-US" w:eastAsia="en-US" w:bidi="ar-SA"/>
                </w:rPr>
                <w:delText>0.062</w:delText>
              </w:r>
            </w:del>
          </w:p>
        </w:tc>
        <w:tc>
          <w:tcPr>
            <w:tcW w:w="1320" w:type="dxa"/>
            <w:tcBorders/>
          </w:tcPr>
          <w:p>
            <w:pPr>
              <w:pStyle w:val="Compact"/>
              <w:widowControl/>
              <w:spacing w:lineRule="exact" w:line="220" w:before="0" w:after="0"/>
              <w:jc w:val="left"/>
              <w:rPr>
                <w:kern w:val="0"/>
                <w:szCs w:val="24"/>
                <w:lang w:val="en-US" w:eastAsia="en-US" w:bidi="ar-SA"/>
                <w:del w:id="2459" w:author="Changes 24 to 25 Oct" w:date="2026-10-25T16:02:42Z"/>
              </w:rPr>
            </w:pPr>
            <w:del w:id="2458" w:author="Changes 24 to 25 Oct" w:date="2026-10-25T16:02:42Z">
              <w:r>
                <w:rPr>
                  <w:kern w:val="0"/>
                  <w:sz w:val="18"/>
                  <w:szCs w:val="24"/>
                  <w:lang w:val="en-US" w:eastAsia="en-US" w:bidi="ar-SA"/>
                </w:rPr>
                <w:delText>0.0035</w:delText>
              </w:r>
            </w:del>
          </w:p>
        </w:tc>
        <w:tc>
          <w:tcPr>
            <w:tcW w:w="846" w:type="dxa"/>
            <w:tcBorders/>
          </w:tcPr>
          <w:p>
            <w:pPr>
              <w:pStyle w:val="Compact"/>
              <w:widowControl/>
              <w:spacing w:lineRule="exact" w:line="220" w:before="0" w:after="0"/>
              <w:jc w:val="left"/>
              <w:rPr>
                <w:kern w:val="0"/>
                <w:szCs w:val="24"/>
                <w:lang w:val="en-US" w:eastAsia="en-US" w:bidi="ar-SA"/>
                <w:del w:id="2461" w:author="Changes 24 to 25 Oct" w:date="2026-10-25T16:02:42Z"/>
              </w:rPr>
            </w:pPr>
            <w:del w:id="2460" w:author="Changes 24 to 25 Oct" w:date="2026-10-25T16:02:42Z">
              <w:r>
                <w:rPr>
                  <w:kern w:val="0"/>
                  <w:sz w:val="18"/>
                  <w:szCs w:val="24"/>
                  <w:lang w:val="en-US" w:eastAsia="en-US" w:bidi="ar-SA"/>
                </w:rPr>
                <w:delText>0.0066</w:delText>
              </w:r>
            </w:del>
          </w:p>
        </w:tc>
      </w:tr>
      <w:tr>
        <w:trPr>
          <w:del w:id="2462"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464" w:author="Changes 24 to 25 Oct" w:date="2026-10-25T16:02:42Z"/>
              </w:rPr>
            </w:pPr>
            <w:del w:id="2463" w:author="Changes 24 to 25 Oct" w:date="2026-10-25T16:02:42Z">
              <w:r>
                <w:rPr>
                  <w:kern w:val="0"/>
                  <w:sz w:val="18"/>
                  <w:szCs w:val="24"/>
                  <w:lang w:val="en-US" w:eastAsia="en-US" w:bidi="ar-SA"/>
                </w:rPr>
                <w:delText>Only the 11 foreign platforms that deduct shopper discounts from revenue (exploratory, 15 Oct 2026)</w:delText>
              </w:r>
            </w:del>
          </w:p>
        </w:tc>
        <w:tc>
          <w:tcPr>
            <w:tcW w:w="1845" w:type="dxa"/>
            <w:tcBorders/>
          </w:tcPr>
          <w:p>
            <w:pPr>
              <w:pStyle w:val="Compact"/>
              <w:widowControl/>
              <w:spacing w:lineRule="exact" w:line="220" w:before="0" w:after="0"/>
              <w:jc w:val="left"/>
              <w:rPr>
                <w:kern w:val="0"/>
                <w:szCs w:val="24"/>
                <w:lang w:val="en-US" w:eastAsia="en-US" w:bidi="ar-SA"/>
                <w:del w:id="2466" w:author="Changes 24 to 25 Oct" w:date="2026-10-25T16:02:42Z"/>
              </w:rPr>
            </w:pPr>
            <w:del w:id="2465" w:author="Changes 24 to 25 Oct" w:date="2026-10-25T16:02:42Z">
              <w:r>
                <w:rPr>
                  <w:kern w:val="0"/>
                  <w:sz w:val="18"/>
                  <w:szCs w:val="24"/>
                  <w:lang w:val="en-US" w:eastAsia="en-US" w:bidi="ar-SA"/>
                </w:rPr>
                <w:delText>0.201</w:delText>
              </w:r>
            </w:del>
          </w:p>
        </w:tc>
        <w:tc>
          <w:tcPr>
            <w:tcW w:w="1024" w:type="dxa"/>
            <w:tcBorders/>
          </w:tcPr>
          <w:p>
            <w:pPr>
              <w:pStyle w:val="Compact"/>
              <w:widowControl/>
              <w:spacing w:lineRule="exact" w:line="220" w:before="0" w:after="0"/>
              <w:jc w:val="left"/>
              <w:rPr>
                <w:kern w:val="0"/>
                <w:szCs w:val="24"/>
                <w:lang w:val="en-US" w:eastAsia="en-US" w:bidi="ar-SA"/>
                <w:del w:id="2468" w:author="Changes 24 to 25 Oct" w:date="2026-10-25T16:02:42Z"/>
              </w:rPr>
            </w:pPr>
            <w:del w:id="2467" w:author="Changes 24 to 25 Oct" w:date="2026-10-25T16:02:42Z">
              <w:r>
                <w:rPr>
                  <w:kern w:val="0"/>
                  <w:sz w:val="18"/>
                  <w:szCs w:val="24"/>
                  <w:lang w:val="en-US" w:eastAsia="en-US" w:bidi="ar-SA"/>
                </w:rPr>
                <w:delText>0.075</w:delText>
              </w:r>
            </w:del>
          </w:p>
        </w:tc>
        <w:tc>
          <w:tcPr>
            <w:tcW w:w="1320" w:type="dxa"/>
            <w:tcBorders/>
          </w:tcPr>
          <w:p>
            <w:pPr>
              <w:pStyle w:val="Compact"/>
              <w:widowControl/>
              <w:spacing w:lineRule="exact" w:line="220" w:before="0" w:after="0"/>
              <w:jc w:val="left"/>
              <w:rPr>
                <w:kern w:val="0"/>
                <w:szCs w:val="24"/>
                <w:lang w:val="en-US" w:eastAsia="en-US" w:bidi="ar-SA"/>
                <w:del w:id="2470" w:author="Changes 24 to 25 Oct" w:date="2026-10-25T16:02:42Z"/>
              </w:rPr>
            </w:pPr>
            <w:del w:id="2469" w:author="Changes 24 to 25 Oct" w:date="2026-10-25T16:02:42Z">
              <w:r>
                <w:rPr>
                  <w:kern w:val="0"/>
                  <w:sz w:val="18"/>
                  <w:szCs w:val="24"/>
                  <w:lang w:val="en-US" w:eastAsia="en-US" w:bidi="ar-SA"/>
                </w:rPr>
                <w:delText>0.0043</w:delText>
              </w:r>
            </w:del>
          </w:p>
        </w:tc>
        <w:tc>
          <w:tcPr>
            <w:tcW w:w="846" w:type="dxa"/>
            <w:tcBorders/>
          </w:tcPr>
          <w:p>
            <w:pPr>
              <w:pStyle w:val="Compact"/>
              <w:widowControl/>
              <w:spacing w:lineRule="exact" w:line="220" w:before="0" w:after="0"/>
              <w:jc w:val="left"/>
              <w:rPr>
                <w:kern w:val="0"/>
                <w:szCs w:val="24"/>
                <w:lang w:val="en-US" w:eastAsia="en-US" w:bidi="ar-SA"/>
                <w:del w:id="2472" w:author="Changes 24 to 25 Oct" w:date="2026-10-25T16:02:42Z"/>
              </w:rPr>
            </w:pPr>
            <w:del w:id="2471" w:author="Changes 24 to 25 Oct" w:date="2026-10-25T16:02:42Z">
              <w:r>
                <w:rPr>
                  <w:kern w:val="0"/>
                  <w:sz w:val="18"/>
                  <w:szCs w:val="24"/>
                  <w:lang w:val="en-US" w:eastAsia="en-US" w:bidi="ar-SA"/>
                </w:rPr>
                <w:delText>0.0052</w:delText>
              </w:r>
            </w:del>
          </w:p>
        </w:tc>
      </w:tr>
      <w:tr>
        <w:trPr>
          <w:del w:id="2473"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475" w:author="Changes 24 to 25 Oct" w:date="2026-10-25T16:02:42Z"/>
              </w:rPr>
            </w:pPr>
            <w:del w:id="2474" w:author="Changes 24 to 25 Oct" w:date="2026-10-25T16:02:42Z">
              <w:r>
                <w:rPr>
                  <w:kern w:val="0"/>
                  <w:sz w:val="18"/>
                  <w:szCs w:val="24"/>
                  <w:lang w:val="en-US" w:eastAsia="en-US" w:bidi="ar-SA"/>
                </w:rPr>
                <w:delText>Growth divergence in points, 5 against 26</w:delText>
              </w:r>
            </w:del>
          </w:p>
        </w:tc>
        <w:tc>
          <w:tcPr>
            <w:tcW w:w="1845" w:type="dxa"/>
            <w:tcBorders/>
          </w:tcPr>
          <w:p>
            <w:pPr>
              <w:pStyle w:val="Compact"/>
              <w:widowControl/>
              <w:spacing w:lineRule="exact" w:line="220" w:before="0" w:after="0"/>
              <w:jc w:val="left"/>
              <w:rPr>
                <w:kern w:val="0"/>
                <w:szCs w:val="24"/>
                <w:lang w:val="en-US" w:eastAsia="en-US" w:bidi="ar-SA"/>
                <w:del w:id="2477" w:author="Changes 24 to 25 Oct" w:date="2026-10-25T16:02:42Z"/>
              </w:rPr>
            </w:pPr>
            <w:del w:id="2476" w:author="Changes 24 to 25 Oct" w:date="2026-10-25T16:02:42Z">
              <w:r>
                <w:rPr>
                  <w:kern w:val="0"/>
                  <w:sz w:val="18"/>
                  <w:szCs w:val="24"/>
                  <w:lang w:val="en-US" w:eastAsia="en-US" w:bidi="ar-SA"/>
                </w:rPr>
                <w:delText>27.0</w:delText>
              </w:r>
            </w:del>
          </w:p>
        </w:tc>
        <w:tc>
          <w:tcPr>
            <w:tcW w:w="1024" w:type="dxa"/>
            <w:tcBorders/>
          </w:tcPr>
          <w:p>
            <w:pPr>
              <w:pStyle w:val="Compact"/>
              <w:widowControl/>
              <w:spacing w:lineRule="exact" w:line="220" w:before="0" w:after="0"/>
              <w:jc w:val="left"/>
              <w:rPr>
                <w:kern w:val="0"/>
                <w:szCs w:val="24"/>
                <w:lang w:val="en-US" w:eastAsia="en-US" w:bidi="ar-SA"/>
                <w:del w:id="2479" w:author="Changes 24 to 25 Oct" w:date="2026-10-25T16:02:42Z"/>
              </w:rPr>
            </w:pPr>
            <w:del w:id="2478" w:author="Changes 24 to 25 Oct" w:date="2026-10-25T16:02:42Z">
              <w:r>
                <w:rPr>
                  <w:kern w:val="0"/>
                  <w:sz w:val="18"/>
                  <w:szCs w:val="24"/>
                  <w:lang w:val="en-US" w:eastAsia="en-US" w:bidi="ar-SA"/>
                </w:rPr>
                <w:delText>6.5</w:delText>
              </w:r>
            </w:del>
          </w:p>
        </w:tc>
        <w:tc>
          <w:tcPr>
            <w:tcW w:w="1320" w:type="dxa"/>
            <w:tcBorders/>
          </w:tcPr>
          <w:p>
            <w:pPr>
              <w:pStyle w:val="Compact"/>
              <w:widowControl/>
              <w:spacing w:lineRule="exact" w:line="220" w:before="0" w:after="0"/>
              <w:jc w:val="left"/>
              <w:rPr>
                <w:kern w:val="0"/>
                <w:szCs w:val="24"/>
                <w:lang w:val="en-US" w:eastAsia="en-US" w:bidi="ar-SA"/>
                <w:del w:id="2481" w:author="Changes 24 to 25 Oct" w:date="2026-10-25T16:02:42Z"/>
              </w:rPr>
            </w:pPr>
            <w:del w:id="2480" w:author="Changes 24 to 25 Oct" w:date="2026-10-25T16:02:42Z">
              <w:r>
                <w:rPr>
                  <w:kern w:val="0"/>
                  <w:sz w:val="18"/>
                  <w:szCs w:val="24"/>
                  <w:lang w:val="en-US" w:eastAsia="en-US" w:bidi="ar-SA"/>
                </w:rPr>
                <w:delText>0.0055</w:delText>
              </w:r>
            </w:del>
          </w:p>
        </w:tc>
        <w:tc>
          <w:tcPr>
            <w:tcW w:w="846" w:type="dxa"/>
            <w:tcBorders/>
          </w:tcPr>
          <w:p>
            <w:pPr>
              <w:pStyle w:val="Compact"/>
              <w:widowControl/>
              <w:spacing w:lineRule="exact" w:line="220" w:before="0" w:after="0"/>
              <w:jc w:val="left"/>
              <w:rPr>
                <w:kern w:val="0"/>
                <w:szCs w:val="24"/>
                <w:lang w:val="en-US" w:eastAsia="en-US" w:bidi="ar-SA"/>
                <w:del w:id="2483" w:author="Changes 24 to 25 Oct" w:date="2026-10-25T16:02:42Z"/>
              </w:rPr>
            </w:pPr>
            <w:del w:id="2482" w:author="Changes 24 to 25 Oct" w:date="2026-10-25T16:02:42Z">
              <w:r>
                <w:rPr>
                  <w:kern w:val="0"/>
                  <w:szCs w:val="24"/>
                  <w:lang w:val="en-US" w:eastAsia="en-US" w:bidi="ar-SA"/>
                </w:rPr>
              </w:r>
            </w:del>
          </w:p>
        </w:tc>
      </w:tr>
      <w:tr>
        <w:trPr>
          <w:del w:id="2484"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486" w:author="Changes 24 to 25 Oct" w:date="2026-10-25T16:02:42Z"/>
              </w:rPr>
            </w:pPr>
            <w:del w:id="2485" w:author="Changes 24 to 25 Oct" w:date="2026-10-25T16:02:42Z">
              <w:r>
                <w:rPr>
                  <w:kern w:val="0"/>
                  <w:sz w:val="18"/>
                  <w:szCs w:val="24"/>
                  <w:lang w:val="en-US" w:eastAsia="en-US" w:bidi="ar-SA"/>
                </w:rPr>
                <w:delText>Without Ozon, 26 foreign platforms</w:delText>
              </w:r>
            </w:del>
          </w:p>
        </w:tc>
        <w:tc>
          <w:tcPr>
            <w:tcW w:w="1845" w:type="dxa"/>
            <w:tcBorders/>
          </w:tcPr>
          <w:p>
            <w:pPr>
              <w:pStyle w:val="Compact"/>
              <w:widowControl/>
              <w:spacing w:lineRule="exact" w:line="220" w:before="0" w:after="0"/>
              <w:jc w:val="left"/>
              <w:rPr>
                <w:kern w:val="0"/>
                <w:szCs w:val="24"/>
                <w:lang w:val="en-US" w:eastAsia="en-US" w:bidi="ar-SA"/>
                <w:del w:id="2488" w:author="Changes 24 to 25 Oct" w:date="2026-10-25T16:02:42Z"/>
              </w:rPr>
            </w:pPr>
            <w:del w:id="2487" w:author="Changes 24 to 25 Oct" w:date="2026-10-25T16:02:42Z">
              <w:r>
                <w:rPr>
                  <w:kern w:val="0"/>
                  <w:sz w:val="18"/>
                  <w:szCs w:val="24"/>
                  <w:lang w:val="en-US" w:eastAsia="en-US" w:bidi="ar-SA"/>
                </w:rPr>
                <w:delText>0.201</w:delText>
              </w:r>
            </w:del>
          </w:p>
        </w:tc>
        <w:tc>
          <w:tcPr>
            <w:tcW w:w="1024" w:type="dxa"/>
            <w:tcBorders/>
          </w:tcPr>
          <w:p>
            <w:pPr>
              <w:pStyle w:val="Compact"/>
              <w:widowControl/>
              <w:spacing w:lineRule="exact" w:line="220" w:before="0" w:after="0"/>
              <w:jc w:val="left"/>
              <w:rPr>
                <w:kern w:val="0"/>
                <w:szCs w:val="24"/>
                <w:lang w:val="en-US" w:eastAsia="en-US" w:bidi="ar-SA"/>
                <w:del w:id="2490" w:author="Changes 24 to 25 Oct" w:date="2026-10-25T16:02:42Z"/>
              </w:rPr>
            </w:pPr>
            <w:del w:id="2489" w:author="Changes 24 to 25 Oct" w:date="2026-10-25T16:02:42Z">
              <w:r>
                <w:rPr>
                  <w:kern w:val="0"/>
                  <w:sz w:val="18"/>
                  <w:szCs w:val="24"/>
                  <w:lang w:val="en-US" w:eastAsia="en-US" w:bidi="ar-SA"/>
                </w:rPr>
                <w:delText>0.060</w:delText>
              </w:r>
            </w:del>
          </w:p>
        </w:tc>
        <w:tc>
          <w:tcPr>
            <w:tcW w:w="1320" w:type="dxa"/>
            <w:tcBorders/>
          </w:tcPr>
          <w:p>
            <w:pPr>
              <w:pStyle w:val="Compact"/>
              <w:widowControl/>
              <w:spacing w:lineRule="exact" w:line="220" w:before="0" w:after="0"/>
              <w:jc w:val="left"/>
              <w:rPr>
                <w:kern w:val="0"/>
                <w:szCs w:val="24"/>
                <w:lang w:val="en-US" w:eastAsia="en-US" w:bidi="ar-SA"/>
                <w:del w:id="2492" w:author="Changes 24 to 25 Oct" w:date="2026-10-25T16:02:42Z"/>
              </w:rPr>
            </w:pPr>
            <w:del w:id="2491" w:author="Changes 24 to 25 Oct" w:date="2026-10-25T16:02:42Z">
              <w:r>
                <w:rPr>
                  <w:kern w:val="0"/>
                  <w:sz w:val="18"/>
                  <w:szCs w:val="24"/>
                  <w:lang w:val="en-US" w:eastAsia="en-US" w:bidi="ar-SA"/>
                </w:rPr>
                <w:delText>0.0030</w:delText>
              </w:r>
            </w:del>
          </w:p>
        </w:tc>
        <w:tc>
          <w:tcPr>
            <w:tcW w:w="846" w:type="dxa"/>
            <w:tcBorders/>
          </w:tcPr>
          <w:p>
            <w:pPr>
              <w:pStyle w:val="Compact"/>
              <w:widowControl/>
              <w:spacing w:lineRule="exact" w:line="220" w:before="0" w:after="0"/>
              <w:jc w:val="left"/>
              <w:rPr>
                <w:kern w:val="0"/>
                <w:szCs w:val="24"/>
                <w:lang w:val="en-US" w:eastAsia="en-US" w:bidi="ar-SA"/>
                <w:del w:id="2494" w:author="Changes 24 to 25 Oct" w:date="2026-10-25T16:02:42Z"/>
              </w:rPr>
            </w:pPr>
            <w:del w:id="2493" w:author="Changes 24 to 25 Oct" w:date="2026-10-25T16:02:42Z">
              <w:r>
                <w:rPr>
                  <w:kern w:val="0"/>
                  <w:sz w:val="18"/>
                  <w:szCs w:val="24"/>
                  <w:lang w:val="en-US" w:eastAsia="en-US" w:bidi="ar-SA"/>
                </w:rPr>
                <w:delText>0.0215</w:delText>
              </w:r>
            </w:del>
          </w:p>
        </w:tc>
      </w:tr>
      <w:tr>
        <w:trPr>
          <w:del w:id="2495"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497" w:author="Changes 24 to 25 Oct" w:date="2026-10-25T16:02:42Z"/>
              </w:rPr>
            </w:pPr>
            <w:del w:id="2496" w:author="Changes 24 to 25 Oct" w:date="2026-10-25T16:02:42Z">
              <w:r>
                <w:rPr>
                  <w:kern w:val="0"/>
                  <w:sz w:val="18"/>
                  <w:szCs w:val="24"/>
                  <w:lang w:val="en-US" w:eastAsia="en-US" w:bidi="ar-SA"/>
                </w:rPr>
                <w:delText>Without Zalando, 26 foreign platforms</w:delText>
              </w:r>
            </w:del>
          </w:p>
        </w:tc>
        <w:tc>
          <w:tcPr>
            <w:tcW w:w="1845" w:type="dxa"/>
            <w:tcBorders/>
          </w:tcPr>
          <w:p>
            <w:pPr>
              <w:pStyle w:val="Compact"/>
              <w:widowControl/>
              <w:spacing w:lineRule="exact" w:line="220" w:before="0" w:after="0"/>
              <w:jc w:val="left"/>
              <w:rPr>
                <w:kern w:val="0"/>
                <w:szCs w:val="24"/>
                <w:lang w:val="en-US" w:eastAsia="en-US" w:bidi="ar-SA"/>
                <w:del w:id="2499" w:author="Changes 24 to 25 Oct" w:date="2026-10-25T16:02:42Z"/>
              </w:rPr>
            </w:pPr>
            <w:del w:id="2498" w:author="Changes 24 to 25 Oct" w:date="2026-10-25T16:02:42Z">
              <w:r>
                <w:rPr>
                  <w:kern w:val="0"/>
                  <w:sz w:val="18"/>
                  <w:szCs w:val="24"/>
                  <w:lang w:val="en-US" w:eastAsia="en-US" w:bidi="ar-SA"/>
                </w:rPr>
                <w:delText>0.201</w:delText>
              </w:r>
            </w:del>
          </w:p>
        </w:tc>
        <w:tc>
          <w:tcPr>
            <w:tcW w:w="1024" w:type="dxa"/>
            <w:tcBorders/>
          </w:tcPr>
          <w:p>
            <w:pPr>
              <w:pStyle w:val="Compact"/>
              <w:widowControl/>
              <w:spacing w:lineRule="exact" w:line="220" w:before="0" w:after="0"/>
              <w:jc w:val="left"/>
              <w:rPr>
                <w:kern w:val="0"/>
                <w:szCs w:val="24"/>
                <w:lang w:val="en-US" w:eastAsia="en-US" w:bidi="ar-SA"/>
                <w:del w:id="2501" w:author="Changes 24 to 25 Oct" w:date="2026-10-25T16:02:42Z"/>
              </w:rPr>
            </w:pPr>
            <w:del w:id="2500" w:author="Changes 24 to 25 Oct" w:date="2026-10-25T16:02:42Z">
              <w:r>
                <w:rPr>
                  <w:kern w:val="0"/>
                  <w:sz w:val="18"/>
                  <w:szCs w:val="24"/>
                  <w:lang w:val="en-US" w:eastAsia="en-US" w:bidi="ar-SA"/>
                </w:rPr>
                <w:delText>0.064</w:delText>
              </w:r>
            </w:del>
          </w:p>
        </w:tc>
        <w:tc>
          <w:tcPr>
            <w:tcW w:w="1320" w:type="dxa"/>
            <w:tcBorders/>
          </w:tcPr>
          <w:p>
            <w:pPr>
              <w:pStyle w:val="Compact"/>
              <w:widowControl/>
              <w:spacing w:lineRule="exact" w:line="220" w:before="0" w:after="0"/>
              <w:jc w:val="left"/>
              <w:rPr>
                <w:kern w:val="0"/>
                <w:szCs w:val="24"/>
                <w:lang w:val="en-US" w:eastAsia="en-US" w:bidi="ar-SA"/>
                <w:del w:id="2503" w:author="Changes 24 to 25 Oct" w:date="2026-10-25T16:02:42Z"/>
              </w:rPr>
            </w:pPr>
            <w:del w:id="2502" w:author="Changes 24 to 25 Oct" w:date="2026-10-25T16:02:42Z">
              <w:r>
                <w:rPr>
                  <w:kern w:val="0"/>
                  <w:sz w:val="18"/>
                  <w:szCs w:val="24"/>
                  <w:lang w:val="en-US" w:eastAsia="en-US" w:bidi="ar-SA"/>
                </w:rPr>
                <w:delText>0.0045</w:delText>
              </w:r>
            </w:del>
          </w:p>
        </w:tc>
        <w:tc>
          <w:tcPr>
            <w:tcW w:w="846" w:type="dxa"/>
            <w:tcBorders/>
          </w:tcPr>
          <w:p>
            <w:pPr>
              <w:pStyle w:val="Compact"/>
              <w:widowControl/>
              <w:spacing w:lineRule="exact" w:line="220" w:before="0" w:after="0"/>
              <w:jc w:val="left"/>
              <w:rPr>
                <w:kern w:val="0"/>
                <w:szCs w:val="24"/>
                <w:lang w:val="en-US" w:eastAsia="en-US" w:bidi="ar-SA"/>
                <w:del w:id="2505" w:author="Changes 24 to 25 Oct" w:date="2026-10-25T16:02:42Z"/>
              </w:rPr>
            </w:pPr>
            <w:del w:id="2504" w:author="Changes 24 to 25 Oct" w:date="2026-10-25T16:02:42Z">
              <w:r>
                <w:rPr>
                  <w:kern w:val="0"/>
                  <w:sz w:val="18"/>
                  <w:szCs w:val="24"/>
                  <w:lang w:val="en-US" w:eastAsia="en-US" w:bidi="ar-SA"/>
                </w:rPr>
                <w:delText>0.0238</w:delText>
              </w:r>
            </w:del>
          </w:p>
        </w:tc>
      </w:tr>
      <w:tr>
        <w:trPr>
          <w:del w:id="2506"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08" w:author="Changes 24 to 25 Oct" w:date="2026-10-25T16:02:42Z"/>
              </w:rPr>
            </w:pPr>
            <w:del w:id="2507" w:author="Changes 24 to 25 Oct" w:date="2026-10-25T16:02:42Z">
              <w:r>
                <w:rPr>
                  <w:kern w:val="0"/>
                  <w:sz w:val="18"/>
                  <w:szCs w:val="24"/>
                  <w:lang w:val="en-US" w:eastAsia="en-US" w:bidi="ar-SA"/>
                </w:rPr>
                <w:delText>Without Ozon and Zalando, 25 foreign platforms</w:delText>
              </w:r>
            </w:del>
          </w:p>
        </w:tc>
        <w:tc>
          <w:tcPr>
            <w:tcW w:w="1845" w:type="dxa"/>
            <w:tcBorders/>
          </w:tcPr>
          <w:p>
            <w:pPr>
              <w:pStyle w:val="Compact"/>
              <w:widowControl/>
              <w:spacing w:lineRule="exact" w:line="220" w:before="0" w:after="0"/>
              <w:jc w:val="left"/>
              <w:rPr>
                <w:kern w:val="0"/>
                <w:szCs w:val="24"/>
                <w:lang w:val="en-US" w:eastAsia="en-US" w:bidi="ar-SA"/>
                <w:del w:id="2510" w:author="Changes 24 to 25 Oct" w:date="2026-10-25T16:02:42Z"/>
              </w:rPr>
            </w:pPr>
            <w:del w:id="2509" w:author="Changes 24 to 25 Oct" w:date="2026-10-25T16:02:42Z">
              <w:r>
                <w:rPr>
                  <w:kern w:val="0"/>
                  <w:sz w:val="18"/>
                  <w:szCs w:val="24"/>
                  <w:lang w:val="en-US" w:eastAsia="en-US" w:bidi="ar-SA"/>
                </w:rPr>
                <w:delText>0.201</w:delText>
              </w:r>
            </w:del>
          </w:p>
        </w:tc>
        <w:tc>
          <w:tcPr>
            <w:tcW w:w="1024" w:type="dxa"/>
            <w:tcBorders/>
          </w:tcPr>
          <w:p>
            <w:pPr>
              <w:pStyle w:val="Compact"/>
              <w:widowControl/>
              <w:spacing w:lineRule="exact" w:line="220" w:before="0" w:after="0"/>
              <w:jc w:val="left"/>
              <w:rPr>
                <w:kern w:val="0"/>
                <w:szCs w:val="24"/>
                <w:lang w:val="en-US" w:eastAsia="en-US" w:bidi="ar-SA"/>
                <w:del w:id="2512" w:author="Changes 24 to 25 Oct" w:date="2026-10-25T16:02:42Z"/>
              </w:rPr>
            </w:pPr>
            <w:del w:id="2511" w:author="Changes 24 to 25 Oct" w:date="2026-10-25T16:02:42Z">
              <w:r>
                <w:rPr>
                  <w:kern w:val="0"/>
                  <w:sz w:val="18"/>
                  <w:szCs w:val="24"/>
                  <w:lang w:val="en-US" w:eastAsia="en-US" w:bidi="ar-SA"/>
                </w:rPr>
                <w:delText>0.062</w:delText>
              </w:r>
            </w:del>
          </w:p>
        </w:tc>
        <w:tc>
          <w:tcPr>
            <w:tcW w:w="1320" w:type="dxa"/>
            <w:tcBorders/>
          </w:tcPr>
          <w:p>
            <w:pPr>
              <w:pStyle w:val="Compact"/>
              <w:widowControl/>
              <w:spacing w:lineRule="exact" w:line="220" w:before="0" w:after="0"/>
              <w:jc w:val="left"/>
              <w:rPr>
                <w:kern w:val="0"/>
                <w:szCs w:val="24"/>
                <w:lang w:val="en-US" w:eastAsia="en-US" w:bidi="ar-SA"/>
                <w:del w:id="2514" w:author="Changes 24 to 25 Oct" w:date="2026-10-25T16:02:42Z"/>
              </w:rPr>
            </w:pPr>
            <w:del w:id="2513" w:author="Changes 24 to 25 Oct" w:date="2026-10-25T16:02:42Z">
              <w:r>
                <w:rPr>
                  <w:kern w:val="0"/>
                  <w:sz w:val="18"/>
                  <w:szCs w:val="24"/>
                  <w:lang w:val="en-US" w:eastAsia="en-US" w:bidi="ar-SA"/>
                </w:rPr>
                <w:delText>0.0036</w:delText>
              </w:r>
            </w:del>
          </w:p>
        </w:tc>
        <w:tc>
          <w:tcPr>
            <w:tcW w:w="846" w:type="dxa"/>
            <w:tcBorders/>
          </w:tcPr>
          <w:p>
            <w:pPr>
              <w:pStyle w:val="Compact"/>
              <w:widowControl/>
              <w:spacing w:lineRule="exact" w:line="220" w:before="0" w:after="0"/>
              <w:jc w:val="left"/>
              <w:rPr>
                <w:kern w:val="0"/>
                <w:szCs w:val="24"/>
                <w:lang w:val="en-US" w:eastAsia="en-US" w:bidi="ar-SA"/>
                <w:del w:id="2516" w:author="Changes 24 to 25 Oct" w:date="2026-10-25T16:02:42Z"/>
              </w:rPr>
            </w:pPr>
            <w:del w:id="2515" w:author="Changes 24 to 25 Oct" w:date="2026-10-25T16:02:42Z">
              <w:r>
                <w:rPr>
                  <w:kern w:val="0"/>
                  <w:sz w:val="18"/>
                  <w:szCs w:val="24"/>
                  <w:lang w:val="en-US" w:eastAsia="en-US" w:bidi="ar-SA"/>
                </w:rPr>
                <w:delText>0.0230</w:delText>
              </w:r>
            </w:del>
          </w:p>
        </w:tc>
      </w:tr>
      <w:tr>
        <w:trPr>
          <w:del w:id="2517"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19" w:author="Changes 24 to 25 Oct" w:date="2026-10-25T16:02:42Z"/>
              </w:rPr>
            </w:pPr>
            <w:del w:id="2518" w:author="Changes 24 to 25 Oct" w:date="2026-10-25T16:02:42Z">
              <w:r>
                <w:rPr>
                  <w:kern w:val="0"/>
                  <w:sz w:val="18"/>
                  <w:szCs w:val="24"/>
                  <w:lang w:val="en-US" w:eastAsia="en-US" w:bidi="ar-SA"/>
                </w:rPr>
                <w:delText>Without Blibli third-party retail</w:delText>
              </w:r>
            </w:del>
          </w:p>
        </w:tc>
        <w:tc>
          <w:tcPr>
            <w:tcW w:w="1845" w:type="dxa"/>
            <w:tcBorders/>
          </w:tcPr>
          <w:p>
            <w:pPr>
              <w:pStyle w:val="Compact"/>
              <w:widowControl/>
              <w:spacing w:lineRule="exact" w:line="220" w:before="0" w:after="0"/>
              <w:jc w:val="left"/>
              <w:rPr>
                <w:kern w:val="0"/>
                <w:szCs w:val="24"/>
                <w:lang w:val="en-US" w:eastAsia="en-US" w:bidi="ar-SA"/>
                <w:del w:id="2521" w:author="Changes 24 to 25 Oct" w:date="2026-10-25T16:02:42Z"/>
              </w:rPr>
            </w:pPr>
            <w:del w:id="2520" w:author="Changes 24 to 25 Oct" w:date="2026-10-25T16:02:42Z">
              <w:r>
                <w:rPr>
                  <w:kern w:val="0"/>
                  <w:sz w:val="18"/>
                  <w:szCs w:val="24"/>
                  <w:lang w:val="en-US" w:eastAsia="en-US" w:bidi="ar-SA"/>
                </w:rPr>
                <w:delText>0.169</w:delText>
              </w:r>
            </w:del>
          </w:p>
        </w:tc>
        <w:tc>
          <w:tcPr>
            <w:tcW w:w="1024" w:type="dxa"/>
            <w:tcBorders/>
          </w:tcPr>
          <w:p>
            <w:pPr>
              <w:pStyle w:val="Compact"/>
              <w:widowControl/>
              <w:spacing w:lineRule="exact" w:line="220" w:before="0" w:after="0"/>
              <w:jc w:val="left"/>
              <w:rPr>
                <w:kern w:val="0"/>
                <w:szCs w:val="24"/>
                <w:lang w:val="en-US" w:eastAsia="en-US" w:bidi="ar-SA"/>
                <w:del w:id="2523" w:author="Changes 24 to 25 Oct" w:date="2026-10-25T16:02:42Z"/>
              </w:rPr>
            </w:pPr>
            <w:del w:id="2522" w:author="Changes 24 to 25 Oct" w:date="2026-10-25T16:02:42Z">
              <w:r>
                <w:rPr>
                  <w:kern w:val="0"/>
                  <w:szCs w:val="24"/>
                  <w:lang w:val="en-US" w:eastAsia="en-US" w:bidi="ar-SA"/>
                </w:rPr>
              </w:r>
            </w:del>
          </w:p>
        </w:tc>
        <w:tc>
          <w:tcPr>
            <w:tcW w:w="1320" w:type="dxa"/>
            <w:tcBorders/>
          </w:tcPr>
          <w:p>
            <w:pPr>
              <w:pStyle w:val="Compact"/>
              <w:widowControl/>
              <w:spacing w:lineRule="exact" w:line="220" w:before="0" w:after="0"/>
              <w:jc w:val="left"/>
              <w:rPr>
                <w:kern w:val="0"/>
                <w:szCs w:val="24"/>
                <w:lang w:val="en-US" w:eastAsia="en-US" w:bidi="ar-SA"/>
                <w:del w:id="2525" w:author="Changes 24 to 25 Oct" w:date="2026-10-25T16:02:42Z"/>
              </w:rPr>
            </w:pPr>
            <w:del w:id="2524" w:author="Changes 24 to 25 Oct" w:date="2026-10-25T16:02:42Z">
              <w:r>
                <w:rPr>
                  <w:kern w:val="0"/>
                  <w:sz w:val="18"/>
                  <w:szCs w:val="24"/>
                  <w:lang w:val="en-US" w:eastAsia="en-US" w:bidi="ar-SA"/>
                </w:rPr>
                <w:delText>0.0137</w:delText>
              </w:r>
            </w:del>
          </w:p>
        </w:tc>
        <w:tc>
          <w:tcPr>
            <w:tcW w:w="846" w:type="dxa"/>
            <w:tcBorders/>
          </w:tcPr>
          <w:p>
            <w:pPr>
              <w:pStyle w:val="Compact"/>
              <w:widowControl/>
              <w:spacing w:lineRule="exact" w:line="220" w:before="0" w:after="0"/>
              <w:jc w:val="left"/>
              <w:rPr>
                <w:kern w:val="0"/>
                <w:szCs w:val="24"/>
                <w:lang w:val="en-US" w:eastAsia="en-US" w:bidi="ar-SA"/>
                <w:del w:id="2527" w:author="Changes 24 to 25 Oct" w:date="2026-10-25T16:02:42Z"/>
              </w:rPr>
            </w:pPr>
            <w:del w:id="2526" w:author="Changes 24 to 25 Oct" w:date="2026-10-25T16:02:42Z">
              <w:r>
                <w:rPr>
                  <w:kern w:val="0"/>
                  <w:sz w:val="18"/>
                  <w:szCs w:val="24"/>
                  <w:lang w:val="en-US" w:eastAsia="en-US" w:bidi="ar-SA"/>
                </w:rPr>
                <w:delText>0.0364</w:delText>
              </w:r>
            </w:del>
          </w:p>
        </w:tc>
      </w:tr>
      <w:tr>
        <w:trPr>
          <w:del w:id="2528"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30" w:author="Changes 24 to 25 Oct" w:date="2026-10-25T16:02:42Z"/>
              </w:rPr>
            </w:pPr>
            <w:del w:id="2529" w:author="Changes 24 to 25 Oct" w:date="2026-10-25T16:02:42Z">
              <w:r>
                <w:rPr>
                  <w:kern w:val="0"/>
                  <w:sz w:val="18"/>
                  <w:szCs w:val="24"/>
                  <w:lang w:val="en-US" w:eastAsia="en-US" w:bidi="ar-SA"/>
                </w:rPr>
                <w:delText>Without Bukalapak Group</w:delText>
              </w:r>
            </w:del>
          </w:p>
        </w:tc>
        <w:tc>
          <w:tcPr>
            <w:tcW w:w="1845" w:type="dxa"/>
            <w:tcBorders/>
          </w:tcPr>
          <w:p>
            <w:pPr>
              <w:pStyle w:val="Compact"/>
              <w:widowControl/>
              <w:spacing w:lineRule="exact" w:line="220" w:before="0" w:after="0"/>
              <w:jc w:val="left"/>
              <w:rPr>
                <w:kern w:val="0"/>
                <w:szCs w:val="24"/>
                <w:lang w:val="en-US" w:eastAsia="en-US" w:bidi="ar-SA"/>
                <w:del w:id="2532" w:author="Changes 24 to 25 Oct" w:date="2026-10-25T16:02:42Z"/>
              </w:rPr>
            </w:pPr>
            <w:del w:id="2531" w:author="Changes 24 to 25 Oct" w:date="2026-10-25T16:02:42Z">
              <w:r>
                <w:rPr>
                  <w:kern w:val="0"/>
                  <w:sz w:val="18"/>
                  <w:szCs w:val="24"/>
                  <w:lang w:val="en-US" w:eastAsia="en-US" w:bidi="ar-SA"/>
                </w:rPr>
                <w:delText>0.225</w:delText>
              </w:r>
            </w:del>
          </w:p>
        </w:tc>
        <w:tc>
          <w:tcPr>
            <w:tcW w:w="1024" w:type="dxa"/>
            <w:tcBorders/>
          </w:tcPr>
          <w:p>
            <w:pPr>
              <w:pStyle w:val="Compact"/>
              <w:widowControl/>
              <w:spacing w:lineRule="exact" w:line="220" w:before="0" w:after="0"/>
              <w:jc w:val="left"/>
              <w:rPr>
                <w:kern w:val="0"/>
                <w:szCs w:val="24"/>
                <w:lang w:val="en-US" w:eastAsia="en-US" w:bidi="ar-SA"/>
                <w:del w:id="2534" w:author="Changes 24 to 25 Oct" w:date="2026-10-25T16:02:42Z"/>
              </w:rPr>
            </w:pPr>
            <w:del w:id="2533" w:author="Changes 24 to 25 Oct" w:date="2026-10-25T16:02:42Z">
              <w:r>
                <w:rPr>
                  <w:kern w:val="0"/>
                  <w:szCs w:val="24"/>
                  <w:lang w:val="en-US" w:eastAsia="en-US" w:bidi="ar-SA"/>
                </w:rPr>
              </w:r>
            </w:del>
          </w:p>
        </w:tc>
        <w:tc>
          <w:tcPr>
            <w:tcW w:w="1320" w:type="dxa"/>
            <w:tcBorders/>
          </w:tcPr>
          <w:p>
            <w:pPr>
              <w:pStyle w:val="Compact"/>
              <w:widowControl/>
              <w:spacing w:lineRule="exact" w:line="220" w:before="0" w:after="0"/>
              <w:jc w:val="left"/>
              <w:rPr>
                <w:kern w:val="0"/>
                <w:szCs w:val="24"/>
                <w:lang w:val="en-US" w:eastAsia="en-US" w:bidi="ar-SA"/>
                <w:del w:id="2536" w:author="Changes 24 to 25 Oct" w:date="2026-10-25T16:02:42Z"/>
              </w:rPr>
            </w:pPr>
            <w:del w:id="2535" w:author="Changes 24 to 25 Oct" w:date="2026-10-25T16:02:42Z">
              <w:r>
                <w:rPr>
                  <w:kern w:val="0"/>
                  <w:sz w:val="18"/>
                  <w:szCs w:val="24"/>
                  <w:lang w:val="en-US" w:eastAsia="en-US" w:bidi="ar-SA"/>
                </w:rPr>
                <w:delText>0.0049</w:delText>
              </w:r>
            </w:del>
          </w:p>
        </w:tc>
        <w:tc>
          <w:tcPr>
            <w:tcW w:w="846" w:type="dxa"/>
            <w:tcBorders/>
          </w:tcPr>
          <w:p>
            <w:pPr>
              <w:pStyle w:val="Compact"/>
              <w:widowControl/>
              <w:spacing w:lineRule="exact" w:line="220" w:before="0" w:after="0"/>
              <w:jc w:val="left"/>
              <w:rPr>
                <w:kern w:val="0"/>
                <w:szCs w:val="24"/>
                <w:lang w:val="en-US" w:eastAsia="en-US" w:bidi="ar-SA"/>
                <w:del w:id="2538" w:author="Changes 24 to 25 Oct" w:date="2026-10-25T16:02:42Z"/>
              </w:rPr>
            </w:pPr>
            <w:del w:id="2537" w:author="Changes 24 to 25 Oct" w:date="2026-10-25T16:02:42Z">
              <w:r>
                <w:rPr>
                  <w:kern w:val="0"/>
                  <w:sz w:val="18"/>
                  <w:szCs w:val="24"/>
                  <w:lang w:val="en-US" w:eastAsia="en-US" w:bidi="ar-SA"/>
                </w:rPr>
                <w:delText>0.0070</w:delText>
              </w:r>
            </w:del>
          </w:p>
        </w:tc>
      </w:tr>
      <w:tr>
        <w:trPr>
          <w:del w:id="2539"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41" w:author="Changes 24 to 25 Oct" w:date="2026-10-25T16:02:42Z"/>
              </w:rPr>
            </w:pPr>
            <w:del w:id="2540" w:author="Changes 24 to 25 Oct" w:date="2026-10-25T16:02:42Z">
              <w:r>
                <w:rPr>
                  <w:kern w:val="0"/>
                  <w:sz w:val="18"/>
                  <w:szCs w:val="24"/>
                  <w:lang w:val="en-US" w:eastAsia="en-US" w:bidi="ar-SA"/>
                </w:rPr>
                <w:delText>Without GoTo on-demand</w:delText>
              </w:r>
            </w:del>
          </w:p>
        </w:tc>
        <w:tc>
          <w:tcPr>
            <w:tcW w:w="1845" w:type="dxa"/>
            <w:tcBorders/>
          </w:tcPr>
          <w:p>
            <w:pPr>
              <w:pStyle w:val="Compact"/>
              <w:widowControl/>
              <w:spacing w:lineRule="exact" w:line="220" w:before="0" w:after="0"/>
              <w:jc w:val="left"/>
              <w:rPr>
                <w:kern w:val="0"/>
                <w:szCs w:val="24"/>
                <w:lang w:val="en-US" w:eastAsia="en-US" w:bidi="ar-SA"/>
                <w:del w:id="2543" w:author="Changes 24 to 25 Oct" w:date="2026-10-25T16:02:42Z"/>
              </w:rPr>
            </w:pPr>
            <w:del w:id="2542" w:author="Changes 24 to 25 Oct" w:date="2026-10-25T16:02:42Z">
              <w:r>
                <w:rPr>
                  <w:kern w:val="0"/>
                  <w:sz w:val="18"/>
                  <w:szCs w:val="24"/>
                  <w:lang w:val="en-US" w:eastAsia="en-US" w:bidi="ar-SA"/>
                </w:rPr>
                <w:delText>0.225</w:delText>
              </w:r>
            </w:del>
          </w:p>
        </w:tc>
        <w:tc>
          <w:tcPr>
            <w:tcW w:w="1024" w:type="dxa"/>
            <w:tcBorders/>
          </w:tcPr>
          <w:p>
            <w:pPr>
              <w:pStyle w:val="Compact"/>
              <w:widowControl/>
              <w:spacing w:lineRule="exact" w:line="220" w:before="0" w:after="0"/>
              <w:jc w:val="left"/>
              <w:rPr>
                <w:kern w:val="0"/>
                <w:szCs w:val="24"/>
                <w:lang w:val="en-US" w:eastAsia="en-US" w:bidi="ar-SA"/>
                <w:del w:id="2545" w:author="Changes 24 to 25 Oct" w:date="2026-10-25T16:02:42Z"/>
              </w:rPr>
            </w:pPr>
            <w:del w:id="2544" w:author="Changes 24 to 25 Oct" w:date="2026-10-25T16:02:42Z">
              <w:r>
                <w:rPr>
                  <w:kern w:val="0"/>
                  <w:szCs w:val="24"/>
                  <w:lang w:val="en-US" w:eastAsia="en-US" w:bidi="ar-SA"/>
                </w:rPr>
              </w:r>
            </w:del>
          </w:p>
        </w:tc>
        <w:tc>
          <w:tcPr>
            <w:tcW w:w="1320" w:type="dxa"/>
            <w:tcBorders/>
          </w:tcPr>
          <w:p>
            <w:pPr>
              <w:pStyle w:val="Compact"/>
              <w:widowControl/>
              <w:spacing w:lineRule="exact" w:line="220" w:before="0" w:after="0"/>
              <w:jc w:val="left"/>
              <w:rPr>
                <w:kern w:val="0"/>
                <w:szCs w:val="24"/>
                <w:lang w:val="en-US" w:eastAsia="en-US" w:bidi="ar-SA"/>
                <w:del w:id="2547" w:author="Changes 24 to 25 Oct" w:date="2026-10-25T16:02:42Z"/>
              </w:rPr>
            </w:pPr>
            <w:del w:id="2546" w:author="Changes 24 to 25 Oct" w:date="2026-10-25T16:02:42Z">
              <w:r>
                <w:rPr>
                  <w:kern w:val="0"/>
                  <w:sz w:val="18"/>
                  <w:szCs w:val="24"/>
                  <w:lang w:val="en-US" w:eastAsia="en-US" w:bidi="ar-SA"/>
                </w:rPr>
                <w:delText>0.0030</w:delText>
              </w:r>
            </w:del>
          </w:p>
        </w:tc>
        <w:tc>
          <w:tcPr>
            <w:tcW w:w="846" w:type="dxa"/>
            <w:tcBorders/>
          </w:tcPr>
          <w:p>
            <w:pPr>
              <w:pStyle w:val="Compact"/>
              <w:widowControl/>
              <w:spacing w:lineRule="exact" w:line="220" w:before="0" w:after="0"/>
              <w:jc w:val="left"/>
              <w:rPr>
                <w:kern w:val="0"/>
                <w:szCs w:val="24"/>
                <w:lang w:val="en-US" w:eastAsia="en-US" w:bidi="ar-SA"/>
                <w:del w:id="2549" w:author="Changes 24 to 25 Oct" w:date="2026-10-25T16:02:42Z"/>
              </w:rPr>
            </w:pPr>
            <w:del w:id="2548" w:author="Changes 24 to 25 Oct" w:date="2026-10-25T16:02:42Z">
              <w:r>
                <w:rPr>
                  <w:kern w:val="0"/>
                  <w:sz w:val="18"/>
                  <w:szCs w:val="24"/>
                  <w:lang w:val="en-US" w:eastAsia="en-US" w:bidi="ar-SA"/>
                </w:rPr>
                <w:delText>0.0071</w:delText>
              </w:r>
            </w:del>
          </w:p>
        </w:tc>
      </w:tr>
      <w:tr>
        <w:trPr>
          <w:del w:id="2550"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52" w:author="Changes 24 to 25 Oct" w:date="2026-10-25T16:02:42Z"/>
              </w:rPr>
            </w:pPr>
            <w:del w:id="2551" w:author="Changes 24 to 25 Oct" w:date="2026-10-25T16:02:42Z">
              <w:r>
                <w:rPr>
                  <w:kern w:val="0"/>
                  <w:sz w:val="18"/>
                  <w:szCs w:val="24"/>
                  <w:lang w:val="en-US" w:eastAsia="en-US" w:bidi="ar-SA"/>
                </w:rPr>
                <w:delText>Without Grab on-demand</w:delText>
              </w:r>
            </w:del>
          </w:p>
        </w:tc>
        <w:tc>
          <w:tcPr>
            <w:tcW w:w="1845" w:type="dxa"/>
            <w:tcBorders/>
          </w:tcPr>
          <w:p>
            <w:pPr>
              <w:pStyle w:val="Compact"/>
              <w:widowControl/>
              <w:spacing w:lineRule="exact" w:line="220" w:before="0" w:after="0"/>
              <w:jc w:val="left"/>
              <w:rPr>
                <w:kern w:val="0"/>
                <w:szCs w:val="24"/>
                <w:lang w:val="en-US" w:eastAsia="en-US" w:bidi="ar-SA"/>
                <w:del w:id="2554" w:author="Changes 24 to 25 Oct" w:date="2026-10-25T16:02:42Z"/>
              </w:rPr>
            </w:pPr>
            <w:del w:id="2553" w:author="Changes 24 to 25 Oct" w:date="2026-10-25T16:02:42Z">
              <w:r>
                <w:rPr>
                  <w:kern w:val="0"/>
                  <w:sz w:val="18"/>
                  <w:szCs w:val="24"/>
                  <w:lang w:val="en-US" w:eastAsia="en-US" w:bidi="ar-SA"/>
                </w:rPr>
                <w:delText>0.194</w:delText>
              </w:r>
            </w:del>
          </w:p>
        </w:tc>
        <w:tc>
          <w:tcPr>
            <w:tcW w:w="1024" w:type="dxa"/>
            <w:tcBorders/>
          </w:tcPr>
          <w:p>
            <w:pPr>
              <w:pStyle w:val="Compact"/>
              <w:widowControl/>
              <w:spacing w:lineRule="exact" w:line="220" w:before="0" w:after="0"/>
              <w:jc w:val="left"/>
              <w:rPr>
                <w:kern w:val="0"/>
                <w:szCs w:val="24"/>
                <w:lang w:val="en-US" w:eastAsia="en-US" w:bidi="ar-SA"/>
                <w:del w:id="2556" w:author="Changes 24 to 25 Oct" w:date="2026-10-25T16:02:42Z"/>
              </w:rPr>
            </w:pPr>
            <w:del w:id="2555" w:author="Changes 24 to 25 Oct" w:date="2026-10-25T16:02:42Z">
              <w:r>
                <w:rPr>
                  <w:kern w:val="0"/>
                  <w:szCs w:val="24"/>
                  <w:lang w:val="en-US" w:eastAsia="en-US" w:bidi="ar-SA"/>
                </w:rPr>
              </w:r>
            </w:del>
          </w:p>
        </w:tc>
        <w:tc>
          <w:tcPr>
            <w:tcW w:w="1320" w:type="dxa"/>
            <w:tcBorders/>
          </w:tcPr>
          <w:p>
            <w:pPr>
              <w:pStyle w:val="Compact"/>
              <w:widowControl/>
              <w:spacing w:lineRule="exact" w:line="220" w:before="0" w:after="0"/>
              <w:jc w:val="left"/>
              <w:rPr>
                <w:kern w:val="0"/>
                <w:szCs w:val="24"/>
                <w:lang w:val="en-US" w:eastAsia="en-US" w:bidi="ar-SA"/>
                <w:del w:id="2558" w:author="Changes 24 to 25 Oct" w:date="2026-10-25T16:02:42Z"/>
              </w:rPr>
            </w:pPr>
            <w:del w:id="2557" w:author="Changes 24 to 25 Oct" w:date="2026-10-25T16:02:42Z">
              <w:r>
                <w:rPr>
                  <w:kern w:val="0"/>
                  <w:sz w:val="18"/>
                  <w:szCs w:val="24"/>
                  <w:lang w:val="en-US" w:eastAsia="en-US" w:bidi="ar-SA"/>
                </w:rPr>
                <w:delText>0.0094</w:delText>
              </w:r>
            </w:del>
          </w:p>
        </w:tc>
        <w:tc>
          <w:tcPr>
            <w:tcW w:w="846" w:type="dxa"/>
            <w:tcBorders/>
          </w:tcPr>
          <w:p>
            <w:pPr>
              <w:pStyle w:val="Compact"/>
              <w:widowControl/>
              <w:spacing w:lineRule="exact" w:line="220" w:before="0" w:after="0"/>
              <w:jc w:val="left"/>
              <w:rPr>
                <w:kern w:val="0"/>
                <w:szCs w:val="24"/>
                <w:lang w:val="en-US" w:eastAsia="en-US" w:bidi="ar-SA"/>
                <w:del w:id="2560" w:author="Changes 24 to 25 Oct" w:date="2026-10-25T16:02:42Z"/>
              </w:rPr>
            </w:pPr>
            <w:del w:id="2559" w:author="Changes 24 to 25 Oct" w:date="2026-10-25T16:02:42Z">
              <w:r>
                <w:rPr>
                  <w:kern w:val="0"/>
                  <w:sz w:val="18"/>
                  <w:szCs w:val="24"/>
                  <w:lang w:val="en-US" w:eastAsia="en-US" w:bidi="ar-SA"/>
                </w:rPr>
                <w:delText>0.0166</w:delText>
              </w:r>
            </w:del>
          </w:p>
        </w:tc>
      </w:tr>
      <w:tr>
        <w:trPr>
          <w:del w:id="2561"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63" w:author="Changes 24 to 25 Oct" w:date="2026-10-25T16:02:42Z"/>
              </w:rPr>
            </w:pPr>
            <w:del w:id="2562" w:author="Changes 24 to 25 Oct" w:date="2026-10-25T16:02:42Z">
              <w:r>
                <w:rPr>
                  <w:kern w:val="0"/>
                  <w:sz w:val="18"/>
                  <w:szCs w:val="24"/>
                  <w:lang w:val="en-US" w:eastAsia="en-US" w:bidi="ar-SA"/>
                </w:rPr>
                <w:delText>Without Tokopedia</w:delText>
              </w:r>
            </w:del>
          </w:p>
        </w:tc>
        <w:tc>
          <w:tcPr>
            <w:tcW w:w="1845" w:type="dxa"/>
            <w:tcBorders/>
          </w:tcPr>
          <w:p>
            <w:pPr>
              <w:pStyle w:val="Compact"/>
              <w:widowControl/>
              <w:spacing w:lineRule="exact" w:line="220" w:before="0" w:after="0"/>
              <w:jc w:val="left"/>
              <w:rPr>
                <w:kern w:val="0"/>
                <w:szCs w:val="24"/>
                <w:lang w:val="en-US" w:eastAsia="en-US" w:bidi="ar-SA"/>
                <w:del w:id="2565" w:author="Changes 24 to 25 Oct" w:date="2026-10-25T16:02:42Z"/>
              </w:rPr>
            </w:pPr>
            <w:del w:id="2564" w:author="Changes 24 to 25 Oct" w:date="2026-10-25T16:02:42Z">
              <w:r>
                <w:rPr>
                  <w:kern w:val="0"/>
                  <w:sz w:val="18"/>
                  <w:szCs w:val="24"/>
                  <w:lang w:val="en-US" w:eastAsia="en-US" w:bidi="ar-SA"/>
                </w:rPr>
                <w:delText>0.169</w:delText>
              </w:r>
            </w:del>
          </w:p>
        </w:tc>
        <w:tc>
          <w:tcPr>
            <w:tcW w:w="1024" w:type="dxa"/>
            <w:tcBorders/>
          </w:tcPr>
          <w:p>
            <w:pPr>
              <w:pStyle w:val="Compact"/>
              <w:widowControl/>
              <w:spacing w:lineRule="exact" w:line="220" w:before="0" w:after="0"/>
              <w:jc w:val="left"/>
              <w:rPr>
                <w:kern w:val="0"/>
                <w:szCs w:val="24"/>
                <w:lang w:val="en-US" w:eastAsia="en-US" w:bidi="ar-SA"/>
                <w:del w:id="2567" w:author="Changes 24 to 25 Oct" w:date="2026-10-25T16:02:42Z"/>
              </w:rPr>
            </w:pPr>
            <w:del w:id="2566" w:author="Changes 24 to 25 Oct" w:date="2026-10-25T16:02:42Z">
              <w:r>
                <w:rPr>
                  <w:kern w:val="0"/>
                  <w:szCs w:val="24"/>
                  <w:lang w:val="en-US" w:eastAsia="en-US" w:bidi="ar-SA"/>
                </w:rPr>
              </w:r>
            </w:del>
          </w:p>
        </w:tc>
        <w:tc>
          <w:tcPr>
            <w:tcW w:w="1320" w:type="dxa"/>
            <w:tcBorders/>
          </w:tcPr>
          <w:p>
            <w:pPr>
              <w:pStyle w:val="Compact"/>
              <w:widowControl/>
              <w:spacing w:lineRule="exact" w:line="220" w:before="0" w:after="0"/>
              <w:jc w:val="left"/>
              <w:rPr>
                <w:kern w:val="0"/>
                <w:szCs w:val="24"/>
                <w:lang w:val="en-US" w:eastAsia="en-US" w:bidi="ar-SA"/>
                <w:del w:id="2569" w:author="Changes 24 to 25 Oct" w:date="2026-10-25T16:02:42Z"/>
              </w:rPr>
            </w:pPr>
            <w:del w:id="2568" w:author="Changes 24 to 25 Oct" w:date="2026-10-25T16:02:42Z">
              <w:r>
                <w:rPr>
                  <w:kern w:val="0"/>
                  <w:sz w:val="18"/>
                  <w:szCs w:val="24"/>
                  <w:lang w:val="en-US" w:eastAsia="en-US" w:bidi="ar-SA"/>
                </w:rPr>
                <w:delText>0.0164</w:delText>
              </w:r>
            </w:del>
          </w:p>
        </w:tc>
        <w:tc>
          <w:tcPr>
            <w:tcW w:w="846" w:type="dxa"/>
            <w:tcBorders/>
          </w:tcPr>
          <w:p>
            <w:pPr>
              <w:pStyle w:val="Compact"/>
              <w:widowControl/>
              <w:spacing w:lineRule="exact" w:line="220" w:before="0" w:after="0"/>
              <w:jc w:val="left"/>
              <w:rPr>
                <w:kern w:val="0"/>
                <w:szCs w:val="24"/>
                <w:lang w:val="en-US" w:eastAsia="en-US" w:bidi="ar-SA"/>
                <w:del w:id="2571" w:author="Changes 24 to 25 Oct" w:date="2026-10-25T16:02:42Z"/>
              </w:rPr>
            </w:pPr>
            <w:del w:id="2570" w:author="Changes 24 to 25 Oct" w:date="2026-10-25T16:02:42Z">
              <w:r>
                <w:rPr>
                  <w:kern w:val="0"/>
                  <w:sz w:val="18"/>
                  <w:szCs w:val="24"/>
                  <w:lang w:val="en-US" w:eastAsia="en-US" w:bidi="ar-SA"/>
                </w:rPr>
                <w:delText>0.0409</w:delText>
              </w:r>
            </w:del>
          </w:p>
        </w:tc>
      </w:tr>
      <w:tr>
        <w:trPr>
          <w:del w:id="2572"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74" w:author="Changes 24 to 25 Oct" w:date="2026-10-25T16:02:42Z"/>
              </w:rPr>
            </w:pPr>
            <w:del w:id="2573" w:author="Changes 24 to 25 Oct" w:date="2026-10-25T16:02:42Z">
              <w:r>
                <w:rPr>
                  <w:kern w:val="0"/>
                  <w:sz w:val="18"/>
                  <w:szCs w:val="24"/>
                  <w:lang w:val="en-US" w:eastAsia="en-US" w:bidi="ar-SA"/>
                </w:rPr>
                <w:delText>Three marketplaces against the 8 chosen first, comparing pairs of years, absolute growth divergence in points</w:delText>
              </w:r>
            </w:del>
          </w:p>
        </w:tc>
        <w:tc>
          <w:tcPr>
            <w:tcW w:w="1845" w:type="dxa"/>
            <w:tcBorders/>
          </w:tcPr>
          <w:p>
            <w:pPr>
              <w:pStyle w:val="Compact"/>
              <w:widowControl/>
              <w:spacing w:lineRule="exact" w:line="220" w:before="0" w:after="0"/>
              <w:jc w:val="left"/>
              <w:rPr>
                <w:kern w:val="0"/>
                <w:szCs w:val="24"/>
                <w:lang w:val="en-US" w:eastAsia="en-US" w:bidi="ar-SA"/>
                <w:del w:id="2576" w:author="Changes 24 to 25 Oct" w:date="2026-10-25T16:02:42Z"/>
              </w:rPr>
            </w:pPr>
            <w:del w:id="2575" w:author="Changes 24 to 25 Oct" w:date="2026-10-25T16:02:42Z">
              <w:r>
                <w:rPr>
                  <w:kern w:val="0"/>
                  <w:sz w:val="18"/>
                  <w:szCs w:val="24"/>
                  <w:lang w:val="en-US" w:eastAsia="en-US" w:bidi="ar-SA"/>
                </w:rPr>
                <w:delText>38.917</w:delText>
              </w:r>
            </w:del>
          </w:p>
        </w:tc>
        <w:tc>
          <w:tcPr>
            <w:tcW w:w="1024" w:type="dxa"/>
            <w:tcBorders/>
          </w:tcPr>
          <w:p>
            <w:pPr>
              <w:pStyle w:val="Compact"/>
              <w:widowControl/>
              <w:spacing w:lineRule="exact" w:line="220" w:before="0" w:after="0"/>
              <w:jc w:val="left"/>
              <w:rPr>
                <w:kern w:val="0"/>
                <w:szCs w:val="24"/>
                <w:lang w:val="en-US" w:eastAsia="en-US" w:bidi="ar-SA"/>
                <w:del w:id="2578" w:author="Changes 24 to 25 Oct" w:date="2026-10-25T16:02:42Z"/>
              </w:rPr>
            </w:pPr>
            <w:del w:id="2577" w:author="Changes 24 to 25 Oct" w:date="2026-10-25T16:02:42Z">
              <w:r>
                <w:rPr>
                  <w:kern w:val="0"/>
                  <w:sz w:val="18"/>
                  <w:szCs w:val="24"/>
                  <w:lang w:val="en-US" w:eastAsia="en-US" w:bidi="ar-SA"/>
                </w:rPr>
                <w:delText>7.105</w:delText>
              </w:r>
            </w:del>
          </w:p>
        </w:tc>
        <w:tc>
          <w:tcPr>
            <w:tcW w:w="1320" w:type="dxa"/>
            <w:tcBorders/>
          </w:tcPr>
          <w:p>
            <w:pPr>
              <w:pStyle w:val="Compact"/>
              <w:widowControl/>
              <w:spacing w:lineRule="exact" w:line="220" w:before="0" w:after="0"/>
              <w:jc w:val="left"/>
              <w:rPr>
                <w:kern w:val="0"/>
                <w:szCs w:val="24"/>
                <w:lang w:val="en-US" w:eastAsia="en-US" w:bidi="ar-SA"/>
                <w:del w:id="2580" w:author="Changes 24 to 25 Oct" w:date="2026-10-25T16:02:42Z"/>
              </w:rPr>
            </w:pPr>
            <w:del w:id="2579" w:author="Changes 24 to 25 Oct" w:date="2026-10-25T16:02:42Z">
              <w:r>
                <w:rPr>
                  <w:kern w:val="0"/>
                  <w:sz w:val="18"/>
                  <w:szCs w:val="24"/>
                  <w:lang w:val="en-US" w:eastAsia="en-US" w:bidi="ar-SA"/>
                </w:rPr>
                <w:delText>0.0022</w:delText>
              </w:r>
            </w:del>
          </w:p>
        </w:tc>
        <w:tc>
          <w:tcPr>
            <w:tcW w:w="846" w:type="dxa"/>
            <w:tcBorders/>
          </w:tcPr>
          <w:p>
            <w:pPr>
              <w:pStyle w:val="Compact"/>
              <w:widowControl/>
              <w:spacing w:lineRule="exact" w:line="220" w:before="0" w:after="0"/>
              <w:jc w:val="left"/>
              <w:rPr>
                <w:kern w:val="0"/>
                <w:szCs w:val="24"/>
                <w:lang w:val="en-US" w:eastAsia="en-US" w:bidi="ar-SA"/>
                <w:del w:id="2582" w:author="Changes 24 to 25 Oct" w:date="2026-10-25T16:02:42Z"/>
              </w:rPr>
            </w:pPr>
            <w:del w:id="2581" w:author="Changes 24 to 25 Oct" w:date="2026-10-25T16:02:42Z">
              <w:r>
                <w:rPr>
                  <w:kern w:val="0"/>
                  <w:sz w:val="18"/>
                  <w:szCs w:val="24"/>
                  <w:lang w:val="en-US" w:eastAsia="en-US" w:bidi="ar-SA"/>
                </w:rPr>
                <w:delText>0.0606</w:delText>
              </w:r>
            </w:del>
          </w:p>
        </w:tc>
      </w:tr>
      <w:tr>
        <w:trPr>
          <w:del w:id="2583"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87" w:author="Changes 24 to 25 Oct" w:date="2026-10-25T16:02:42Z"/>
              </w:rPr>
            </w:pPr>
            <w:del w:id="2584" w:author="Changes 24 to 25 Oct" w:date="2026-10-25T16:02:42Z">
              <w:r>
                <w:rPr>
                  <w:kern w:val="0"/>
                  <w:sz w:val="18"/>
                  <w:szCs w:val="24"/>
                  <w:lang w:val="en-US" w:eastAsia="en-US" w:bidi="ar-SA"/>
                </w:rPr>
                <w:delText xml:space="preserve">Three marketplaces against the 8 chosen first, one median per platform, absolute growth divergence in points (claims ledger C47, </w:delText>
              </w:r>
            </w:del>
            <w:del w:id="2585" w:author="Changes 24 to 25 Oct" w:date="2026-10-25T16:02:42Z">
              <w:r>
                <w:rPr>
                  <w:rStyle w:val="VerbatimChar"/>
                  <w:kern w:val="0"/>
                  <w:sz w:val="18"/>
                  <w:szCs w:val="24"/>
                  <w:lang w:val="en-US" w:eastAsia="en-US" w:bidi="ar-SA"/>
                </w:rPr>
                <w:delText>build_numbers.py</w:delText>
              </w:r>
            </w:del>
            <w:del w:id="2586" w:author="Changes 24 to 25 Oct" w:date="2026-10-25T16:02:42Z">
              <w:r>
                <w:rPr>
                  <w:kern w:val="0"/>
                  <w:sz w:val="18"/>
                  <w:szCs w:val="24"/>
                  <w:lang w:val="en-US" w:eastAsia="en-US" w:bidi="ar-SA"/>
                </w:rPr>
                <w:delText>)</w:delText>
              </w:r>
            </w:del>
          </w:p>
        </w:tc>
        <w:tc>
          <w:tcPr>
            <w:tcW w:w="1845" w:type="dxa"/>
            <w:tcBorders/>
          </w:tcPr>
          <w:p>
            <w:pPr>
              <w:pStyle w:val="Compact"/>
              <w:widowControl/>
              <w:spacing w:lineRule="exact" w:line="220" w:before="0" w:after="0"/>
              <w:jc w:val="left"/>
              <w:rPr>
                <w:kern w:val="0"/>
                <w:szCs w:val="24"/>
                <w:lang w:val="en-US" w:eastAsia="en-US" w:bidi="ar-SA"/>
                <w:del w:id="2589" w:author="Changes 24 to 25 Oct" w:date="2026-10-25T16:02:42Z"/>
              </w:rPr>
            </w:pPr>
            <w:del w:id="2588" w:author="Changes 24 to 25 Oct" w:date="2026-10-25T16:02:42Z">
              <w:r>
                <w:rPr>
                  <w:kern w:val="0"/>
                  <w:szCs w:val="24"/>
                  <w:lang w:val="en-US" w:eastAsia="en-US" w:bidi="ar-SA"/>
                </w:rPr>
              </w:r>
            </w:del>
          </w:p>
        </w:tc>
        <w:tc>
          <w:tcPr>
            <w:tcW w:w="1024" w:type="dxa"/>
            <w:tcBorders/>
          </w:tcPr>
          <w:p>
            <w:pPr>
              <w:pStyle w:val="Compact"/>
              <w:widowControl/>
              <w:spacing w:lineRule="exact" w:line="220" w:before="0" w:after="0"/>
              <w:jc w:val="left"/>
              <w:rPr>
                <w:kern w:val="0"/>
                <w:szCs w:val="24"/>
                <w:lang w:val="en-US" w:eastAsia="en-US" w:bidi="ar-SA"/>
                <w:del w:id="2591" w:author="Changes 24 to 25 Oct" w:date="2026-10-25T16:02:42Z"/>
              </w:rPr>
            </w:pPr>
            <w:del w:id="2590" w:author="Changes 24 to 25 Oct" w:date="2026-10-25T16:02:42Z">
              <w:r>
                <w:rPr>
                  <w:kern w:val="0"/>
                  <w:szCs w:val="24"/>
                  <w:lang w:val="en-US" w:eastAsia="en-US" w:bidi="ar-SA"/>
                </w:rPr>
              </w:r>
            </w:del>
          </w:p>
        </w:tc>
        <w:tc>
          <w:tcPr>
            <w:tcW w:w="1320" w:type="dxa"/>
            <w:tcBorders/>
          </w:tcPr>
          <w:p>
            <w:pPr>
              <w:pStyle w:val="Compact"/>
              <w:widowControl/>
              <w:spacing w:lineRule="exact" w:line="220" w:before="0" w:after="0"/>
              <w:jc w:val="left"/>
              <w:rPr>
                <w:kern w:val="0"/>
                <w:szCs w:val="24"/>
                <w:lang w:val="en-US" w:eastAsia="en-US" w:bidi="ar-SA"/>
                <w:del w:id="2593" w:author="Changes 24 to 25 Oct" w:date="2026-10-25T16:02:42Z"/>
              </w:rPr>
            </w:pPr>
            <w:del w:id="2592" w:author="Changes 24 to 25 Oct" w:date="2026-10-25T16:02:42Z">
              <w:r>
                <w:rPr>
                  <w:kern w:val="0"/>
                  <w:sz w:val="18"/>
                  <w:szCs w:val="24"/>
                  <w:lang w:val="en-US" w:eastAsia="en-US" w:bidi="ar-SA"/>
                </w:rPr>
                <w:delText>0.0242</w:delText>
              </w:r>
            </w:del>
          </w:p>
        </w:tc>
        <w:tc>
          <w:tcPr>
            <w:tcW w:w="846" w:type="dxa"/>
            <w:tcBorders/>
          </w:tcPr>
          <w:p>
            <w:pPr>
              <w:pStyle w:val="Compact"/>
              <w:widowControl/>
              <w:spacing w:lineRule="exact" w:line="220" w:before="0" w:after="0"/>
              <w:jc w:val="left"/>
              <w:rPr>
                <w:kern w:val="0"/>
                <w:szCs w:val="24"/>
                <w:lang w:val="en-US" w:eastAsia="en-US" w:bidi="ar-SA"/>
                <w:del w:id="2595" w:author="Changes 24 to 25 Oct" w:date="2026-10-25T16:02:42Z"/>
              </w:rPr>
            </w:pPr>
            <w:del w:id="2594" w:author="Changes 24 to 25 Oct" w:date="2026-10-25T16:02:42Z">
              <w:r>
                <w:rPr>
                  <w:kern w:val="0"/>
                  <w:szCs w:val="24"/>
                  <w:lang w:val="en-US" w:eastAsia="en-US" w:bidi="ar-SA"/>
                </w:rPr>
              </w:r>
            </w:del>
          </w:p>
        </w:tc>
      </w:tr>
      <w:tr>
        <w:trPr>
          <w:del w:id="2596"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598" w:author="Changes 24 to 25 Oct" w:date="2026-10-25T16:02:42Z"/>
              </w:rPr>
            </w:pPr>
            <w:del w:id="2597" w:author="Changes 24 to 25 Oct" w:date="2026-10-25T16:02:42Z">
              <w:r>
                <w:rPr>
                  <w:kern w:val="0"/>
                  <w:sz w:val="18"/>
                  <w:szCs w:val="24"/>
                  <w:lang w:val="en-US" w:eastAsia="en-US" w:bidi="ar-SA"/>
                </w:rPr>
                <w:delText>Three marketplaces against the 8 chosen first, comparing pairs of years, absolute growth divergence in points (without Sea)</w:delText>
              </w:r>
            </w:del>
          </w:p>
        </w:tc>
        <w:tc>
          <w:tcPr>
            <w:tcW w:w="1845" w:type="dxa"/>
            <w:tcBorders/>
          </w:tcPr>
          <w:p>
            <w:pPr>
              <w:pStyle w:val="Compact"/>
              <w:widowControl/>
              <w:spacing w:lineRule="exact" w:line="220" w:before="0" w:after="0"/>
              <w:jc w:val="left"/>
              <w:rPr>
                <w:kern w:val="0"/>
                <w:szCs w:val="24"/>
                <w:lang w:val="en-US" w:eastAsia="en-US" w:bidi="ar-SA"/>
                <w:del w:id="2600" w:author="Changes 24 to 25 Oct" w:date="2026-10-25T16:02:42Z"/>
              </w:rPr>
            </w:pPr>
            <w:del w:id="2599" w:author="Changes 24 to 25 Oct" w:date="2026-10-25T16:02:42Z">
              <w:r>
                <w:rPr>
                  <w:kern w:val="0"/>
                  <w:sz w:val="18"/>
                  <w:szCs w:val="24"/>
                  <w:lang w:val="en-US" w:eastAsia="en-US" w:bidi="ar-SA"/>
                </w:rPr>
                <w:delText>38.917</w:delText>
              </w:r>
            </w:del>
          </w:p>
        </w:tc>
        <w:tc>
          <w:tcPr>
            <w:tcW w:w="1024" w:type="dxa"/>
            <w:tcBorders/>
          </w:tcPr>
          <w:p>
            <w:pPr>
              <w:pStyle w:val="Compact"/>
              <w:widowControl/>
              <w:spacing w:lineRule="exact" w:line="220" w:before="0" w:after="0"/>
              <w:jc w:val="left"/>
              <w:rPr>
                <w:kern w:val="0"/>
                <w:szCs w:val="24"/>
                <w:lang w:val="en-US" w:eastAsia="en-US" w:bidi="ar-SA"/>
                <w:del w:id="2602" w:author="Changes 24 to 25 Oct" w:date="2026-10-25T16:02:42Z"/>
              </w:rPr>
            </w:pPr>
            <w:del w:id="2601" w:author="Changes 24 to 25 Oct" w:date="2026-10-25T16:02:42Z">
              <w:r>
                <w:rPr>
                  <w:kern w:val="0"/>
                  <w:sz w:val="18"/>
                  <w:szCs w:val="24"/>
                  <w:lang w:val="en-US" w:eastAsia="en-US" w:bidi="ar-SA"/>
                </w:rPr>
                <w:delText>4.192</w:delText>
              </w:r>
            </w:del>
          </w:p>
        </w:tc>
        <w:tc>
          <w:tcPr>
            <w:tcW w:w="1320" w:type="dxa"/>
            <w:tcBorders/>
          </w:tcPr>
          <w:p>
            <w:pPr>
              <w:pStyle w:val="Compact"/>
              <w:widowControl/>
              <w:spacing w:lineRule="exact" w:line="220" w:before="0" w:after="0"/>
              <w:jc w:val="left"/>
              <w:rPr>
                <w:kern w:val="0"/>
                <w:szCs w:val="24"/>
                <w:lang w:val="en-US" w:eastAsia="en-US" w:bidi="ar-SA"/>
                <w:del w:id="2604" w:author="Changes 24 to 25 Oct" w:date="2026-10-25T16:02:42Z"/>
              </w:rPr>
            </w:pPr>
            <w:del w:id="2603" w:author="Changes 24 to 25 Oct" w:date="2026-10-25T16:02:42Z">
              <w:r>
                <w:rPr>
                  <w:kern w:val="0"/>
                  <w:sz w:val="18"/>
                  <w:szCs w:val="24"/>
                  <w:lang w:val="en-US" w:eastAsia="en-US" w:bidi="ar-SA"/>
                </w:rPr>
                <w:delText>&lt;0.0001</w:delText>
              </w:r>
            </w:del>
          </w:p>
        </w:tc>
        <w:tc>
          <w:tcPr>
            <w:tcW w:w="846" w:type="dxa"/>
            <w:tcBorders/>
          </w:tcPr>
          <w:p>
            <w:pPr>
              <w:pStyle w:val="Compact"/>
              <w:widowControl/>
              <w:spacing w:lineRule="exact" w:line="220" w:before="0" w:after="0"/>
              <w:jc w:val="left"/>
              <w:rPr>
                <w:kern w:val="0"/>
                <w:szCs w:val="24"/>
                <w:lang w:val="en-US" w:eastAsia="en-US" w:bidi="ar-SA"/>
                <w:del w:id="2606" w:author="Changes 24 to 25 Oct" w:date="2026-10-25T16:02:42Z"/>
              </w:rPr>
            </w:pPr>
            <w:del w:id="2605" w:author="Changes 24 to 25 Oct" w:date="2026-10-25T16:02:42Z">
              <w:r>
                <w:rPr>
                  <w:kern w:val="0"/>
                  <w:sz w:val="18"/>
                  <w:szCs w:val="24"/>
                  <w:lang w:val="en-US" w:eastAsia="en-US" w:bidi="ar-SA"/>
                </w:rPr>
                <w:delText>0.0083</w:delText>
              </w:r>
            </w:del>
          </w:p>
        </w:tc>
      </w:tr>
      <w:tr>
        <w:trPr>
          <w:del w:id="2607"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09" w:author="Changes 24 to 25 Oct" w:date="2026-10-25T16:02:42Z"/>
              </w:rPr>
            </w:pPr>
            <w:del w:id="2608" w:author="Changes 24 to 25 Oct" w:date="2026-10-25T16:02:42Z">
              <w:r>
                <w:rPr>
                  <w:kern w:val="0"/>
                  <w:sz w:val="18"/>
                  <w:szCs w:val="24"/>
                  <w:lang w:val="en-US" w:eastAsia="en-US" w:bidi="ar-SA"/>
                </w:rPr>
                <w:delText>Three marketplaces against the 8 chosen first, comparing pairs of years, absolute change in log take rate</w:delText>
              </w:r>
            </w:del>
          </w:p>
        </w:tc>
        <w:tc>
          <w:tcPr>
            <w:tcW w:w="1845" w:type="dxa"/>
            <w:tcBorders/>
          </w:tcPr>
          <w:p>
            <w:pPr>
              <w:pStyle w:val="Compact"/>
              <w:widowControl/>
              <w:spacing w:lineRule="exact" w:line="220" w:before="0" w:after="0"/>
              <w:jc w:val="left"/>
              <w:rPr>
                <w:kern w:val="0"/>
                <w:szCs w:val="24"/>
                <w:lang w:val="en-US" w:eastAsia="en-US" w:bidi="ar-SA"/>
                <w:del w:id="2611" w:author="Changes 24 to 25 Oct" w:date="2026-10-25T16:02:42Z"/>
              </w:rPr>
            </w:pPr>
            <w:del w:id="2610" w:author="Changes 24 to 25 Oct" w:date="2026-10-25T16:02:42Z">
              <w:r>
                <w:rPr>
                  <w:kern w:val="0"/>
                  <w:sz w:val="18"/>
                  <w:szCs w:val="24"/>
                  <w:lang w:val="en-US" w:eastAsia="en-US" w:bidi="ar-SA"/>
                </w:rPr>
                <w:delText>0.252</w:delText>
              </w:r>
            </w:del>
          </w:p>
        </w:tc>
        <w:tc>
          <w:tcPr>
            <w:tcW w:w="1024" w:type="dxa"/>
            <w:tcBorders/>
          </w:tcPr>
          <w:p>
            <w:pPr>
              <w:pStyle w:val="Compact"/>
              <w:widowControl/>
              <w:spacing w:lineRule="exact" w:line="220" w:before="0" w:after="0"/>
              <w:jc w:val="left"/>
              <w:rPr>
                <w:kern w:val="0"/>
                <w:szCs w:val="24"/>
                <w:lang w:val="en-US" w:eastAsia="en-US" w:bidi="ar-SA"/>
                <w:del w:id="2613" w:author="Changes 24 to 25 Oct" w:date="2026-10-25T16:02:42Z"/>
              </w:rPr>
            </w:pPr>
            <w:del w:id="2612" w:author="Changes 24 to 25 Oct" w:date="2026-10-25T16:02:42Z">
              <w:r>
                <w:rPr>
                  <w:kern w:val="0"/>
                  <w:sz w:val="18"/>
                  <w:szCs w:val="24"/>
                  <w:lang w:val="en-US" w:eastAsia="en-US" w:bidi="ar-SA"/>
                </w:rPr>
                <w:delText>0.055</w:delText>
              </w:r>
            </w:del>
          </w:p>
        </w:tc>
        <w:tc>
          <w:tcPr>
            <w:tcW w:w="1320" w:type="dxa"/>
            <w:tcBorders/>
          </w:tcPr>
          <w:p>
            <w:pPr>
              <w:pStyle w:val="Compact"/>
              <w:widowControl/>
              <w:spacing w:lineRule="exact" w:line="220" w:before="0" w:after="0"/>
              <w:jc w:val="left"/>
              <w:rPr>
                <w:kern w:val="0"/>
                <w:szCs w:val="24"/>
                <w:lang w:val="en-US" w:eastAsia="en-US" w:bidi="ar-SA"/>
                <w:del w:id="2615" w:author="Changes 24 to 25 Oct" w:date="2026-10-25T16:02:42Z"/>
              </w:rPr>
            </w:pPr>
            <w:del w:id="2614" w:author="Changes 24 to 25 Oct" w:date="2026-10-25T16:02:42Z">
              <w:r>
                <w:rPr>
                  <w:kern w:val="0"/>
                  <w:sz w:val="18"/>
                  <w:szCs w:val="24"/>
                  <w:lang w:val="en-US" w:eastAsia="en-US" w:bidi="ar-SA"/>
                </w:rPr>
                <w:delText>0.0037</w:delText>
              </w:r>
            </w:del>
          </w:p>
        </w:tc>
        <w:tc>
          <w:tcPr>
            <w:tcW w:w="846" w:type="dxa"/>
            <w:tcBorders/>
          </w:tcPr>
          <w:p>
            <w:pPr>
              <w:pStyle w:val="Compact"/>
              <w:widowControl/>
              <w:spacing w:lineRule="exact" w:line="220" w:before="0" w:after="0"/>
              <w:jc w:val="left"/>
              <w:rPr>
                <w:kern w:val="0"/>
                <w:szCs w:val="24"/>
                <w:lang w:val="en-US" w:eastAsia="en-US" w:bidi="ar-SA"/>
                <w:del w:id="2617" w:author="Changes 24 to 25 Oct" w:date="2026-10-25T16:02:42Z"/>
              </w:rPr>
            </w:pPr>
            <w:del w:id="2616" w:author="Changes 24 to 25 Oct" w:date="2026-10-25T16:02:42Z">
              <w:r>
                <w:rPr>
                  <w:kern w:val="0"/>
                  <w:sz w:val="18"/>
                  <w:szCs w:val="24"/>
                  <w:lang w:val="en-US" w:eastAsia="en-US" w:bidi="ar-SA"/>
                </w:rPr>
                <w:delText>0.0303</w:delText>
              </w:r>
            </w:del>
          </w:p>
        </w:tc>
      </w:tr>
      <w:tr>
        <w:trPr>
          <w:del w:id="2618"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20" w:author="Changes 24 to 25 Oct" w:date="2026-10-25T16:02:42Z"/>
              </w:rPr>
            </w:pPr>
            <w:del w:id="2619" w:author="Changes 24 to 25 Oct" w:date="2026-10-25T16:02:42Z">
              <w:r>
                <w:rPr>
                  <w:kern w:val="0"/>
                  <w:sz w:val="18"/>
                  <w:szCs w:val="24"/>
                  <w:lang w:val="en-US" w:eastAsia="en-US" w:bidi="ar-SA"/>
                </w:rPr>
                <w:delText>Three marketplaces against the 8 chosen first, comparing pairs of years, absolute change in log take rate (without Sea)</w:delText>
              </w:r>
            </w:del>
          </w:p>
        </w:tc>
        <w:tc>
          <w:tcPr>
            <w:tcW w:w="1845" w:type="dxa"/>
            <w:tcBorders/>
          </w:tcPr>
          <w:p>
            <w:pPr>
              <w:pStyle w:val="Compact"/>
              <w:widowControl/>
              <w:spacing w:lineRule="exact" w:line="220" w:before="0" w:after="0"/>
              <w:jc w:val="left"/>
              <w:rPr>
                <w:kern w:val="0"/>
                <w:szCs w:val="24"/>
                <w:lang w:val="en-US" w:eastAsia="en-US" w:bidi="ar-SA"/>
                <w:del w:id="2622" w:author="Changes 24 to 25 Oct" w:date="2026-10-25T16:02:42Z"/>
              </w:rPr>
            </w:pPr>
            <w:del w:id="2621" w:author="Changes 24 to 25 Oct" w:date="2026-10-25T16:02:42Z">
              <w:r>
                <w:rPr>
                  <w:kern w:val="0"/>
                  <w:sz w:val="18"/>
                  <w:szCs w:val="24"/>
                  <w:lang w:val="en-US" w:eastAsia="en-US" w:bidi="ar-SA"/>
                </w:rPr>
                <w:delText>0.252</w:delText>
              </w:r>
            </w:del>
          </w:p>
        </w:tc>
        <w:tc>
          <w:tcPr>
            <w:tcW w:w="1024" w:type="dxa"/>
            <w:tcBorders/>
          </w:tcPr>
          <w:p>
            <w:pPr>
              <w:pStyle w:val="Compact"/>
              <w:widowControl/>
              <w:spacing w:lineRule="exact" w:line="220" w:before="0" w:after="0"/>
              <w:jc w:val="left"/>
              <w:rPr>
                <w:kern w:val="0"/>
                <w:szCs w:val="24"/>
                <w:lang w:val="en-US" w:eastAsia="en-US" w:bidi="ar-SA"/>
                <w:del w:id="2624" w:author="Changes 24 to 25 Oct" w:date="2026-10-25T16:02:42Z"/>
              </w:rPr>
            </w:pPr>
            <w:del w:id="2623" w:author="Changes 24 to 25 Oct" w:date="2026-10-25T16:02:42Z">
              <w:r>
                <w:rPr>
                  <w:kern w:val="0"/>
                  <w:sz w:val="18"/>
                  <w:szCs w:val="24"/>
                  <w:lang w:val="en-US" w:eastAsia="en-US" w:bidi="ar-SA"/>
                </w:rPr>
                <w:delText>0.033</w:delText>
              </w:r>
            </w:del>
          </w:p>
        </w:tc>
        <w:tc>
          <w:tcPr>
            <w:tcW w:w="1320" w:type="dxa"/>
            <w:tcBorders/>
          </w:tcPr>
          <w:p>
            <w:pPr>
              <w:pStyle w:val="Compact"/>
              <w:widowControl/>
              <w:spacing w:lineRule="exact" w:line="220" w:before="0" w:after="0"/>
              <w:jc w:val="left"/>
              <w:rPr>
                <w:kern w:val="0"/>
                <w:szCs w:val="24"/>
                <w:lang w:val="en-US" w:eastAsia="en-US" w:bidi="ar-SA"/>
                <w:del w:id="2626" w:author="Changes 24 to 25 Oct" w:date="2026-10-25T16:02:42Z"/>
              </w:rPr>
            </w:pPr>
            <w:del w:id="2625" w:author="Changes 24 to 25 Oct" w:date="2026-10-25T16:02:42Z">
              <w:r>
                <w:rPr>
                  <w:kern w:val="0"/>
                  <w:sz w:val="18"/>
                  <w:szCs w:val="24"/>
                  <w:lang w:val="en-US" w:eastAsia="en-US" w:bidi="ar-SA"/>
                </w:rPr>
                <w:delText>0.0001</w:delText>
              </w:r>
            </w:del>
          </w:p>
        </w:tc>
        <w:tc>
          <w:tcPr>
            <w:tcW w:w="846" w:type="dxa"/>
            <w:tcBorders/>
          </w:tcPr>
          <w:p>
            <w:pPr>
              <w:pStyle w:val="Compact"/>
              <w:widowControl/>
              <w:spacing w:lineRule="exact" w:line="220" w:before="0" w:after="0"/>
              <w:jc w:val="left"/>
              <w:rPr>
                <w:kern w:val="0"/>
                <w:szCs w:val="24"/>
                <w:lang w:val="en-US" w:eastAsia="en-US" w:bidi="ar-SA"/>
                <w:del w:id="2628" w:author="Changes 24 to 25 Oct" w:date="2026-10-25T16:02:42Z"/>
              </w:rPr>
            </w:pPr>
            <w:del w:id="2627" w:author="Changes 24 to 25 Oct" w:date="2026-10-25T16:02:42Z">
              <w:r>
                <w:rPr>
                  <w:kern w:val="0"/>
                  <w:sz w:val="18"/>
                  <w:szCs w:val="24"/>
                  <w:lang w:val="en-US" w:eastAsia="en-US" w:bidi="ar-SA"/>
                </w:rPr>
                <w:delText>0.0167</w:delText>
              </w:r>
            </w:del>
          </w:p>
        </w:tc>
      </w:tr>
      <w:tr>
        <w:trPr>
          <w:del w:id="2629"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31" w:author="Changes 24 to 25 Oct" w:date="2026-10-25T16:02:42Z"/>
              </w:rPr>
            </w:pPr>
            <w:del w:id="2630" w:author="Changes 24 to 25 Oct" w:date="2026-10-25T16:02:42Z">
              <w:r>
                <w:rPr>
                  <w:kern w:val="0"/>
                  <w:sz w:val="18"/>
                  <w:szCs w:val="24"/>
                  <w:lang w:val="en-US" w:eastAsia="en-US" w:bidi="ar-SA"/>
                </w:rPr>
                <w:delText>Three marketplaces, dropping all three 2022–23 comparisons (5 pairs), absolute growth divergence in points</w:delText>
              </w:r>
            </w:del>
          </w:p>
        </w:tc>
        <w:tc>
          <w:tcPr>
            <w:tcW w:w="1845" w:type="dxa"/>
            <w:tcBorders/>
          </w:tcPr>
          <w:p>
            <w:pPr>
              <w:pStyle w:val="Compact"/>
              <w:widowControl/>
              <w:spacing w:lineRule="exact" w:line="220" w:before="0" w:after="0"/>
              <w:jc w:val="left"/>
              <w:rPr>
                <w:kern w:val="0"/>
                <w:szCs w:val="24"/>
                <w:lang w:val="en-US" w:eastAsia="en-US" w:bidi="ar-SA"/>
                <w:del w:id="2633" w:author="Changes 24 to 25 Oct" w:date="2026-10-25T16:02:42Z"/>
              </w:rPr>
            </w:pPr>
            <w:del w:id="2632" w:author="Changes 24 to 25 Oct" w:date="2026-10-25T16:02:42Z">
              <w:r>
                <w:rPr>
                  <w:kern w:val="0"/>
                  <w:sz w:val="18"/>
                  <w:szCs w:val="24"/>
                  <w:lang w:val="en-US" w:eastAsia="en-US" w:bidi="ar-SA"/>
                </w:rPr>
                <w:delText>14.411</w:delText>
              </w:r>
            </w:del>
          </w:p>
        </w:tc>
        <w:tc>
          <w:tcPr>
            <w:tcW w:w="1024" w:type="dxa"/>
            <w:tcBorders/>
          </w:tcPr>
          <w:p>
            <w:pPr>
              <w:pStyle w:val="Compact"/>
              <w:widowControl/>
              <w:spacing w:lineRule="exact" w:line="220" w:before="0" w:after="0"/>
              <w:jc w:val="left"/>
              <w:rPr>
                <w:kern w:val="0"/>
                <w:szCs w:val="24"/>
                <w:lang w:val="en-US" w:eastAsia="en-US" w:bidi="ar-SA"/>
                <w:del w:id="2635" w:author="Changes 24 to 25 Oct" w:date="2026-10-25T16:02:42Z"/>
              </w:rPr>
            </w:pPr>
            <w:del w:id="2634" w:author="Changes 24 to 25 Oct" w:date="2026-10-25T16:02:42Z">
              <w:r>
                <w:rPr>
                  <w:kern w:val="0"/>
                  <w:sz w:val="18"/>
                  <w:szCs w:val="24"/>
                  <w:lang w:val="en-US" w:eastAsia="en-US" w:bidi="ar-SA"/>
                </w:rPr>
                <w:delText>7.105</w:delText>
              </w:r>
            </w:del>
          </w:p>
        </w:tc>
        <w:tc>
          <w:tcPr>
            <w:tcW w:w="1320" w:type="dxa"/>
            <w:tcBorders/>
          </w:tcPr>
          <w:p>
            <w:pPr>
              <w:pStyle w:val="Compact"/>
              <w:widowControl/>
              <w:spacing w:lineRule="exact" w:line="220" w:before="0" w:after="0"/>
              <w:jc w:val="left"/>
              <w:rPr>
                <w:kern w:val="0"/>
                <w:szCs w:val="24"/>
                <w:lang w:val="en-US" w:eastAsia="en-US" w:bidi="ar-SA"/>
                <w:del w:id="2637" w:author="Changes 24 to 25 Oct" w:date="2026-10-25T16:02:42Z"/>
              </w:rPr>
            </w:pPr>
            <w:del w:id="2636" w:author="Changes 24 to 25 Oct" w:date="2026-10-25T16:02:42Z">
              <w:r>
                <w:rPr>
                  <w:kern w:val="0"/>
                  <w:sz w:val="18"/>
                  <w:szCs w:val="24"/>
                  <w:lang w:val="en-US" w:eastAsia="en-US" w:bidi="ar-SA"/>
                </w:rPr>
                <w:delText>0.0248</w:delText>
              </w:r>
            </w:del>
          </w:p>
        </w:tc>
        <w:tc>
          <w:tcPr>
            <w:tcW w:w="846" w:type="dxa"/>
            <w:tcBorders/>
          </w:tcPr>
          <w:p>
            <w:pPr>
              <w:pStyle w:val="Compact"/>
              <w:widowControl/>
              <w:spacing w:lineRule="exact" w:line="220" w:before="0" w:after="0"/>
              <w:jc w:val="left"/>
              <w:rPr>
                <w:kern w:val="0"/>
                <w:szCs w:val="24"/>
                <w:lang w:val="en-US" w:eastAsia="en-US" w:bidi="ar-SA"/>
                <w:del w:id="2639" w:author="Changes 24 to 25 Oct" w:date="2026-10-25T16:02:42Z"/>
              </w:rPr>
            </w:pPr>
            <w:del w:id="2638" w:author="Changes 24 to 25 Oct" w:date="2026-10-25T16:02:42Z">
              <w:r>
                <w:rPr>
                  <w:kern w:val="0"/>
                  <w:sz w:val="18"/>
                  <w:szCs w:val="24"/>
                  <w:lang w:val="en-US" w:eastAsia="en-US" w:bidi="ar-SA"/>
                </w:rPr>
                <w:delText>0.2222</w:delText>
              </w:r>
            </w:del>
          </w:p>
        </w:tc>
      </w:tr>
      <w:tr>
        <w:trPr>
          <w:del w:id="2640"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42" w:author="Changes 24 to 25 Oct" w:date="2026-10-25T16:02:42Z"/>
              </w:rPr>
            </w:pPr>
            <w:del w:id="2641" w:author="Changes 24 to 25 Oct" w:date="2026-10-25T16:02:42Z">
              <w:r>
                <w:rPr>
                  <w:kern w:val="0"/>
                  <w:sz w:val="18"/>
                  <w:szCs w:val="24"/>
                  <w:lang w:val="en-US" w:eastAsia="en-US" w:bidi="ar-SA"/>
                </w:rPr>
                <w:delText>Three marketplaces, dropping the largest comparison (7 pairs), absolute growth divergence in points</w:delText>
              </w:r>
            </w:del>
          </w:p>
        </w:tc>
        <w:tc>
          <w:tcPr>
            <w:tcW w:w="1845" w:type="dxa"/>
            <w:tcBorders/>
          </w:tcPr>
          <w:p>
            <w:pPr>
              <w:pStyle w:val="Compact"/>
              <w:widowControl/>
              <w:spacing w:lineRule="exact" w:line="220" w:before="0" w:after="0"/>
              <w:jc w:val="left"/>
              <w:rPr>
                <w:kern w:val="0"/>
                <w:szCs w:val="24"/>
                <w:lang w:val="en-US" w:eastAsia="en-US" w:bidi="ar-SA"/>
                <w:del w:id="2644" w:author="Changes 24 to 25 Oct" w:date="2026-10-25T16:02:42Z"/>
              </w:rPr>
            </w:pPr>
            <w:del w:id="2643" w:author="Changes 24 to 25 Oct" w:date="2026-10-25T16:02:42Z">
              <w:r>
                <w:rPr>
                  <w:kern w:val="0"/>
                  <w:sz w:val="18"/>
                  <w:szCs w:val="24"/>
                  <w:lang w:val="en-US" w:eastAsia="en-US" w:bidi="ar-SA"/>
                </w:rPr>
                <w:delText>15.738</w:delText>
              </w:r>
            </w:del>
          </w:p>
        </w:tc>
        <w:tc>
          <w:tcPr>
            <w:tcW w:w="1024" w:type="dxa"/>
            <w:tcBorders/>
          </w:tcPr>
          <w:p>
            <w:pPr>
              <w:pStyle w:val="Compact"/>
              <w:widowControl/>
              <w:spacing w:lineRule="exact" w:line="220" w:before="0" w:after="0"/>
              <w:jc w:val="left"/>
              <w:rPr>
                <w:kern w:val="0"/>
                <w:szCs w:val="24"/>
                <w:lang w:val="en-US" w:eastAsia="en-US" w:bidi="ar-SA"/>
                <w:del w:id="2646" w:author="Changes 24 to 25 Oct" w:date="2026-10-25T16:02:42Z"/>
              </w:rPr>
            </w:pPr>
            <w:del w:id="2645" w:author="Changes 24 to 25 Oct" w:date="2026-10-25T16:02:42Z">
              <w:r>
                <w:rPr>
                  <w:kern w:val="0"/>
                  <w:sz w:val="18"/>
                  <w:szCs w:val="24"/>
                  <w:lang w:val="en-US" w:eastAsia="en-US" w:bidi="ar-SA"/>
                </w:rPr>
                <w:delText>7.105</w:delText>
              </w:r>
            </w:del>
          </w:p>
        </w:tc>
        <w:tc>
          <w:tcPr>
            <w:tcW w:w="1320" w:type="dxa"/>
            <w:tcBorders/>
          </w:tcPr>
          <w:p>
            <w:pPr>
              <w:pStyle w:val="Compact"/>
              <w:widowControl/>
              <w:spacing w:lineRule="exact" w:line="220" w:before="0" w:after="0"/>
              <w:jc w:val="left"/>
              <w:rPr>
                <w:kern w:val="0"/>
                <w:szCs w:val="24"/>
                <w:lang w:val="en-US" w:eastAsia="en-US" w:bidi="ar-SA"/>
                <w:del w:id="2648" w:author="Changes 24 to 25 Oct" w:date="2026-10-25T16:02:42Z"/>
              </w:rPr>
            </w:pPr>
            <w:del w:id="2647" w:author="Changes 24 to 25 Oct" w:date="2026-10-25T16:02:42Z">
              <w:r>
                <w:rPr>
                  <w:kern w:val="0"/>
                  <w:sz w:val="18"/>
                  <w:szCs w:val="24"/>
                  <w:lang w:val="en-US" w:eastAsia="en-US" w:bidi="ar-SA"/>
                </w:rPr>
                <w:delText>0.0061</w:delText>
              </w:r>
            </w:del>
          </w:p>
        </w:tc>
        <w:tc>
          <w:tcPr>
            <w:tcW w:w="846" w:type="dxa"/>
            <w:tcBorders/>
          </w:tcPr>
          <w:p>
            <w:pPr>
              <w:pStyle w:val="Compact"/>
              <w:widowControl/>
              <w:spacing w:lineRule="exact" w:line="220" w:before="0" w:after="0"/>
              <w:jc w:val="left"/>
              <w:rPr>
                <w:kern w:val="0"/>
                <w:szCs w:val="24"/>
                <w:lang w:val="en-US" w:eastAsia="en-US" w:bidi="ar-SA"/>
                <w:del w:id="2650" w:author="Changes 24 to 25 Oct" w:date="2026-10-25T16:02:42Z"/>
              </w:rPr>
            </w:pPr>
            <w:del w:id="2649" w:author="Changes 24 to 25 Oct" w:date="2026-10-25T16:02:42Z">
              <w:r>
                <w:rPr>
                  <w:kern w:val="0"/>
                  <w:sz w:val="18"/>
                  <w:szCs w:val="24"/>
                  <w:lang w:val="en-US" w:eastAsia="en-US" w:bidi="ar-SA"/>
                </w:rPr>
                <w:delText>0.0606</w:delText>
              </w:r>
            </w:del>
          </w:p>
        </w:tc>
      </w:tr>
      <w:tr>
        <w:trPr>
          <w:del w:id="2651"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53" w:author="Changes 24 to 25 Oct" w:date="2026-10-25T16:02:42Z"/>
              </w:rPr>
            </w:pPr>
            <w:del w:id="2652" w:author="Changes 24 to 25 Oct" w:date="2026-10-25T16:02:42Z">
              <w:r>
                <w:rPr>
                  <w:kern w:val="0"/>
                  <w:sz w:val="18"/>
                  <w:szCs w:val="24"/>
                  <w:lang w:val="en-US" w:eastAsia="en-US" w:bidi="ar-SA"/>
                </w:rPr>
                <w:delText>Three marketplaces against all 40 foreign pairs, absolute growth divergence in points</w:delText>
              </w:r>
            </w:del>
          </w:p>
        </w:tc>
        <w:tc>
          <w:tcPr>
            <w:tcW w:w="1845" w:type="dxa"/>
            <w:tcBorders/>
          </w:tcPr>
          <w:p>
            <w:pPr>
              <w:pStyle w:val="Compact"/>
              <w:widowControl/>
              <w:spacing w:lineRule="exact" w:line="220" w:before="0" w:after="0"/>
              <w:jc w:val="left"/>
              <w:rPr>
                <w:kern w:val="0"/>
                <w:szCs w:val="24"/>
                <w:lang w:val="en-US" w:eastAsia="en-US" w:bidi="ar-SA"/>
                <w:del w:id="2655" w:author="Changes 24 to 25 Oct" w:date="2026-10-25T16:02:42Z"/>
              </w:rPr>
            </w:pPr>
            <w:del w:id="2654" w:author="Changes 24 to 25 Oct" w:date="2026-10-25T16:02:42Z">
              <w:r>
                <w:rPr>
                  <w:kern w:val="0"/>
                  <w:sz w:val="18"/>
                  <w:szCs w:val="24"/>
                  <w:lang w:val="en-US" w:eastAsia="en-US" w:bidi="ar-SA"/>
                </w:rPr>
                <w:delText>38.917</w:delText>
              </w:r>
            </w:del>
          </w:p>
        </w:tc>
        <w:tc>
          <w:tcPr>
            <w:tcW w:w="1024" w:type="dxa"/>
            <w:tcBorders/>
          </w:tcPr>
          <w:p>
            <w:pPr>
              <w:pStyle w:val="Compact"/>
              <w:widowControl/>
              <w:spacing w:lineRule="exact" w:line="220" w:before="0" w:after="0"/>
              <w:jc w:val="left"/>
              <w:rPr>
                <w:kern w:val="0"/>
                <w:szCs w:val="24"/>
                <w:lang w:val="en-US" w:eastAsia="en-US" w:bidi="ar-SA"/>
                <w:del w:id="2657" w:author="Changes 24 to 25 Oct" w:date="2026-10-25T16:02:42Z"/>
              </w:rPr>
            </w:pPr>
            <w:del w:id="2656" w:author="Changes 24 to 25 Oct" w:date="2026-10-25T16:02:42Z">
              <w:r>
                <w:rPr>
                  <w:kern w:val="0"/>
                  <w:sz w:val="18"/>
                  <w:szCs w:val="24"/>
                  <w:lang w:val="en-US" w:eastAsia="en-US" w:bidi="ar-SA"/>
                </w:rPr>
                <w:delText>7.373</w:delText>
              </w:r>
            </w:del>
          </w:p>
        </w:tc>
        <w:tc>
          <w:tcPr>
            <w:tcW w:w="1320" w:type="dxa"/>
            <w:tcBorders/>
          </w:tcPr>
          <w:p>
            <w:pPr>
              <w:pStyle w:val="Compact"/>
              <w:widowControl/>
              <w:spacing w:lineRule="exact" w:line="220" w:before="0" w:after="0"/>
              <w:jc w:val="left"/>
              <w:rPr>
                <w:kern w:val="0"/>
                <w:szCs w:val="24"/>
                <w:lang w:val="en-US" w:eastAsia="en-US" w:bidi="ar-SA"/>
                <w:del w:id="2659" w:author="Changes 24 to 25 Oct" w:date="2026-10-25T16:02:42Z"/>
              </w:rPr>
            </w:pPr>
            <w:del w:id="2658" w:author="Changes 24 to 25 Oct" w:date="2026-10-25T16:02:42Z">
              <w:r>
                <w:rPr>
                  <w:kern w:val="0"/>
                  <w:sz w:val="18"/>
                  <w:szCs w:val="24"/>
                  <w:lang w:val="en-US" w:eastAsia="en-US" w:bidi="ar-SA"/>
                </w:rPr>
                <w:delText>0.0014</w:delText>
              </w:r>
            </w:del>
          </w:p>
        </w:tc>
        <w:tc>
          <w:tcPr>
            <w:tcW w:w="846" w:type="dxa"/>
            <w:tcBorders/>
          </w:tcPr>
          <w:p>
            <w:pPr>
              <w:pStyle w:val="Compact"/>
              <w:widowControl/>
              <w:spacing w:lineRule="exact" w:line="220" w:before="0" w:after="0"/>
              <w:jc w:val="left"/>
              <w:rPr>
                <w:kern w:val="0"/>
                <w:szCs w:val="24"/>
                <w:lang w:val="en-US" w:eastAsia="en-US" w:bidi="ar-SA"/>
                <w:del w:id="2661" w:author="Changes 24 to 25 Oct" w:date="2026-10-25T16:02:42Z"/>
              </w:rPr>
            </w:pPr>
            <w:del w:id="2660" w:author="Changes 24 to 25 Oct" w:date="2026-10-25T16:02:42Z">
              <w:r>
                <w:rPr>
                  <w:kern w:val="0"/>
                  <w:sz w:val="18"/>
                  <w:szCs w:val="24"/>
                  <w:lang w:val="en-US" w:eastAsia="en-US" w:bidi="ar-SA"/>
                </w:rPr>
                <w:delText>0.0121</w:delText>
              </w:r>
            </w:del>
          </w:p>
        </w:tc>
      </w:tr>
      <w:tr>
        <w:trPr>
          <w:del w:id="2662"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64" w:author="Changes 24 to 25 Oct" w:date="2026-10-25T16:02:42Z"/>
              </w:rPr>
            </w:pPr>
            <w:del w:id="2663" w:author="Changes 24 to 25 Oct" w:date="2026-10-25T16:02:42Z">
              <w:r>
                <w:rPr>
                  <w:kern w:val="0"/>
                  <w:sz w:val="18"/>
                  <w:szCs w:val="24"/>
                  <w:lang w:val="en-US" w:eastAsia="en-US" w:bidi="ar-SA"/>
                </w:rPr>
                <w:delText>Five Indonesian and regional series including constructed Grab and Shopee (12 pairs) against the 8 chosen first, absolute growth divergence in points</w:delText>
              </w:r>
            </w:del>
          </w:p>
        </w:tc>
        <w:tc>
          <w:tcPr>
            <w:tcW w:w="1845" w:type="dxa"/>
            <w:tcBorders/>
          </w:tcPr>
          <w:p>
            <w:pPr>
              <w:pStyle w:val="Compact"/>
              <w:widowControl/>
              <w:spacing w:lineRule="exact" w:line="220" w:before="0" w:after="0"/>
              <w:jc w:val="left"/>
              <w:rPr>
                <w:kern w:val="0"/>
                <w:szCs w:val="24"/>
                <w:lang w:val="en-US" w:eastAsia="en-US" w:bidi="ar-SA"/>
                <w:del w:id="2666" w:author="Changes 24 to 25 Oct" w:date="2026-10-25T16:02:42Z"/>
              </w:rPr>
            </w:pPr>
            <w:del w:id="2665" w:author="Changes 24 to 25 Oct" w:date="2026-10-25T16:02:42Z">
              <w:r>
                <w:rPr>
                  <w:kern w:val="0"/>
                  <w:sz w:val="18"/>
                  <w:szCs w:val="24"/>
                  <w:lang w:val="en-US" w:eastAsia="en-US" w:bidi="ar-SA"/>
                </w:rPr>
                <w:delText>42.017</w:delText>
              </w:r>
            </w:del>
          </w:p>
        </w:tc>
        <w:tc>
          <w:tcPr>
            <w:tcW w:w="1024" w:type="dxa"/>
            <w:tcBorders/>
          </w:tcPr>
          <w:p>
            <w:pPr>
              <w:pStyle w:val="Compact"/>
              <w:widowControl/>
              <w:spacing w:lineRule="exact" w:line="220" w:before="0" w:after="0"/>
              <w:jc w:val="left"/>
              <w:rPr>
                <w:kern w:val="0"/>
                <w:szCs w:val="24"/>
                <w:lang w:val="en-US" w:eastAsia="en-US" w:bidi="ar-SA"/>
                <w:del w:id="2668" w:author="Changes 24 to 25 Oct" w:date="2026-10-25T16:02:42Z"/>
              </w:rPr>
            </w:pPr>
            <w:del w:id="2667" w:author="Changes 24 to 25 Oct" w:date="2026-10-25T16:02:42Z">
              <w:r>
                <w:rPr>
                  <w:kern w:val="0"/>
                  <w:sz w:val="18"/>
                  <w:szCs w:val="24"/>
                  <w:lang w:val="en-US" w:eastAsia="en-US" w:bidi="ar-SA"/>
                </w:rPr>
                <w:delText>7.105</w:delText>
              </w:r>
            </w:del>
          </w:p>
        </w:tc>
        <w:tc>
          <w:tcPr>
            <w:tcW w:w="1320" w:type="dxa"/>
            <w:tcBorders/>
          </w:tcPr>
          <w:p>
            <w:pPr>
              <w:pStyle w:val="Compact"/>
              <w:widowControl/>
              <w:spacing w:lineRule="exact" w:line="220" w:before="0" w:after="0"/>
              <w:jc w:val="left"/>
              <w:rPr>
                <w:kern w:val="0"/>
                <w:szCs w:val="24"/>
                <w:lang w:val="en-US" w:eastAsia="en-US" w:bidi="ar-SA"/>
                <w:del w:id="2670" w:author="Changes 24 to 25 Oct" w:date="2026-10-25T16:02:42Z"/>
              </w:rPr>
            </w:pPr>
            <w:del w:id="2669" w:author="Changes 24 to 25 Oct" w:date="2026-10-25T16:02:42Z">
              <w:r>
                <w:rPr>
                  <w:kern w:val="0"/>
                  <w:sz w:val="18"/>
                  <w:szCs w:val="24"/>
                  <w:lang w:val="en-US" w:eastAsia="en-US" w:bidi="ar-SA"/>
                </w:rPr>
                <w:delText>0.0006</w:delText>
              </w:r>
            </w:del>
          </w:p>
        </w:tc>
        <w:tc>
          <w:tcPr>
            <w:tcW w:w="846" w:type="dxa"/>
            <w:tcBorders/>
          </w:tcPr>
          <w:p>
            <w:pPr>
              <w:pStyle w:val="Compact"/>
              <w:widowControl/>
              <w:spacing w:lineRule="exact" w:line="220" w:before="0" w:after="0"/>
              <w:jc w:val="left"/>
              <w:rPr>
                <w:kern w:val="0"/>
                <w:szCs w:val="24"/>
                <w:lang w:val="en-US" w:eastAsia="en-US" w:bidi="ar-SA"/>
                <w:del w:id="2672" w:author="Changes 24 to 25 Oct" w:date="2026-10-25T16:02:42Z"/>
              </w:rPr>
            </w:pPr>
            <w:del w:id="2671" w:author="Changes 24 to 25 Oct" w:date="2026-10-25T16:02:42Z">
              <w:r>
                <w:rPr>
                  <w:kern w:val="0"/>
                  <w:sz w:val="18"/>
                  <w:szCs w:val="24"/>
                  <w:lang w:val="en-US" w:eastAsia="en-US" w:bidi="ar-SA"/>
                </w:rPr>
                <w:delText>0.0225</w:delText>
              </w:r>
            </w:del>
          </w:p>
        </w:tc>
      </w:tr>
      <w:tr>
        <w:trPr>
          <w:del w:id="2673"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75" w:author="Changes 24 to 25 Oct" w:date="2026-10-25T16:02:42Z"/>
              </w:rPr>
            </w:pPr>
            <w:del w:id="2674" w:author="Changes 24 to 25 Oct" w:date="2026-10-25T16:02:42Z">
              <w:r>
                <w:rPr>
                  <w:kern w:val="0"/>
                  <w:sz w:val="18"/>
                  <w:szCs w:val="24"/>
                  <w:lang w:val="en-US" w:eastAsia="en-US" w:bidi="ar-SA"/>
                </w:rPr>
                <w:delText>Tokopedia and GoTo on-demand as one company, 4 against 27</w:delText>
              </w:r>
            </w:del>
          </w:p>
        </w:tc>
        <w:tc>
          <w:tcPr>
            <w:tcW w:w="1845" w:type="dxa"/>
            <w:tcBorders/>
          </w:tcPr>
          <w:p>
            <w:pPr>
              <w:pStyle w:val="Compact"/>
              <w:widowControl/>
              <w:spacing w:lineRule="exact" w:line="220" w:before="0" w:after="0"/>
              <w:jc w:val="left"/>
              <w:rPr>
                <w:kern w:val="0"/>
                <w:szCs w:val="24"/>
                <w:lang w:val="en-US" w:eastAsia="en-US" w:bidi="ar-SA"/>
                <w:del w:id="2677" w:author="Changes 24 to 25 Oct" w:date="2026-10-25T16:02:42Z"/>
              </w:rPr>
            </w:pPr>
            <w:del w:id="2676" w:author="Changes 24 to 25 Oct" w:date="2026-10-25T16:02:42Z">
              <w:r>
                <w:rPr>
                  <w:kern w:val="0"/>
                  <w:szCs w:val="24"/>
                  <w:lang w:val="en-US" w:eastAsia="en-US" w:bidi="ar-SA"/>
                </w:rPr>
              </w:r>
            </w:del>
          </w:p>
        </w:tc>
        <w:tc>
          <w:tcPr>
            <w:tcW w:w="1024" w:type="dxa"/>
            <w:tcBorders/>
          </w:tcPr>
          <w:p>
            <w:pPr>
              <w:pStyle w:val="Compact"/>
              <w:widowControl/>
              <w:spacing w:lineRule="exact" w:line="220" w:before="0" w:after="0"/>
              <w:jc w:val="left"/>
              <w:rPr>
                <w:kern w:val="0"/>
                <w:szCs w:val="24"/>
                <w:lang w:val="en-US" w:eastAsia="en-US" w:bidi="ar-SA"/>
                <w:del w:id="2679" w:author="Changes 24 to 25 Oct" w:date="2026-10-25T16:02:42Z"/>
              </w:rPr>
            </w:pPr>
            <w:del w:id="2678" w:author="Changes 24 to 25 Oct" w:date="2026-10-25T16:02:42Z">
              <w:r>
                <w:rPr>
                  <w:kern w:val="0"/>
                  <w:szCs w:val="24"/>
                  <w:lang w:val="en-US" w:eastAsia="en-US" w:bidi="ar-SA"/>
                </w:rPr>
              </w:r>
            </w:del>
          </w:p>
        </w:tc>
        <w:tc>
          <w:tcPr>
            <w:tcW w:w="1320" w:type="dxa"/>
            <w:tcBorders/>
          </w:tcPr>
          <w:p>
            <w:pPr>
              <w:pStyle w:val="Compact"/>
              <w:widowControl/>
              <w:spacing w:lineRule="exact" w:line="220" w:before="0" w:after="0"/>
              <w:jc w:val="left"/>
              <w:rPr>
                <w:kern w:val="0"/>
                <w:szCs w:val="24"/>
                <w:lang w:val="en-US" w:eastAsia="en-US" w:bidi="ar-SA"/>
                <w:del w:id="2681" w:author="Changes 24 to 25 Oct" w:date="2026-10-25T16:02:42Z"/>
              </w:rPr>
            </w:pPr>
            <w:del w:id="2680" w:author="Changes 24 to 25 Oct" w:date="2026-10-25T16:02:42Z">
              <w:r>
                <w:rPr>
                  <w:kern w:val="0"/>
                  <w:sz w:val="18"/>
                  <w:szCs w:val="24"/>
                  <w:lang w:val="en-US" w:eastAsia="en-US" w:bidi="ar-SA"/>
                </w:rPr>
                <w:delText>0.003</w:delText>
              </w:r>
            </w:del>
          </w:p>
        </w:tc>
        <w:tc>
          <w:tcPr>
            <w:tcW w:w="846" w:type="dxa"/>
            <w:tcBorders/>
          </w:tcPr>
          <w:p>
            <w:pPr>
              <w:pStyle w:val="Compact"/>
              <w:widowControl/>
              <w:spacing w:lineRule="exact" w:line="220" w:before="0" w:after="0"/>
              <w:jc w:val="left"/>
              <w:rPr>
                <w:kern w:val="0"/>
                <w:szCs w:val="24"/>
                <w:lang w:val="en-US" w:eastAsia="en-US" w:bidi="ar-SA"/>
                <w:del w:id="2683" w:author="Changes 24 to 25 Oct" w:date="2026-10-25T16:02:42Z"/>
              </w:rPr>
            </w:pPr>
            <w:del w:id="2682" w:author="Changes 24 to 25 Oct" w:date="2026-10-25T16:02:42Z">
              <w:r>
                <w:rPr>
                  <w:kern w:val="0"/>
                  <w:sz w:val="18"/>
                  <w:szCs w:val="24"/>
                  <w:lang w:val="en-US" w:eastAsia="en-US" w:bidi="ar-SA"/>
                </w:rPr>
                <w:delText>0.007</w:delText>
              </w:r>
            </w:del>
          </w:p>
        </w:tc>
      </w:tr>
      <w:tr>
        <w:trPr>
          <w:del w:id="2684"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86" w:author="Changes 24 to 25 Oct" w:date="2026-10-25T16:02:42Z"/>
              </w:rPr>
            </w:pPr>
            <w:del w:id="2685" w:author="Changes 24 to 25 Oct" w:date="2026-10-25T16:02:42Z">
              <w:r>
                <w:rPr>
                  <w:kern w:val="0"/>
                  <w:sz w:val="18"/>
                  <w:szCs w:val="24"/>
                  <w:lang w:val="en-US" w:eastAsia="en-US" w:bidi="ar-SA"/>
                </w:rPr>
                <w:delText>Exact tests over all 201,376 ways to pick the five platforms, main test (exploratory, 22 Oct 2026)</w:delText>
              </w:r>
            </w:del>
          </w:p>
        </w:tc>
        <w:tc>
          <w:tcPr>
            <w:tcW w:w="1845" w:type="dxa"/>
            <w:tcBorders/>
          </w:tcPr>
          <w:p>
            <w:pPr>
              <w:pStyle w:val="Compact"/>
              <w:widowControl/>
              <w:spacing w:lineRule="exact" w:line="220" w:before="0" w:after="0"/>
              <w:jc w:val="left"/>
              <w:rPr>
                <w:kern w:val="0"/>
                <w:szCs w:val="24"/>
                <w:lang w:val="en-US" w:eastAsia="en-US" w:bidi="ar-SA"/>
                <w:del w:id="2688" w:author="Changes 24 to 25 Oct" w:date="2026-10-25T16:02:42Z"/>
              </w:rPr>
            </w:pPr>
            <w:del w:id="2687" w:author="Changes 24 to 25 Oct" w:date="2026-10-25T16:02:42Z">
              <w:r>
                <w:rPr>
                  <w:kern w:val="0"/>
                  <w:sz w:val="18"/>
                  <w:szCs w:val="24"/>
                  <w:lang w:val="en-US" w:eastAsia="en-US" w:bidi="ar-SA"/>
                </w:rPr>
                <w:delText>0.201</w:delText>
              </w:r>
            </w:del>
          </w:p>
        </w:tc>
        <w:tc>
          <w:tcPr>
            <w:tcW w:w="1024" w:type="dxa"/>
            <w:tcBorders/>
          </w:tcPr>
          <w:p>
            <w:pPr>
              <w:pStyle w:val="Compact"/>
              <w:widowControl/>
              <w:spacing w:lineRule="exact" w:line="220" w:before="0" w:after="0"/>
              <w:jc w:val="left"/>
              <w:rPr>
                <w:kern w:val="0"/>
                <w:szCs w:val="24"/>
                <w:lang w:val="en-US" w:eastAsia="en-US" w:bidi="ar-SA"/>
                <w:del w:id="2690" w:author="Changes 24 to 25 Oct" w:date="2026-10-25T16:02:42Z"/>
              </w:rPr>
            </w:pPr>
            <w:del w:id="2689" w:author="Changes 24 to 25 Oct" w:date="2026-10-25T16:02:42Z">
              <w:r>
                <w:rPr>
                  <w:kern w:val="0"/>
                  <w:sz w:val="18"/>
                  <w:szCs w:val="24"/>
                  <w:lang w:val="en-US" w:eastAsia="en-US" w:bidi="ar-SA"/>
                </w:rPr>
                <w:delText>0.062</w:delText>
              </w:r>
            </w:del>
          </w:p>
        </w:tc>
        <w:tc>
          <w:tcPr>
            <w:tcW w:w="1320" w:type="dxa"/>
            <w:tcBorders/>
          </w:tcPr>
          <w:p>
            <w:pPr>
              <w:pStyle w:val="Compact"/>
              <w:widowControl/>
              <w:spacing w:lineRule="exact" w:line="220" w:before="0" w:after="0"/>
              <w:jc w:val="left"/>
              <w:rPr>
                <w:kern w:val="0"/>
                <w:szCs w:val="24"/>
                <w:lang w:val="en-US" w:eastAsia="en-US" w:bidi="ar-SA"/>
                <w:del w:id="2692" w:author="Changes 24 to 25 Oct" w:date="2026-10-25T16:02:42Z"/>
              </w:rPr>
            </w:pPr>
            <w:del w:id="2691" w:author="Changes 24 to 25 Oct" w:date="2026-10-25T16:02:42Z">
              <w:r>
                <w:rPr>
                  <w:kern w:val="0"/>
                  <w:sz w:val="18"/>
                  <w:szCs w:val="24"/>
                  <w:lang w:val="en-US" w:eastAsia="en-US" w:bidi="ar-SA"/>
                </w:rPr>
                <w:delText>0.0038</w:delText>
              </w:r>
            </w:del>
          </w:p>
        </w:tc>
        <w:tc>
          <w:tcPr>
            <w:tcW w:w="846" w:type="dxa"/>
            <w:tcBorders/>
          </w:tcPr>
          <w:p>
            <w:pPr>
              <w:pStyle w:val="Compact"/>
              <w:widowControl/>
              <w:spacing w:lineRule="exact" w:line="220" w:before="0" w:after="0"/>
              <w:jc w:val="left"/>
              <w:rPr>
                <w:kern w:val="0"/>
                <w:szCs w:val="24"/>
                <w:lang w:val="en-US" w:eastAsia="en-US" w:bidi="ar-SA"/>
                <w:del w:id="2694" w:author="Changes 24 to 25 Oct" w:date="2026-10-25T16:02:42Z"/>
              </w:rPr>
            </w:pPr>
            <w:del w:id="2693" w:author="Changes 24 to 25 Oct" w:date="2026-10-25T16:02:42Z">
              <w:r>
                <w:rPr>
                  <w:kern w:val="0"/>
                  <w:sz w:val="18"/>
                  <w:szCs w:val="24"/>
                  <w:lang w:val="en-US" w:eastAsia="en-US" w:bidi="ar-SA"/>
                </w:rPr>
                <w:delText>0.0214</w:delText>
              </w:r>
            </w:del>
          </w:p>
        </w:tc>
      </w:tr>
      <w:tr>
        <w:trPr>
          <w:del w:id="2695"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697" w:author="Changes 24 to 25 Oct" w:date="2026-10-25T16:02:42Z"/>
              </w:rPr>
            </w:pPr>
            <w:del w:id="2696" w:author="Changes 24 to 25 Oct" w:date="2026-10-25T16:02:42Z">
              <w:r>
                <w:rPr>
                  <w:kern w:val="0"/>
                  <w:sz w:val="18"/>
                  <w:szCs w:val="24"/>
                  <w:lang w:val="en-US" w:eastAsia="en-US" w:bidi="ar-SA"/>
                </w:rPr>
                <w:delText>Sea moved to the regional group, 6 against 26 (exploratory, 22 Oct 2026; exact tests)</w:delText>
              </w:r>
            </w:del>
          </w:p>
        </w:tc>
        <w:tc>
          <w:tcPr>
            <w:tcW w:w="1845" w:type="dxa"/>
            <w:tcBorders/>
          </w:tcPr>
          <w:p>
            <w:pPr>
              <w:pStyle w:val="Compact"/>
              <w:widowControl/>
              <w:spacing w:lineRule="exact" w:line="220" w:before="0" w:after="0"/>
              <w:jc w:val="left"/>
              <w:rPr>
                <w:kern w:val="0"/>
                <w:szCs w:val="24"/>
                <w:lang w:val="en-US" w:eastAsia="en-US" w:bidi="ar-SA"/>
                <w:del w:id="2699" w:author="Changes 24 to 25 Oct" w:date="2026-10-25T16:02:42Z"/>
              </w:rPr>
            </w:pPr>
            <w:del w:id="2698" w:author="Changes 24 to 25 Oct" w:date="2026-10-25T16:02:42Z">
              <w:r>
                <w:rPr>
                  <w:kern w:val="0"/>
                  <w:sz w:val="18"/>
                  <w:szCs w:val="24"/>
                  <w:lang w:val="en-US" w:eastAsia="en-US" w:bidi="ar-SA"/>
                </w:rPr>
                <w:delText>0.225</w:delText>
              </w:r>
            </w:del>
          </w:p>
        </w:tc>
        <w:tc>
          <w:tcPr>
            <w:tcW w:w="1024" w:type="dxa"/>
            <w:tcBorders/>
          </w:tcPr>
          <w:p>
            <w:pPr>
              <w:pStyle w:val="Compact"/>
              <w:widowControl/>
              <w:spacing w:lineRule="exact" w:line="220" w:before="0" w:after="0"/>
              <w:jc w:val="left"/>
              <w:rPr>
                <w:kern w:val="0"/>
                <w:szCs w:val="24"/>
                <w:lang w:val="en-US" w:eastAsia="en-US" w:bidi="ar-SA"/>
                <w:del w:id="2701" w:author="Changes 24 to 25 Oct" w:date="2026-10-25T16:02:42Z"/>
              </w:rPr>
            </w:pPr>
            <w:del w:id="2700" w:author="Changes 24 to 25 Oct" w:date="2026-10-25T16:02:42Z">
              <w:r>
                <w:rPr>
                  <w:kern w:val="0"/>
                  <w:sz w:val="18"/>
                  <w:szCs w:val="24"/>
                  <w:lang w:val="en-US" w:eastAsia="en-US" w:bidi="ar-SA"/>
                </w:rPr>
                <w:delText>0.060</w:delText>
              </w:r>
            </w:del>
          </w:p>
        </w:tc>
        <w:tc>
          <w:tcPr>
            <w:tcW w:w="1320" w:type="dxa"/>
            <w:tcBorders/>
          </w:tcPr>
          <w:p>
            <w:pPr>
              <w:pStyle w:val="Compact"/>
              <w:widowControl/>
              <w:spacing w:lineRule="exact" w:line="220" w:before="0" w:after="0"/>
              <w:jc w:val="left"/>
              <w:rPr>
                <w:kern w:val="0"/>
                <w:szCs w:val="24"/>
                <w:lang w:val="en-US" w:eastAsia="en-US" w:bidi="ar-SA"/>
                <w:del w:id="2703" w:author="Changes 24 to 25 Oct" w:date="2026-10-25T16:02:42Z"/>
              </w:rPr>
            </w:pPr>
            <w:del w:id="2702" w:author="Changes 24 to 25 Oct" w:date="2026-10-25T16:02:42Z">
              <w:r>
                <w:rPr>
                  <w:kern w:val="0"/>
                  <w:sz w:val="18"/>
                  <w:szCs w:val="24"/>
                  <w:lang w:val="en-US" w:eastAsia="en-US" w:bidi="ar-SA"/>
                </w:rPr>
                <w:delText>0.0004</w:delText>
              </w:r>
            </w:del>
          </w:p>
        </w:tc>
        <w:tc>
          <w:tcPr>
            <w:tcW w:w="846" w:type="dxa"/>
            <w:tcBorders/>
          </w:tcPr>
          <w:p>
            <w:pPr>
              <w:pStyle w:val="Compact"/>
              <w:widowControl/>
              <w:spacing w:lineRule="exact" w:line="220" w:before="0" w:after="0"/>
              <w:jc w:val="left"/>
              <w:rPr>
                <w:kern w:val="0"/>
                <w:szCs w:val="24"/>
                <w:lang w:val="en-US" w:eastAsia="en-US" w:bidi="ar-SA"/>
                <w:del w:id="2705" w:author="Changes 24 to 25 Oct" w:date="2026-10-25T16:02:42Z"/>
              </w:rPr>
            </w:pPr>
            <w:del w:id="2704" w:author="Changes 24 to 25 Oct" w:date="2026-10-25T16:02:42Z">
              <w:r>
                <w:rPr>
                  <w:kern w:val="0"/>
                  <w:sz w:val="18"/>
                  <w:szCs w:val="24"/>
                  <w:lang w:val="en-US" w:eastAsia="en-US" w:bidi="ar-SA"/>
                </w:rPr>
                <w:delText>0.0006</w:delText>
              </w:r>
            </w:del>
          </w:p>
        </w:tc>
      </w:tr>
      <w:tr>
        <w:trPr>
          <w:del w:id="2706"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del w:id="2708" w:author="Changes 24 to 25 Oct" w:date="2026-10-25T16:02:42Z"/>
              </w:rPr>
            </w:pPr>
            <w:del w:id="2707" w:author="Changes 24 to 25 Oct" w:date="2026-10-25T16:02:42Z">
              <w:r>
                <w:rPr>
                  <w:kern w:val="0"/>
                  <w:sz w:val="18"/>
                  <w:szCs w:val="24"/>
                  <w:lang w:val="en-US" w:eastAsia="en-US" w:bidi="ar-SA"/>
                </w:rPr>
                <w:delText>Dropping any two of the five platforms, 10 cases (exploratory, 22 Oct 2026; exact test)</w:delText>
              </w:r>
            </w:del>
          </w:p>
        </w:tc>
        <w:tc>
          <w:tcPr>
            <w:tcW w:w="1845" w:type="dxa"/>
            <w:tcBorders/>
          </w:tcPr>
          <w:p>
            <w:pPr>
              <w:pStyle w:val="Compact"/>
              <w:widowControl/>
              <w:spacing w:lineRule="exact" w:line="220" w:before="0" w:after="0"/>
              <w:jc w:val="left"/>
              <w:rPr>
                <w:kern w:val="0"/>
                <w:szCs w:val="24"/>
                <w:lang w:val="en-US" w:eastAsia="en-US" w:bidi="ar-SA"/>
                <w:del w:id="2710" w:author="Changes 24 to 25 Oct" w:date="2026-10-25T16:02:42Z"/>
              </w:rPr>
            </w:pPr>
            <w:del w:id="2709" w:author="Changes 24 to 25 Oct" w:date="2026-10-25T16:02:42Z">
              <w:r>
                <w:rPr>
                  <w:kern w:val="0"/>
                  <w:sz w:val="18"/>
                  <w:szCs w:val="24"/>
                  <w:lang w:val="en-US" w:eastAsia="en-US" w:bidi="ar-SA"/>
                </w:rPr>
                <w:delText>0.137 to 0.250</w:delText>
              </w:r>
            </w:del>
          </w:p>
        </w:tc>
        <w:tc>
          <w:tcPr>
            <w:tcW w:w="1024" w:type="dxa"/>
            <w:tcBorders/>
          </w:tcPr>
          <w:p>
            <w:pPr>
              <w:pStyle w:val="Compact"/>
              <w:widowControl/>
              <w:spacing w:lineRule="exact" w:line="220" w:before="0" w:after="0"/>
              <w:jc w:val="left"/>
              <w:rPr>
                <w:kern w:val="0"/>
                <w:szCs w:val="24"/>
                <w:lang w:val="en-US" w:eastAsia="en-US" w:bidi="ar-SA"/>
                <w:del w:id="2712" w:author="Changes 24 to 25 Oct" w:date="2026-10-25T16:02:42Z"/>
              </w:rPr>
            </w:pPr>
            <w:del w:id="2711" w:author="Changes 24 to 25 Oct" w:date="2026-10-25T16:02:42Z">
              <w:r>
                <w:rPr>
                  <w:kern w:val="0"/>
                  <w:sz w:val="18"/>
                  <w:szCs w:val="24"/>
                  <w:lang w:val="en-US" w:eastAsia="en-US" w:bidi="ar-SA"/>
                </w:rPr>
                <w:delText>0.062</w:delText>
              </w:r>
            </w:del>
          </w:p>
        </w:tc>
        <w:tc>
          <w:tcPr>
            <w:tcW w:w="1320" w:type="dxa"/>
            <w:tcBorders/>
          </w:tcPr>
          <w:p>
            <w:pPr>
              <w:pStyle w:val="Compact"/>
              <w:widowControl/>
              <w:spacing w:lineRule="exact" w:line="220" w:before="0" w:after="0"/>
              <w:jc w:val="left"/>
              <w:rPr>
                <w:kern w:val="0"/>
                <w:szCs w:val="24"/>
                <w:lang w:val="en-US" w:eastAsia="en-US" w:bidi="ar-SA"/>
                <w:del w:id="2714" w:author="Changes 24 to 25 Oct" w:date="2026-10-25T16:02:42Z"/>
              </w:rPr>
            </w:pPr>
            <w:del w:id="2713" w:author="Changes 24 to 25 Oct" w:date="2026-10-25T16:02:42Z">
              <w:r>
                <w:rPr>
                  <w:kern w:val="0"/>
                  <w:sz w:val="18"/>
                  <w:szCs w:val="24"/>
                  <w:lang w:val="en-US" w:eastAsia="en-US" w:bidi="ar-SA"/>
                </w:rPr>
                <w:delText>0.003 to 0.058</w:delText>
              </w:r>
            </w:del>
          </w:p>
        </w:tc>
        <w:tc>
          <w:tcPr>
            <w:tcW w:w="846" w:type="dxa"/>
            <w:tcBorders/>
          </w:tcPr>
          <w:p>
            <w:pPr>
              <w:pStyle w:val="Compact"/>
              <w:widowControl/>
              <w:spacing w:lineRule="exact" w:line="220" w:before="0" w:after="0"/>
              <w:jc w:val="left"/>
              <w:rPr>
                <w:kern w:val="0"/>
                <w:szCs w:val="24"/>
                <w:lang w:val="en-US" w:eastAsia="en-US" w:bidi="ar-SA"/>
                <w:del w:id="2716" w:author="Changes 24 to 25 Oct" w:date="2026-10-25T16:02:42Z"/>
              </w:rPr>
            </w:pPr>
            <w:del w:id="2715" w:author="Changes 24 to 25 Oct" w:date="2026-10-25T16:02:42Z">
              <w:r>
                <w:rPr>
                  <w:kern w:val="0"/>
                  <w:szCs w:val="24"/>
                  <w:lang w:val="en-US" w:eastAsia="en-US" w:bidi="ar-SA"/>
                </w:rPr>
              </w:r>
            </w:del>
          </w:p>
        </w:tc>
      </w:tr>
      <w:tr>
        <w:trPr>
          <w:del w:id="2717" w:author="Changes 24 to 25 Oct" w:date="2026-10-25T16:02:42Z"/>
          <w:cantSplit w:val="true"/>
        </w:trPr>
        <w:tc>
          <w:tcPr>
            <w:tcW w:w="3470" w:type="dxa"/>
            <w:tcBorders/>
          </w:tcPr>
          <w:p>
            <w:pPr>
              <w:pStyle w:val="Compact"/>
              <w:keepNext w:val="true"/>
              <w:widowControl/>
              <w:spacing w:lineRule="exact" w:line="220" w:before="0" w:after="0"/>
              <w:jc w:val="left"/>
              <w:rPr>
                <w:kern w:val="0"/>
                <w:szCs w:val="24"/>
                <w:lang w:val="en-US" w:eastAsia="en-US" w:bidi="ar-SA"/>
                <w:del w:id="2719" w:author="Changes 24 to 25 Oct" w:date="2026-10-25T16:02:42Z"/>
              </w:rPr>
            </w:pPr>
            <w:del w:id="2718" w:author="Changes 24 to 25 Oct" w:date="2026-10-25T16:02:42Z">
              <w:r>
                <w:rPr>
                  <w:kern w:val="0"/>
                  <w:sz w:val="18"/>
                  <w:szCs w:val="24"/>
                  <w:lang w:val="en-US" w:eastAsia="en-US" w:bidi="ar-SA"/>
                </w:rPr>
                <w:delText>Only years up to 5 after listing, 4 against 18 platforms (exploratory, 22 Oct 2026; exact test)</w:delText>
              </w:r>
            </w:del>
          </w:p>
        </w:tc>
        <w:tc>
          <w:tcPr>
            <w:tcW w:w="1845" w:type="dxa"/>
            <w:tcBorders/>
          </w:tcPr>
          <w:p>
            <w:pPr>
              <w:pStyle w:val="Compact"/>
              <w:keepNext w:val="true"/>
              <w:widowControl/>
              <w:spacing w:lineRule="exact" w:line="220" w:before="0" w:after="0"/>
              <w:jc w:val="left"/>
              <w:rPr>
                <w:kern w:val="0"/>
                <w:szCs w:val="24"/>
                <w:lang w:val="en-US" w:eastAsia="en-US" w:bidi="ar-SA"/>
                <w:del w:id="2721" w:author="Changes 24 to 25 Oct" w:date="2026-10-25T16:02:42Z"/>
              </w:rPr>
            </w:pPr>
            <w:del w:id="2720" w:author="Changes 24 to 25 Oct" w:date="2026-10-25T16:02:42Z">
              <w:r>
                <w:rPr>
                  <w:kern w:val="0"/>
                  <w:sz w:val="18"/>
                  <w:szCs w:val="24"/>
                  <w:lang w:val="en-US" w:eastAsia="en-US" w:bidi="ar-SA"/>
                </w:rPr>
                <w:delText>0.169</w:delText>
              </w:r>
            </w:del>
          </w:p>
        </w:tc>
        <w:tc>
          <w:tcPr>
            <w:tcW w:w="1024" w:type="dxa"/>
            <w:tcBorders/>
          </w:tcPr>
          <w:p>
            <w:pPr>
              <w:pStyle w:val="Compact"/>
              <w:keepNext w:val="true"/>
              <w:widowControl/>
              <w:spacing w:lineRule="exact" w:line="220" w:before="0" w:after="0"/>
              <w:jc w:val="left"/>
              <w:rPr>
                <w:kern w:val="0"/>
                <w:szCs w:val="24"/>
                <w:lang w:val="en-US" w:eastAsia="en-US" w:bidi="ar-SA"/>
                <w:del w:id="2723" w:author="Changes 24 to 25 Oct" w:date="2026-10-25T16:02:42Z"/>
              </w:rPr>
            </w:pPr>
            <w:del w:id="2722" w:author="Changes 24 to 25 Oct" w:date="2026-10-25T16:02:42Z">
              <w:r>
                <w:rPr>
                  <w:kern w:val="0"/>
                  <w:sz w:val="18"/>
                  <w:szCs w:val="24"/>
                  <w:lang w:val="en-US" w:eastAsia="en-US" w:bidi="ar-SA"/>
                </w:rPr>
                <w:delText>0.069</w:delText>
              </w:r>
            </w:del>
          </w:p>
        </w:tc>
        <w:tc>
          <w:tcPr>
            <w:tcW w:w="1320" w:type="dxa"/>
            <w:tcBorders/>
          </w:tcPr>
          <w:p>
            <w:pPr>
              <w:pStyle w:val="Compact"/>
              <w:keepNext w:val="true"/>
              <w:widowControl/>
              <w:spacing w:lineRule="exact" w:line="220" w:before="0" w:after="0"/>
              <w:jc w:val="left"/>
              <w:rPr>
                <w:kern w:val="0"/>
                <w:szCs w:val="24"/>
                <w:lang w:val="en-US" w:eastAsia="en-US" w:bidi="ar-SA"/>
                <w:del w:id="2725" w:author="Changes 24 to 25 Oct" w:date="2026-10-25T16:02:42Z"/>
              </w:rPr>
            </w:pPr>
            <w:del w:id="2724" w:author="Changes 24 to 25 Oct" w:date="2026-10-25T16:02:42Z">
              <w:r>
                <w:rPr>
                  <w:kern w:val="0"/>
                  <w:sz w:val="18"/>
                  <w:szCs w:val="24"/>
                  <w:lang w:val="en-US" w:eastAsia="en-US" w:bidi="ar-SA"/>
                </w:rPr>
                <w:delText>0.059</w:delText>
              </w:r>
            </w:del>
          </w:p>
        </w:tc>
        <w:tc>
          <w:tcPr>
            <w:tcW w:w="846" w:type="dxa"/>
            <w:tcBorders/>
          </w:tcPr>
          <w:p>
            <w:pPr>
              <w:pStyle w:val="Compact"/>
              <w:keepNext w:val="true"/>
              <w:widowControl/>
              <w:spacing w:lineRule="exact" w:line="220" w:before="0" w:after="0"/>
              <w:jc w:val="left"/>
              <w:rPr>
                <w:kern w:val="0"/>
                <w:szCs w:val="24"/>
                <w:lang w:val="en-US" w:eastAsia="en-US" w:bidi="ar-SA"/>
                <w:del w:id="2727" w:author="Changes 24 to 25 Oct" w:date="2026-10-25T16:02:42Z"/>
              </w:rPr>
            </w:pPr>
            <w:del w:id="2726" w:author="Changes 24 to 25 Oct" w:date="2026-10-25T16:02:42Z">
              <w:r>
                <w:rPr>
                  <w:kern w:val="0"/>
                  <w:szCs w:val="24"/>
                  <w:lang w:val="en-US" w:eastAsia="en-US" w:bidi="ar-SA"/>
                </w:rPr>
              </w:r>
            </w:del>
          </w:p>
        </w:tc>
      </w:tr>
      <w:tr>
        <w:trPr>
          <w:del w:id="2728" w:author="Changes 24 to 25 Oct" w:date="2026-10-25T16:02:42Z"/>
          <w:cantSplit w:val="true"/>
        </w:trPr>
        <w:tc>
          <w:tcPr>
            <w:tcW w:w="3470" w:type="dxa"/>
            <w:tcBorders>
              <w:bottom w:val="single" w:sz="8" w:space="0" w:color="000000"/>
            </w:tcBorders>
          </w:tcPr>
          <w:p>
            <w:pPr>
              <w:pStyle w:val="Compact"/>
              <w:widowControl/>
              <w:spacing w:lineRule="exact" w:line="220" w:before="0" w:after="0"/>
              <w:jc w:val="left"/>
              <w:rPr>
                <w:kern w:val="0"/>
                <w:szCs w:val="24"/>
                <w:lang w:val="en-US" w:eastAsia="en-US" w:bidi="ar-SA"/>
                <w:del w:id="2730" w:author="Changes 24 to 25 Oct" w:date="2026-10-25T16:02:42Z"/>
              </w:rPr>
            </w:pPr>
            <w:del w:id="2729" w:author="Changes 24 to 25 Oct" w:date="2026-10-25T16:02:42Z">
              <w:r>
                <w:rPr>
                  <w:kern w:val="0"/>
                  <w:sz w:val="18"/>
                  <w:szCs w:val="24"/>
                  <w:lang w:val="en-US" w:eastAsia="en-US" w:bidi="ar-SA"/>
                </w:rPr>
                <w:delText>Quarterly pairs, 3 against 8 (same quarter a year earlier)</w:delText>
              </w:r>
            </w:del>
          </w:p>
        </w:tc>
        <w:tc>
          <w:tcPr>
            <w:tcW w:w="1845" w:type="dxa"/>
            <w:tcBorders>
              <w:bottom w:val="single" w:sz="8" w:space="0" w:color="000000"/>
            </w:tcBorders>
          </w:tcPr>
          <w:p>
            <w:pPr>
              <w:pStyle w:val="Compact"/>
              <w:widowControl/>
              <w:spacing w:lineRule="exact" w:line="220" w:before="0" w:after="0"/>
              <w:jc w:val="left"/>
              <w:rPr>
                <w:kern w:val="0"/>
                <w:szCs w:val="24"/>
                <w:lang w:val="en-US" w:eastAsia="en-US" w:bidi="ar-SA"/>
                <w:del w:id="2732" w:author="Changes 24 to 25 Oct" w:date="2026-10-25T16:02:42Z"/>
              </w:rPr>
            </w:pPr>
            <w:del w:id="2731" w:author="Changes 24 to 25 Oct" w:date="2026-10-25T16:02:42Z">
              <w:r>
                <w:rPr>
                  <w:kern w:val="0"/>
                  <w:sz w:val="18"/>
                  <w:szCs w:val="24"/>
                  <w:lang w:val="en-US" w:eastAsia="en-US" w:bidi="ar-SA"/>
                </w:rPr>
                <w:delText>0.071</w:delText>
              </w:r>
            </w:del>
          </w:p>
        </w:tc>
        <w:tc>
          <w:tcPr>
            <w:tcW w:w="1024" w:type="dxa"/>
            <w:tcBorders>
              <w:bottom w:val="single" w:sz="8" w:space="0" w:color="000000"/>
            </w:tcBorders>
          </w:tcPr>
          <w:p>
            <w:pPr>
              <w:pStyle w:val="Compact"/>
              <w:widowControl/>
              <w:spacing w:lineRule="exact" w:line="220" w:before="0" w:after="0"/>
              <w:jc w:val="left"/>
              <w:rPr>
                <w:kern w:val="0"/>
                <w:szCs w:val="24"/>
                <w:lang w:val="en-US" w:eastAsia="en-US" w:bidi="ar-SA"/>
                <w:del w:id="2734" w:author="Changes 24 to 25 Oct" w:date="2026-10-25T16:02:42Z"/>
              </w:rPr>
            </w:pPr>
            <w:del w:id="2733" w:author="Changes 24 to 25 Oct" w:date="2026-10-25T16:02:42Z">
              <w:r>
                <w:rPr>
                  <w:kern w:val="0"/>
                  <w:sz w:val="18"/>
                  <w:szCs w:val="24"/>
                  <w:lang w:val="en-US" w:eastAsia="en-US" w:bidi="ar-SA"/>
                </w:rPr>
                <w:delText>0.049</w:delText>
              </w:r>
            </w:del>
          </w:p>
        </w:tc>
        <w:tc>
          <w:tcPr>
            <w:tcW w:w="1320" w:type="dxa"/>
            <w:tcBorders>
              <w:bottom w:val="single" w:sz="8" w:space="0" w:color="000000"/>
            </w:tcBorders>
          </w:tcPr>
          <w:p>
            <w:pPr>
              <w:pStyle w:val="Compact"/>
              <w:widowControl/>
              <w:spacing w:lineRule="exact" w:line="220" w:before="0" w:after="0"/>
              <w:jc w:val="left"/>
              <w:rPr>
                <w:kern w:val="0"/>
                <w:szCs w:val="24"/>
                <w:lang w:val="en-US" w:eastAsia="en-US" w:bidi="ar-SA"/>
                <w:del w:id="2736" w:author="Changes 24 to 25 Oct" w:date="2026-10-25T16:02:42Z"/>
              </w:rPr>
            </w:pPr>
            <w:del w:id="2735" w:author="Changes 24 to 25 Oct" w:date="2026-10-25T16:02:42Z">
              <w:r>
                <w:rPr>
                  <w:kern w:val="0"/>
                  <w:sz w:val="18"/>
                  <w:szCs w:val="24"/>
                  <w:lang w:val="en-US" w:eastAsia="en-US" w:bidi="ar-SA"/>
                </w:rPr>
                <w:delText>0.19</w:delText>
              </w:r>
            </w:del>
          </w:p>
        </w:tc>
        <w:tc>
          <w:tcPr>
            <w:tcW w:w="846" w:type="dxa"/>
            <w:tcBorders>
              <w:bottom w:val="single" w:sz="8" w:space="0" w:color="000000"/>
            </w:tcBorders>
          </w:tcPr>
          <w:p>
            <w:pPr>
              <w:pStyle w:val="Compact"/>
              <w:widowControl/>
              <w:spacing w:lineRule="exact" w:line="220" w:before="0" w:after="0"/>
              <w:jc w:val="left"/>
              <w:rPr>
                <w:kern w:val="0"/>
                <w:szCs w:val="24"/>
                <w:lang w:val="en-US" w:eastAsia="en-US" w:bidi="ar-SA"/>
                <w:del w:id="2738" w:author="Changes 24 to 25 Oct" w:date="2026-10-25T16:02:42Z"/>
              </w:rPr>
            </w:pPr>
            <w:del w:id="2737" w:author="Changes 24 to 25 Oct" w:date="2026-10-25T16:02:42Z">
              <w:r>
                <w:rPr>
                  <w:kern w:val="0"/>
                  <w:sz w:val="18"/>
                  <w:szCs w:val="24"/>
                  <w:lang w:val="en-US" w:eastAsia="en-US" w:bidi="ar-SA"/>
                </w:rPr>
                <w:delText>0.33</w:delText>
              </w:r>
            </w:del>
          </w:p>
        </w:tc>
      </w:tr>
    </w:tbl>
    <w:p>
      <w:pPr>
        <w:pStyle w:val="BodyText"/>
        <w:spacing w:before="160" w:after="120"/>
        <w:jc w:val="left"/>
        <w:rPr>
          <w:del w:id="2744" w:author="Changes 24 to 25 Oct" w:date="2026-10-25T16:02:42Z"/>
        </w:rPr>
      </w:pPr>
      <w:del w:id="2739" w:author="Changes 24 to 25 Oct" w:date="2026-10-25T16:02:42Z">
        <w:r>
          <w:rPr/>
          <w:delText>The four rows marked 22 Oct 2026 were added after all other results were known, so they are exploratory. They use exact tests, which list every possible split of the 32 platforms, and they agree with the approximations in Table 10.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delText>
        </w:r>
      </w:del>
      <w:del w:id="2740" w:author="Changes 24 to 25 Oct" w:date="2026-10-25T16:02:42Z">
        <w:r>
          <w:rPr>
            <w:rStyle w:val="VerbatimChar"/>
          </w:rPr>
          <w:delText>tables/h1_exact_inference.json</w:delText>
        </w:r>
      </w:del>
      <w:del w:id="2741" w:author="Changes 24 to 25 Oct" w:date="2026-10-25T16:02:42Z">
        <w:r>
          <w:rPr/>
          <w:delText xml:space="preserve">, from </w:delText>
        </w:r>
      </w:del>
      <w:del w:id="2742" w:author="Changes 24 to 25 Oct" w:date="2026-10-25T16:02:42Z">
        <w:r>
          <w:rPr>
            <w:rStyle w:val="VerbatimChar"/>
          </w:rPr>
          <w:delText>h1_exact_inference.py</w:delText>
        </w:r>
      </w:del>
      <w:del w:id="2743" w:author="Changes 24 to 25 Oct" w:date="2026-10-25T16:02:42Z">
        <w:r>
          <w:rPr/>
          <w:delText>).</w:delText>
        </w:r>
      </w:del>
    </w:p>
    <w:p>
      <w:pPr>
        <w:pStyle w:val="BodyText"/>
        <w:jc w:val="left"/>
        <w:rPr>
          <w:del w:id="2748" w:author="Changes 24 to 25 Oct" w:date="2026-10-25T16:02:42Z"/>
        </w:rPr>
      </w:pPr>
      <w:del w:id="2745" w:author="Changes 24 to 25 Oct" w:date="2026-10-25T16:02:42Z">
        <w:r>
          <w:rPr/>
          <w:delText>Growth in revenue and growth in transaction value had a correlation of 0.10 in the Indonesian main sample and 0.98 in the foreign sample excluding Sea (</w:delText>
        </w:r>
      </w:del>
      <w:del w:id="2746" w:author="Changes 24 to 25 Oct" w:date="2026-10-25T16:02:42Z">
        <w:r>
          <w:rPr>
            <w:rStyle w:val="VerbatimChar"/>
          </w:rPr>
          <w:delText>tables/claims_ledger.csv</w:delText>
        </w:r>
      </w:del>
      <w:del w:id="2747" w:author="Changes 24 to 25 Oct" w:date="2026-10-25T16:02:42Z">
        <w:r>
          <w:rPr/>
          <w:delText>, C48 and C49).</w:delText>
        </w:r>
      </w:del>
    </w:p>
    <w:p>
      <w:pPr>
        <w:pStyle w:val="BodyText"/>
        <w:rPr>
          <w:del w:id="2750" w:author="Changes 24 to 25 Oct" w:date="2026-10-25T16:02:42Z"/>
        </w:rPr>
      </w:pPr>
      <w:del w:id="2749" w:author="Changes 24 to 25 Oct" w:date="2026-10-25T16:02:42Z">
        <w:r>
          <w:rPr/>
          <w:delText>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delText>
        </w:r>
      </w:del>
    </w:p>
    <w:p>
      <w:pPr>
        <w:pStyle w:val="BodyText"/>
        <w:rPr>
          <w:del w:id="2752" w:author="Changes 24 to 25 Oct" w:date="2026-10-25T16:02:42Z"/>
        </w:rPr>
      </w:pPr>
      <w:del w:id="2751" w:author="Changes 24 to 25 Oct" w:date="2026-10-25T16:02:42Z">
        <w:r>
          <w:rPr/>
          <w:delText>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delText>
        </w:r>
      </w:del>
    </w:p>
    <w:p>
      <w:pPr>
        <w:pStyle w:val="BodyText"/>
        <w:jc w:val="left"/>
        <w:rPr>
          <w:del w:id="2756" w:author="Changes 24 to 25 Oct" w:date="2026-10-25T16:02:42Z"/>
        </w:rPr>
      </w:pPr>
      <w:del w:id="2753" w:author="Changes 24 to 25 Oct" w:date="2026-10-25T16:02:42Z">
        <w:r>
          <w:rPr/>
          <w:delText xml:space="preserve">The comparison in points of the take rate (exploratory, </w:delText>
        </w:r>
      </w:del>
      <w:del w:id="2754" w:author="Changes 24 to 25 Oct" w:date="2026-10-25T16:02:42Z">
        <w:r>
          <w:rPr>
            <w:rStyle w:val="VerbatimChar"/>
          </w:rPr>
          <w:delText>h1_points_vs_log.py</w:delText>
        </w:r>
      </w:del>
      <w:del w:id="2755" w:author="Changes 24 to 25 Oct" w:date="2026-10-25T16:02:42Z">
        <w:r>
          <w:rPr/>
          <w:delText>): median yearly change 1.01 points in the Indonesian and regional group and 0.98 points in the foreign group (26 platforms), Mann–Whitney p = 0.65; median share kept 1.59 percent against 16.93 percent.</w:delText>
        </w:r>
      </w:del>
      <w:bookmarkEnd w:id="98"/>
    </w:p>
    <w:p>
      <w:pPr>
        <w:pStyle w:val="Heading3"/>
        <w:rPr>
          <w:del w:id="2758" w:author="Changes 24 to 25 Oct" w:date="2026-10-25T16:02:42Z"/>
        </w:rPr>
      </w:pPr>
      <w:del w:id="2757" w:author="Changes 24 to 25 Oct" w:date="2026-10-25T16:02:42Z">
        <w:bookmarkStart w:id="99" w:name="X37cde8a079398bfdfe609378b26a4d5794a5319"/>
        <w:r>
          <w:rPr/>
          <w:delText>B.2 Where the 2023 break sits (exploratory)</w:delText>
        </w:r>
      </w:del>
    </w:p>
    <w:p>
      <w:pPr>
        <w:pStyle w:val="FirstParagraph"/>
        <w:jc w:val="left"/>
        <w:rPr>
          <w:del w:id="2762" w:author="Changes 24 to 25 Oct" w:date="2026-10-25T16:02:42Z"/>
        </w:rPr>
      </w:pPr>
      <w:del w:id="2759" w:author="Changes 24 to 25 Oct" w:date="2026-10-25T16:02:42Z">
        <w:r>
          <w:rPr/>
          <w:delText>At the top of the size distribution, sellers with revenue above Rp50 billion a year (about US$3.4 million at the 2022 rate) were 0.5 percent of BPS’s marketplace sellers in 2022 and held between 18 and 39 percent of the marketplace slice’s value, resting on 19 sample rows (</w:delText>
        </w:r>
      </w:del>
      <w:del w:id="2760" w:author="Changes 24 to 25 Oct" w:date="2026-10-25T16:02:42Z">
        <w:r>
          <w:rPr>
            <w:rStyle w:val="VerbatimChar"/>
          </w:rPr>
          <w:delText>tables/part5_checks.json</w:delText>
        </w:r>
      </w:del>
      <w:del w:id="2761" w:author="Changes 24 to 25 Oct" w:date="2026-10-25T16:02:42Z">
        <w:r>
          <w:rPr/>
          <w:delText>).</w:delText>
        </w:r>
      </w:del>
    </w:p>
    <w:p>
      <w:pPr>
        <w:pStyle w:val="BodyText"/>
        <w:jc w:val="left"/>
        <w:rPr>
          <w:del w:id="2768" w:author="Changes 24 to 25 Oct" w:date="2026-10-25T16:02:42Z"/>
        </w:rPr>
      </w:pPr>
      <w:del w:id="2763" w:author="Changes 24 to 25 Oct" w:date="2026-10-25T16:02:42Z">
        <w:r>
          <w:rPr/>
          <w:delText>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delText>
        </w:r>
      </w:del>
      <w:del w:id="2764" w:author="Changes 24 to 25 Oct" w:date="2026-10-25T16:02:42Z">
        <w:r>
          <w:rPr>
            <w:rStyle w:val="VerbatimChar"/>
          </w:rPr>
          <w:delText>tables/bps_frame_check.json</w:delText>
        </w:r>
      </w:del>
      <w:del w:id="2765" w:author="Changes 24 to 25 Oct" w:date="2026-10-25T16:02:42Z">
        <w:r>
          <w:rPr/>
          <w:delText xml:space="preserve">, </w:delText>
        </w:r>
      </w:del>
      <w:del w:id="2766" w:author="Changes 24 to 25 Oct" w:date="2026-10-25T16:02:42Z">
        <w:r>
          <w:rPr>
            <w:rStyle w:val="VerbatimChar"/>
          </w:rPr>
          <w:delText>tables/rq_closing_checks.json</w:delText>
        </w:r>
      </w:del>
      <w:del w:id="2767" w:author="Changes 24 to 25 Oct" w:date="2026-10-25T16:02:42Z">
        <w:r>
          <w:rPr/>
          <w:delText>).</w:delText>
        </w:r>
      </w:del>
      <w:bookmarkEnd w:id="99"/>
    </w:p>
    <w:p>
      <w:pPr>
        <w:pStyle w:val="Heading2"/>
        <w:rPr>
          <w:del w:id="2770" w:author="Changes 24 to 25 Oct" w:date="2026-10-25T16:02:42Z"/>
        </w:rPr>
      </w:pPr>
      <w:del w:id="2769" w:author="Changes 24 to 25 Oct" w:date="2026-10-25T16:02:42Z">
        <w:r>
          <w:rPr/>
          <w:delText>Appendix C. Registered tests and their outcomes</w:delText>
        </w:r>
      </w:del>
    </w:p>
    <w:p>
      <w:pPr>
        <w:pStyle w:val="FirstParagraph"/>
        <w:jc w:val="left"/>
        <w:rPr>
          <w:del w:id="2774" w:author="Changes 24 to 25 Oct" w:date="2026-10-25T16:02:42Z"/>
        </w:rPr>
      </w:pPr>
      <w:del w:id="2771" w:author="Changes 24 to 25 Oct" w:date="2026-10-25T16:02:42Z">
        <w:r>
          <w:rPr/>
          <w:delText xml:space="preserve">A registered test was written down, dated and stored in the repository before the data it concerns were opened. The dates are those of the commits in </w:delText>
        </w:r>
      </w:del>
      <w:del w:id="2772" w:author="Changes 24 to 25 Oct" w:date="2026-10-25T16:02:42Z">
        <w:r>
          <w:rPr>
            <w:rStyle w:val="VerbatimChar"/>
          </w:rPr>
          <w:delText>research/option_space_2026-10-01/PREREGISTRATION.md</w:delText>
        </w:r>
      </w:del>
      <w:del w:id="2773" w:author="Changes 24 to 25 Oct" w:date="2026-10-25T16:02:42Z">
        <w:r>
          <w:rPr/>
          <w:delText>. Exact wording and thresholds are in that file.</w:delText>
        </w:r>
      </w:del>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224"/>
        <w:gridCol w:w="2184"/>
        <w:gridCol w:w="2548"/>
        <w:gridCol w:w="2548"/>
      </w:tblGrid>
      <w:tr>
        <w:trPr>
          <w:tblHeader w:val="true"/>
          <w:del w:id="2775" w:author="Changes 24 to 25 Oct" w:date="2026-10-25T16:02:42Z"/>
          <w:cantSplit w:val="true"/>
        </w:trPr>
        <w:tc>
          <w:tcPr>
            <w:tcW w:w="122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777" w:author="Changes 24 to 25 Oct" w:date="2026-10-25T16:02:42Z"/>
              </w:rPr>
            </w:pPr>
            <w:del w:id="2776" w:author="Changes 24 to 25 Oct" w:date="2026-10-25T16:02:42Z">
              <w:r>
                <w:rPr>
                  <w:b/>
                  <w:kern w:val="0"/>
                  <w:sz w:val="18"/>
                  <w:szCs w:val="24"/>
                  <w:lang w:val="en-US" w:eastAsia="en-US" w:bidi="ar-SA"/>
                </w:rPr>
                <w:delText>Test</w:delText>
              </w:r>
            </w:del>
          </w:p>
        </w:tc>
        <w:tc>
          <w:tcPr>
            <w:tcW w:w="218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779" w:author="Changes 24 to 25 Oct" w:date="2026-10-25T16:02:42Z"/>
              </w:rPr>
            </w:pPr>
            <w:del w:id="2778" w:author="Changes 24 to 25 Oct" w:date="2026-10-25T16:02:42Z">
              <w:r>
                <w:rPr>
                  <w:b/>
                  <w:kern w:val="0"/>
                  <w:sz w:val="18"/>
                  <w:szCs w:val="24"/>
                  <w:lang w:val="en-US" w:eastAsia="en-US" w:bidi="ar-SA"/>
                </w:rPr>
                <w:delText>What it predicted</w:delText>
              </w:r>
            </w:del>
          </w:p>
        </w:tc>
        <w:tc>
          <w:tcPr>
            <w:tcW w:w="254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781" w:author="Changes 24 to 25 Oct" w:date="2026-10-25T16:02:42Z"/>
              </w:rPr>
            </w:pPr>
            <w:del w:id="2780" w:author="Changes 24 to 25 Oct" w:date="2026-10-25T16:02:42Z">
              <w:r>
                <w:rPr>
                  <w:b/>
                  <w:kern w:val="0"/>
                  <w:sz w:val="18"/>
                  <w:szCs w:val="24"/>
                  <w:lang w:val="en-US" w:eastAsia="en-US" w:bidi="ar-SA"/>
                </w:rPr>
                <w:delText>Registered</w:delText>
              </w:r>
            </w:del>
          </w:p>
        </w:tc>
        <w:tc>
          <w:tcPr>
            <w:tcW w:w="254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del w:id="2783" w:author="Changes 24 to 25 Oct" w:date="2026-10-25T16:02:42Z"/>
              </w:rPr>
            </w:pPr>
            <w:del w:id="2782" w:author="Changes 24 to 25 Oct" w:date="2026-10-25T16:02:42Z">
              <w:r>
                <w:rPr>
                  <w:b/>
                  <w:kern w:val="0"/>
                  <w:sz w:val="18"/>
                  <w:szCs w:val="24"/>
                  <w:lang w:val="en-US" w:eastAsia="en-US" w:bidi="ar-SA"/>
                </w:rPr>
                <w:delText>Outcome</w:delText>
              </w:r>
            </w:del>
          </w:p>
        </w:tc>
      </w:tr>
      <w:tr>
        <w:trPr>
          <w:del w:id="2784"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2786" w:author="Changes 24 to 25 Oct" w:date="2026-10-25T16:02:42Z"/>
              </w:rPr>
            </w:pPr>
            <w:del w:id="2785" w:author="Changes 24 to 25 Oct" w:date="2026-10-25T16:02:42Z">
              <w:r>
                <w:rPr>
                  <w:kern w:val="0"/>
                  <w:sz w:val="18"/>
                  <w:szCs w:val="24"/>
                  <w:lang w:val="en-US" w:eastAsia="en-US" w:bidi="ar-SA"/>
                </w:rPr>
                <w:delText>E1</w:delText>
              </w:r>
            </w:del>
          </w:p>
        </w:tc>
        <w:tc>
          <w:tcPr>
            <w:tcW w:w="2184" w:type="dxa"/>
            <w:tcBorders/>
          </w:tcPr>
          <w:p>
            <w:pPr>
              <w:pStyle w:val="Compact"/>
              <w:keepNext w:val="true"/>
              <w:widowControl/>
              <w:spacing w:lineRule="exact" w:line="220" w:before="0" w:after="0"/>
              <w:jc w:val="left"/>
              <w:rPr>
                <w:kern w:val="0"/>
                <w:szCs w:val="24"/>
                <w:lang w:val="en-US" w:eastAsia="en-US" w:bidi="ar-SA"/>
                <w:del w:id="2788" w:author="Changes 24 to 25 Oct" w:date="2026-10-25T16:02:42Z"/>
              </w:rPr>
            </w:pPr>
            <w:del w:id="2787" w:author="Changes 24 to 25 Oct" w:date="2026-10-25T16:02:42Z">
              <w:r>
                <w:rPr>
                  <w:kern w:val="0"/>
                  <w:sz w:val="18"/>
                  <w:szCs w:val="24"/>
                  <w:lang w:val="en-US" w:eastAsia="en-US" w:bidi="ar-SA"/>
                </w:rPr>
                <w:delText>Sellers without financial statements hold a smaller share of online value than of the count</w:delText>
              </w:r>
            </w:del>
          </w:p>
        </w:tc>
        <w:tc>
          <w:tcPr>
            <w:tcW w:w="2548" w:type="dxa"/>
            <w:tcBorders/>
          </w:tcPr>
          <w:p>
            <w:pPr>
              <w:pStyle w:val="Compact"/>
              <w:keepNext w:val="true"/>
              <w:widowControl/>
              <w:spacing w:lineRule="exact" w:line="220" w:before="0" w:after="0"/>
              <w:jc w:val="left"/>
              <w:rPr>
                <w:kern w:val="0"/>
                <w:szCs w:val="24"/>
                <w:lang w:val="en-US" w:eastAsia="en-US" w:bidi="ar-SA"/>
                <w:del w:id="2790" w:author="Changes 24 to 25 Oct" w:date="2026-10-25T16:02:42Z"/>
              </w:rPr>
            </w:pPr>
            <w:del w:id="2789" w:author="Changes 24 to 25 Oct" w:date="2026-10-25T16:02:42Z">
              <w:r>
                <w:rPr>
                  <w:kern w:val="0"/>
                  <w:sz w:val="18"/>
                  <w:szCs w:val="24"/>
                  <w:lang w:val="en-US" w:eastAsia="en-US" w:bidi="ar-SA"/>
                </w:rPr>
                <w:delText>2 Oct 2026</w:delText>
              </w:r>
            </w:del>
          </w:p>
        </w:tc>
        <w:tc>
          <w:tcPr>
            <w:tcW w:w="2548" w:type="dxa"/>
            <w:tcBorders/>
          </w:tcPr>
          <w:p>
            <w:pPr>
              <w:pStyle w:val="Compact"/>
              <w:keepNext w:val="true"/>
              <w:widowControl/>
              <w:spacing w:lineRule="exact" w:line="220" w:before="0" w:after="0"/>
              <w:jc w:val="left"/>
              <w:rPr>
                <w:kern w:val="0"/>
                <w:szCs w:val="24"/>
                <w:lang w:val="en-US" w:eastAsia="en-US" w:bidi="ar-SA"/>
                <w:del w:id="2792" w:author="Changes 24 to 25 Oct" w:date="2026-10-25T16:02:42Z"/>
              </w:rPr>
            </w:pPr>
            <w:del w:id="2791" w:author="Changes 24 to 25 Oct" w:date="2026-10-25T16:02:42Z">
              <w:r>
                <w:rPr>
                  <w:kern w:val="0"/>
                  <w:sz w:val="18"/>
                  <w:szCs w:val="24"/>
                  <w:lang w:val="en-US" w:eastAsia="en-US" w:bidi="ar-SA"/>
                </w:rPr>
                <w:delText>Holds, as a range (25.7 to 40.4 percent of value against 79.3 percent of the count)</w:delText>
              </w:r>
            </w:del>
          </w:p>
        </w:tc>
      </w:tr>
      <w:tr>
        <w:trPr>
          <w:del w:id="2793"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2795" w:author="Changes 24 to 25 Oct" w:date="2026-10-25T16:02:42Z"/>
              </w:rPr>
            </w:pPr>
            <w:del w:id="2794" w:author="Changes 24 to 25 Oct" w:date="2026-10-25T16:02:42Z">
              <w:r>
                <w:rPr>
                  <w:kern w:val="0"/>
                  <w:sz w:val="18"/>
                  <w:szCs w:val="24"/>
                  <w:lang w:val="en-US" w:eastAsia="en-US" w:bidi="ar-SA"/>
                </w:rPr>
                <w:delText>E2</w:delText>
              </w:r>
            </w:del>
          </w:p>
        </w:tc>
        <w:tc>
          <w:tcPr>
            <w:tcW w:w="2184" w:type="dxa"/>
            <w:tcBorders/>
          </w:tcPr>
          <w:p>
            <w:pPr>
              <w:pStyle w:val="Compact"/>
              <w:keepNext w:val="true"/>
              <w:widowControl/>
              <w:spacing w:lineRule="exact" w:line="220" w:before="0" w:after="0"/>
              <w:jc w:val="left"/>
              <w:rPr>
                <w:kern w:val="0"/>
                <w:szCs w:val="24"/>
                <w:lang w:val="en-US" w:eastAsia="en-US" w:bidi="ar-SA"/>
                <w:del w:id="2797" w:author="Changes 24 to 25 Oct" w:date="2026-10-25T16:02:42Z"/>
              </w:rPr>
            </w:pPr>
            <w:del w:id="2796" w:author="Changes 24 to 25 Oct" w:date="2026-10-25T16:02:42Z">
              <w:r>
                <w:rPr>
                  <w:kern w:val="0"/>
                  <w:sz w:val="18"/>
                  <w:szCs w:val="24"/>
                  <w:lang w:val="en-US" w:eastAsia="en-US" w:bidi="ar-SA"/>
                </w:rPr>
                <w:delText>The marketplace share of online value in 2022 is above the published 2023 figure</w:delText>
              </w:r>
            </w:del>
          </w:p>
        </w:tc>
        <w:tc>
          <w:tcPr>
            <w:tcW w:w="2548" w:type="dxa"/>
            <w:tcBorders/>
          </w:tcPr>
          <w:p>
            <w:pPr>
              <w:pStyle w:val="Compact"/>
              <w:keepNext w:val="true"/>
              <w:widowControl/>
              <w:spacing w:lineRule="exact" w:line="220" w:before="0" w:after="0"/>
              <w:jc w:val="left"/>
              <w:rPr>
                <w:kern w:val="0"/>
                <w:szCs w:val="24"/>
                <w:lang w:val="en-US" w:eastAsia="en-US" w:bidi="ar-SA"/>
                <w:del w:id="2799" w:author="Changes 24 to 25 Oct" w:date="2026-10-25T16:02:42Z"/>
              </w:rPr>
            </w:pPr>
            <w:del w:id="2798" w:author="Changes 24 to 25 Oct" w:date="2026-10-25T16:02:42Z">
              <w:r>
                <w:rPr>
                  <w:kern w:val="0"/>
                  <w:sz w:val="18"/>
                  <w:szCs w:val="24"/>
                  <w:lang w:val="en-US" w:eastAsia="en-US" w:bidi="ar-SA"/>
                </w:rPr>
                <w:delText>2 Oct 2026</w:delText>
              </w:r>
            </w:del>
          </w:p>
        </w:tc>
        <w:tc>
          <w:tcPr>
            <w:tcW w:w="2548" w:type="dxa"/>
            <w:tcBorders/>
          </w:tcPr>
          <w:p>
            <w:pPr>
              <w:pStyle w:val="Compact"/>
              <w:keepNext w:val="true"/>
              <w:widowControl/>
              <w:spacing w:lineRule="exact" w:line="220" w:before="0" w:after="0"/>
              <w:jc w:val="left"/>
              <w:rPr>
                <w:kern w:val="0"/>
                <w:szCs w:val="24"/>
                <w:lang w:val="en-US" w:eastAsia="en-US" w:bidi="ar-SA"/>
                <w:del w:id="2801" w:author="Changes 24 to 25 Oct" w:date="2026-10-25T16:02:42Z"/>
              </w:rPr>
            </w:pPr>
            <w:del w:id="2800" w:author="Changes 24 to 25 Oct" w:date="2026-10-25T16:02:42Z">
              <w:r>
                <w:rPr>
                  <w:kern w:val="0"/>
                  <w:sz w:val="18"/>
                  <w:szCs w:val="24"/>
                  <w:lang w:val="en-US" w:eastAsia="en-US" w:bidi="ar-SA"/>
                </w:rPr>
                <w:delText>Holds, as a range (22.6 to 25.6 percent)</w:delText>
              </w:r>
            </w:del>
          </w:p>
        </w:tc>
      </w:tr>
      <w:tr>
        <w:trPr>
          <w:del w:id="2802"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04" w:author="Changes 24 to 25 Oct" w:date="2026-10-25T16:02:42Z"/>
              </w:rPr>
            </w:pPr>
            <w:del w:id="2803" w:author="Changes 24 to 25 Oct" w:date="2026-10-25T16:02:42Z">
              <w:r>
                <w:rPr>
                  <w:kern w:val="0"/>
                  <w:sz w:val="18"/>
                  <w:szCs w:val="24"/>
                  <w:lang w:val="en-US" w:eastAsia="en-US" w:bidi="ar-SA"/>
                </w:rPr>
                <w:delText>E2b, E2c</w:delText>
              </w:r>
            </w:del>
          </w:p>
        </w:tc>
        <w:tc>
          <w:tcPr>
            <w:tcW w:w="2184" w:type="dxa"/>
            <w:tcBorders/>
          </w:tcPr>
          <w:p>
            <w:pPr>
              <w:pStyle w:val="Compact"/>
              <w:widowControl/>
              <w:spacing w:lineRule="exact" w:line="220" w:before="0" w:after="0"/>
              <w:jc w:val="left"/>
              <w:rPr>
                <w:kern w:val="0"/>
                <w:szCs w:val="24"/>
                <w:lang w:val="en-US" w:eastAsia="en-US" w:bidi="ar-SA"/>
                <w:del w:id="2806" w:author="Changes 24 to 25 Oct" w:date="2026-10-25T16:02:42Z"/>
              </w:rPr>
            </w:pPr>
            <w:del w:id="2805" w:author="Changes 24 to 25 Oct" w:date="2026-10-25T16:02:42Z">
              <w:r>
                <w:rPr>
                  <w:kern w:val="0"/>
                  <w:sz w:val="18"/>
                  <w:szCs w:val="24"/>
                  <w:lang w:val="en-US" w:eastAsia="en-US" w:bidi="ar-SA"/>
                </w:rPr>
                <w:delText>Marketplace use did not rise between 2020 and 2024</w:delText>
              </w:r>
            </w:del>
          </w:p>
        </w:tc>
        <w:tc>
          <w:tcPr>
            <w:tcW w:w="2548" w:type="dxa"/>
            <w:tcBorders/>
          </w:tcPr>
          <w:p>
            <w:pPr>
              <w:pStyle w:val="Compact"/>
              <w:widowControl/>
              <w:spacing w:lineRule="exact" w:line="220" w:before="0" w:after="0"/>
              <w:jc w:val="left"/>
              <w:rPr>
                <w:kern w:val="0"/>
                <w:szCs w:val="24"/>
                <w:lang w:val="en-US" w:eastAsia="en-US" w:bidi="ar-SA"/>
                <w:del w:id="2808" w:author="Changes 24 to 25 Oct" w:date="2026-10-25T16:02:42Z"/>
              </w:rPr>
            </w:pPr>
            <w:del w:id="2807" w:author="Changes 24 to 25 Oct" w:date="2026-10-25T16:02:42Z">
              <w:r>
                <w:rPr>
                  <w:kern w:val="0"/>
                  <w:sz w:val="18"/>
                  <w:szCs w:val="24"/>
                  <w:lang w:val="en-US" w:eastAsia="en-US" w:bidi="ar-SA"/>
                </w:rPr>
                <w:delText>2 Oct and 3 Oct 2026</w:delText>
              </w:r>
            </w:del>
          </w:p>
        </w:tc>
        <w:tc>
          <w:tcPr>
            <w:tcW w:w="2548" w:type="dxa"/>
            <w:tcBorders/>
          </w:tcPr>
          <w:p>
            <w:pPr>
              <w:pStyle w:val="Compact"/>
              <w:widowControl/>
              <w:spacing w:lineRule="exact" w:line="220" w:before="0" w:after="0"/>
              <w:jc w:val="left"/>
              <w:rPr>
                <w:kern w:val="0"/>
                <w:szCs w:val="24"/>
                <w:lang w:val="en-US" w:eastAsia="en-US" w:bidi="ar-SA"/>
                <w:del w:id="2810" w:author="Changes 24 to 25 Oct" w:date="2026-10-25T16:02:42Z"/>
              </w:rPr>
            </w:pPr>
            <w:del w:id="2809" w:author="Changes 24 to 25 Oct" w:date="2026-10-25T16:02:42Z">
              <w:r>
                <w:rPr>
                  <w:kern w:val="0"/>
                  <w:sz w:val="18"/>
                  <w:szCs w:val="24"/>
                  <w:lang w:val="en-US" w:eastAsia="en-US" w:bidi="ar-SA"/>
                </w:rPr>
                <w:delText>Hold (21.6, 19.8, 17.8 and 17.2 percent)</w:delText>
              </w:r>
            </w:del>
          </w:p>
        </w:tc>
      </w:tr>
      <w:tr>
        <w:trPr>
          <w:del w:id="2811"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13" w:author="Changes 24 to 25 Oct" w:date="2026-10-25T16:02:42Z"/>
              </w:rPr>
            </w:pPr>
            <w:del w:id="2812" w:author="Changes 24 to 25 Oct" w:date="2026-10-25T16:02:42Z">
              <w:r>
                <w:rPr>
                  <w:kern w:val="0"/>
                  <w:sz w:val="18"/>
                  <w:szCs w:val="24"/>
                  <w:lang w:val="en-US" w:eastAsia="en-US" w:bidi="ar-SA"/>
                </w:rPr>
                <w:delText>E3</w:delText>
              </w:r>
            </w:del>
          </w:p>
        </w:tc>
        <w:tc>
          <w:tcPr>
            <w:tcW w:w="2184" w:type="dxa"/>
            <w:tcBorders/>
          </w:tcPr>
          <w:p>
            <w:pPr>
              <w:pStyle w:val="Compact"/>
              <w:widowControl/>
              <w:spacing w:lineRule="exact" w:line="220" w:before="0" w:after="0"/>
              <w:jc w:val="left"/>
              <w:rPr>
                <w:kern w:val="0"/>
                <w:szCs w:val="24"/>
                <w:lang w:val="en-US" w:eastAsia="en-US" w:bidi="ar-SA"/>
                <w:del w:id="2815" w:author="Changes 24 to 25 Oct" w:date="2026-10-25T16:02:42Z"/>
              </w:rPr>
            </w:pPr>
            <w:del w:id="2814" w:author="Changes 24 to 25 Oct" w:date="2026-10-25T16:02:42Z">
              <w:r>
                <w:rPr>
                  <w:kern w:val="0"/>
                  <w:sz w:val="18"/>
                  <w:szCs w:val="24"/>
                  <w:lang w:val="en-US" w:eastAsia="en-US" w:bidi="ar-SA"/>
                </w:rPr>
                <w:delText>Shopee reaches at least as many sellers as Tokopedia</w:delText>
              </w:r>
            </w:del>
          </w:p>
        </w:tc>
        <w:tc>
          <w:tcPr>
            <w:tcW w:w="2548" w:type="dxa"/>
            <w:tcBorders/>
          </w:tcPr>
          <w:p>
            <w:pPr>
              <w:pStyle w:val="Compact"/>
              <w:widowControl/>
              <w:spacing w:lineRule="exact" w:line="220" w:before="0" w:after="0"/>
              <w:jc w:val="left"/>
              <w:rPr>
                <w:kern w:val="0"/>
                <w:szCs w:val="24"/>
                <w:lang w:val="en-US" w:eastAsia="en-US" w:bidi="ar-SA"/>
                <w:del w:id="2817" w:author="Changes 24 to 25 Oct" w:date="2026-10-25T16:02:42Z"/>
              </w:rPr>
            </w:pPr>
            <w:del w:id="2816" w:author="Changes 24 to 25 Oct" w:date="2026-10-25T16:02:42Z">
              <w:r>
                <w:rPr>
                  <w:kern w:val="0"/>
                  <w:sz w:val="18"/>
                  <w:szCs w:val="24"/>
                  <w:lang w:val="en-US" w:eastAsia="en-US" w:bidi="ar-SA"/>
                </w:rPr>
                <w:delText>2 Oct 2026</w:delText>
              </w:r>
            </w:del>
          </w:p>
        </w:tc>
        <w:tc>
          <w:tcPr>
            <w:tcW w:w="2548" w:type="dxa"/>
            <w:tcBorders/>
          </w:tcPr>
          <w:p>
            <w:pPr>
              <w:pStyle w:val="Compact"/>
              <w:widowControl/>
              <w:spacing w:lineRule="exact" w:line="220" w:before="0" w:after="0"/>
              <w:jc w:val="left"/>
              <w:rPr>
                <w:kern w:val="0"/>
                <w:szCs w:val="24"/>
                <w:lang w:val="en-US" w:eastAsia="en-US" w:bidi="ar-SA"/>
                <w:del w:id="2819" w:author="Changes 24 to 25 Oct" w:date="2026-10-25T16:02:42Z"/>
              </w:rPr>
            </w:pPr>
            <w:del w:id="2818" w:author="Changes 24 to 25 Oct" w:date="2026-10-25T16:02:42Z">
              <w:r>
                <w:rPr>
                  <w:kern w:val="0"/>
                  <w:sz w:val="18"/>
                  <w:szCs w:val="24"/>
                  <w:lang w:val="en-US" w:eastAsia="en-US" w:bidi="ar-SA"/>
                </w:rPr>
                <w:delText>Holds (7.5 against 2.2 percent of all sellers)</w:delText>
              </w:r>
            </w:del>
          </w:p>
        </w:tc>
      </w:tr>
      <w:tr>
        <w:trPr>
          <w:del w:id="2820"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22" w:author="Changes 24 to 25 Oct" w:date="2026-10-25T16:02:42Z"/>
              </w:rPr>
            </w:pPr>
            <w:del w:id="2821" w:author="Changes 24 to 25 Oct" w:date="2026-10-25T16:02:42Z">
              <w:r>
                <w:rPr>
                  <w:kern w:val="0"/>
                  <w:sz w:val="18"/>
                  <w:szCs w:val="24"/>
                  <w:lang w:val="en-US" w:eastAsia="en-US" w:bidi="ar-SA"/>
                </w:rPr>
                <w:delText>E4</w:delText>
              </w:r>
            </w:del>
          </w:p>
        </w:tc>
        <w:tc>
          <w:tcPr>
            <w:tcW w:w="2184" w:type="dxa"/>
            <w:tcBorders/>
          </w:tcPr>
          <w:p>
            <w:pPr>
              <w:pStyle w:val="Compact"/>
              <w:widowControl/>
              <w:spacing w:lineRule="exact" w:line="220" w:before="0" w:after="0"/>
              <w:jc w:val="left"/>
              <w:rPr>
                <w:kern w:val="0"/>
                <w:szCs w:val="24"/>
                <w:lang w:val="en-US" w:eastAsia="en-US" w:bidi="ar-SA"/>
                <w:del w:id="2824" w:author="Changes 24 to 25 Oct" w:date="2026-10-25T16:02:42Z"/>
              </w:rPr>
            </w:pPr>
            <w:del w:id="2823" w:author="Changes 24 to 25 Oct" w:date="2026-10-25T16:02:42Z">
              <w:r>
                <w:rPr>
                  <w:kern w:val="0"/>
                  <w:sz w:val="18"/>
                  <w:szCs w:val="24"/>
                  <w:lang w:val="en-US" w:eastAsia="en-US" w:bidi="ar-SA"/>
                </w:rPr>
                <w:delText>Entrants use chat or social media at least as often as earlier sellers</w:delText>
              </w:r>
            </w:del>
          </w:p>
        </w:tc>
        <w:tc>
          <w:tcPr>
            <w:tcW w:w="2548" w:type="dxa"/>
            <w:tcBorders/>
          </w:tcPr>
          <w:p>
            <w:pPr>
              <w:pStyle w:val="Compact"/>
              <w:widowControl/>
              <w:spacing w:lineRule="exact" w:line="220" w:before="0" w:after="0"/>
              <w:jc w:val="left"/>
              <w:rPr>
                <w:kern w:val="0"/>
                <w:szCs w:val="24"/>
                <w:lang w:val="en-US" w:eastAsia="en-US" w:bidi="ar-SA"/>
                <w:del w:id="2826" w:author="Changes 24 to 25 Oct" w:date="2026-10-25T16:02:42Z"/>
              </w:rPr>
            </w:pPr>
            <w:del w:id="2825" w:author="Changes 24 to 25 Oct" w:date="2026-10-25T16:02:42Z">
              <w:r>
                <w:rPr>
                  <w:kern w:val="0"/>
                  <w:sz w:val="18"/>
                  <w:szCs w:val="24"/>
                  <w:lang w:val="en-US" w:eastAsia="en-US" w:bidi="ar-SA"/>
                </w:rPr>
                <w:delText>2 Oct 2026</w:delText>
              </w:r>
            </w:del>
          </w:p>
        </w:tc>
        <w:tc>
          <w:tcPr>
            <w:tcW w:w="2548" w:type="dxa"/>
            <w:tcBorders/>
          </w:tcPr>
          <w:p>
            <w:pPr>
              <w:pStyle w:val="Compact"/>
              <w:widowControl/>
              <w:spacing w:lineRule="exact" w:line="220" w:before="0" w:after="0"/>
              <w:jc w:val="left"/>
              <w:rPr>
                <w:kern w:val="0"/>
                <w:szCs w:val="24"/>
                <w:lang w:val="en-US" w:eastAsia="en-US" w:bidi="ar-SA"/>
                <w:del w:id="2828" w:author="Changes 24 to 25 Oct" w:date="2026-10-25T16:02:42Z"/>
              </w:rPr>
            </w:pPr>
            <w:del w:id="2827" w:author="Changes 24 to 25 Oct" w:date="2026-10-25T16:02:42Z">
              <w:r>
                <w:rPr>
                  <w:kern w:val="0"/>
                  <w:sz w:val="18"/>
                  <w:szCs w:val="24"/>
                  <w:lang w:val="en-US" w:eastAsia="en-US" w:bidi="ar-SA"/>
                </w:rPr>
                <w:delText>Holds, with no power (nearly everyone uses them)</w:delText>
              </w:r>
            </w:del>
          </w:p>
        </w:tc>
      </w:tr>
      <w:tr>
        <w:trPr>
          <w:del w:id="2829"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31" w:author="Changes 24 to 25 Oct" w:date="2026-10-25T16:02:42Z"/>
              </w:rPr>
            </w:pPr>
            <w:del w:id="2830" w:author="Changes 24 to 25 Oct" w:date="2026-10-25T16:02:42Z">
              <w:r>
                <w:rPr>
                  <w:kern w:val="0"/>
                  <w:sz w:val="18"/>
                  <w:szCs w:val="24"/>
                  <w:lang w:val="en-US" w:eastAsia="en-US" w:bidi="ar-SA"/>
                </w:rPr>
                <w:delText>E5</w:delText>
              </w:r>
            </w:del>
          </w:p>
        </w:tc>
        <w:tc>
          <w:tcPr>
            <w:tcW w:w="2184" w:type="dxa"/>
            <w:tcBorders/>
          </w:tcPr>
          <w:p>
            <w:pPr>
              <w:pStyle w:val="Compact"/>
              <w:widowControl/>
              <w:spacing w:lineRule="exact" w:line="220" w:before="0" w:after="0"/>
              <w:jc w:val="left"/>
              <w:rPr>
                <w:kern w:val="0"/>
                <w:szCs w:val="24"/>
                <w:lang w:val="en-US" w:eastAsia="en-US" w:bidi="ar-SA"/>
                <w:del w:id="2833" w:author="Changes 24 to 25 Oct" w:date="2026-10-25T16:02:42Z"/>
              </w:rPr>
            </w:pPr>
            <w:del w:id="2832" w:author="Changes 24 to 25 Oct" w:date="2026-10-25T16:02:42Z">
              <w:r>
                <w:rPr>
                  <w:kern w:val="0"/>
                  <w:sz w:val="18"/>
                  <w:szCs w:val="24"/>
                  <w:lang w:val="en-US" w:eastAsia="en-US" w:bidi="ar-SA"/>
                </w:rPr>
                <w:delText>At least 21.5 percent of 2023 sellers began in 2023 (the entry test)</w:delText>
              </w:r>
            </w:del>
          </w:p>
        </w:tc>
        <w:tc>
          <w:tcPr>
            <w:tcW w:w="2548" w:type="dxa"/>
            <w:tcBorders/>
          </w:tcPr>
          <w:p>
            <w:pPr>
              <w:pStyle w:val="Compact"/>
              <w:widowControl/>
              <w:spacing w:lineRule="exact" w:line="220" w:before="0" w:after="0"/>
              <w:jc w:val="left"/>
              <w:rPr>
                <w:kern w:val="0"/>
                <w:szCs w:val="24"/>
                <w:lang w:val="en-US" w:eastAsia="en-US" w:bidi="ar-SA"/>
                <w:del w:id="2835" w:author="Changes 24 to 25 Oct" w:date="2026-10-25T16:02:42Z"/>
              </w:rPr>
            </w:pPr>
            <w:del w:id="2834" w:author="Changes 24 to 25 Oct" w:date="2026-10-25T16:02:42Z">
              <w:r>
                <w:rPr>
                  <w:kern w:val="0"/>
                  <w:sz w:val="18"/>
                  <w:szCs w:val="24"/>
                  <w:lang w:val="en-US" w:eastAsia="en-US" w:bidi="ar-SA"/>
                </w:rPr>
                <w:delText>2 Oct 2026</w:delText>
              </w:r>
            </w:del>
          </w:p>
        </w:tc>
        <w:tc>
          <w:tcPr>
            <w:tcW w:w="2548" w:type="dxa"/>
            <w:tcBorders/>
          </w:tcPr>
          <w:p>
            <w:pPr>
              <w:pStyle w:val="Compact"/>
              <w:widowControl/>
              <w:spacing w:lineRule="exact" w:line="220" w:before="0" w:after="0"/>
              <w:jc w:val="left"/>
              <w:rPr>
                <w:kern w:val="0"/>
                <w:szCs w:val="24"/>
                <w:lang w:val="en-US" w:eastAsia="en-US" w:bidi="ar-SA"/>
                <w:del w:id="2837" w:author="Changes 24 to 25 Oct" w:date="2026-10-25T16:02:42Z"/>
              </w:rPr>
            </w:pPr>
            <w:del w:id="2836" w:author="Changes 24 to 25 Oct" w:date="2026-10-25T16:02:42Z">
              <w:r>
                <w:rPr>
                  <w:kern w:val="0"/>
                  <w:sz w:val="18"/>
                  <w:szCs w:val="24"/>
                  <w:lang w:val="en-US" w:eastAsia="en-US" w:bidi="ar-SA"/>
                </w:rPr>
                <w:delText>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delText>
              </w:r>
            </w:del>
          </w:p>
        </w:tc>
      </w:tr>
      <w:tr>
        <w:trPr>
          <w:del w:id="2838"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40" w:author="Changes 24 to 25 Oct" w:date="2026-10-25T16:02:42Z"/>
              </w:rPr>
            </w:pPr>
            <w:del w:id="2839" w:author="Changes 24 to 25 Oct" w:date="2026-10-25T16:02:42Z">
              <w:r>
                <w:rPr>
                  <w:kern w:val="0"/>
                  <w:sz w:val="18"/>
                  <w:szCs w:val="24"/>
                  <w:lang w:val="en-US" w:eastAsia="en-US" w:bidi="ar-SA"/>
                </w:rPr>
                <w:delText>E6</w:delText>
              </w:r>
            </w:del>
          </w:p>
        </w:tc>
        <w:tc>
          <w:tcPr>
            <w:tcW w:w="2184" w:type="dxa"/>
            <w:tcBorders/>
          </w:tcPr>
          <w:p>
            <w:pPr>
              <w:pStyle w:val="Compact"/>
              <w:widowControl/>
              <w:spacing w:lineRule="exact" w:line="220" w:before="0" w:after="0"/>
              <w:jc w:val="left"/>
              <w:rPr>
                <w:kern w:val="0"/>
                <w:szCs w:val="24"/>
                <w:lang w:val="en-US" w:eastAsia="en-US" w:bidi="ar-SA"/>
                <w:del w:id="2842" w:author="Changes 24 to 25 Oct" w:date="2026-10-25T16:02:42Z"/>
              </w:rPr>
            </w:pPr>
            <w:del w:id="2841" w:author="Changes 24 to 25 Oct" w:date="2026-10-25T16:02:42Z">
              <w:r>
                <w:rPr>
                  <w:kern w:val="0"/>
                  <w:sz w:val="18"/>
                  <w:szCs w:val="24"/>
                  <w:lang w:val="en-US" w:eastAsia="en-US" w:bidi="ar-SA"/>
                </w:rPr>
                <w:delText>The median change in sales of sellers already online is at most 10.36 percent</w:delText>
              </w:r>
            </w:del>
          </w:p>
        </w:tc>
        <w:tc>
          <w:tcPr>
            <w:tcW w:w="2548" w:type="dxa"/>
            <w:tcBorders/>
          </w:tcPr>
          <w:p>
            <w:pPr>
              <w:pStyle w:val="Compact"/>
              <w:widowControl/>
              <w:spacing w:lineRule="exact" w:line="220" w:before="0" w:after="0"/>
              <w:jc w:val="left"/>
              <w:rPr>
                <w:kern w:val="0"/>
                <w:szCs w:val="24"/>
                <w:lang w:val="en-US" w:eastAsia="en-US" w:bidi="ar-SA"/>
                <w:del w:id="2844" w:author="Changes 24 to 25 Oct" w:date="2026-10-25T16:02:42Z"/>
              </w:rPr>
            </w:pPr>
            <w:del w:id="2843" w:author="Changes 24 to 25 Oct" w:date="2026-10-25T16:02:42Z">
              <w:r>
                <w:rPr>
                  <w:kern w:val="0"/>
                  <w:sz w:val="18"/>
                  <w:szCs w:val="24"/>
                  <w:lang w:val="en-US" w:eastAsia="en-US" w:bidi="ar-SA"/>
                </w:rPr>
                <w:delText>2 Oct 2026</w:delText>
              </w:r>
            </w:del>
          </w:p>
        </w:tc>
        <w:tc>
          <w:tcPr>
            <w:tcW w:w="2548" w:type="dxa"/>
            <w:tcBorders/>
          </w:tcPr>
          <w:p>
            <w:pPr>
              <w:pStyle w:val="Compact"/>
              <w:widowControl/>
              <w:spacing w:lineRule="exact" w:line="220" w:before="0" w:after="0"/>
              <w:jc w:val="left"/>
              <w:rPr>
                <w:kern w:val="0"/>
                <w:szCs w:val="24"/>
                <w:lang w:val="en-US" w:eastAsia="en-US" w:bidi="ar-SA"/>
                <w:del w:id="2846" w:author="Changes 24 to 25 Oct" w:date="2026-10-25T16:02:42Z"/>
              </w:rPr>
            </w:pPr>
            <w:del w:id="2845" w:author="Changes 24 to 25 Oct" w:date="2026-10-25T16:02:42Z">
              <w:r>
                <w:rPr>
                  <w:kern w:val="0"/>
                  <w:sz w:val="18"/>
                  <w:szCs w:val="24"/>
                  <w:lang w:val="en-US" w:eastAsia="en-US" w:bidi="ar-SA"/>
                </w:rPr>
                <w:delText>Holds (median 0 percent)</w:delText>
              </w:r>
            </w:del>
          </w:p>
        </w:tc>
      </w:tr>
      <w:tr>
        <w:trPr>
          <w:del w:id="2847"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49" w:author="Changes 24 to 25 Oct" w:date="2026-10-25T16:02:42Z"/>
              </w:rPr>
            </w:pPr>
            <w:del w:id="2848" w:author="Changes 24 to 25 Oct" w:date="2026-10-25T16:02:42Z">
              <w:r>
                <w:rPr>
                  <w:kern w:val="0"/>
                  <w:sz w:val="18"/>
                  <w:szCs w:val="24"/>
                  <w:lang w:val="en-US" w:eastAsia="en-US" w:bidi="ar-SA"/>
                </w:rPr>
                <w:delText>E7</w:delText>
              </w:r>
            </w:del>
          </w:p>
        </w:tc>
        <w:tc>
          <w:tcPr>
            <w:tcW w:w="2184" w:type="dxa"/>
            <w:tcBorders/>
          </w:tcPr>
          <w:p>
            <w:pPr>
              <w:pStyle w:val="Compact"/>
              <w:widowControl/>
              <w:spacing w:lineRule="exact" w:line="220" w:before="0" w:after="0"/>
              <w:jc w:val="left"/>
              <w:rPr>
                <w:kern w:val="0"/>
                <w:szCs w:val="24"/>
                <w:lang w:val="en-US" w:eastAsia="en-US" w:bidi="ar-SA"/>
                <w:del w:id="2851" w:author="Changes 24 to 25 Oct" w:date="2026-10-25T16:02:42Z"/>
              </w:rPr>
            </w:pPr>
            <w:del w:id="2850" w:author="Changes 24 to 25 Oct" w:date="2026-10-25T16:02:42Z">
              <w:r>
                <w:rPr>
                  <w:kern w:val="0"/>
                  <w:sz w:val="18"/>
                  <w:szCs w:val="24"/>
                  <w:lang w:val="en-US" w:eastAsia="en-US" w:bidi="ar-SA"/>
                </w:rPr>
                <w:delText>The share of value held by sellers without statements fell by at most 5 points from 2020 to 2022</w:delText>
              </w:r>
            </w:del>
          </w:p>
        </w:tc>
        <w:tc>
          <w:tcPr>
            <w:tcW w:w="2548" w:type="dxa"/>
            <w:tcBorders/>
          </w:tcPr>
          <w:p>
            <w:pPr>
              <w:pStyle w:val="Compact"/>
              <w:widowControl/>
              <w:spacing w:lineRule="exact" w:line="220" w:before="0" w:after="0"/>
              <w:jc w:val="left"/>
              <w:rPr>
                <w:kern w:val="0"/>
                <w:szCs w:val="24"/>
                <w:lang w:val="en-US" w:eastAsia="en-US" w:bidi="ar-SA"/>
                <w:del w:id="2853" w:author="Changes 24 to 25 Oct" w:date="2026-10-25T16:02:42Z"/>
              </w:rPr>
            </w:pPr>
            <w:del w:id="2852"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855" w:author="Changes 24 to 25 Oct" w:date="2026-10-25T16:02:42Z"/>
              </w:rPr>
            </w:pPr>
            <w:del w:id="2854" w:author="Changes 24 to 25 Oct" w:date="2026-10-25T16:02:42Z">
              <w:r>
                <w:rPr>
                  <w:kern w:val="0"/>
                  <w:sz w:val="18"/>
                  <w:szCs w:val="24"/>
                  <w:lang w:val="en-US" w:eastAsia="en-US" w:bidi="ar-SA"/>
                </w:rPr>
                <w:delText>Falsified, narrowly (5.8 points; 3.3 on the second version)</w:delText>
              </w:r>
            </w:del>
          </w:p>
        </w:tc>
      </w:tr>
      <w:tr>
        <w:trPr>
          <w:del w:id="2856"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58" w:author="Changes 24 to 25 Oct" w:date="2026-10-25T16:02:42Z"/>
              </w:rPr>
            </w:pPr>
            <w:del w:id="2857" w:author="Changes 24 to 25 Oct" w:date="2026-10-25T16:02:42Z">
              <w:r>
                <w:rPr>
                  <w:kern w:val="0"/>
                  <w:sz w:val="18"/>
                  <w:szCs w:val="24"/>
                  <w:lang w:val="en-US" w:eastAsia="en-US" w:bidi="ar-SA"/>
                </w:rPr>
                <w:delText>E8</w:delText>
              </w:r>
            </w:del>
          </w:p>
        </w:tc>
        <w:tc>
          <w:tcPr>
            <w:tcW w:w="2184" w:type="dxa"/>
            <w:tcBorders/>
          </w:tcPr>
          <w:p>
            <w:pPr>
              <w:pStyle w:val="Compact"/>
              <w:widowControl/>
              <w:spacing w:lineRule="exact" w:line="220" w:before="0" w:after="0"/>
              <w:jc w:val="left"/>
              <w:rPr>
                <w:kern w:val="0"/>
                <w:szCs w:val="24"/>
                <w:lang w:val="en-US" w:eastAsia="en-US" w:bidi="ar-SA"/>
                <w:del w:id="2860" w:author="Changes 24 to 25 Oct" w:date="2026-10-25T16:02:42Z"/>
              </w:rPr>
            </w:pPr>
            <w:del w:id="2859" w:author="Changes 24 to 25 Oct" w:date="2026-10-25T16:02:42Z">
              <w:r>
                <w:rPr>
                  <w:kern w:val="0"/>
                  <w:sz w:val="18"/>
                  <w:szCs w:val="24"/>
                  <w:lang w:val="en-US" w:eastAsia="en-US" w:bidi="ar-SA"/>
                </w:rPr>
                <w:delText>Sellers with revenue of Rp300 million a year or more hold over half of marketplace value</w:delText>
              </w:r>
            </w:del>
          </w:p>
        </w:tc>
        <w:tc>
          <w:tcPr>
            <w:tcW w:w="2548" w:type="dxa"/>
            <w:tcBorders/>
          </w:tcPr>
          <w:p>
            <w:pPr>
              <w:pStyle w:val="Compact"/>
              <w:widowControl/>
              <w:spacing w:lineRule="exact" w:line="220" w:before="0" w:after="0"/>
              <w:jc w:val="left"/>
              <w:rPr>
                <w:kern w:val="0"/>
                <w:szCs w:val="24"/>
                <w:lang w:val="en-US" w:eastAsia="en-US" w:bidi="ar-SA"/>
                <w:del w:id="2862" w:author="Changes 24 to 25 Oct" w:date="2026-10-25T16:02:42Z"/>
              </w:rPr>
            </w:pPr>
            <w:del w:id="2861"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864" w:author="Changes 24 to 25 Oct" w:date="2026-10-25T16:02:42Z"/>
              </w:rPr>
            </w:pPr>
            <w:del w:id="2863" w:author="Changes 24 to 25 Oct" w:date="2026-10-25T16:02:42Z">
              <w:r>
                <w:rPr>
                  <w:kern w:val="0"/>
                  <w:sz w:val="18"/>
                  <w:szCs w:val="24"/>
                  <w:lang w:val="en-US" w:eastAsia="en-US" w:bidi="ar-SA"/>
                </w:rPr>
                <w:delText>Holds (92.2 percent, middle scenario, an upper bound)</w:delText>
              </w:r>
            </w:del>
          </w:p>
        </w:tc>
      </w:tr>
      <w:tr>
        <w:trPr>
          <w:del w:id="2865"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67" w:author="Changes 24 to 25 Oct" w:date="2026-10-25T16:02:42Z"/>
              </w:rPr>
            </w:pPr>
            <w:del w:id="2866" w:author="Changes 24 to 25 Oct" w:date="2026-10-25T16:02:42Z">
              <w:r>
                <w:rPr>
                  <w:kern w:val="0"/>
                  <w:sz w:val="18"/>
                  <w:szCs w:val="24"/>
                  <w:lang w:val="en-US" w:eastAsia="en-US" w:bidi="ar-SA"/>
                </w:rPr>
                <w:delText>RBI</w:delText>
              </w:r>
            </w:del>
          </w:p>
        </w:tc>
        <w:tc>
          <w:tcPr>
            <w:tcW w:w="2184" w:type="dxa"/>
            <w:tcBorders/>
          </w:tcPr>
          <w:p>
            <w:pPr>
              <w:pStyle w:val="Compact"/>
              <w:widowControl/>
              <w:spacing w:lineRule="exact" w:line="220" w:before="0" w:after="0"/>
              <w:jc w:val="left"/>
              <w:rPr>
                <w:kern w:val="0"/>
                <w:szCs w:val="24"/>
                <w:lang w:val="en-US" w:eastAsia="en-US" w:bidi="ar-SA"/>
                <w:del w:id="2869" w:author="Changes 24 to 25 Oct" w:date="2026-10-25T16:02:42Z"/>
              </w:rPr>
            </w:pPr>
            <w:del w:id="2868" w:author="Changes 24 to 25 Oct" w:date="2026-10-25T16:02:42Z">
              <w:r>
                <w:rPr>
                  <w:kern w:val="0"/>
                  <w:sz w:val="18"/>
                  <w:szCs w:val="24"/>
                  <w:lang w:val="en-US" w:eastAsia="en-US" w:bidi="ar-SA"/>
                </w:rPr>
                <w:delText>The marketplace part sold to final consumers is below Bank Indonesia’s 2022 figure</w:delText>
              </w:r>
            </w:del>
          </w:p>
        </w:tc>
        <w:tc>
          <w:tcPr>
            <w:tcW w:w="2548" w:type="dxa"/>
            <w:tcBorders/>
          </w:tcPr>
          <w:p>
            <w:pPr>
              <w:pStyle w:val="Compact"/>
              <w:widowControl/>
              <w:spacing w:lineRule="exact" w:line="220" w:before="0" w:after="0"/>
              <w:jc w:val="left"/>
              <w:rPr>
                <w:kern w:val="0"/>
                <w:szCs w:val="24"/>
                <w:lang w:val="en-US" w:eastAsia="en-US" w:bidi="ar-SA"/>
                <w:del w:id="2871" w:author="Changes 24 to 25 Oct" w:date="2026-10-25T16:02:42Z"/>
              </w:rPr>
            </w:pPr>
            <w:del w:id="2870"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873" w:author="Changes 24 to 25 Oct" w:date="2026-10-25T16:02:42Z"/>
              </w:rPr>
            </w:pPr>
            <w:del w:id="2872" w:author="Changes 24 to 25 Oct" w:date="2026-10-25T16:02:42Z">
              <w:r>
                <w:rPr>
                  <w:kern w:val="0"/>
                  <w:sz w:val="18"/>
                  <w:szCs w:val="24"/>
                  <w:lang w:val="en-US" w:eastAsia="en-US" w:bidi="ar-SA"/>
                </w:rPr>
                <w:delText>Holds in the low (0.16) and middle (0.68) scenarios; fails in the high one (1.62)</w:delText>
              </w:r>
            </w:del>
          </w:p>
        </w:tc>
      </w:tr>
      <w:tr>
        <w:trPr>
          <w:del w:id="2874"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76" w:author="Changes 24 to 25 Oct" w:date="2026-10-25T16:02:42Z"/>
              </w:rPr>
            </w:pPr>
            <w:del w:id="2875" w:author="Changes 24 to 25 Oct" w:date="2026-10-25T16:02:42Z">
              <w:r>
                <w:rPr>
                  <w:kern w:val="0"/>
                  <w:sz w:val="18"/>
                  <w:szCs w:val="24"/>
                  <w:lang w:val="en-US" w:eastAsia="en-US" w:bidi="ar-SA"/>
                </w:rPr>
                <w:delText>W1, W2</w:delText>
              </w:r>
            </w:del>
          </w:p>
        </w:tc>
        <w:tc>
          <w:tcPr>
            <w:tcW w:w="2184" w:type="dxa"/>
            <w:tcBorders/>
          </w:tcPr>
          <w:p>
            <w:pPr>
              <w:pStyle w:val="Compact"/>
              <w:widowControl/>
              <w:spacing w:lineRule="exact" w:line="220" w:before="0" w:after="0"/>
              <w:jc w:val="left"/>
              <w:rPr>
                <w:kern w:val="0"/>
                <w:szCs w:val="24"/>
                <w:lang w:val="en-US" w:eastAsia="en-US" w:bidi="ar-SA"/>
                <w:del w:id="2878" w:author="Changes 24 to 25 Oct" w:date="2026-10-25T16:02:42Z"/>
              </w:rPr>
            </w:pPr>
            <w:del w:id="2877" w:author="Changes 24 to 25 Oct" w:date="2026-10-25T16:02:42Z">
              <w:r>
                <w:rPr>
                  <w:kern w:val="0"/>
                  <w:sz w:val="18"/>
                  <w:szCs w:val="24"/>
                  <w:lang w:val="en-US" w:eastAsia="en-US" w:bidi="ar-SA"/>
                </w:rPr>
                <w:delText>Unregistered firms using social media keep written records and take digital payments more often</w:delText>
              </w:r>
            </w:del>
          </w:p>
        </w:tc>
        <w:tc>
          <w:tcPr>
            <w:tcW w:w="2548" w:type="dxa"/>
            <w:tcBorders/>
          </w:tcPr>
          <w:p>
            <w:pPr>
              <w:pStyle w:val="Compact"/>
              <w:widowControl/>
              <w:spacing w:lineRule="exact" w:line="220" w:before="0" w:after="0"/>
              <w:jc w:val="left"/>
              <w:rPr>
                <w:kern w:val="0"/>
                <w:szCs w:val="24"/>
                <w:lang w:val="en-US" w:eastAsia="en-US" w:bidi="ar-SA"/>
                <w:del w:id="2880" w:author="Changes 24 to 25 Oct" w:date="2026-10-25T16:02:42Z"/>
              </w:rPr>
            </w:pPr>
            <w:del w:id="2879"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882" w:author="Changes 24 to 25 Oct" w:date="2026-10-25T16:02:42Z"/>
              </w:rPr>
            </w:pPr>
            <w:del w:id="2881" w:author="Changes 24 to 25 Oct" w:date="2026-10-25T16:02:42Z">
              <w:r>
                <w:rPr>
                  <w:kern w:val="0"/>
                  <w:sz w:val="18"/>
                  <w:szCs w:val="24"/>
                  <w:lang w:val="en-US" w:eastAsia="en-US" w:bidi="ar-SA"/>
                </w:rPr>
                <w:delText>Hold (29.9 against 12.3 percent; 11.5 against 2.7 percent)</w:delText>
              </w:r>
            </w:del>
          </w:p>
        </w:tc>
      </w:tr>
      <w:tr>
        <w:trPr>
          <w:del w:id="2883"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85" w:author="Changes 24 to 25 Oct" w:date="2026-10-25T16:02:42Z"/>
              </w:rPr>
            </w:pPr>
            <w:del w:id="2884" w:author="Changes 24 to 25 Oct" w:date="2026-10-25T16:02:42Z">
              <w:r>
                <w:rPr>
                  <w:kern w:val="0"/>
                  <w:sz w:val="18"/>
                  <w:szCs w:val="24"/>
                  <w:lang w:val="en-US" w:eastAsia="en-US" w:bidi="ar-SA"/>
                </w:rPr>
                <w:delText>W3</w:delText>
              </w:r>
            </w:del>
          </w:p>
        </w:tc>
        <w:tc>
          <w:tcPr>
            <w:tcW w:w="2184" w:type="dxa"/>
            <w:tcBorders/>
          </w:tcPr>
          <w:p>
            <w:pPr>
              <w:pStyle w:val="Compact"/>
              <w:widowControl/>
              <w:spacing w:lineRule="exact" w:line="220" w:before="0" w:after="0"/>
              <w:jc w:val="left"/>
              <w:rPr>
                <w:kern w:val="0"/>
                <w:szCs w:val="24"/>
                <w:lang w:val="en-US" w:eastAsia="en-US" w:bidi="ar-SA"/>
                <w:del w:id="2887" w:author="Changes 24 to 25 Oct" w:date="2026-10-25T16:02:42Z"/>
              </w:rPr>
            </w:pPr>
            <w:del w:id="2886" w:author="Changes 24 to 25 Oct" w:date="2026-10-25T16:02:42Z">
              <w:r>
                <w:rPr>
                  <w:kern w:val="0"/>
                  <w:sz w:val="18"/>
                  <w:szCs w:val="24"/>
                  <w:lang w:val="en-US" w:eastAsia="en-US" w:bidi="ar-SA"/>
                </w:rPr>
                <w:delText>Their mean annual sales are below Rp100 million (about US$6,600)</w:delText>
              </w:r>
            </w:del>
          </w:p>
        </w:tc>
        <w:tc>
          <w:tcPr>
            <w:tcW w:w="2548" w:type="dxa"/>
            <w:tcBorders/>
          </w:tcPr>
          <w:p>
            <w:pPr>
              <w:pStyle w:val="Compact"/>
              <w:widowControl/>
              <w:spacing w:lineRule="exact" w:line="220" w:before="0" w:after="0"/>
              <w:jc w:val="left"/>
              <w:rPr>
                <w:kern w:val="0"/>
                <w:szCs w:val="24"/>
                <w:lang w:val="en-US" w:eastAsia="en-US" w:bidi="ar-SA"/>
                <w:del w:id="2889" w:author="Changes 24 to 25 Oct" w:date="2026-10-25T16:02:42Z"/>
              </w:rPr>
            </w:pPr>
            <w:del w:id="2888"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891" w:author="Changes 24 to 25 Oct" w:date="2026-10-25T16:02:42Z"/>
              </w:rPr>
            </w:pPr>
            <w:del w:id="2890" w:author="Changes 24 to 25 Oct" w:date="2026-10-25T16:02:42Z">
              <w:r>
                <w:rPr>
                  <w:kern w:val="0"/>
                  <w:sz w:val="18"/>
                  <w:szCs w:val="24"/>
                  <w:lang w:val="en-US" w:eastAsia="en-US" w:bidi="ar-SA"/>
                </w:rPr>
                <w:delText>Falsified (mean Rp111 million; median Rp60 million)</w:delText>
              </w:r>
            </w:del>
          </w:p>
        </w:tc>
      </w:tr>
      <w:tr>
        <w:trPr>
          <w:del w:id="2892"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894" w:author="Changes 24 to 25 Oct" w:date="2026-10-25T16:02:42Z"/>
              </w:rPr>
            </w:pPr>
            <w:del w:id="2893" w:author="Changes 24 to 25 Oct" w:date="2026-10-25T16:02:42Z">
              <w:r>
                <w:rPr>
                  <w:kern w:val="0"/>
                  <w:sz w:val="18"/>
                  <w:szCs w:val="24"/>
                  <w:lang w:val="en-US" w:eastAsia="en-US" w:bidi="ar-SA"/>
                </w:rPr>
                <w:delText>F1, F2</w:delText>
              </w:r>
            </w:del>
          </w:p>
        </w:tc>
        <w:tc>
          <w:tcPr>
            <w:tcW w:w="2184" w:type="dxa"/>
            <w:tcBorders/>
          </w:tcPr>
          <w:p>
            <w:pPr>
              <w:pStyle w:val="Compact"/>
              <w:widowControl/>
              <w:spacing w:lineRule="exact" w:line="220" w:before="0" w:after="0"/>
              <w:jc w:val="left"/>
              <w:rPr>
                <w:kern w:val="0"/>
                <w:szCs w:val="24"/>
                <w:lang w:val="en-US" w:eastAsia="en-US" w:bidi="ar-SA"/>
                <w:del w:id="2896" w:author="Changes 24 to 25 Oct" w:date="2026-10-25T16:02:42Z"/>
              </w:rPr>
            </w:pPr>
            <w:del w:id="2895" w:author="Changes 24 to 25 Oct" w:date="2026-10-25T16:02:42Z">
              <w:r>
                <w:rPr>
                  <w:kern w:val="0"/>
                  <w:sz w:val="18"/>
                  <w:szCs w:val="24"/>
                  <w:lang w:val="en-US" w:eastAsia="en-US" w:bidi="ar-SA"/>
                </w:rPr>
                <w:delText>Formal firms with a website take more e-payments and file taxes online more often</w:delText>
              </w:r>
            </w:del>
          </w:p>
        </w:tc>
        <w:tc>
          <w:tcPr>
            <w:tcW w:w="2548" w:type="dxa"/>
            <w:tcBorders/>
          </w:tcPr>
          <w:p>
            <w:pPr>
              <w:pStyle w:val="Compact"/>
              <w:widowControl/>
              <w:spacing w:lineRule="exact" w:line="220" w:before="0" w:after="0"/>
              <w:jc w:val="left"/>
              <w:rPr>
                <w:kern w:val="0"/>
                <w:szCs w:val="24"/>
                <w:lang w:val="en-US" w:eastAsia="en-US" w:bidi="ar-SA"/>
                <w:del w:id="2898" w:author="Changes 24 to 25 Oct" w:date="2026-10-25T16:02:42Z"/>
              </w:rPr>
            </w:pPr>
            <w:del w:id="2897"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900" w:author="Changes 24 to 25 Oct" w:date="2026-10-25T16:02:42Z"/>
              </w:rPr>
            </w:pPr>
            <w:del w:id="2899" w:author="Changes 24 to 25 Oct" w:date="2026-10-25T16:02:42Z">
              <w:r>
                <w:rPr>
                  <w:kern w:val="0"/>
                  <w:sz w:val="18"/>
                  <w:szCs w:val="24"/>
                  <w:lang w:val="en-US" w:eastAsia="en-US" w:bidi="ar-SA"/>
                </w:rPr>
                <w:delText>Hold</w:delText>
              </w:r>
            </w:del>
          </w:p>
        </w:tc>
      </w:tr>
      <w:tr>
        <w:trPr>
          <w:del w:id="2901"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03" w:author="Changes 24 to 25 Oct" w:date="2026-10-25T16:02:42Z"/>
              </w:rPr>
            </w:pPr>
            <w:del w:id="2902" w:author="Changes 24 to 25 Oct" w:date="2026-10-25T16:02:42Z">
              <w:r>
                <w:rPr>
                  <w:kern w:val="0"/>
                  <w:sz w:val="18"/>
                  <w:szCs w:val="24"/>
                  <w:lang w:val="en-US" w:eastAsia="en-US" w:bidi="ar-SA"/>
                </w:rPr>
                <w:delText>F3</w:delText>
              </w:r>
            </w:del>
          </w:p>
        </w:tc>
        <w:tc>
          <w:tcPr>
            <w:tcW w:w="2184" w:type="dxa"/>
            <w:tcBorders/>
          </w:tcPr>
          <w:p>
            <w:pPr>
              <w:pStyle w:val="Compact"/>
              <w:widowControl/>
              <w:spacing w:lineRule="exact" w:line="220" w:before="0" w:after="0"/>
              <w:jc w:val="left"/>
              <w:rPr>
                <w:kern w:val="0"/>
                <w:szCs w:val="24"/>
                <w:lang w:val="en-US" w:eastAsia="en-US" w:bidi="ar-SA"/>
                <w:del w:id="2905" w:author="Changes 24 to 25 Oct" w:date="2026-10-25T16:02:42Z"/>
              </w:rPr>
            </w:pPr>
            <w:del w:id="2904" w:author="Changes 24 to 25 Oct" w:date="2026-10-25T16:02:42Z">
              <w:r>
                <w:rPr>
                  <w:kern w:val="0"/>
                  <w:sz w:val="18"/>
                  <w:szCs w:val="24"/>
                  <w:lang w:val="en-US" w:eastAsia="en-US" w:bidi="ar-SA"/>
                </w:rPr>
                <w:delText>More than one third of formal firms have neither a website nor online tax filing</w:delText>
              </w:r>
            </w:del>
          </w:p>
        </w:tc>
        <w:tc>
          <w:tcPr>
            <w:tcW w:w="2548" w:type="dxa"/>
            <w:tcBorders/>
          </w:tcPr>
          <w:p>
            <w:pPr>
              <w:pStyle w:val="Compact"/>
              <w:widowControl/>
              <w:spacing w:lineRule="exact" w:line="220" w:before="0" w:after="0"/>
              <w:jc w:val="left"/>
              <w:rPr>
                <w:kern w:val="0"/>
                <w:szCs w:val="24"/>
                <w:lang w:val="en-US" w:eastAsia="en-US" w:bidi="ar-SA"/>
                <w:del w:id="2907" w:author="Changes 24 to 25 Oct" w:date="2026-10-25T16:02:42Z"/>
              </w:rPr>
            </w:pPr>
            <w:del w:id="2906"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909" w:author="Changes 24 to 25 Oct" w:date="2026-10-25T16:02:42Z"/>
              </w:rPr>
            </w:pPr>
            <w:del w:id="2908" w:author="Changes 24 to 25 Oct" w:date="2026-10-25T16:02:42Z">
              <w:r>
                <w:rPr>
                  <w:kern w:val="0"/>
                  <w:sz w:val="18"/>
                  <w:szCs w:val="24"/>
                  <w:lang w:val="en-US" w:eastAsia="en-US" w:bidi="ar-SA"/>
                </w:rPr>
                <w:delText>Holds (39.9 percent), after a disclosed coding fix: the first run read “yes, partially” as no for online filing and gave 13.0 percent; the questionnaire counts it as yes</w:delText>
              </w:r>
            </w:del>
          </w:p>
        </w:tc>
      </w:tr>
      <w:tr>
        <w:trPr>
          <w:del w:id="2910"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12" w:author="Changes 24 to 25 Oct" w:date="2026-10-25T16:02:42Z"/>
              </w:rPr>
            </w:pPr>
            <w:del w:id="2911" w:author="Changes 24 to 25 Oct" w:date="2026-10-25T16:02:42Z">
              <w:r>
                <w:rPr>
                  <w:kern w:val="0"/>
                  <w:sz w:val="18"/>
                  <w:szCs w:val="24"/>
                  <w:lang w:val="en-US" w:eastAsia="en-US" w:bidi="ar-SA"/>
                </w:rPr>
                <w:delText>X3</w:delText>
              </w:r>
            </w:del>
          </w:p>
        </w:tc>
        <w:tc>
          <w:tcPr>
            <w:tcW w:w="2184" w:type="dxa"/>
            <w:tcBorders/>
          </w:tcPr>
          <w:p>
            <w:pPr>
              <w:pStyle w:val="Compact"/>
              <w:widowControl/>
              <w:spacing w:lineRule="exact" w:line="220" w:before="0" w:after="0"/>
              <w:jc w:val="left"/>
              <w:rPr>
                <w:kern w:val="0"/>
                <w:szCs w:val="24"/>
                <w:lang w:val="en-US" w:eastAsia="en-US" w:bidi="ar-SA"/>
                <w:del w:id="2914" w:author="Changes 24 to 25 Oct" w:date="2026-10-25T16:02:42Z"/>
              </w:rPr>
            </w:pPr>
            <w:del w:id="2913" w:author="Changes 24 to 25 Oct" w:date="2026-10-25T16:02:42Z">
              <w:r>
                <w:rPr>
                  <w:kern w:val="0"/>
                  <w:sz w:val="18"/>
                  <w:szCs w:val="24"/>
                  <w:lang w:val="en-US" w:eastAsia="en-US" w:bidi="ar-SA"/>
                </w:rPr>
                <w:delText>Indonesia’s share of firms with neither is the highest of the countries compared</w:delText>
              </w:r>
            </w:del>
          </w:p>
        </w:tc>
        <w:tc>
          <w:tcPr>
            <w:tcW w:w="2548" w:type="dxa"/>
            <w:tcBorders/>
          </w:tcPr>
          <w:p>
            <w:pPr>
              <w:pStyle w:val="Compact"/>
              <w:widowControl/>
              <w:spacing w:lineRule="exact" w:line="220" w:before="0" w:after="0"/>
              <w:jc w:val="left"/>
              <w:rPr>
                <w:kern w:val="0"/>
                <w:szCs w:val="24"/>
                <w:lang w:val="en-US" w:eastAsia="en-US" w:bidi="ar-SA"/>
                <w:del w:id="2916" w:author="Changes 24 to 25 Oct" w:date="2026-10-25T16:02:42Z"/>
              </w:rPr>
            </w:pPr>
            <w:del w:id="2915"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918" w:author="Changes 24 to 25 Oct" w:date="2026-10-25T16:02:42Z"/>
              </w:rPr>
            </w:pPr>
            <w:del w:id="2917" w:author="Changes 24 to 25 Oct" w:date="2026-10-25T16:02:42Z">
              <w:r>
                <w:rPr>
                  <w:kern w:val="0"/>
                  <w:sz w:val="18"/>
                  <w:szCs w:val="24"/>
                  <w:lang w:val="en-US" w:eastAsia="en-US" w:bidi="ar-SA"/>
                </w:rPr>
                <w:delText>Withdrawn as a test (addendum of 16 Oct 2026): published e-filing shares seen at registration already capped every other country below Indonesia. Reported as descriptive (Malaysia 9.1, Thailand 8.7)</w:delText>
              </w:r>
            </w:del>
          </w:p>
        </w:tc>
      </w:tr>
      <w:tr>
        <w:trPr>
          <w:del w:id="2919"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21" w:author="Changes 24 to 25 Oct" w:date="2026-10-25T16:02:42Z"/>
              </w:rPr>
            </w:pPr>
            <w:del w:id="2920" w:author="Changes 24 to 25 Oct" w:date="2026-10-25T16:02:42Z">
              <w:r>
                <w:rPr>
                  <w:kern w:val="0"/>
                  <w:sz w:val="18"/>
                  <w:szCs w:val="24"/>
                  <w:lang w:val="en-US" w:eastAsia="en-US" w:bidi="ar-SA"/>
                </w:rPr>
                <w:delText>X2</w:delText>
              </w:r>
            </w:del>
          </w:p>
        </w:tc>
        <w:tc>
          <w:tcPr>
            <w:tcW w:w="2184" w:type="dxa"/>
            <w:tcBorders/>
          </w:tcPr>
          <w:p>
            <w:pPr>
              <w:pStyle w:val="Compact"/>
              <w:widowControl/>
              <w:spacing w:lineRule="exact" w:line="220" w:before="0" w:after="0"/>
              <w:jc w:val="left"/>
              <w:rPr>
                <w:kern w:val="0"/>
                <w:szCs w:val="24"/>
                <w:lang w:val="en-US" w:eastAsia="en-US" w:bidi="ar-SA"/>
                <w:del w:id="2923" w:author="Changes 24 to 25 Oct" w:date="2026-10-25T16:02:42Z"/>
              </w:rPr>
            </w:pPr>
            <w:del w:id="2922" w:author="Changes 24 to 25 Oct" w:date="2026-10-25T16:02:42Z">
              <w:r>
                <w:rPr>
                  <w:kern w:val="0"/>
                  <w:sz w:val="18"/>
                  <w:szCs w:val="24"/>
                  <w:lang w:val="en-US" w:eastAsia="en-US" w:bidi="ar-SA"/>
                </w:rPr>
                <w:delText>Firms with a website file taxes online more often, in at least 3 of 4 countries</w:delText>
              </w:r>
            </w:del>
          </w:p>
        </w:tc>
        <w:tc>
          <w:tcPr>
            <w:tcW w:w="2548" w:type="dxa"/>
            <w:tcBorders/>
          </w:tcPr>
          <w:p>
            <w:pPr>
              <w:pStyle w:val="Compact"/>
              <w:widowControl/>
              <w:spacing w:lineRule="exact" w:line="220" w:before="0" w:after="0"/>
              <w:jc w:val="left"/>
              <w:rPr>
                <w:kern w:val="0"/>
                <w:szCs w:val="24"/>
                <w:lang w:val="en-US" w:eastAsia="en-US" w:bidi="ar-SA"/>
                <w:del w:id="2925" w:author="Changes 24 to 25 Oct" w:date="2026-10-25T16:02:42Z"/>
              </w:rPr>
            </w:pPr>
            <w:del w:id="2924" w:author="Changes 24 to 25 Oct" w:date="2026-10-25T16:02:42Z">
              <w:r>
                <w:rPr>
                  <w:kern w:val="0"/>
                  <w:sz w:val="18"/>
                  <w:szCs w:val="24"/>
                  <w:lang w:val="en-US" w:eastAsia="en-US" w:bidi="ar-SA"/>
                </w:rPr>
                <w:delText>3 Oct 2026</w:delText>
              </w:r>
            </w:del>
          </w:p>
        </w:tc>
        <w:tc>
          <w:tcPr>
            <w:tcW w:w="2548" w:type="dxa"/>
            <w:tcBorders/>
          </w:tcPr>
          <w:p>
            <w:pPr>
              <w:pStyle w:val="Compact"/>
              <w:widowControl/>
              <w:spacing w:lineRule="exact" w:line="220" w:before="0" w:after="0"/>
              <w:jc w:val="left"/>
              <w:rPr>
                <w:kern w:val="0"/>
                <w:szCs w:val="24"/>
                <w:lang w:val="en-US" w:eastAsia="en-US" w:bidi="ar-SA"/>
                <w:del w:id="2927" w:author="Changes 24 to 25 Oct" w:date="2026-10-25T16:02:42Z"/>
              </w:rPr>
            </w:pPr>
            <w:del w:id="2926" w:author="Changes 24 to 25 Oct" w:date="2026-10-25T16:02:42Z">
              <w:r>
                <w:rPr>
                  <w:kern w:val="0"/>
                  <w:sz w:val="18"/>
                  <w:szCs w:val="24"/>
                  <w:lang w:val="en-US" w:eastAsia="en-US" w:bidi="ar-SA"/>
                </w:rPr>
                <w:delText>Holds in 4 of 4</w:delText>
              </w:r>
            </w:del>
          </w:p>
        </w:tc>
      </w:tr>
      <w:tr>
        <w:trPr>
          <w:del w:id="2928"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30" w:author="Changes 24 to 25 Oct" w:date="2026-10-25T16:02:42Z"/>
              </w:rPr>
            </w:pPr>
            <w:del w:id="2929" w:author="Changes 24 to 25 Oct" w:date="2026-10-25T16:02:42Z">
              <w:r>
                <w:rPr>
                  <w:kern w:val="0"/>
                  <w:sz w:val="18"/>
                  <w:szCs w:val="24"/>
                  <w:lang w:val="en-US" w:eastAsia="en-US" w:bidi="ar-SA"/>
                </w:rPr>
                <w:delText>Q1</w:delText>
              </w:r>
            </w:del>
          </w:p>
        </w:tc>
        <w:tc>
          <w:tcPr>
            <w:tcW w:w="2184" w:type="dxa"/>
            <w:tcBorders/>
          </w:tcPr>
          <w:p>
            <w:pPr>
              <w:pStyle w:val="Compact"/>
              <w:widowControl/>
              <w:spacing w:lineRule="exact" w:line="220" w:before="0" w:after="0"/>
              <w:jc w:val="left"/>
              <w:rPr>
                <w:kern w:val="0"/>
                <w:szCs w:val="24"/>
                <w:lang w:val="en-US" w:eastAsia="en-US" w:bidi="ar-SA"/>
                <w:del w:id="2932" w:author="Changes 24 to 25 Oct" w:date="2026-10-25T16:02:42Z"/>
              </w:rPr>
            </w:pPr>
            <w:del w:id="2931" w:author="Changes 24 to 25 Oct" w:date="2026-10-25T16:02:42Z">
              <w:r>
                <w:rPr>
                  <w:kern w:val="0"/>
                  <w:sz w:val="18"/>
                  <w:szCs w:val="24"/>
                  <w:lang w:val="en-US" w:eastAsia="en-US" w:bidi="ar-SA"/>
                </w:rPr>
                <w:delText>The test of H1 with quarterly pairs rejects H1</w:delText>
              </w:r>
            </w:del>
          </w:p>
        </w:tc>
        <w:tc>
          <w:tcPr>
            <w:tcW w:w="2548" w:type="dxa"/>
            <w:tcBorders/>
          </w:tcPr>
          <w:p>
            <w:pPr>
              <w:pStyle w:val="Compact"/>
              <w:widowControl/>
              <w:spacing w:lineRule="exact" w:line="220" w:before="0" w:after="0"/>
              <w:jc w:val="left"/>
              <w:rPr>
                <w:kern w:val="0"/>
                <w:szCs w:val="24"/>
                <w:lang w:val="en-US" w:eastAsia="en-US" w:bidi="ar-SA"/>
                <w:del w:id="2934" w:author="Changes 24 to 25 Oct" w:date="2026-10-25T16:02:42Z"/>
              </w:rPr>
            </w:pPr>
            <w:del w:id="2933" w:author="Changes 24 to 25 Oct" w:date="2026-10-25T16:02:42Z">
              <w:r>
                <w:rPr>
                  <w:kern w:val="0"/>
                  <w:sz w:val="18"/>
                  <w:szCs w:val="24"/>
                  <w:lang w:val="en-US" w:eastAsia="en-US" w:bidi="ar-SA"/>
                </w:rPr>
                <w:delText>7 Oct 2026, before it was run, but after the quarterly series had been built and the annual result was known, so it is a robustness check</w:delText>
              </w:r>
            </w:del>
          </w:p>
        </w:tc>
        <w:tc>
          <w:tcPr>
            <w:tcW w:w="2548" w:type="dxa"/>
            <w:tcBorders/>
          </w:tcPr>
          <w:p>
            <w:pPr>
              <w:pStyle w:val="Compact"/>
              <w:widowControl/>
              <w:spacing w:lineRule="exact" w:line="220" w:before="0" w:after="0"/>
              <w:jc w:val="left"/>
              <w:rPr>
                <w:kern w:val="0"/>
                <w:szCs w:val="24"/>
                <w:lang w:val="en-US" w:eastAsia="en-US" w:bidi="ar-SA"/>
                <w:del w:id="2936" w:author="Changes 24 to 25 Oct" w:date="2026-10-25T16:02:42Z"/>
              </w:rPr>
            </w:pPr>
            <w:del w:id="2935" w:author="Changes 24 to 25 Oct" w:date="2026-10-25T16:02:42Z">
              <w:r>
                <w:rPr>
                  <w:kern w:val="0"/>
                  <w:sz w:val="18"/>
                  <w:szCs w:val="24"/>
                  <w:lang w:val="en-US" w:eastAsia="en-US" w:bidi="ar-SA"/>
                </w:rPr>
                <w:delText>Falsified (p = 0.19)</w:delText>
              </w:r>
            </w:del>
          </w:p>
        </w:tc>
      </w:tr>
      <w:tr>
        <w:trPr>
          <w:del w:id="2937"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39" w:author="Changes 24 to 25 Oct" w:date="2026-10-25T16:02:42Z"/>
              </w:rPr>
            </w:pPr>
            <w:del w:id="2938" w:author="Changes 24 to 25 Oct" w:date="2026-10-25T16:02:42Z">
              <w:r>
                <w:rPr>
                  <w:kern w:val="0"/>
                  <w:sz w:val="18"/>
                  <w:szCs w:val="24"/>
                  <w:lang w:val="en-US" w:eastAsia="en-US" w:bidi="ar-SA"/>
                </w:rPr>
                <w:delText>M1</w:delText>
              </w:r>
            </w:del>
          </w:p>
        </w:tc>
        <w:tc>
          <w:tcPr>
            <w:tcW w:w="2184" w:type="dxa"/>
            <w:tcBorders/>
          </w:tcPr>
          <w:p>
            <w:pPr>
              <w:pStyle w:val="Compact"/>
              <w:widowControl/>
              <w:spacing w:lineRule="exact" w:line="220" w:before="0" w:after="0"/>
              <w:jc w:val="left"/>
              <w:rPr>
                <w:kern w:val="0"/>
                <w:szCs w:val="24"/>
                <w:lang w:val="en-US" w:eastAsia="en-US" w:bidi="ar-SA"/>
                <w:del w:id="2941" w:author="Changes 24 to 25 Oct" w:date="2026-10-25T16:02:42Z"/>
              </w:rPr>
            </w:pPr>
            <w:del w:id="2940" w:author="Changes 24 to 25 Oct" w:date="2026-10-25T16:02:42Z">
              <w:r>
                <w:rPr>
                  <w:kern w:val="0"/>
                  <w:sz w:val="18"/>
                  <w:szCs w:val="24"/>
                  <w:lang w:val="en-US" w:eastAsia="en-US" w:bidi="ar-SA"/>
                </w:rPr>
                <w:delText>Markets value growth from more transactions more than growth from a higher take rate</w:delText>
              </w:r>
            </w:del>
          </w:p>
        </w:tc>
        <w:tc>
          <w:tcPr>
            <w:tcW w:w="2548" w:type="dxa"/>
            <w:tcBorders/>
          </w:tcPr>
          <w:p>
            <w:pPr>
              <w:pStyle w:val="Compact"/>
              <w:widowControl/>
              <w:spacing w:lineRule="exact" w:line="220" w:before="0" w:after="0"/>
              <w:jc w:val="left"/>
              <w:rPr>
                <w:kern w:val="0"/>
                <w:szCs w:val="24"/>
                <w:lang w:val="en-US" w:eastAsia="en-US" w:bidi="ar-SA"/>
                <w:del w:id="2943" w:author="Changes 24 to 25 Oct" w:date="2026-10-25T16:02:42Z"/>
              </w:rPr>
            </w:pPr>
            <w:del w:id="2942" w:author="Changes 24 to 25 Oct" w:date="2026-10-25T16:02:42Z">
              <w:r>
                <w:rPr>
                  <w:kern w:val="0"/>
                  <w:sz w:val="18"/>
                  <w:szCs w:val="24"/>
                  <w:lang w:val="en-US" w:eastAsia="en-US" w:bidi="ar-SA"/>
                </w:rPr>
                <w:delText>8 Oct 2026, before the market values were pulled</w:delText>
              </w:r>
            </w:del>
          </w:p>
        </w:tc>
        <w:tc>
          <w:tcPr>
            <w:tcW w:w="2548" w:type="dxa"/>
            <w:tcBorders/>
          </w:tcPr>
          <w:p>
            <w:pPr>
              <w:pStyle w:val="Compact"/>
              <w:widowControl/>
              <w:spacing w:lineRule="exact" w:line="220" w:before="0" w:after="0"/>
              <w:jc w:val="left"/>
              <w:rPr>
                <w:kern w:val="0"/>
                <w:szCs w:val="24"/>
                <w:lang w:val="en-US" w:eastAsia="en-US" w:bidi="ar-SA"/>
                <w:del w:id="2945" w:author="Changes 24 to 25 Oct" w:date="2026-10-25T16:02:42Z"/>
              </w:rPr>
            </w:pPr>
            <w:del w:id="2944" w:author="Changes 24 to 25 Oct" w:date="2026-10-25T16:02:42Z">
              <w:r>
                <w:rPr>
                  <w:kern w:val="0"/>
                  <w:sz w:val="18"/>
                  <w:szCs w:val="24"/>
                  <w:lang w:val="en-US" w:eastAsia="en-US" w:bidi="ar-SA"/>
                </w:rPr>
                <w:delText>Falsified in the main sample (p = 0.20) and with extreme values capped (p = 0.16); holds in the second run of 34 platforms (p = 0.004), which mixes segment figures with whole-company values</w:delText>
              </w:r>
            </w:del>
          </w:p>
        </w:tc>
      </w:tr>
      <w:tr>
        <w:trPr>
          <w:del w:id="2946"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48" w:author="Changes 24 to 25 Oct" w:date="2026-10-25T16:02:42Z"/>
              </w:rPr>
            </w:pPr>
            <w:del w:id="2947" w:author="Changes 24 to 25 Oct" w:date="2026-10-25T16:02:42Z">
              <w:r>
                <w:rPr>
                  <w:kern w:val="0"/>
                  <w:sz w:val="18"/>
                  <w:szCs w:val="24"/>
                  <w:lang w:val="en-US" w:eastAsia="en-US" w:bidi="ar-SA"/>
                </w:rPr>
                <w:delText>M2</w:delText>
              </w:r>
            </w:del>
          </w:p>
        </w:tc>
        <w:tc>
          <w:tcPr>
            <w:tcW w:w="2184" w:type="dxa"/>
            <w:tcBorders/>
          </w:tcPr>
          <w:p>
            <w:pPr>
              <w:pStyle w:val="Compact"/>
              <w:widowControl/>
              <w:spacing w:lineRule="exact" w:line="220" w:before="0" w:after="0"/>
              <w:jc w:val="left"/>
              <w:rPr>
                <w:kern w:val="0"/>
                <w:szCs w:val="24"/>
                <w:lang w:val="en-US" w:eastAsia="en-US" w:bidi="ar-SA"/>
                <w:del w:id="2950" w:author="Changes 24 to 25 Oct" w:date="2026-10-25T16:02:42Z"/>
              </w:rPr>
            </w:pPr>
            <w:del w:id="2949" w:author="Changes 24 to 25 Oct" w:date="2026-10-25T16:02:42Z">
              <w:r>
                <w:rPr>
                  <w:kern w:val="0"/>
                  <w:sz w:val="18"/>
                  <w:szCs w:val="24"/>
                  <w:lang w:val="en-US" w:eastAsia="en-US" w:bidi="ar-SA"/>
                </w:rPr>
                <w:delText>Market value moves with transaction value</w:delText>
              </w:r>
            </w:del>
          </w:p>
        </w:tc>
        <w:tc>
          <w:tcPr>
            <w:tcW w:w="2548" w:type="dxa"/>
            <w:tcBorders/>
          </w:tcPr>
          <w:p>
            <w:pPr>
              <w:pStyle w:val="Compact"/>
              <w:widowControl/>
              <w:spacing w:lineRule="exact" w:line="220" w:before="0" w:after="0"/>
              <w:jc w:val="left"/>
              <w:rPr>
                <w:kern w:val="0"/>
                <w:szCs w:val="24"/>
                <w:lang w:val="en-US" w:eastAsia="en-US" w:bidi="ar-SA"/>
                <w:del w:id="2952" w:author="Changes 24 to 25 Oct" w:date="2026-10-25T16:02:42Z"/>
              </w:rPr>
            </w:pPr>
            <w:del w:id="2951" w:author="Changes 24 to 25 Oct" w:date="2026-10-25T16:02:42Z">
              <w:r>
                <w:rPr>
                  <w:kern w:val="0"/>
                  <w:sz w:val="18"/>
                  <w:szCs w:val="24"/>
                  <w:lang w:val="en-US" w:eastAsia="en-US" w:bidi="ar-SA"/>
                </w:rPr>
                <w:delText>8 Oct 2026</w:delText>
              </w:r>
            </w:del>
          </w:p>
        </w:tc>
        <w:tc>
          <w:tcPr>
            <w:tcW w:w="2548" w:type="dxa"/>
            <w:tcBorders/>
          </w:tcPr>
          <w:p>
            <w:pPr>
              <w:pStyle w:val="Compact"/>
              <w:widowControl/>
              <w:spacing w:lineRule="exact" w:line="220" w:before="0" w:after="0"/>
              <w:jc w:val="left"/>
              <w:rPr>
                <w:kern w:val="0"/>
                <w:szCs w:val="24"/>
                <w:lang w:val="en-US" w:eastAsia="en-US" w:bidi="ar-SA"/>
                <w:del w:id="2954" w:author="Changes 24 to 25 Oct" w:date="2026-10-25T16:02:42Z"/>
              </w:rPr>
            </w:pPr>
            <w:del w:id="2953" w:author="Changes 24 to 25 Oct" w:date="2026-10-25T16:02:42Z">
              <w:r>
                <w:rPr>
                  <w:kern w:val="0"/>
                  <w:sz w:val="18"/>
                  <w:szCs w:val="24"/>
                  <w:lang w:val="en-US" w:eastAsia="en-US" w:bidi="ar-SA"/>
                </w:rPr>
                <w:delText>Holds (p = 0.002)</w:delText>
              </w:r>
            </w:del>
          </w:p>
        </w:tc>
      </w:tr>
      <w:tr>
        <w:trPr>
          <w:del w:id="2955"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57" w:author="Changes 24 to 25 Oct" w:date="2026-10-25T16:02:42Z"/>
              </w:rPr>
            </w:pPr>
            <w:del w:id="2956" w:author="Changes 24 to 25 Oct" w:date="2026-10-25T16:02:42Z">
              <w:r>
                <w:rPr>
                  <w:kern w:val="0"/>
                  <w:sz w:val="18"/>
                  <w:szCs w:val="24"/>
                  <w:lang w:val="en-US" w:eastAsia="en-US" w:bidi="ar-SA"/>
                </w:rPr>
                <w:delText>L (P1 to P3)</w:delText>
              </w:r>
            </w:del>
          </w:p>
        </w:tc>
        <w:tc>
          <w:tcPr>
            <w:tcW w:w="2184" w:type="dxa"/>
            <w:tcBorders/>
          </w:tcPr>
          <w:p>
            <w:pPr>
              <w:pStyle w:val="Compact"/>
              <w:widowControl/>
              <w:spacing w:lineRule="exact" w:line="220" w:before="0" w:after="0"/>
              <w:jc w:val="left"/>
              <w:rPr>
                <w:kern w:val="0"/>
                <w:szCs w:val="24"/>
                <w:lang w:val="en-US" w:eastAsia="en-US" w:bidi="ar-SA"/>
                <w:del w:id="2959" w:author="Changes 24 to 25 Oct" w:date="2026-10-25T16:02:42Z"/>
              </w:rPr>
            </w:pPr>
            <w:del w:id="2958" w:author="Changes 24 to 25 Oct" w:date="2026-10-25T16:02:42Z">
              <w:r>
                <w:rPr>
                  <w:kern w:val="0"/>
                  <w:sz w:val="18"/>
                  <w:szCs w:val="24"/>
                  <w:lang w:val="en-US" w:eastAsia="en-US" w:bidi="ar-SA"/>
                </w:rPr>
                <w:delText>Large take-rate moves driven by discounts occur only where incentives are at least as large as revenue (L of 1 or more)</w:delText>
              </w:r>
            </w:del>
          </w:p>
        </w:tc>
        <w:tc>
          <w:tcPr>
            <w:tcW w:w="2548" w:type="dxa"/>
            <w:tcBorders/>
          </w:tcPr>
          <w:p>
            <w:pPr>
              <w:pStyle w:val="Compact"/>
              <w:widowControl/>
              <w:spacing w:lineRule="exact" w:line="220" w:before="0" w:after="0"/>
              <w:jc w:val="left"/>
              <w:rPr>
                <w:kern w:val="0"/>
                <w:szCs w:val="24"/>
                <w:lang w:val="en-US" w:eastAsia="en-US" w:bidi="ar-SA"/>
                <w:del w:id="2961" w:author="Changes 24 to 25 Oct" w:date="2026-10-25T16:02:42Z"/>
              </w:rPr>
            </w:pPr>
            <w:del w:id="2960" w:author="Changes 24 to 25 Oct" w:date="2026-10-25T16:02:42Z">
              <w:r>
                <w:rPr>
                  <w:kern w:val="0"/>
                  <w:sz w:val="18"/>
                  <w:szCs w:val="24"/>
                  <w:lang w:val="en-US" w:eastAsia="en-US" w:bidi="ar-SA"/>
                </w:rPr>
                <w:delText>2 Oct 2026</w:delText>
              </w:r>
            </w:del>
          </w:p>
        </w:tc>
        <w:tc>
          <w:tcPr>
            <w:tcW w:w="2548" w:type="dxa"/>
            <w:tcBorders/>
          </w:tcPr>
          <w:p>
            <w:pPr>
              <w:pStyle w:val="Compact"/>
              <w:widowControl/>
              <w:spacing w:lineRule="exact" w:line="220" w:before="0" w:after="0"/>
              <w:jc w:val="left"/>
              <w:rPr>
                <w:kern w:val="0"/>
                <w:szCs w:val="24"/>
                <w:lang w:val="en-US" w:eastAsia="en-US" w:bidi="ar-SA"/>
                <w:del w:id="2963" w:author="Changes 24 to 25 Oct" w:date="2026-10-25T16:02:42Z"/>
              </w:rPr>
            </w:pPr>
            <w:del w:id="2962" w:author="Changes 24 to 25 Oct" w:date="2026-10-25T16:02:42Z">
              <w:r>
                <w:rPr>
                  <w:kern w:val="0"/>
                  <w:sz w:val="18"/>
                  <w:szCs w:val="24"/>
                  <w:lang w:val="en-US" w:eastAsia="en-US" w:bidi="ar-SA"/>
                </w:rPr>
                <w:delText>Thin support out of sample: P1 holds on 2 of 2 cases; P3 fails at the main threshold (median move 0.117 against 0.10); rank correlation 0.20 (p = 0.43)</w:delText>
              </w:r>
            </w:del>
          </w:p>
        </w:tc>
      </w:tr>
      <w:tr>
        <w:trPr>
          <w:del w:id="2964"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del w:id="2966" w:author="Changes 24 to 25 Oct" w:date="2026-10-25T16:02:42Z"/>
              </w:rPr>
            </w:pPr>
            <w:del w:id="2965" w:author="Changes 24 to 25 Oct" w:date="2026-10-25T16:02:42Z">
              <w:r>
                <w:rPr>
                  <w:kern w:val="0"/>
                  <w:sz w:val="18"/>
                  <w:szCs w:val="24"/>
                  <w:lang w:val="en-US" w:eastAsia="en-US" w:bidi="ar-SA"/>
                </w:rPr>
                <w:delText>P1 to P5, R1 to R3</w:delText>
              </w:r>
            </w:del>
          </w:p>
        </w:tc>
        <w:tc>
          <w:tcPr>
            <w:tcW w:w="2184" w:type="dxa"/>
            <w:tcBorders/>
          </w:tcPr>
          <w:p>
            <w:pPr>
              <w:pStyle w:val="Compact"/>
              <w:widowControl/>
              <w:spacing w:lineRule="exact" w:line="220" w:before="0" w:after="0"/>
              <w:jc w:val="left"/>
              <w:rPr>
                <w:kern w:val="0"/>
                <w:szCs w:val="24"/>
                <w:lang w:val="en-US" w:eastAsia="en-US" w:bidi="ar-SA"/>
                <w:del w:id="2968" w:author="Changes 24 to 25 Oct" w:date="2026-10-25T16:02:42Z"/>
              </w:rPr>
            </w:pPr>
            <w:del w:id="2967" w:author="Changes 24 to 25 Oct" w:date="2026-10-25T16:02:42Z">
              <w:r>
                <w:rPr>
                  <w:kern w:val="0"/>
                  <w:sz w:val="18"/>
                  <w:szCs w:val="24"/>
                  <w:lang w:val="en-US" w:eastAsia="en-US" w:bidi="ar-SA"/>
                </w:rPr>
                <w:delText>Predictions on the third-quarter 2026 results of GoTo, Grab and Sea</w:delText>
              </w:r>
            </w:del>
          </w:p>
        </w:tc>
        <w:tc>
          <w:tcPr>
            <w:tcW w:w="2548" w:type="dxa"/>
            <w:tcBorders/>
          </w:tcPr>
          <w:p>
            <w:pPr>
              <w:pStyle w:val="Compact"/>
              <w:widowControl/>
              <w:spacing w:lineRule="exact" w:line="220" w:before="0" w:after="0"/>
              <w:jc w:val="left"/>
              <w:rPr>
                <w:kern w:val="0"/>
                <w:szCs w:val="24"/>
                <w:lang w:val="en-US" w:eastAsia="en-US" w:bidi="ar-SA"/>
                <w:del w:id="2970" w:author="Changes 24 to 25 Oct" w:date="2026-10-25T16:02:42Z"/>
              </w:rPr>
            </w:pPr>
            <w:del w:id="2969" w:author="Changes 24 to 25 Oct" w:date="2026-10-25T16:02:42Z">
              <w:r>
                <w:rPr>
                  <w:kern w:val="0"/>
                  <w:sz w:val="18"/>
                  <w:szCs w:val="24"/>
                  <w:lang w:val="en-US" w:eastAsia="en-US" w:bidi="ar-SA"/>
                </w:rPr>
                <w:delText>2 and 3 Oct 2026</w:delText>
              </w:r>
            </w:del>
          </w:p>
        </w:tc>
        <w:tc>
          <w:tcPr>
            <w:tcW w:w="2548" w:type="dxa"/>
            <w:tcBorders/>
          </w:tcPr>
          <w:p>
            <w:pPr>
              <w:pStyle w:val="Compact"/>
              <w:widowControl/>
              <w:spacing w:lineRule="exact" w:line="220" w:before="0" w:after="0"/>
              <w:jc w:val="left"/>
              <w:rPr>
                <w:kern w:val="0"/>
                <w:szCs w:val="24"/>
                <w:lang w:val="en-US" w:eastAsia="en-US" w:bidi="ar-SA"/>
                <w:del w:id="2972" w:author="Changes 24 to 25 Oct" w:date="2026-10-25T16:02:42Z"/>
              </w:rPr>
            </w:pPr>
            <w:del w:id="2971" w:author="Changes 24 to 25 Oct" w:date="2026-10-25T16:02:42Z">
              <w:r>
                <w:rPr>
                  <w:kern w:val="0"/>
                  <w:sz w:val="18"/>
                  <w:szCs w:val="24"/>
                  <w:lang w:val="en-US" w:eastAsia="en-US" w:bidi="ar-SA"/>
                </w:rPr>
                <w:delText>Not yet scored; first results are due on 27 Oct 2026</w:delText>
              </w:r>
            </w:del>
          </w:p>
        </w:tc>
      </w:tr>
      <w:tr>
        <w:trPr>
          <w:del w:id="2973"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del w:id="2975" w:author="Changes 24 to 25 Oct" w:date="2026-10-25T16:02:42Z"/>
              </w:rPr>
            </w:pPr>
            <w:del w:id="2974" w:author="Changes 24 to 25 Oct" w:date="2026-10-25T16:02:42Z">
              <w:r>
                <w:rPr>
                  <w:kern w:val="0"/>
                  <w:sz w:val="18"/>
                  <w:szCs w:val="24"/>
                  <w:lang w:val="en-US" w:eastAsia="en-US" w:bidi="ar-SA"/>
                </w:rPr>
                <w:delText>Marketplace tax start</w:delText>
              </w:r>
            </w:del>
          </w:p>
        </w:tc>
        <w:tc>
          <w:tcPr>
            <w:tcW w:w="2184" w:type="dxa"/>
            <w:tcBorders/>
          </w:tcPr>
          <w:p>
            <w:pPr>
              <w:pStyle w:val="Compact"/>
              <w:keepNext w:val="true"/>
              <w:widowControl/>
              <w:spacing w:lineRule="exact" w:line="220" w:before="0" w:after="0"/>
              <w:jc w:val="left"/>
              <w:rPr>
                <w:kern w:val="0"/>
                <w:szCs w:val="24"/>
                <w:lang w:val="en-US" w:eastAsia="en-US" w:bidi="ar-SA"/>
                <w:del w:id="2977" w:author="Changes 24 to 25 Oct" w:date="2026-10-25T16:02:42Z"/>
              </w:rPr>
            </w:pPr>
            <w:del w:id="2976" w:author="Changes 24 to 25 Oct" w:date="2026-10-25T16:02:42Z">
              <w:r>
                <w:rPr>
                  <w:kern w:val="0"/>
                  <w:sz w:val="18"/>
                  <w:szCs w:val="24"/>
                  <w:lang w:val="en-US" w:eastAsia="en-US" w:bidi="ar-SA"/>
                </w:rPr>
                <w:delText>The tax start slips again</w:delText>
              </w:r>
            </w:del>
          </w:p>
        </w:tc>
        <w:tc>
          <w:tcPr>
            <w:tcW w:w="2548" w:type="dxa"/>
            <w:tcBorders/>
          </w:tcPr>
          <w:p>
            <w:pPr>
              <w:pStyle w:val="Compact"/>
              <w:keepNext w:val="true"/>
              <w:widowControl/>
              <w:spacing w:lineRule="exact" w:line="220" w:before="0" w:after="0"/>
              <w:jc w:val="left"/>
              <w:rPr>
                <w:kern w:val="0"/>
                <w:szCs w:val="24"/>
                <w:lang w:val="en-US" w:eastAsia="en-US" w:bidi="ar-SA"/>
                <w:del w:id="2979" w:author="Changes 24 to 25 Oct" w:date="2026-10-25T16:02:42Z"/>
              </w:rPr>
            </w:pPr>
            <w:del w:id="2978" w:author="Changes 24 to 25 Oct" w:date="2026-10-25T16:02:42Z">
              <w:r>
                <w:rPr>
                  <w:kern w:val="0"/>
                  <w:sz w:val="18"/>
                  <w:szCs w:val="24"/>
                  <w:lang w:val="en-US" w:eastAsia="en-US" w:bidi="ar-SA"/>
                </w:rPr>
                <w:delText>2 Oct 2026</w:delText>
              </w:r>
            </w:del>
          </w:p>
        </w:tc>
        <w:tc>
          <w:tcPr>
            <w:tcW w:w="2548" w:type="dxa"/>
            <w:tcBorders/>
          </w:tcPr>
          <w:p>
            <w:pPr>
              <w:pStyle w:val="Compact"/>
              <w:keepNext w:val="true"/>
              <w:widowControl/>
              <w:spacing w:lineRule="exact" w:line="220" w:before="0" w:after="0"/>
              <w:jc w:val="left"/>
              <w:rPr>
                <w:kern w:val="0"/>
                <w:szCs w:val="24"/>
                <w:lang w:val="en-US" w:eastAsia="en-US" w:bidi="ar-SA"/>
                <w:del w:id="2981" w:author="Changes 24 to 25 Oct" w:date="2026-10-25T16:02:42Z"/>
              </w:rPr>
            </w:pPr>
            <w:del w:id="2980" w:author="Changes 24 to 25 Oct" w:date="2026-10-25T16:02:42Z">
              <w:r>
                <w:rPr>
                  <w:kern w:val="0"/>
                  <w:sz w:val="18"/>
                  <w:szCs w:val="24"/>
                  <w:lang w:val="en-US" w:eastAsia="en-US" w:bidi="ar-SA"/>
                </w:rPr>
                <w:delText>Withdrawn: collection began on 1 Oct 2026, before the prediction was registered (addendum of 15 Oct 2026)</w:delText>
              </w:r>
            </w:del>
          </w:p>
        </w:tc>
      </w:tr>
      <w:tr>
        <w:trPr>
          <w:del w:id="2982" w:author="Changes 24 to 25 Oct" w:date="2026-10-25T16:02:42Z"/>
          <w:cantSplit w:val="true"/>
        </w:trPr>
        <w:tc>
          <w:tcPr>
            <w:tcW w:w="1224" w:type="dxa"/>
            <w:tcBorders>
              <w:bottom w:val="single" w:sz="8" w:space="0" w:color="000000"/>
            </w:tcBorders>
          </w:tcPr>
          <w:p>
            <w:pPr>
              <w:pStyle w:val="Compact"/>
              <w:widowControl/>
              <w:spacing w:lineRule="exact" w:line="220" w:before="0" w:after="0"/>
              <w:jc w:val="left"/>
              <w:rPr>
                <w:kern w:val="0"/>
                <w:szCs w:val="24"/>
                <w:lang w:val="en-US" w:eastAsia="en-US" w:bidi="ar-SA"/>
                <w:del w:id="2984" w:author="Changes 24 to 25 Oct" w:date="2026-10-25T16:02:42Z"/>
              </w:rPr>
            </w:pPr>
            <w:del w:id="2983" w:author="Changes 24 to 25 Oct" w:date="2026-10-25T16:02:42Z">
              <w:r>
                <w:rPr>
                  <w:kern w:val="0"/>
                  <w:sz w:val="18"/>
                  <w:szCs w:val="24"/>
                  <w:lang w:val="en-US" w:eastAsia="en-US" w:bidi="ar-SA"/>
                </w:rPr>
                <w:delText>BPS marketplace share</w:delText>
              </w:r>
            </w:del>
          </w:p>
        </w:tc>
        <w:tc>
          <w:tcPr>
            <w:tcW w:w="2184" w:type="dxa"/>
            <w:tcBorders>
              <w:bottom w:val="single" w:sz="8" w:space="0" w:color="000000"/>
            </w:tcBorders>
          </w:tcPr>
          <w:p>
            <w:pPr>
              <w:pStyle w:val="Compact"/>
              <w:widowControl/>
              <w:spacing w:lineRule="exact" w:line="220" w:before="0" w:after="0"/>
              <w:jc w:val="left"/>
              <w:rPr>
                <w:kern w:val="0"/>
                <w:szCs w:val="24"/>
                <w:lang w:val="en-US" w:eastAsia="en-US" w:bidi="ar-SA"/>
                <w:del w:id="2986" w:author="Changes 24 to 25 Oct" w:date="2026-10-25T16:02:42Z"/>
              </w:rPr>
            </w:pPr>
            <w:del w:id="2985" w:author="Changes 24 to 25 Oct" w:date="2026-10-25T16:02:42Z">
              <w:r>
                <w:rPr>
                  <w:kern w:val="0"/>
                  <w:sz w:val="18"/>
                  <w:szCs w:val="24"/>
                  <w:lang w:val="en-US" w:eastAsia="en-US" w:bidi="ar-SA"/>
                </w:rPr>
                <w:delText>The next published marketplace share is at most 15.79 percent</w:delText>
              </w:r>
            </w:del>
          </w:p>
        </w:tc>
        <w:tc>
          <w:tcPr>
            <w:tcW w:w="2548" w:type="dxa"/>
            <w:tcBorders>
              <w:bottom w:val="single" w:sz="8" w:space="0" w:color="000000"/>
            </w:tcBorders>
          </w:tcPr>
          <w:p>
            <w:pPr>
              <w:pStyle w:val="Compact"/>
              <w:widowControl/>
              <w:spacing w:lineRule="exact" w:line="220" w:before="0" w:after="0"/>
              <w:jc w:val="left"/>
              <w:rPr>
                <w:kern w:val="0"/>
                <w:szCs w:val="24"/>
                <w:lang w:val="en-US" w:eastAsia="en-US" w:bidi="ar-SA"/>
                <w:del w:id="2988" w:author="Changes 24 to 25 Oct" w:date="2026-10-25T16:02:42Z"/>
              </w:rPr>
            </w:pPr>
            <w:del w:id="2987" w:author="Changes 24 to 25 Oct" w:date="2026-10-25T16:02:42Z">
              <w:r>
                <w:rPr>
                  <w:kern w:val="0"/>
                  <w:sz w:val="18"/>
                  <w:szCs w:val="24"/>
                  <w:lang w:val="en-US" w:eastAsia="en-US" w:bidi="ar-SA"/>
                </w:rPr>
                <w:delText>2 Oct 2026</w:delText>
              </w:r>
            </w:del>
          </w:p>
        </w:tc>
        <w:tc>
          <w:tcPr>
            <w:tcW w:w="2548" w:type="dxa"/>
            <w:tcBorders>
              <w:bottom w:val="single" w:sz="8" w:space="0" w:color="000000"/>
            </w:tcBorders>
          </w:tcPr>
          <w:p>
            <w:pPr>
              <w:pStyle w:val="Compact"/>
              <w:widowControl/>
              <w:spacing w:lineRule="exact" w:line="220" w:before="0" w:after="0"/>
              <w:jc w:val="left"/>
              <w:rPr>
                <w:kern w:val="0"/>
                <w:szCs w:val="24"/>
                <w:lang w:val="en-US" w:eastAsia="en-US" w:bidi="ar-SA"/>
                <w:del w:id="2990" w:author="Changes 24 to 25 Oct" w:date="2026-10-25T16:02:42Z"/>
              </w:rPr>
            </w:pPr>
            <w:del w:id="2989" w:author="Changes 24 to 25 Oct" w:date="2026-10-25T16:02:42Z">
              <w:r>
                <w:rPr>
                  <w:kern w:val="0"/>
                  <w:sz w:val="18"/>
                  <w:szCs w:val="24"/>
                  <w:lang w:val="en-US" w:eastAsia="en-US" w:bidi="ar-SA"/>
                </w:rPr>
                <w:delText>Not yet scored</w:delText>
              </w:r>
            </w:del>
            <w:bookmarkStart w:id="100" w:name="X67e1483049b7627842872d160395e7f1a5f4538"/>
            <w:bookmarkEnd w:id="100"/>
          </w:p>
        </w:tc>
      </w:tr>
    </w:tbl>
    <w:p>
      <w:pPr>
        <w:pStyle w:val="Heading2"/>
        <w:rPr>
          <w:del w:id="2992" w:author="Changes 24 to 25 Oct" w:date="2026-10-25T16:02:42Z"/>
        </w:rPr>
      </w:pPr>
      <w:del w:id="2991" w:author="Changes 24 to 25 Oct" w:date="2026-10-25T16:02:42Z">
        <w:r>
          <w:rPr/>
          <w:delText>Appendix D. The values behind Figures 4 to 6</w:delText>
        </w:r>
      </w:del>
    </w:p>
    <w:p>
      <w:pPr>
        <w:pStyle w:val="FirstParagraph"/>
        <w:jc w:val="left"/>
        <w:rPr>
          <w:del w:id="3003" w:author="Changes 24 to 25 Oct" w:date="2026-10-25T16:02:42Z"/>
        </w:rPr>
      </w:pPr>
      <w:del w:id="2993" w:author="Changes 24 to 25 Oct" w:date="2026-10-25T16:02:42Z">
        <w:r>
          <w:rPr>
            <w:b/>
            <w:bCs/>
          </w:rPr>
          <w:delText>Growth in 2023, percent (Figure 4).</w:delText>
        </w:r>
      </w:del>
      <w:del w:id="2994" w:author="Changes 24 to 25 Oct" w:date="2026-10-25T16:02:42Z">
        <w:r>
          <w:rPr/>
          <w:delText xml:space="preserve"> 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 </w:delText>
        </w:r>
      </w:del>
      <w:del w:id="2995" w:author="Changes 24 to 25 Oct" w:date="2026-10-25T16:02:42Z">
        <w:r>
          <w:rPr>
            <w:rStyle w:val="VerbatimChar"/>
          </w:rPr>
          <w:delText>tables/consistency_grid_growth.csv</w:delText>
        </w:r>
      </w:del>
      <w:del w:id="2996" w:author="Changes 24 to 25 Oct" w:date="2026-10-25T16:02:42Z">
        <w:r>
          <w:rPr/>
          <w:delText xml:space="preserve">, </w:delText>
        </w:r>
      </w:del>
      <w:del w:id="2997" w:author="Changes 24 to 25 Oct" w:date="2026-10-25T16:02:42Z">
        <w:r>
          <w:rPr>
            <w:rStyle w:val="VerbatimChar"/>
          </w:rPr>
          <w:delText>tables/yardsticks_bi_bps.csv</w:delText>
        </w:r>
      </w:del>
      <w:del w:id="2998" w:author="Changes 24 to 25 Oct" w:date="2026-10-25T16:02:42Z">
        <w:r>
          <w:rPr/>
          <w:delText xml:space="preserve">, </w:delText>
        </w:r>
      </w:del>
      <w:del w:id="2999" w:author="Changes 24 to 25 Oct" w:date="2026-10-25T16:02:42Z">
        <w:r>
          <w:rPr>
            <w:rStyle w:val="VerbatimChar"/>
          </w:rPr>
          <w:delText>tables/wedge_over_time.csv</w:delText>
        </w:r>
      </w:del>
      <w:del w:id="3000" w:author="Changes 24 to 25 Oct" w:date="2026-10-25T16:02:42Z">
        <w:r>
          <w:rPr/>
          <w:delText xml:space="preserve">, </w:delText>
        </w:r>
      </w:del>
      <w:del w:id="3001" w:author="Changes 24 to 25 Oct" w:date="2026-10-25T16:02:42Z">
        <w:r>
          <w:rPr>
            <w:rStyle w:val="VerbatimChar"/>
          </w:rPr>
          <w:delText>tables/h1_groundwork.json</w:delText>
        </w:r>
      </w:del>
      <w:del w:id="3002" w:author="Changes 24 to 25 Oct" w:date="2026-10-25T16:02:42Z">
        <w:r>
          <w:rPr/>
          <w:delText>, company filings.</w:delText>
        </w:r>
      </w:del>
    </w:p>
    <w:p>
      <w:pPr>
        <w:pStyle w:val="BodyText"/>
        <w:jc w:val="left"/>
        <w:rPr>
          <w:del w:id="3008" w:author="Changes 24 to 25 Oct" w:date="2026-10-25T16:02:42Z"/>
        </w:rPr>
      </w:pPr>
      <w:del w:id="3004" w:author="Changes 24 to 25 Oct" w:date="2026-10-25T16:02:42Z">
        <w:r>
          <w:rPr>
            <w:b/>
            <w:bCs/>
          </w:rPr>
          <w:delText>Who the extra sellers were, percent (Figure 5).</w:delText>
        </w:r>
      </w:del>
      <w:del w:id="3005" w:author="Changes 24 to 25 Oct" w:date="2026-10-25T16:02:42Z">
        <w:r>
          <w:rPr/>
          <w:delText xml:space="preserve"> Share of the 2022 count and share of the extra count: business opened before 2010, 18.3 and 40.5; owner aged 50 or over, 28.9 and 41.2; outside Java, 23.6 and 36.3; food and lodging or making goods, 38.5 and 53.0. Source: </w:delText>
        </w:r>
      </w:del>
      <w:del w:id="3006" w:author="Changes 24 to 25 Oct" w:date="2026-10-25T16:02:42Z">
        <w:r>
          <w:rPr>
            <w:rStyle w:val="VerbatimChar"/>
          </w:rPr>
          <w:delText>tables/bps_newly_counted_profile.json</w:delText>
        </w:r>
      </w:del>
      <w:del w:id="3007" w:author="Changes 24 to 25 Oct" w:date="2026-10-25T16:02:42Z">
        <w:r>
          <w:rPr/>
          <w:delText>.</w:delText>
        </w:r>
      </w:del>
    </w:p>
    <w:p>
      <w:pPr>
        <w:pStyle w:val="BodyText"/>
        <w:jc w:val="left"/>
        <w:rPr>
          <w:del w:id="3013" w:author="Changes 24 to 25 Oct" w:date="2026-10-25T16:02:42Z"/>
        </w:rPr>
      </w:pPr>
      <w:del w:id="3009" w:author="Changes 24 to 25 Oct" w:date="2026-10-25T16:02:42Z">
        <w:r>
          <w:rPr>
            <w:b/>
            <w:bCs/>
          </w:rPr>
          <w:delText>Marketplace use and financial statements, percent of sellers (Figure 6).</w:delText>
        </w:r>
      </w:del>
      <w:del w:id="3010" w:author="Changes 24 to 25 Oct" w:date="2026-10-25T16:02:42Z">
        <w:r>
          <w:rPr/>
          <w:delText xml:space="preserve"> Marketplace use: 21.6 (2020), 19.8 (2022), 17.8 (2023), 17.2 (2024, published). Complete financial statements: 23.5 (2020), 20.7 (2022), 15.2 (2023). Source: </w:delText>
        </w:r>
      </w:del>
      <w:del w:id="3011" w:author="Changes 24 to 25 Oct" w:date="2026-10-25T16:02:42Z">
        <w:r>
          <w:rPr>
            <w:rStyle w:val="VerbatimChar"/>
          </w:rPr>
          <w:delText>tables/bps_descriptives.json</w:delText>
        </w:r>
      </w:del>
      <w:del w:id="3012" w:author="Changes 24 to 25 Oct" w:date="2026-10-25T16:02:42Z">
        <w:r>
          <w:rPr/>
          <w:delText>.</w:delText>
        </w:r>
      </w:del>
    </w:p>
    <w:p>
      <w:pPr>
        <w:pStyle w:val="BodyText"/>
        <w:jc w:val="left"/>
        <w:rPr>
          <w:del w:id="3017" w:author="Changes 24 to 25 Oct" w:date="2026-10-25T16:02:42Z"/>
        </w:rPr>
      </w:pPr>
      <w:del w:id="3014" w:author="Changes 24 to 25 Oct" w:date="2026-10-25T16:02:42Z">
        <w:r>
          <w:rPr/>
          <w:delText>The figures are drawn from the tables named above (</w:delText>
        </w:r>
      </w:del>
      <w:del w:id="3015" w:author="Changes 24 to 25 Oct" w:date="2026-10-25T16:02:42Z">
        <w:r>
          <w:rPr>
            <w:rStyle w:val="VerbatimChar"/>
          </w:rPr>
          <w:delText>papers/thesis_2026-10/figures/make_figures.py</w:delText>
        </w:r>
      </w:del>
      <w:del w:id="3016" w:author="Changes 24 to 25 Oct" w:date="2026-10-25T16:02:42Z">
        <w:r>
          <w:rPr/>
          <w:delText>). In each figure, a legend or label names every colour.</w:delText>
        </w:r>
      </w:del>
      <w:bookmarkEnd w:id="92"/>
    </w:p>
    <w:p>
      <w:pPr>
        <w:pStyle w:val="Heading1"/>
        <w:rPr/>
      </w:pPr>
      <w:bookmarkStart w:id="101" w:name="references"/>
      <w:r>
        <w:rPr/>
        <w:t>References</w:t>
      </w:r>
    </w:p>
    <w:p>
      <w:pPr>
        <w:pStyle w:val="FirstParagraph"/>
        <w:spacing w:before="0" w:after="120"/>
        <w:ind w:hanging="709" w:left="709"/>
        <w:jc w:val="left"/>
        <w:rPr/>
      </w:pPr>
      <w:r>
        <w:rPr/>
        <w:t xml:space="preserve">Agence France-Presse. (2023, September 25). ‘Regulate them’: Hard-up Indonesia traders urge TikTok sales ban. </w:t>
      </w:r>
      <w:r>
        <w:rPr>
          <w:i/>
          <w:iCs/>
        </w:rPr>
        <w:t>Daily Tribune</w:t>
      </w:r>
      <w:r>
        <w:rPr/>
        <w:t>. https://tribune.net.ph/2023/09/25/regulate-them-hard-up-indonesia-traders-urge-tiktok-sales-ban</w:t>
      </w:r>
    </w:p>
    <w:p>
      <w:pPr>
        <w:pStyle w:val="BodyText"/>
        <w:spacing w:before="0" w:after="120"/>
        <w:ind w:hanging="709" w:left="709"/>
        <w:jc w:val="left"/>
        <w:rPr/>
      </w:pPr>
      <w:r>
        <w:rPr/>
        <w:t xml:space="preserve">Ahmad, N., &amp; Schreyer, P. (2016). </w:t>
      </w:r>
      <w:r>
        <w:rPr>
          <w:i/>
          <w:iCs/>
        </w:rPr>
        <w:t>Measuring GDP in a digitalised economy</w:t>
      </w:r>
      <w:r>
        <w:rPr/>
        <w:t xml:space="preserve"> (OECD Statistics Working Papers No. 2016/07). OECD Publishing. https://doi.org/10.1787/5jlwqd81d09r-en</w:t>
      </w:r>
    </w:p>
    <w:p>
      <w:pPr>
        <w:pStyle w:val="BodyText"/>
        <w:spacing w:before="0" w:after="120"/>
        <w:ind w:hanging="709" w:left="709"/>
        <w:jc w:val="left"/>
        <w:rPr/>
      </w:pPr>
      <w:r>
        <w:rPr/>
        <w:t xml:space="preserve">Armstrong, M. (2006). Competition in two-sided markets. </w:t>
      </w:r>
      <w:r>
        <w:rPr>
          <w:i/>
          <w:iCs/>
        </w:rPr>
        <w:t>The RAND Journal of Economics, 37</w:t>
      </w:r>
      <w:r>
        <w:rPr/>
        <w:t>(3), 668–691. https://doi.org/10.1111/j.1756-2171.2006.tb00037.x</w:t>
      </w:r>
    </w:p>
    <w:p>
      <w:pPr>
        <w:pStyle w:val="BodyText"/>
        <w:spacing w:before="0" w:after="120"/>
        <w:ind w:hanging="709" w:left="709"/>
        <w:jc w:val="left"/>
        <w:rPr/>
      </w:pPr>
      <w:r>
        <w:rPr/>
        <w:t xml:space="preserve">Ayudiana, S. (2026, July 8). Diskon biaya layanan marketplace ditargetkan berlaku Agustus 2026 [Marketplace service-fee discount targeted for August 2026]. </w:t>
      </w:r>
      <w:r>
        <w:rPr>
          <w:i/>
          <w:iCs/>
        </w:rPr>
        <w:t>ANTARA</w:t>
      </w:r>
      <w:r>
        <w:rPr/>
        <w:t>. https://www.antaranews.com/berita/5641444/diskon-biaya-layanan-marketplace-ditargetkan-berlaku-agustus-2026</w:t>
      </w:r>
    </w:p>
    <w:p>
      <w:pPr>
        <w:pStyle w:val="BodyText"/>
        <w:spacing w:before="0" w:after="120"/>
        <w:ind w:hanging="709" w:left="709"/>
        <w:jc w:val="left"/>
        <w:rPr/>
      </w:pPr>
      <w:r>
        <w:rPr/>
        <w:t xml:space="preserve">Bank </w:t>
      </w:r>
      <w:ins w:id="3018" w:author="Changes 24 to 25 Oct" w:date="2026-10-25T16:02:42Z">
        <w:r>
          <w:rPr/>
          <w:t xml:space="preserve">for International Settlements. (2026). </w:t>
        </w:r>
      </w:ins>
      <w:ins w:id="3019" w:author="Changes 24 to 25 Oct" w:date="2026-10-25T16:02:42Z">
        <w:r>
          <w:rPr>
            <w:i/>
            <w:iCs/>
          </w:rPr>
          <w:t>Central bank policy rates</w:t>
        </w:r>
      </w:ins>
      <w:ins w:id="3020" w:author="Changes 24 to 25 Oct" w:date="2026-10-25T16:02:42Z">
        <w:r>
          <w:rPr/>
          <w:t xml:space="preserve"> [Data set, WS_CBPOL, monthly]. https://data.bis.org Bank </w:t>
        </w:r>
      </w:ins>
      <w:r>
        <w:rPr/>
        <w:t xml:space="preserve">Indonesia. (2023). </w:t>
      </w:r>
      <w:r>
        <w:rPr>
          <w:i/>
          <w:iCs/>
        </w:rPr>
        <w:t>Laporan perekonomian Indonesia 2022</w:t>
      </w:r>
      <w:r>
        <w:rPr/>
        <w:t xml:space="preserve"> [Economic report on Indonesia 2022]. https://www.bi.go.id/id/publikasi/laporan/Documents/LPI_2022.pdf</w:t>
      </w:r>
    </w:p>
    <w:p>
      <w:pPr>
        <w:pStyle w:val="BodyText"/>
        <w:spacing w:before="0" w:after="120"/>
        <w:ind w:hanging="709" w:left="709"/>
        <w:jc w:val="left"/>
        <w:rPr/>
      </w:pPr>
      <w:r>
        <w:rPr/>
        <w:t xml:space="preserve">Bank Indonesia. (2025, October 30). </w:t>
      </w:r>
      <w:r>
        <w:rPr>
          <w:i/>
          <w:iCs/>
        </w:rPr>
        <w:t>Sinergi jadi energi: Saat UMKM naik kelas lewat digitalisasi</w:t>
      </w:r>
      <w:r>
        <w:rPr/>
        <w:t xml:space="preserve"> [Synergy becomes energy: When small businesses move up through digitalisation] [Cerita BI]. https://www.bi.go.id/id/publikasi/ruang-media/cerita-bi/Pages/Sinergi-Jadi-Energi-Saat-UMKM-Naik-Kelas-Lewat-Digitalisasi.aspx</w:t>
      </w:r>
    </w:p>
    <w:p>
      <w:pPr>
        <w:pStyle w:val="BodyText"/>
        <w:spacing w:before="0" w:after="120"/>
        <w:ind w:hanging="709" w:left="709"/>
        <w:jc w:val="left"/>
        <w:rPr>
          <w:ins w:id="3024" w:author="Changes 24 to 25 Oct" w:date="2026-10-25T16:02:42Z"/>
        </w:rPr>
      </w:pPr>
      <w:ins w:id="3021" w:author="Changes 24 to 25 Oct" w:date="2026-10-25T16:02:42Z">
        <w:r>
          <w:rPr/>
          <w:t xml:space="preserve">Barrios, J. M., Hochberg, Y. V., &amp; Yi, H. (2022). Launching with a parachute: The gig economy and new business formation. </w:t>
        </w:r>
      </w:ins>
      <w:ins w:id="3022" w:author="Changes 24 to 25 Oct" w:date="2026-10-25T16:02:42Z">
        <w:r>
          <w:rPr>
            <w:i/>
            <w:iCs/>
          </w:rPr>
          <w:t>Journal of Financial Economics, 144</w:t>
        </w:r>
      </w:ins>
      <w:ins w:id="3023" w:author="Changes 24 to 25 Oct" w:date="2026-10-25T16:02:42Z">
        <w:r>
          <w:rPr/>
          <w:t>(1), 22–43. https://doi.org/10.1016/j.jfineco.2021.12.011</w:t>
        </w:r>
      </w:ins>
    </w:p>
    <w:p>
      <w:pPr>
        <w:pStyle w:val="BodyText"/>
        <w:spacing w:before="0" w:after="120"/>
        <w:ind w:hanging="709" w:left="709"/>
        <w:jc w:val="left"/>
        <w:rPr/>
      </w:pPr>
      <w:r>
        <w:rPr/>
        <w:t xml:space="preserve">Berg, T., Burg, V., Gombović, A., &amp; Puri, M. (2020). On the rise of FinTechs: Credit scoring using digital footprints. </w:t>
      </w:r>
      <w:r>
        <w:rPr>
          <w:i/>
          <w:iCs/>
        </w:rPr>
        <w:t>The Review of Financial Studies, 33</w:t>
      </w:r>
      <w:r>
        <w:rPr/>
        <w:t>(7), 2845–2897. https://doi.org/10.1093/rfs/hhz099</w:t>
      </w:r>
    </w:p>
    <w:p>
      <w:pPr>
        <w:pStyle w:val="BodyText"/>
        <w:spacing w:before="0" w:after="120"/>
        <w:ind w:hanging="709" w:left="709"/>
        <w:jc w:val="left"/>
        <w:rPr/>
      </w:pPr>
      <w:r>
        <w:rPr/>
        <w:t xml:space="preserve">Bowen, R. M., Davis, A. K., &amp; Rajgopal, S. (2002). Determinants of revenue-reporting practices for Internet firms. </w:t>
      </w:r>
      <w:r>
        <w:rPr>
          <w:i/>
          <w:iCs/>
        </w:rPr>
        <w:t>Contemporary Accounting Research, 19</w:t>
      </w:r>
      <w:r>
        <w:rPr/>
        <w:t>(4), 523–562. https://doi.org/10.1506/9728-4YG8-GC3L-FPFA</w:t>
      </w:r>
    </w:p>
    <w:p>
      <w:pPr>
        <w:pStyle w:val="BodyText"/>
        <w:spacing w:before="0" w:after="120"/>
        <w:ind w:hanging="709" w:left="709"/>
        <w:jc w:val="left"/>
        <w:rPr/>
      </w:pPr>
      <w:r>
        <w:rPr/>
        <w:t xml:space="preserve">BPS-Statistics Indonesia. (2023). </w:t>
      </w:r>
      <w:r>
        <w:rPr>
          <w:i/>
          <w:iCs/>
        </w:rPr>
        <w:t>Peraturan Badan Pusat Statistik Nomor 4 Tahun 2023 tentang penyampaian dan pengelolaan data dan/atau informasi perdagangan melalui sistem elektronik</w:t>
      </w:r>
      <w:r>
        <w:rPr/>
        <w:t xml:space="preserve"> [BPS Regulation No. 4 of 2023 on the submission and management of e-commerce data and/or information]. Berita Negara Republik Indonesia Tahun 2023 Nomor 257. https://jdih.bps.go.id</w:t>
      </w:r>
    </w:p>
    <w:p>
      <w:pPr>
        <w:pStyle w:val="BodyText"/>
        <w:spacing w:before="0" w:after="120"/>
        <w:ind w:hanging="709" w:left="709"/>
        <w:jc w:val="left"/>
        <w:rPr/>
      </w:pPr>
      <w:r>
        <w:rPr/>
        <w:t xml:space="preserve">BPS-Statistics Indonesia. (2025a). </w:t>
      </w:r>
      <w:r>
        <w:rPr>
          <w:i/>
          <w:iCs/>
        </w:rPr>
        <w:t>Statistik e-commerce 2023</w:t>
      </w:r>
      <w:r>
        <w:rPr/>
        <w:t xml:space="preserve"> [E-commerce statistics 2023]. https://www.bps.go.id/id/publication/2025/01/30/d52af11843aee401403ecfa6/statistik-e-commerce-2023.html</w:t>
      </w:r>
    </w:p>
    <w:p>
      <w:pPr>
        <w:pStyle w:val="BodyText"/>
        <w:spacing w:before="0" w:after="120"/>
        <w:ind w:hanging="709" w:left="709"/>
        <w:jc w:val="left"/>
        <w:rPr/>
      </w:pPr>
      <w:r>
        <w:rPr/>
        <w:t xml:space="preserve">BPS-Statistics Indonesia. (2025b). </w:t>
      </w:r>
      <w:r>
        <w:rPr>
          <w:i/>
          <w:iCs/>
        </w:rPr>
        <w:t>Statistik e-commerce 2024</w:t>
      </w:r>
      <w:r>
        <w:rPr/>
        <w:t xml:space="preserve"> [E-commerce statistics 2024]. https://www.bps.go.id/id/publication/2025/11/28/647323224ecc656c2933571b/statistik-e-commerce-2024.html</w:t>
      </w:r>
    </w:p>
    <w:p>
      <w:pPr>
        <w:pStyle w:val="BodyText"/>
        <w:spacing w:before="0" w:after="120"/>
        <w:ind w:hanging="709" w:left="709"/>
        <w:jc w:val="left"/>
        <w:rPr/>
      </w:pPr>
      <w:r>
        <w:rPr/>
        <w:t xml:space="preserve">van den Brakel, J., Smith, P. A., &amp; Compton, S. (2008). Quality procedures for survey transitions: Experiments, time series and discontinuities. </w:t>
      </w:r>
      <w:r>
        <w:rPr>
          <w:i/>
          <w:iCs/>
        </w:rPr>
        <w:t>Survey Research Methods, 2</w:t>
      </w:r>
      <w:r>
        <w:rPr/>
        <w:t>(3), 123–141. https://doi.org/10.18148/srm/2008.v2i3.68</w:t>
      </w:r>
    </w:p>
    <w:p>
      <w:pPr>
        <w:pStyle w:val="BodyText"/>
        <w:spacing w:before="0" w:after="120"/>
        <w:ind w:hanging="709" w:left="709"/>
        <w:jc w:val="left"/>
        <w:rPr/>
      </w:pPr>
      <w:r>
        <w:rPr/>
        <w:t xml:space="preserve">van den Brakel, J., Zhang, X., &amp; Tam, S.-M. (2020). Measuring discontinuities in time series obtained with repeated sample surveys. </w:t>
      </w:r>
      <w:r>
        <w:rPr>
          <w:i/>
          <w:iCs/>
        </w:rPr>
        <w:t>International Statistical Review, 88</w:t>
      </w:r>
      <w:r>
        <w:rPr/>
        <w:t>(1), 155–175. https://doi.org/10.1111/insr.12347</w:t>
      </w:r>
    </w:p>
    <w:p>
      <w:pPr>
        <w:pStyle w:val="BodyText"/>
        <w:spacing w:before="0" w:after="120"/>
        <w:ind w:hanging="709" w:left="709"/>
        <w:jc w:val="left"/>
        <w:rPr/>
      </w:pPr>
      <w:r>
        <w:rPr/>
        <w:t xml:space="preserve">Bureau of Internal Revenue. (2023). </w:t>
      </w:r>
      <w:r>
        <w:rPr>
          <w:i/>
          <w:iCs/>
        </w:rPr>
        <w:t>Revenue Regulations No. 16-2023</w:t>
      </w:r>
      <w:r>
        <w:rPr/>
        <w:t xml:space="preserve"> [Issued December 21, 2023]. Republic of the Philippines. [Primary text not retrieved; details from Cordero, T. (2023, December 29), BIR subjects online sellers to 1% withholding tax, </w:t>
      </w:r>
      <w:r>
        <w:rPr>
          <w:i/>
          <w:iCs/>
        </w:rPr>
        <w:t>GMA News</w:t>
      </w:r>
      <w:r>
        <w:rPr/>
        <w:t>, https://www.gmanetwork.com/news/money/economy/892606/bir-subjects-online-sellers-to-1-withholding-tax/story/]</w:t>
      </w:r>
    </w:p>
    <w:p>
      <w:pPr>
        <w:pStyle w:val="BodyText"/>
        <w:spacing w:before="0" w:after="120"/>
        <w:ind w:hanging="709" w:left="709"/>
        <w:jc w:val="left"/>
        <w:rPr/>
      </w:pPr>
      <w:r>
        <w:rPr/>
        <w:t xml:space="preserve">Caillaud, B., &amp; Jullien, B. (2003). Chicken &amp; egg: Competition among intermediation service providers. </w:t>
      </w:r>
      <w:r>
        <w:rPr>
          <w:i/>
          <w:iCs/>
        </w:rPr>
        <w:t>The RAND Journal of Economics, 34</w:t>
      </w:r>
      <w:r>
        <w:rPr/>
        <w:t>(2), 309–328. https://doi.org/10.2307/1593720</w:t>
      </w:r>
    </w:p>
    <w:p>
      <w:pPr>
        <w:pStyle w:val="BodyText"/>
        <w:spacing w:before="0" w:after="120"/>
        <w:ind w:hanging="709" w:left="709"/>
        <w:jc w:val="left"/>
        <w:rPr/>
      </w:pPr>
      <w:r>
        <w:rPr/>
        <w:t xml:space="preserve">CNN Indonesia. (2026a, May 8). </w:t>
      </w:r>
      <w:r>
        <w:rPr>
          <w:i/>
          <w:iCs/>
        </w:rPr>
        <w:t>Pemerintah ogah atur tarif admin Shopee-TikTok Shop usai seller ngeluh</w:t>
      </w:r>
      <w:r>
        <w:rPr/>
        <w:t xml:space="preserve"> [Government declines to regulate Shopee and TikTok Shop admin fees after sellers complain]. https://www.cnnindonesia.com/ekonomi/20260507165414-92-1356232/pemerintah-ogah-atur-tarif-admin-shopee-cs-meski-dikeluhkan-seller</w:t>
      </w:r>
    </w:p>
    <w:p>
      <w:pPr>
        <w:pStyle w:val="BodyText"/>
        <w:spacing w:before="0" w:after="120"/>
        <w:ind w:hanging="709" w:left="709"/>
        <w:jc w:val="left"/>
        <w:rPr/>
      </w:pPr>
      <w:r>
        <w:rPr/>
        <w:t xml:space="preserve">CNN Indonesia. (2026b, October 9). </w:t>
      </w:r>
      <w:r>
        <w:rPr>
          <w:i/>
          <w:iCs/>
        </w:rPr>
        <w:t>Perpres ojol terbit, tegaskan potongan 8% dan tarif diatur Kemenhub</w:t>
      </w:r>
      <w:r>
        <w:rPr/>
        <w:t xml:space="preserve"> [Ojol regulation issued, confirms the 8% cut and fares set by the transport ministry]. https://www.cnnindonesia.com/otomotif/20261009100050-579-1413414/perpres-ojol-terbit-tegaskan-potongan-8-dan-tarif-diatur-kemenhub</w:t>
      </w:r>
    </w:p>
    <w:p>
      <w:pPr>
        <w:pStyle w:val="BodyText"/>
        <w:spacing w:before="0" w:after="120"/>
        <w:ind w:hanging="709" w:left="709"/>
        <w:jc w:val="left"/>
        <w:rPr/>
      </w:pPr>
      <w:ins w:id="3025" w:author="Changes 24 to 25 Oct" w:date="2026-10-25T16:02:42Z">
        <w:r>
          <w:rPr/>
          <w:t xml:space="preserve">Cameron, A. C., Gelbach, J. B., &amp; Miller, D. L. (2008). Bootstrap-based improvements for inference with clustered errors. </w:t>
        </w:r>
      </w:ins>
      <w:ins w:id="3026" w:author="Changes 24 to 25 Oct" w:date="2026-10-25T16:02:42Z">
        <w:r>
          <w:rPr>
            <w:i/>
            <w:iCs/>
          </w:rPr>
          <w:t>The Review of Economics and Statistics, 90</w:t>
        </w:r>
      </w:ins>
      <w:ins w:id="3027" w:author="Changes 24 to 25 Oct" w:date="2026-10-25T16:02:42Z">
        <w:r>
          <w:rPr/>
          <w:t xml:space="preserve">(3), 414–427. https://doi.org/10.1162/rest.90.3.414 </w:t>
        </w:r>
      </w:ins>
      <w:r>
        <w:rPr/>
        <w:t xml:space="preserve">Davis, A. K. (2002). The value relevance of revenue for Internet firms: Does reporting grossed-up or barter revenue make a difference? </w:t>
      </w:r>
      <w:r>
        <w:rPr>
          <w:i/>
          <w:iCs/>
        </w:rPr>
        <w:t>Journal of Accounting Research, 40</w:t>
      </w:r>
      <w:r>
        <w:rPr/>
        <w:t>(2), 445–477. https://doi.org/10.1111/1475-679X.00056</w:t>
      </w:r>
    </w:p>
    <w:p>
      <w:pPr>
        <w:pStyle w:val="BodyText"/>
        <w:spacing w:before="0" w:after="120"/>
        <w:ind w:hanging="709" w:left="709"/>
        <w:jc w:val="left"/>
        <w:rPr>
          <w:ins w:id="3031" w:author="Changes 24 to 25 Oct" w:date="2026-10-25T16:02:42Z"/>
        </w:rPr>
      </w:pPr>
      <w:ins w:id="3028" w:author="Changes 24 to 25 Oct" w:date="2026-10-25T16:02:42Z">
        <w:r>
          <w:rPr/>
          <w:t xml:space="preserve">Denes, M. R., Lagaras, S., &amp; Tsoutsoura, M. (2025). Entrepreneurship and the gig economy: Evidence from U.S. tax returns. </w:t>
        </w:r>
      </w:ins>
      <w:ins w:id="3029" w:author="Changes 24 to 25 Oct" w:date="2026-10-25T16:02:42Z">
        <w:r>
          <w:rPr>
            <w:i/>
            <w:iCs/>
          </w:rPr>
          <w:t>Journal of Financial Economics, 173</w:t>
        </w:r>
      </w:ins>
      <w:ins w:id="3030" w:author="Changes 24 to 25 Oct" w:date="2026-10-25T16:02:42Z">
        <w:r>
          <w:rPr/>
          <w:t>, Article 104156. https://doi.org/10.1016/j.jfineco.2025.104156</w:t>
        </w:r>
      </w:ins>
    </w:p>
    <w:p>
      <w:pPr>
        <w:pStyle w:val="BodyText"/>
        <w:spacing w:before="0" w:after="120"/>
        <w:ind w:hanging="709" w:left="709"/>
        <w:jc w:val="left"/>
        <w:rPr/>
      </w:pPr>
      <w:r>
        <w:rPr/>
        <w:t xml:space="preserve">Directorate General of Taxes. (2025, January 20). </w:t>
      </w:r>
      <w:r>
        <w:rPr>
          <w:i/>
          <w:iCs/>
        </w:rPr>
        <w:t>Pajak atas usaha ekonomi digital terkini: 32,32 triliun</w:t>
      </w:r>
      <w:r>
        <w:rPr/>
        <w:t xml:space="preserve"> [Latest tax from the digital economy: Rp32.32 trillion] (Press Release No. SP-1/2025). Ministry of Finance of the Republic of Indonesia. https://pajak.go.id/id/siaran-pers/pajak-atas-usaha-ekonomi-digital-terkini-3232-triliun</w:t>
      </w:r>
    </w:p>
    <w:p>
      <w:pPr>
        <w:pStyle w:val="BodyText"/>
        <w:spacing w:before="0" w:after="120"/>
        <w:ind w:hanging="709" w:left="709"/>
        <w:jc w:val="left"/>
        <w:rPr/>
      </w:pPr>
      <w:r>
        <w:rPr/>
        <w:t xml:space="preserve">Directorate General of Taxes. (2026a, July 1). </w:t>
      </w:r>
      <w:r>
        <w:rPr>
          <w:i/>
          <w:iCs/>
        </w:rPr>
        <w:t>Pemerintah implementasikan PMK 37/2025 melalui penunjukan empat marketplace sebagai pemungut PPh</w:t>
      </w:r>
      <w:r>
        <w:rPr/>
        <w:t xml:space="preserve"> [Government implements Finance Minister Regulation 37/2025 by designating four marketplaces as income tax collectors] (Press Release No. SP-14/2026). Ministry of Finance of the Republic of Indonesia. https://www.pajak.go.id/en/node/120146</w:t>
      </w:r>
    </w:p>
    <w:p>
      <w:pPr>
        <w:pStyle w:val="BodyText"/>
        <w:spacing w:before="0" w:after="120"/>
        <w:ind w:hanging="709" w:left="709"/>
        <w:jc w:val="left"/>
        <w:rPr/>
      </w:pPr>
      <w:r>
        <w:rPr/>
        <w:t xml:space="preserve">Directorate General of Taxes. (2026b, August 5). </w:t>
      </w:r>
      <w:r>
        <w:rPr>
          <w:i/>
          <w:iCs/>
        </w:rPr>
        <w:t>Pengumuman Nomor PENG-46/PJ.09/2026 tentang penundaan waktu pemberlakuan ketentuan pemungutan PPh Pasal 22 oleh marketplace</w:t>
      </w:r>
      <w:r>
        <w:rPr/>
        <w:t xml:space="preserve"> [Announcement No. PENG-46/PJ.09/2026 on postponing marketplace collection of income tax Article 22 to 1 November 2026]. Ministry of Finance of the Republic of Indonesia. https://pajak.go.id/en/node/120353</w:t>
      </w:r>
    </w:p>
    <w:p>
      <w:pPr>
        <w:pStyle w:val="BodyText"/>
        <w:spacing w:before="0" w:after="120"/>
        <w:ind w:hanging="709" w:left="709"/>
        <w:jc w:val="left"/>
        <w:rPr/>
      </w:pPr>
      <w:r>
        <w:rPr/>
        <w:t xml:space="preserve">Directorate General of Taxes. (2026c, October 1). </w:t>
      </w:r>
      <w:r>
        <w:rPr>
          <w:i/>
          <w:iCs/>
        </w:rPr>
        <w:t>Pemungutan PPh Pasal 22 melalui marketplace mulai dilaksanakan 1 Oktober 2026</w:t>
      </w:r>
      <w:r>
        <w:rPr/>
        <w:t xml:space="preserve"> [Marketplace collection of income tax begins 1 October 2026] [Press release]. Ministry of Finance of the Republic of Indonesia. https://pajak.go.id/en/node/120661</w:t>
      </w:r>
    </w:p>
    <w:p>
      <w:pPr>
        <w:pStyle w:val="BodyText"/>
        <w:spacing w:before="0" w:after="120"/>
        <w:ind w:hanging="709" w:left="709"/>
        <w:jc w:val="left"/>
        <w:rPr/>
      </w:pPr>
      <w:r>
        <w:rPr/>
        <w:t xml:space="preserve">European Commission, International Monetary Fund, Organisation for Economic Co-operation and Development, United Nations, &amp; World Bank. (2025). </w:t>
      </w:r>
      <w:r>
        <w:rPr>
          <w:i/>
          <w:iCs/>
        </w:rPr>
        <w:t>System of national accounts 2025</w:t>
      </w:r>
      <w:r>
        <w:rPr/>
        <w:t xml:space="preserve"> (Pre-edit version; Studies in Methods, Series F, No. 2/Rev.6). United Nations. https://doi.org/10.18356/9789211073225</w:t>
      </w:r>
    </w:p>
    <w:p>
      <w:pPr>
        <w:pStyle w:val="BodyText"/>
        <w:spacing w:before="0" w:after="120"/>
        <w:ind w:hanging="709" w:left="709"/>
        <w:jc w:val="left"/>
        <w:rPr/>
      </w:pPr>
      <w:r>
        <w:rPr/>
        <w:t xml:space="preserve">European Union. (2021). Council Directive (EU) 2021/514 of 22 March 2021 amending Directive 2011/16/EU on administrative cooperation in the field of taxation. </w:t>
      </w:r>
      <w:r>
        <w:rPr>
          <w:i/>
          <w:iCs/>
        </w:rPr>
        <w:t>Official Journal of the European Union, L 104</w:t>
      </w:r>
      <w:r>
        <w:rPr/>
        <w:t>, 25 March 2021. https://eur-lex.europa.eu/eli/dir/2021/514/oj</w:t>
      </w:r>
    </w:p>
    <w:p>
      <w:pPr>
        <w:pStyle w:val="BodyText"/>
        <w:spacing w:before="0" w:after="120"/>
        <w:ind w:hanging="709" w:left="709"/>
        <w:jc w:val="left"/>
        <w:rPr/>
      </w:pPr>
      <w:r>
        <w:rPr/>
        <w:t xml:space="preserve">Evans, D. S., &amp; Schmalensee, R. (2016). </w:t>
      </w:r>
      <w:r>
        <w:rPr>
          <w:i/>
          <w:iCs/>
        </w:rPr>
        <w:t>Matchmakers: The new economics of multisided platforms</w:t>
      </w:r>
      <w:r>
        <w:rPr/>
        <w:t>. Harvard Business Review Press.</w:t>
      </w:r>
    </w:p>
    <w:p>
      <w:pPr>
        <w:pStyle w:val="BodyText"/>
        <w:spacing w:before="0" w:after="120"/>
        <w:ind w:hanging="709" w:left="709"/>
        <w:jc w:val="left"/>
        <w:rPr/>
      </w:pPr>
      <w:r>
        <w:rPr/>
        <w:t xml:space="preserve">Givoly, D., Li, Y., Lourie, B., &amp; Nekrasov, A. (2019). Key performance indicators as supplements to earnings: Incremental informativeness, demand factors, measurement issues, and properties of their forecasts. </w:t>
      </w:r>
      <w:r>
        <w:rPr>
          <w:i/>
          <w:iCs/>
        </w:rPr>
        <w:t>Review of Accounting Studies, 24</w:t>
      </w:r>
      <w:r>
        <w:rPr/>
        <w:t>(4), 1147–1183. https://doi.org/10.1007/s11142-019-09514-y</w:t>
      </w:r>
    </w:p>
    <w:p>
      <w:pPr>
        <w:pStyle w:val="BodyText"/>
        <w:spacing w:before="0" w:after="120"/>
        <w:ind w:hanging="709" w:left="709"/>
        <w:jc w:val="left"/>
        <w:rPr/>
      </w:pPr>
      <w:r>
        <w:rPr/>
        <w:t xml:space="preserve">Google, Temasek, &amp; Bain &amp; Company. (2024). </w:t>
      </w:r>
      <w:r>
        <w:rPr>
          <w:i/>
          <w:iCs/>
        </w:rPr>
        <w:t>e-Conomy SEA 2024: Profits on the rise, harnessing SEA’s advantage</w:t>
      </w:r>
      <w:r>
        <w:rPr/>
        <w:t>. https://services.google.com/fh/files/misc/e_conomy_sea_2024_report.pdf</w:t>
      </w:r>
    </w:p>
    <w:p>
      <w:pPr>
        <w:pStyle w:val="BodyText"/>
        <w:spacing w:before="0" w:after="120"/>
        <w:ind w:hanging="709" w:left="709"/>
        <w:jc w:val="left"/>
        <w:rPr/>
      </w:pPr>
      <w:r>
        <w:rPr/>
        <w:t xml:space="preserve">GoTo Gojek Tokopedia. (2024a, March 19). </w:t>
      </w:r>
      <w:r>
        <w:rPr>
          <w:i/>
          <w:iCs/>
        </w:rPr>
        <w:t>GoTo Group turns adjusted EBITDA positive, surpassing full year guidance as company reports 2023 fourth quarter and full year results</w:t>
      </w:r>
      <w:r>
        <w:rPr/>
        <w:t xml:space="preserve"> [Press release]. https://content.goinfra.co.id/asts/GoTo%20FY2023%204Q2023%20Press%20Release.pdf</w:t>
      </w:r>
    </w:p>
    <w:p>
      <w:pPr>
        <w:pStyle w:val="BodyText"/>
        <w:spacing w:before="0" w:after="120"/>
        <w:ind w:hanging="709" w:left="709"/>
        <w:jc w:val="left"/>
        <w:rPr/>
      </w:pPr>
      <w:r>
        <w:rPr/>
        <w:t xml:space="preserve">GoTo Gojek Tokopedia. (2024b). </w:t>
      </w:r>
      <w:r>
        <w:rPr>
          <w:i/>
          <w:iCs/>
        </w:rPr>
        <w:t>2023 annual report: Transformation for progress</w:t>
      </w:r>
      <w:r>
        <w:rPr/>
        <w:t>. PT GoTo Gojek Tokopedia Tbk. https://content.goinfra.co.id/asts/InvestorRelation/AnnualReport/GOTO_Laporan%20Tahunan_2023.pdf</w:t>
      </w:r>
    </w:p>
    <w:p>
      <w:pPr>
        <w:pStyle w:val="BodyText"/>
        <w:spacing w:before="0" w:after="120"/>
        <w:ind w:hanging="709" w:left="709"/>
        <w:jc w:val="left"/>
        <w:rPr/>
      </w:pPr>
      <w:r>
        <w:rPr/>
        <w:t xml:space="preserve">GoTo Gojek Tokopedia. (2026, July 29). </w:t>
      </w:r>
      <w:r>
        <w:rPr>
          <w:i/>
          <w:iCs/>
        </w:rPr>
        <w:t>PT GoTo Gojek Tokopedia 2Q26 earnings call transcript</w:t>
      </w:r>
      <w:r>
        <w:rPr/>
        <w:t xml:space="preserve"> [Transcript]. https://content.goinfra.co.id/asts/InvestorRelation/FinancialInformation/2026-07-31/PT%20GoTo%20Gojek%20Tokopedia%202Q26%20Earnings%20Call%20Transcript.pdf</w:t>
      </w:r>
    </w:p>
    <w:p>
      <w:pPr>
        <w:pStyle w:val="BodyText"/>
        <w:spacing w:before="0" w:after="120"/>
        <w:ind w:hanging="709" w:left="709"/>
        <w:jc w:val="left"/>
        <w:rPr/>
      </w:pPr>
      <w:r>
        <w:rPr/>
        <w:t xml:space="preserve">Government of the Republic of Indonesia. (2026). </w:t>
      </w:r>
      <w:r>
        <w:rPr>
          <w:i/>
          <w:iCs/>
        </w:rPr>
        <w:t>Peraturan Pemerintah Nomor 20 Tahun 2026 tentang perubahan atas Peraturan Pemerintah Nomor 55 Tahun 2022 tentang penyesuaian pengaturan di bidang pajak penghasilan</w:t>
      </w:r>
      <w:r>
        <w:rPr/>
        <w:t xml:space="preserve"> [Government Regulation No. 20 of 2026 amending Government Regulation No. 55 of 2022 on adjustments to income tax rules]. Lembaran Negara Republik Indonesia Tahun 2026 Nomor 43. https://jdih.kemenkeu.go.id/dok/pp-20-tahun-2026</w:t>
      </w:r>
    </w:p>
    <w:p>
      <w:pPr>
        <w:pStyle w:val="BodyText"/>
        <w:spacing w:before="0" w:after="120"/>
        <w:ind w:hanging="709" w:left="709"/>
        <w:jc w:val="left"/>
        <w:rPr/>
      </w:pPr>
      <w:r>
        <w:rPr/>
        <w:t xml:space="preserve">Government of Viet Nam. (2025). </w:t>
      </w:r>
      <w:r>
        <w:rPr>
          <w:i/>
          <w:iCs/>
        </w:rPr>
        <w:t>Nghị định số 117/2025/NĐ-CP quy định quản lý thuế đối với hoạt động kinh doanh trên nền tảng thương mại điện tử, nền tảng số của hộ, cá nhân</w:t>
      </w:r>
      <w:r>
        <w:rPr/>
        <w:t xml:space="preserve"> [Decree No. 117/2025/ND-CP on tax administration for business activities on e-commerce and digital platforms of households and individuals; issued June 9, 2025; effective July 1, 2025]. https://datafiles.chinhphu.vn/cpp/files/vbpq/2025/6/117-ndcp.signed.pdf</w:t>
      </w:r>
    </w:p>
    <w:p>
      <w:pPr>
        <w:pStyle w:val="BodyText"/>
        <w:spacing w:before="0" w:after="120"/>
        <w:ind w:hanging="709" w:left="709"/>
        <w:jc w:val="left"/>
        <w:rPr/>
      </w:pPr>
      <w:r>
        <w:rPr/>
        <w:t xml:space="preserve">Grab Holdings Limited. (2026, August 3). </w:t>
      </w:r>
      <w:r>
        <w:rPr>
          <w:i/>
          <w:iCs/>
        </w:rPr>
        <w:t>Grab (GRAB) Q2 2026 earnings call transcript</w:t>
      </w:r>
      <w:r>
        <w:rPr/>
        <w:t xml:space="preserve"> [Transcript]. The Motley Fool via AOL. https://www.aol.com/articles/grab-grab-q2-2026-earnings-141515000.html [Third-party transcript by The Motley Fool, published August 11, 2026]</w:t>
      </w:r>
    </w:p>
    <w:p>
      <w:pPr>
        <w:pStyle w:val="BodyText"/>
        <w:spacing w:before="0" w:after="120"/>
        <w:ind w:hanging="709" w:left="709"/>
        <w:jc w:val="left"/>
        <w:rPr/>
      </w:pPr>
      <w:r>
        <w:rPr/>
        <w:t xml:space="preserve">Hagiu, A., &amp; Wright, J. (2015). Multi-sided platforms. </w:t>
      </w:r>
      <w:r>
        <w:rPr>
          <w:i/>
          <w:iCs/>
        </w:rPr>
        <w:t>International Journal of Industrial Organization, 43</w:t>
      </w:r>
      <w:r>
        <w:rPr/>
        <w:t>, 162–174. https://doi.org/10.1016/j.ijindorg.2015.03.003</w:t>
      </w:r>
    </w:p>
    <w:p>
      <w:pPr>
        <w:pStyle w:val="BodyText"/>
        <w:spacing w:before="0" w:after="120"/>
        <w:ind w:hanging="709" w:left="709"/>
        <w:jc w:val="left"/>
        <w:rPr/>
      </w:pPr>
      <w:r>
        <w:rPr/>
        <w:t xml:space="preserve">Henderson, J. V., Storeygard, A., &amp; Weil, D. N. (2012). Measuring economic growth from outer space. </w:t>
      </w:r>
      <w:r>
        <w:rPr>
          <w:i/>
          <w:iCs/>
        </w:rPr>
        <w:t>American Economic Review, 102</w:t>
      </w:r>
      <w:r>
        <w:rPr/>
        <w:t>(2), 994–1028. https://doi.org/10.1257/aer.102.2.994</w:t>
      </w:r>
    </w:p>
    <w:p>
      <w:pPr>
        <w:pStyle w:val="BodyText"/>
        <w:spacing w:before="0" w:after="120"/>
        <w:ind w:hanging="709" w:left="709"/>
        <w:jc w:val="left"/>
        <w:rPr/>
      </w:pPr>
      <w:r>
        <w:rPr/>
        <w:t xml:space="preserve">Hummels, D., &amp; Klenow, P. J. (2005). The variety and quality of a nation’s exports. </w:t>
      </w:r>
      <w:r>
        <w:rPr>
          <w:i/>
          <w:iCs/>
        </w:rPr>
        <w:t>American Economic Review, 95</w:t>
      </w:r>
      <w:r>
        <w:rPr/>
        <w:t>(3), 704–723. https://doi.org/10.1257/0002828054201396</w:t>
      </w:r>
    </w:p>
    <w:p>
      <w:pPr>
        <w:pStyle w:val="BodyText"/>
        <w:spacing w:before="0" w:after="120"/>
        <w:ind w:hanging="709" w:left="709"/>
        <w:jc w:val="left"/>
        <w:rPr/>
      </w:pPr>
      <w:r>
        <w:rPr/>
        <w:t xml:space="preserve">International Accounting Standards Board. (2014). </w:t>
      </w:r>
      <w:r>
        <w:rPr>
          <w:i/>
          <w:iCs/>
        </w:rPr>
        <w:t>IFRS 15 Revenue from contracts with customers</w:t>
      </w:r>
      <w:r>
        <w:rPr/>
        <w:t>. IFRS Foundation. https://www.ifrs.org/issued-standards/list-of-standards/ifrs-15-revenue-from-contracts-with-customers/</w:t>
      </w:r>
    </w:p>
    <w:p>
      <w:pPr>
        <w:pStyle w:val="BodyText"/>
        <w:spacing w:before="0" w:after="120"/>
        <w:ind w:hanging="709" w:left="709"/>
        <w:jc w:val="left"/>
        <w:rPr/>
      </w:pPr>
      <w:r>
        <w:rPr/>
        <w:t xml:space="preserve">International Monetary Fund. (2018). </w:t>
      </w:r>
      <w:r>
        <w:rPr>
          <w:i/>
          <w:iCs/>
        </w:rPr>
        <w:t>Measuring the digital economy</w:t>
      </w:r>
      <w:r>
        <w:rPr/>
        <w:t xml:space="preserve"> (IMF Policy Paper). https://doi.org/10.5089/9781498307369.007</w:t>
      </w:r>
    </w:p>
    <w:p>
      <w:pPr>
        <w:pStyle w:val="BodyText"/>
        <w:spacing w:before="0" w:after="120"/>
        <w:ind w:hanging="709" w:left="709"/>
        <w:jc w:val="left"/>
        <w:rPr/>
      </w:pPr>
      <w:r>
        <w:rPr/>
        <w:t xml:space="preserve">Islamiati, S. R. (2025, August 6). Celios ungkap dampak biaya pemrosesan e-commerce bagi seller dan konsumen [Celios on the effect of e-commerce processing fees on sellers and consumers]. </w:t>
      </w:r>
      <w:r>
        <w:rPr>
          <w:i/>
          <w:iCs/>
        </w:rPr>
        <w:t>Kontan</w:t>
      </w:r>
      <w:r>
        <w:rPr/>
        <w:t>. https://industri.kontan.co.id/news/celios-ungkap-dampak-biaya-pemrosesan-e-commerce-bagi-seller-dan-konsumen</w:t>
      </w:r>
    </w:p>
    <w:p>
      <w:pPr>
        <w:pStyle w:val="BodyText"/>
        <w:spacing w:before="0" w:after="120"/>
        <w:ind w:hanging="709" w:left="709"/>
        <w:jc w:val="left"/>
        <w:rPr/>
      </w:pPr>
      <w:r>
        <w:rPr/>
        <w:t xml:space="preserve">KabarBursa. (2024, January 18). </w:t>
      </w:r>
      <w:r>
        <w:rPr>
          <w:i/>
          <w:iCs/>
        </w:rPr>
        <w:t>Sepanjang 2023 transaksi eCommerce tembus Rp453,75 triliun</w:t>
      </w:r>
      <w:r>
        <w:rPr/>
        <w:t xml:space="preserve"> [E-commerce transactions reached Rp453.75 trillion in 2023]. https://www.kabarbursa.com/market-hari-ini/sepanjang-2023-transaksi-ecommerce-tembus-rp45375-triliun</w:t>
      </w:r>
    </w:p>
    <w:p>
      <w:pPr>
        <w:pStyle w:val="BodyText"/>
        <w:spacing w:before="0" w:after="120"/>
        <w:ind w:hanging="709" w:left="709"/>
        <w:jc w:val="left"/>
        <w:rPr/>
      </w:pPr>
      <w:r>
        <w:rPr/>
        <w:t xml:space="preserve">Kleven, H. J., Knudsen, M. B., Kreiner, C. T., Pedersen, S., &amp; Saez, E. (2011). Unwilling or unable to cheat? Evidence from a tax audit experiment in Denmark. </w:t>
      </w:r>
      <w:r>
        <w:rPr>
          <w:i/>
          <w:iCs/>
        </w:rPr>
        <w:t>Econometrica, 79</w:t>
      </w:r>
      <w:r>
        <w:rPr/>
        <w:t>(3), 651–692. https://doi.org/10.3982/ECTA9113</w:t>
      </w:r>
    </w:p>
    <w:p>
      <w:pPr>
        <w:pStyle w:val="BodyText"/>
        <w:spacing w:before="0" w:after="120"/>
        <w:ind w:hanging="709" w:left="709"/>
        <w:jc w:val="left"/>
        <w:rPr/>
      </w:pPr>
      <w:r>
        <w:rPr/>
        <w:t xml:space="preserve">Li, Z., &amp; Wang, G. (2025). Regulating powerful platforms: Evidence from commission fee caps. </w:t>
      </w:r>
      <w:r>
        <w:rPr>
          <w:i/>
          <w:iCs/>
        </w:rPr>
        <w:t>Information Systems Research, 36</w:t>
      </w:r>
      <w:r>
        <w:rPr/>
        <w:t>(1), 126–140. https://doi.org/10.1287/isre.2022.0191</w:t>
      </w:r>
    </w:p>
    <w:p>
      <w:pPr>
        <w:pStyle w:val="BodyText"/>
        <w:spacing w:before="0" w:after="120"/>
        <w:ind w:hanging="709" w:left="709"/>
        <w:jc w:val="left"/>
        <w:rPr/>
      </w:pPr>
      <w:r>
        <w:rPr/>
        <w:t xml:space="preserve">Mandagie, S. (2023, October 6). Reg 31/2023: The regulation behind TikTok Shop’s closure in Indonesia. </w:t>
      </w:r>
      <w:r>
        <w:rPr>
          <w:i/>
          <w:iCs/>
        </w:rPr>
        <w:t>KrASIA</w:t>
      </w:r>
      <w:r>
        <w:rPr/>
        <w:t>. https://kr-asia.com/reg-31-2023-the-regulation-behind-tiktok-shops-closure-in-indonesia</w:t>
      </w:r>
    </w:p>
    <w:p>
      <w:pPr>
        <w:pStyle w:val="BodyText"/>
        <w:spacing w:before="0" w:after="120"/>
        <w:ind w:hanging="709" w:left="709"/>
        <w:jc w:val="left"/>
        <w:rPr/>
      </w:pPr>
      <w:r>
        <w:rPr/>
        <w:t xml:space="preserve">Mann, H. B., &amp; Whitney, D. R. (1947). On a test of whether one of two random variables is stochastically larger than the other. </w:t>
      </w:r>
      <w:r>
        <w:rPr>
          <w:i/>
          <w:iCs/>
        </w:rPr>
        <w:t>The Annals of Mathematical Statistics, 18</w:t>
      </w:r>
      <w:r>
        <w:rPr/>
        <w:t>(1), 50–60. https://doi.org/10.1214/aoms/1177730491</w:t>
      </w:r>
    </w:p>
    <w:p>
      <w:pPr>
        <w:pStyle w:val="BodyText"/>
        <w:spacing w:before="0" w:after="120"/>
        <w:ind w:hanging="709" w:left="709"/>
        <w:jc w:val="left"/>
        <w:rPr/>
      </w:pPr>
      <w:r>
        <w:rPr/>
        <w:t xml:space="preserve">McKenzie, D., &amp; Paffhausen, A. L. (2019). Small firm death in developing countries. </w:t>
      </w:r>
      <w:r>
        <w:rPr>
          <w:i/>
          <w:iCs/>
        </w:rPr>
        <w:t>The Review of Economics and Statistics, 101</w:t>
      </w:r>
      <w:r>
        <w:rPr/>
        <w:t>(4), 645–657. https://doi.org/10.1162/rest_a_00798</w:t>
      </w:r>
    </w:p>
    <w:p>
      <w:pPr>
        <w:pStyle w:val="BodyText"/>
        <w:spacing w:before="0" w:after="120"/>
        <w:ind w:hanging="709" w:left="709"/>
        <w:jc w:val="left"/>
        <w:rPr/>
      </w:pPr>
      <w:r>
        <w:rPr/>
        <w:t xml:space="preserve">Ministry of Finance of the Republic of Indonesia. (2025). </w:t>
      </w:r>
      <w:r>
        <w:rPr>
          <w:i/>
          <w:iCs/>
        </w:rPr>
        <w:t>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rPr/>
        <w:t xml:space="preserve"> [Finance Minister Regulation No. 37 of 2025]. https://jdih.kemenkeu.go.id/dok/pmk-37-tahun-2025</w:t>
      </w:r>
    </w:p>
    <w:p>
      <w:pPr>
        <w:pStyle w:val="BodyText"/>
        <w:spacing w:before="0" w:after="120"/>
        <w:ind w:hanging="709" w:left="709"/>
        <w:jc w:val="left"/>
        <w:rPr/>
      </w:pPr>
      <w:r>
        <w:rPr/>
        <w:t xml:space="preserve">Ministry of Trade of the Republic of Indonesia. (2023). </w:t>
      </w:r>
      <w:r>
        <w:rPr>
          <w:i/>
          <w:iCs/>
        </w:rPr>
        <w:t>Peraturan Menteri Perdagangan Nomor 31 Tahun 2023 tentang perizinan berusaha, periklanan, pembinaan, dan pengawasan pelaku usaha dalam perdagangan melalui sistem elektronik</w:t>
      </w:r>
      <w:r>
        <w:rPr/>
        <w:t xml:space="preserve"> [Trade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spacing w:before="0" w:after="120"/>
        <w:ind w:hanging="709" w:left="709"/>
        <w:jc w:val="left"/>
        <w:rPr/>
      </w:pPr>
      <w:r>
        <w:rPr/>
        <w:t xml:space="preserve">Ministry of Trade of the Republic of Indonesia. (2026). </w:t>
      </w:r>
      <w:r>
        <w:rPr>
          <w:i/>
          <w:iCs/>
        </w:rPr>
        <w:t>Peraturan Menteri Perdagangan Nomor 19 Tahun 2026 tentang penyelenggaraan usaha perdagangan melalui sistem elektronik</w:t>
      </w:r>
      <w:r>
        <w:rPr/>
        <w:t xml:space="preserve"> [Trade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spacing w:before="0" w:after="120"/>
        <w:ind w:hanging="709" w:left="709"/>
        <w:jc w:val="left"/>
        <w:rPr/>
      </w:pPr>
      <w:r>
        <w:rPr/>
        <w:t xml:space="preserve">Momentum Works. (2024). </w:t>
      </w:r>
      <w:r>
        <w:rPr>
          <w:i/>
          <w:iCs/>
        </w:rPr>
        <w:t>Ecommerce in Southeast Asia 2024</w:t>
      </w:r>
      <w:r>
        <w:rPr/>
        <w:t xml:space="preserve"> [Report]. https://momentum.asia/insights/detail/ecommerce-in-southeast-asia-2024 [Primary report not seen; figures as quoted in Setyowati (2024)]</w:t>
      </w:r>
    </w:p>
    <w:p>
      <w:pPr>
        <w:pStyle w:val="BodyText"/>
        <w:spacing w:before="0" w:after="120"/>
        <w:ind w:hanging="709" w:left="709"/>
        <w:jc w:val="left"/>
        <w:rPr/>
      </w:pPr>
      <w:r>
        <w:rPr/>
        <w:t xml:space="preserve">Naritomi, J. (2019). Consumers as tax auditors. </w:t>
      </w:r>
      <w:r>
        <w:rPr>
          <w:i/>
          <w:iCs/>
        </w:rPr>
        <w:t>American Economic Review, 109</w:t>
      </w:r>
      <w:r>
        <w:rPr/>
        <w:t>(9), 3031–3072. https://doi.org/10.1257/aer.20160658</w:t>
      </w:r>
    </w:p>
    <w:p>
      <w:pPr>
        <w:pStyle w:val="BodyText"/>
        <w:spacing w:before="0" w:after="120"/>
        <w:ind w:hanging="709" w:left="709"/>
        <w:jc w:val="left"/>
        <w:rPr/>
      </w:pPr>
      <w:r>
        <w:rPr/>
        <w:t xml:space="preserve">Neter, J., &amp; Waksberg, J. (1964). A study of response errors in expenditures data from household interviews. </w:t>
      </w:r>
      <w:r>
        <w:rPr>
          <w:i/>
          <w:iCs/>
        </w:rPr>
        <w:t>Journal of the American Statistical Association, 59</w:t>
      </w:r>
      <w:r>
        <w:rPr/>
        <w:t>(305), 18–55. https://doi.org/10.1080/01621459.1964.10480699</w:t>
      </w:r>
    </w:p>
    <w:p>
      <w:pPr>
        <w:pStyle w:val="BodyText"/>
        <w:spacing w:before="0" w:after="120"/>
        <w:ind w:hanging="709" w:left="709"/>
        <w:jc w:val="left"/>
        <w:rPr/>
      </w:pPr>
      <w:r>
        <w:rPr/>
        <w:t xml:space="preserve">Organisation for Economic Co-operation and Development. (2020). </w:t>
      </w:r>
      <w:r>
        <w:rPr>
          <w:i/>
          <w:iCs/>
        </w:rPr>
        <w:t>Model rules for reporting by platform operators with respect to sellers in the sharing and gig economy</w:t>
      </w:r>
      <w:r>
        <w:rPr/>
        <w:t>. OECD. https://doi.org/10.1787/d7973047-en</w:t>
      </w:r>
    </w:p>
    <w:p>
      <w:pPr>
        <w:pStyle w:val="BodyText"/>
        <w:spacing w:before="0" w:after="120"/>
        <w:ind w:hanging="709" w:left="709"/>
        <w:jc w:val="left"/>
        <w:rPr/>
      </w:pPr>
      <w:r>
        <w:rPr/>
        <w:t xml:space="preserve">Organisation for Economic Co-operation and Development. (2021). </w:t>
      </w:r>
      <w:r>
        <w:rPr>
          <w:i/>
          <w:iCs/>
        </w:rPr>
        <w:t>Model reporting rules for digital platforms: International exchange framework and optional module for sale of goods</w:t>
      </w:r>
      <w:r>
        <w:rPr/>
        <w:t>. OECD. https://doi.org/10.1787/8ffb8d09-en</w:t>
      </w:r>
    </w:p>
    <w:p>
      <w:pPr>
        <w:pStyle w:val="BodyText"/>
        <w:spacing w:before="0" w:after="120"/>
        <w:ind w:hanging="709" w:left="709"/>
        <w:jc w:val="left"/>
        <w:rPr/>
      </w:pPr>
      <w:r>
        <w:rPr/>
        <w:t xml:space="preserve">Organisation for Economic Co-operation and Development. (2023). </w:t>
      </w:r>
      <w:r>
        <w:rPr>
          <w:i/>
          <w:iCs/>
        </w:rPr>
        <w:t>OECD handbook on compiling digital supply and use tables</w:t>
      </w:r>
      <w:r>
        <w:rPr/>
        <w:t>. OECD Publishing. https://doi.org/10.1787/11a0db02-en</w:t>
      </w:r>
    </w:p>
    <w:p>
      <w:pPr>
        <w:pStyle w:val="BodyText"/>
        <w:spacing w:before="0" w:after="120"/>
        <w:ind w:hanging="709" w:left="709"/>
        <w:jc w:val="left"/>
        <w:rPr/>
      </w:pPr>
      <w:r>
        <w:rPr/>
        <w:t xml:space="preserve">Pomeranz, D. (2015). No taxation without information: Deterrence and self-enforcement in the value added tax. </w:t>
      </w:r>
      <w:r>
        <w:rPr>
          <w:i/>
          <w:iCs/>
        </w:rPr>
        <w:t>American Economic Review, 105</w:t>
      </w:r>
      <w:r>
        <w:rPr/>
        <w:t>(8), 2539–2569. https://doi.org/10.1257/aer.20130393</w:t>
      </w:r>
    </w:p>
    <w:p>
      <w:pPr>
        <w:pStyle w:val="BodyText"/>
        <w:spacing w:before="0" w:after="120"/>
        <w:ind w:hanging="709" w:left="709"/>
        <w:jc w:val="left"/>
        <w:rPr/>
      </w:pPr>
      <w:r>
        <w:rPr/>
        <w:t xml:space="preserve">Rajgopal, S., Venkatachalam, M., &amp; Kotha, S. (2003). The value relevance of network advantages: The case of e-commerce firms. </w:t>
      </w:r>
      <w:r>
        <w:rPr>
          <w:i/>
          <w:iCs/>
        </w:rPr>
        <w:t>Journal of Accounting Research, 41</w:t>
      </w:r>
      <w:r>
        <w:rPr/>
        <w:t>(1), 135–162. https://doi.org/10.1111/1475-679X.00099</w:t>
      </w:r>
    </w:p>
    <w:p>
      <w:pPr>
        <w:pStyle w:val="BodyText"/>
        <w:spacing w:before="0" w:after="120"/>
        <w:ind w:hanging="709" w:left="709"/>
        <w:jc w:val="left"/>
        <w:rPr/>
      </w:pPr>
      <w:r>
        <w:rPr/>
        <w:t xml:space="preserve">Risalah, D. F. (2024, December 10). </w:t>
      </w:r>
      <w:r>
        <w:rPr>
          <w:i/>
          <w:iCs/>
        </w:rPr>
        <w:t>BPS ungkap pengumpulan data dari pelaku e-commerce masih bermasalah, ini penyebabnya</w:t>
      </w:r>
      <w:r>
        <w:rPr/>
        <w:t xml:space="preserve"> [BPS says data collection from e-commerce operators is still problematic]. Republika. https://ekonomi.republika.co.id/berita/so9pr3490/bps-ungkap-pengumpulan-data-dari-pelaku-ecommerce-masih-bermasalah-ini-penyebabnya</w:t>
      </w:r>
    </w:p>
    <w:p>
      <w:pPr>
        <w:pStyle w:val="BodyText"/>
        <w:spacing w:before="0" w:after="120"/>
        <w:ind w:hanging="709" w:left="709"/>
        <w:jc w:val="left"/>
        <w:rPr/>
      </w:pPr>
      <w:r>
        <w:rPr/>
        <w:t xml:space="preserve">Rochet, J.-C., &amp; Tirole, J. (2003). Platform competition in two-sided markets. </w:t>
      </w:r>
      <w:r>
        <w:rPr>
          <w:i/>
          <w:iCs/>
        </w:rPr>
        <w:t>Journal of the European Economic Association, 1</w:t>
      </w:r>
      <w:r>
        <w:rPr/>
        <w:t>(4), 990–1029. https://doi.org/10.1162/154247603322493212</w:t>
      </w:r>
    </w:p>
    <w:p>
      <w:pPr>
        <w:pStyle w:val="BodyText"/>
        <w:spacing w:before="0" w:after="120"/>
        <w:ind w:hanging="709" w:left="709"/>
        <w:jc w:val="left"/>
        <w:rPr/>
      </w:pPr>
      <w:r>
        <w:rPr/>
        <w:t xml:space="preserve">Ronal. (2025, May 21). Kemenhub siap bahas tuntutan driver ojol soal potongan tarif aplikasi [Transport ministry ready to discuss ojol drivers’ demands on the app commission]. </w:t>
      </w:r>
      <w:r>
        <w:rPr>
          <w:i/>
          <w:iCs/>
        </w:rPr>
        <w:t>Pasardana</w:t>
      </w:r>
      <w:r>
        <w:rPr/>
        <w:t>. https://pasardana.id/news/2025/5/21/kemenhub-siap-bahas-tuntutan-driver-ojol-soal-potongan-tarif-aplikasi/</w:t>
      </w:r>
    </w:p>
    <w:p>
      <w:pPr>
        <w:pStyle w:val="BodyText"/>
        <w:spacing w:before="0" w:after="120"/>
        <w:ind w:hanging="709" w:left="709"/>
        <w:jc w:val="left"/>
        <w:rPr/>
      </w:pPr>
      <w:r>
        <w:rPr/>
        <w:t xml:space="preserve">Setyowati, D. (2024, July 15). Transaksi Shopee hingga TikTok Shop Tokopedia di RI Rp 867 triliun [Transactions from Shopee to TikTok Shop Tokopedia in Indonesia reach Rp867 trillion]. </w:t>
      </w:r>
      <w:r>
        <w:rPr>
          <w:i/>
          <w:iCs/>
        </w:rPr>
        <w:t>Katadata</w:t>
      </w:r>
      <w:r>
        <w:rPr/>
        <w:t>. https://katadata.co.id/digital/e-commerce/6694e1bf09ec8/transaksi-shopee-hingga-tiktok-shop-tokopedia-di-ri-rp-867-triliun</w:t>
      </w:r>
    </w:p>
    <w:p>
      <w:pPr>
        <w:pStyle w:val="BodyText"/>
        <w:spacing w:before="0" w:after="120"/>
        <w:ind w:hanging="709" w:left="709"/>
        <w:jc w:val="left"/>
        <w:rPr/>
      </w:pPr>
      <w:r>
        <w:rPr/>
        <w:t xml:space="preserve">Setyowati, D. (2025, June 26). Transaksi belanja online di Indonesia melambat, Thailand dan Malaysia melesat [Online shopping in Indonesia slows while Thailand and Malaysia surge]. </w:t>
      </w:r>
      <w:r>
        <w:rPr>
          <w:i/>
          <w:iCs/>
        </w:rPr>
        <w:t>Katadata</w:t>
      </w:r>
      <w:r>
        <w:rPr/>
        <w:t>. https://katadata.co.id/digital/e-commerce/685ba4184c37a/transaksi-belanja-online-di-indonesia-melambat-thailand-dan-malaysia-melesat</w:t>
      </w:r>
    </w:p>
    <w:p>
      <w:pPr>
        <w:pStyle w:val="BodyText"/>
        <w:spacing w:before="0" w:after="120"/>
        <w:ind w:hanging="709" w:left="709"/>
        <w:jc w:val="left"/>
        <w:rPr/>
      </w:pPr>
      <w:r>
        <w:rPr/>
        <w:t xml:space="preserve">Setyowati, D. (2026, May 18). TikTok Shop Tokopedia sesuaikan biaya admin seller per 18 Mei: Ada yang naik [TikTok Shop Tokopedia adjusts seller admin fees from 18 May: some rise]. </w:t>
      </w:r>
      <w:r>
        <w:rPr>
          <w:i/>
          <w:iCs/>
        </w:rPr>
        <w:t>Katadata</w:t>
      </w:r>
      <w:r>
        <w:rPr/>
        <w:t>. https://katadata.co.id/digital/e-commerce/6a0a8ae3741b3/tiktok-shop-tokopedia-sesuaikan-biaya-admin-seller-per-18-mei-ada-yang-naik</w:t>
      </w:r>
    </w:p>
    <w:p>
      <w:pPr>
        <w:pStyle w:val="BodyText"/>
        <w:spacing w:before="0" w:after="120"/>
        <w:ind w:hanging="709" w:left="709"/>
        <w:jc w:val="left"/>
        <w:rPr/>
      </w:pPr>
      <w:r>
        <w:rPr/>
        <w:t xml:space="preserve">Trueman, B., Wong, M. H. F., &amp; Zhang, X.-J. (2000). The eyeballs have it: Searching for the value in Internet stocks. </w:t>
      </w:r>
      <w:r>
        <w:rPr>
          <w:i/>
          <w:iCs/>
        </w:rPr>
        <w:t>Journal of Accounting Research, 38</w:t>
      </w:r>
      <w:r>
        <w:rPr/>
        <w:t>(Supplement), 137–162. https://doi.org/10.2307/2672912</w:t>
      </w:r>
    </w:p>
    <w:p>
      <w:pPr>
        <w:pStyle w:val="BodyText"/>
        <w:spacing w:before="0" w:after="120"/>
        <w:ind w:hanging="709" w:left="709"/>
        <w:jc w:val="left"/>
        <w:rPr/>
      </w:pPr>
      <w:r>
        <w:rPr/>
        <w:t xml:space="preserve">Trueman, B., Wong, M. H. F., &amp; Zhang, X.-J. (2001). Back to basics: Forecasting the revenues of Internet firms. </w:t>
      </w:r>
      <w:r>
        <w:rPr>
          <w:i/>
          <w:iCs/>
        </w:rPr>
        <w:t>Review of Accounting Studies, 6</w:t>
      </w:r>
      <w:r>
        <w:rPr/>
        <w:t>(2–3), 305–329. https://doi.org/10.1023/A:1011623111051</w:t>
      </w:r>
    </w:p>
    <w:p>
      <w:pPr>
        <w:pStyle w:val="BodyText"/>
        <w:spacing w:before="0" w:after="120"/>
        <w:ind w:hanging="709" w:left="709"/>
        <w:jc w:val="left"/>
        <w:rPr/>
      </w:pPr>
      <w:r>
        <w:rPr/>
        <w:t xml:space="preserve">UNCTAD. (2023). </w:t>
      </w:r>
      <w:r>
        <w:rPr>
          <w:i/>
          <w:iCs/>
        </w:rPr>
        <w:t>Measuring the value of e-commerce</w:t>
      </w:r>
      <w:r>
        <w:rPr/>
        <w:t>. United Nations. https://doi.org/10.18356/9789210025539</w:t>
      </w:r>
    </w:p>
    <w:p>
      <w:pPr>
        <w:pStyle w:val="BodyText"/>
        <w:spacing w:before="0" w:after="120"/>
        <w:ind w:hanging="709" w:left="709"/>
        <w:jc w:val="left"/>
        <w:rPr/>
      </w:pPr>
      <w:r>
        <w:rPr/>
        <w:t xml:space="preserve">UNCTAD. (2024). </w:t>
      </w:r>
      <w:r>
        <w:rPr>
          <w:i/>
          <w:iCs/>
        </w:rPr>
        <w:t>Business e-commerce sales and the role of online platforms</w:t>
      </w:r>
      <w:r>
        <w:rPr/>
        <w:t>. United Nations. https://doi.org/10.18356/9789211064490</w:t>
      </w:r>
      <w:ins w:id="3032" w:author="Changes 24 to 25 Oct" w:date="2026-10-25T16:02:42Z">
        <w:r>
          <w:rPr/>
          <w:t xml:space="preserve"> U.S. Securities and Exchange Commission. (2026). </w:t>
        </w:r>
      </w:ins>
      <w:ins w:id="3033" w:author="Changes 24 to 25 Oct" w:date="2026-10-25T16:02:42Z">
        <w:r>
          <w:rPr>
            <w:i/>
            <w:iCs/>
          </w:rPr>
          <w:t>EDGAR company facts: XBRL financial data for annual filings (Forms 10-K, 20-F and 40-F)</w:t>
        </w:r>
      </w:ins>
      <w:ins w:id="3034" w:author="Changes 24 to 25 Oct" w:date="2026-10-25T16:02:42Z">
        <w:r>
          <w:rPr/>
          <w:t xml:space="preserve"> [Total assets]. https://data.sec.gov/api/xbrl/companyfacts/</w:t>
        </w:r>
      </w:ins>
    </w:p>
    <w:p>
      <w:pPr>
        <w:pStyle w:val="BodyText"/>
        <w:spacing w:before="0" w:after="120"/>
        <w:ind w:hanging="709" w:left="709"/>
        <w:jc w:val="left"/>
        <w:rPr>
          <w:ins w:id="3039" w:author="Changes 24 to 25 Oct" w:date="2026-10-25T16:02:42Z"/>
        </w:rPr>
      </w:pPr>
      <w:r>
        <w:rPr/>
        <w:t xml:space="preserve">World Bank. (2026). </w:t>
      </w:r>
      <w:r>
        <w:rPr>
          <w:i/>
          <w:iCs/>
        </w:rPr>
        <w:t>World development indicators</w:t>
      </w:r>
      <w:ins w:id="3035" w:author="Changes 24 to 25 Oct" w:date="2026-10-25T16:02:42Z">
        <w:r>
          <w:rPr/>
          <w:t xml:space="preserve"> [GDP growth, consumer-price inflation, household final consumption expenditure growth and official </w:t>
        </w:r>
      </w:ins>
      <w:del w:id="3036" w:author="Changes 24 to 25 Oct" w:date="2026-10-25T16:02:42Z">
        <w:r>
          <w:rPr>
            <w:i/>
            <w:iCs/>
          </w:rPr>
          <w:delText xml:space="preserve">: Official </w:delText>
        </w:r>
      </w:del>
      <w:r>
        <w:rPr/>
        <w:t>exchange rate (LCU per US$, period average)</w:t>
      </w:r>
      <w:ins w:id="3037" w:author="Changes 24 to 25 Oct" w:date="2026-10-25T16:02:42Z">
        <w:r>
          <w:rPr/>
          <w:t>, 2012–2025]</w:t>
        </w:r>
      </w:ins>
      <w:del w:id="3038" w:author="Changes 24 to 25 Oct" w:date="2026-10-25T16:02:42Z">
        <w:r>
          <w:rPr/>
          <w:delText xml:space="preserve"> [PA.NUS.FCRF], Indonesia, 2022–2024</w:delText>
        </w:r>
      </w:del>
      <w:r>
        <w:rPr/>
        <w:t>. https://data.worldbank.org</w:t>
      </w:r>
      <w:r>
        <w:br w:type="page"/>
      </w:r>
    </w:p>
    <w:p>
      <w:pPr>
        <w:pStyle w:val="BodyText"/>
        <w:keepNext w:val="true"/>
        <w:spacing w:lineRule="auto" w:line="240" w:before="200" w:after="0"/>
        <w:jc w:val="center"/>
        <w:rPr>
          <w:ins w:id="3041" w:author="Changes 24 to 25 Oct" w:date="2026-10-25T16:02:42Z"/>
        </w:rPr>
      </w:pPr>
      <w:ins w:id="3040" w:author="Changes 24 to 25 Oct" w:date="2026-10-25T16:02:42Z">
        <w:r>
          <w:rPr/>
          <w:drawing>
            <wp:inline distT="0" distB="0" distL="0" distR="0">
              <wp:extent cx="5400040" cy="2948940"/>
              <wp:effectExtent l="0" t="0" r="0" b="0"/>
              <wp:docPr id="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
                      <pic:cNvPicPr>
                        <a:picLocks noChangeAspect="1" noChangeArrowheads="1"/>
                      </pic:cNvPicPr>
                    </pic:nvPicPr>
                    <pic:blipFill>
                      <a:blip r:embed="rId10"/>
                      <a:stretch>
                        <a:fillRect/>
                      </a:stretch>
                    </pic:blipFill>
                    <pic:spPr bwMode="auto">
                      <a:xfrm>
                        <a:off x="0" y="0"/>
                        <a:ext cx="5400040" cy="2948940"/>
                      </a:xfrm>
                      <a:prstGeom prst="rect">
                        <a:avLst/>
                      </a:prstGeom>
                    </pic:spPr>
                  </pic:pic>
                </a:graphicData>
              </a:graphic>
            </wp:inline>
          </w:drawing>
        </w:r>
      </w:ins>
    </w:p>
    <w:p>
      <w:pPr>
        <w:pStyle w:val="FigureCaption"/>
        <w:keepNext w:val="true"/>
        <w:rPr>
          <w:ins w:id="3044" w:author="Changes 24 to 25 Oct" w:date="2026-10-25T16:02:42Z"/>
        </w:rPr>
      </w:pPr>
      <w:ins w:id="3042" w:author="Changes 24 to 25 Oct" w:date="2026-10-25T16:02:42Z">
        <w:r>
          <w:rPr>
            <w:b/>
          </w:rPr>
          <w:t>Figure 1.</w:t>
        </w:r>
      </w:ins>
      <w:ins w:id="3043" w:author="Changes 24 to 25 Oct" w:date="2026-10-25T16:02:42Z">
        <w:r>
          <w:rPr>
            <w:b w:val="false"/>
          </w:rPr>
          <w:t xml:space="preserve"> Three nested quantities and the two links.</w:t>
        </w:r>
      </w:ins>
    </w:p>
    <w:p>
      <w:pPr>
        <w:pStyle w:val="TableNote"/>
        <w:rPr>
          <w:ins w:id="3046" w:author="Changes 24 to 25 Oct" w:date="2026-10-25T16:02:42Z"/>
        </w:rPr>
      </w:pPr>
      <w:ins w:id="3045" w:author="Changes 24 to 25 Oct" w:date="2026-10-25T16:02:42Z">
        <w:r>
          <w:rPr/>
          <w:t>Revenue sits inside platform commerce, which sits inside all online commerce. H1 tests the inner link and H2 the outer link.</w:t>
        </w:r>
      </w:ins>
      <w:r>
        <w:br w:type="page"/>
      </w:r>
    </w:p>
    <w:p>
      <w:pPr>
        <w:pStyle w:val="BodyText"/>
        <w:keepNext w:val="true"/>
        <w:spacing w:lineRule="auto" w:line="240" w:before="200" w:after="0"/>
        <w:jc w:val="center"/>
        <w:rPr>
          <w:ins w:id="3048" w:author="Changes 24 to 25 Oct" w:date="2026-10-25T16:02:42Z"/>
        </w:rPr>
      </w:pPr>
      <w:ins w:id="3047" w:author="Changes 24 to 25 Oct" w:date="2026-10-25T16:02:42Z">
        <w:r>
          <w:rPr/>
          <w:drawing>
            <wp:inline distT="0" distB="0" distL="0" distR="0">
              <wp:extent cx="5400040" cy="197866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1"/>
                      <a:stretch>
                        <a:fillRect/>
                      </a:stretch>
                    </pic:blipFill>
                    <pic:spPr bwMode="auto">
                      <a:xfrm>
                        <a:off x="0" y="0"/>
                        <a:ext cx="5400040" cy="1978660"/>
                      </a:xfrm>
                      <a:prstGeom prst="rect">
                        <a:avLst/>
                      </a:prstGeom>
                    </pic:spPr>
                  </pic:pic>
                </a:graphicData>
              </a:graphic>
            </wp:inline>
          </w:drawing>
        </w:r>
      </w:ins>
    </w:p>
    <w:p>
      <w:pPr>
        <w:pStyle w:val="FigureCaption"/>
        <w:keepNext w:val="true"/>
        <w:rPr>
          <w:ins w:id="3051" w:author="Changes 24 to 25 Oct" w:date="2026-10-25T16:02:42Z"/>
        </w:rPr>
      </w:pPr>
      <w:ins w:id="3049" w:author="Changes 24 to 25 Oct" w:date="2026-10-25T16:02:42Z">
        <w:r>
          <w:rPr>
            <w:b/>
          </w:rPr>
          <w:t>Figure 2.</w:t>
        </w:r>
      </w:ins>
      <w:ins w:id="3050" w:author="Changes 24 to 25 Oct" w:date="2026-10-25T16:02:42Z">
        <w:r>
          <w:rPr>
            <w:b w:val="false"/>
          </w:rPr>
          <w:t xml:space="preserve"> The thin take rate.</w:t>
        </w:r>
      </w:ins>
    </w:p>
    <w:p>
      <w:pPr>
        <w:pStyle w:val="TableNote"/>
        <w:rPr>
          <w:ins w:id="3053" w:author="Changes 24 to 25 Oct" w:date="2026-10-25T16:02:42Z"/>
        </w:rPr>
      </w:pPr>
      <w:ins w:id="3052" w:author="Changes 24 to 25 Oct" w:date="2026-10-25T16:02:42Z">
        <w:r>
          <w:rPr/>
          <w:t>Each dot is one platform’s median over its years. Panel A: the share of each sale that the platform keeps, on a log scale. Panel B: the yearly change in that share, in percentage points. Panel C: the same change relative to the share itself, as a simple percentage change. Black bars mark group medians. The foreign group has 26 platforms here and 27 in the main test, because one platform has no pair of usable years for the change in points. Source: company filings; author’s calculations. Exploratory.</w:t>
        </w:r>
      </w:ins>
      <w:r>
        <w:br w:type="page"/>
      </w:r>
    </w:p>
    <w:p>
      <w:pPr>
        <w:pStyle w:val="BodyText"/>
        <w:keepNext w:val="true"/>
        <w:spacing w:lineRule="auto" w:line="240" w:before="200" w:after="0"/>
        <w:jc w:val="center"/>
        <w:rPr>
          <w:ins w:id="3055" w:author="Changes 24 to 25 Oct" w:date="2026-10-25T16:02:42Z"/>
        </w:rPr>
      </w:pPr>
      <w:ins w:id="3054" w:author="Changes 24 to 25 Oct" w:date="2026-10-25T16:02:42Z">
        <w:r>
          <w:rPr/>
          <w:drawing>
            <wp:inline distT="0" distB="0" distL="0" distR="0">
              <wp:extent cx="5400040" cy="182626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2"/>
                      <a:stretch>
                        <a:fillRect/>
                      </a:stretch>
                    </pic:blipFill>
                    <pic:spPr bwMode="auto">
                      <a:xfrm>
                        <a:off x="0" y="0"/>
                        <a:ext cx="5400040" cy="1826260"/>
                      </a:xfrm>
                      <a:prstGeom prst="rect">
                        <a:avLst/>
                      </a:prstGeom>
                    </pic:spPr>
                  </pic:pic>
                </a:graphicData>
              </a:graphic>
            </wp:inline>
          </w:drawing>
        </w:r>
      </w:ins>
    </w:p>
    <w:p>
      <w:pPr>
        <w:pStyle w:val="FigureCaption"/>
        <w:keepNext w:val="true"/>
        <w:rPr>
          <w:ins w:id="3058" w:author="Changes 24 to 25 Oct" w:date="2026-10-25T16:02:42Z"/>
        </w:rPr>
      </w:pPr>
      <w:ins w:id="3056" w:author="Changes 24 to 25 Oct" w:date="2026-10-25T16:02:42Z">
        <w:r>
          <w:rPr>
            <w:b/>
          </w:rPr>
          <w:t>Figure 3.</w:t>
        </w:r>
      </w:ins>
      <w:ins w:id="3057" w:author="Changes 24 to 25 Oct" w:date="2026-10-25T16:02:42Z">
        <w:r>
          <w:rPr>
            <w:b w:val="false"/>
          </w:rPr>
          <w:t xml:space="preserve"> Tokopedia, 2022 to 2023: two ways to split the rise in revenue.</w:t>
        </w:r>
      </w:ins>
    </w:p>
    <w:p>
      <w:pPr>
        <w:pStyle w:val="TableNote"/>
        <w:rPr>
          <w:ins w:id="3060" w:author="Changes 24 to 25 Oct" w:date="2026-10-25T16:02:42Z"/>
        </w:rPr>
      </w:pPr>
      <w:ins w:id="3059" w:author="Changes 24 to 25 Oct" w:date="2026-10-25T16:02:42Z">
        <w:r>
          <w:rPr/>
          <w:t>Left: the change in net revenue split by the lines of the accounts. Right: the growth of revenue split per unit of transaction value, where a negative share pulled revenue down. Source: GoTo annual report 2023, segment note; author’s calculations.</w:t>
        </w:r>
      </w:ins>
      <w:r>
        <w:br w:type="page"/>
      </w:r>
    </w:p>
    <w:p>
      <w:pPr>
        <w:pStyle w:val="BodyText"/>
        <w:keepNext w:val="true"/>
        <w:spacing w:lineRule="auto" w:line="240" w:before="200" w:after="0"/>
        <w:jc w:val="center"/>
        <w:rPr>
          <w:ins w:id="3062" w:author="Changes 24 to 25 Oct" w:date="2026-10-25T16:02:42Z"/>
        </w:rPr>
      </w:pPr>
      <w:ins w:id="3061" w:author="Changes 24 to 25 Oct" w:date="2026-10-25T16:02:42Z">
        <w:r>
          <w:rPr/>
          <w:drawing>
            <wp:inline distT="0" distB="0" distL="0" distR="0">
              <wp:extent cx="5400040" cy="2891790"/>
              <wp:effectExtent l="0" t="0" r="0" b="0"/>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13"/>
                      <a:stretch>
                        <a:fillRect/>
                      </a:stretch>
                    </pic:blipFill>
                    <pic:spPr bwMode="auto">
                      <a:xfrm>
                        <a:off x="0" y="0"/>
                        <a:ext cx="5400040" cy="2891790"/>
                      </a:xfrm>
                      <a:prstGeom prst="rect">
                        <a:avLst/>
                      </a:prstGeom>
                    </pic:spPr>
                  </pic:pic>
                </a:graphicData>
              </a:graphic>
            </wp:inline>
          </w:drawing>
        </w:r>
      </w:ins>
    </w:p>
    <w:p>
      <w:pPr>
        <w:pStyle w:val="FigureCaption"/>
        <w:keepNext w:val="true"/>
        <w:rPr>
          <w:ins w:id="3065" w:author="Changes 24 to 25 Oct" w:date="2026-10-25T16:02:42Z"/>
        </w:rPr>
      </w:pPr>
      <w:ins w:id="3063" w:author="Changes 24 to 25 Oct" w:date="2026-10-25T16:02:42Z">
        <w:r>
          <w:rPr>
            <w:b/>
          </w:rPr>
          <w:t>Figure 4.</w:t>
        </w:r>
      </w:ins>
      <w:ins w:id="3064" w:author="Changes 24 to 25 Oct" w:date="2026-10-25T16:02:42Z">
        <w:r>
          <w:rPr>
            <w:b w:val="false"/>
          </w:rPr>
          <w:t xml:space="preserve"> Growth in 2023 (percent).</w:t>
        </w:r>
      </w:ins>
    </w:p>
    <w:p>
      <w:pPr>
        <w:pStyle w:val="TableNote"/>
        <w:rPr>
          <w:ins w:id="3067" w:author="Changes 24 to 25 Oct" w:date="2026-10-25T16:02:42Z"/>
        </w:rPr>
      </w:pPr>
      <w:ins w:id="3066" w:author="Changes 24 to 25 Oct" w:date="2026-10-25T16:02:42Z">
        <w:r>
          <w:rPr/>
          <w:t>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E gives the values.</w:t>
        </w:r>
      </w:ins>
      <w:r>
        <w:br w:type="page"/>
      </w:r>
    </w:p>
    <w:p>
      <w:pPr>
        <w:pStyle w:val="BodyText"/>
        <w:keepNext w:val="true"/>
        <w:spacing w:lineRule="auto" w:line="240" w:before="200" w:after="0"/>
        <w:jc w:val="center"/>
        <w:rPr>
          <w:ins w:id="3069" w:author="Changes 24 to 25 Oct" w:date="2026-10-25T16:02:42Z"/>
        </w:rPr>
      </w:pPr>
      <w:ins w:id="3068" w:author="Changes 24 to 25 Oct" w:date="2026-10-25T16:02:42Z">
        <w:r>
          <w:rPr/>
          <w:drawing>
            <wp:inline distT="0" distB="0" distL="0" distR="0">
              <wp:extent cx="5400040" cy="2130425"/>
              <wp:effectExtent l="0" t="0" r="0" b="0"/>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4"/>
                      <a:stretch>
                        <a:fillRect/>
                      </a:stretch>
                    </pic:blipFill>
                    <pic:spPr bwMode="auto">
                      <a:xfrm>
                        <a:off x="0" y="0"/>
                        <a:ext cx="5400040" cy="2130425"/>
                      </a:xfrm>
                      <a:prstGeom prst="rect">
                        <a:avLst/>
                      </a:prstGeom>
                    </pic:spPr>
                  </pic:pic>
                </a:graphicData>
              </a:graphic>
            </wp:inline>
          </w:drawing>
        </w:r>
      </w:ins>
    </w:p>
    <w:p>
      <w:pPr>
        <w:pStyle w:val="FigureCaption"/>
        <w:keepNext w:val="true"/>
        <w:rPr>
          <w:ins w:id="3072" w:author="Changes 24 to 25 Oct" w:date="2026-10-25T16:02:42Z"/>
        </w:rPr>
      </w:pPr>
      <w:ins w:id="3070" w:author="Changes 24 to 25 Oct" w:date="2026-10-25T16:02:42Z">
        <w:r>
          <w:rPr>
            <w:b/>
          </w:rPr>
          <w:t>Figure 5.</w:t>
        </w:r>
      </w:ins>
      <w:ins w:id="3071" w:author="Changes 24 to 25 Oct" w:date="2026-10-25T16:02:42Z">
        <w:r>
          <w:rPr>
            <w:b w:val="false"/>
          </w:rPr>
          <w:t xml:space="preserve"> Who the extra sellers were.</w:t>
        </w:r>
      </w:ins>
    </w:p>
    <w:p>
      <w:pPr>
        <w:pStyle w:val="TableNote"/>
        <w:rPr>
          <w:ins w:id="3074" w:author="Changes 24 to 25 Oct" w:date="2026-10-25T16:02:42Z"/>
        </w:rPr>
      </w:pPr>
      <w:ins w:id="3073" w:author="Changes 24 to 25 Oct" w:date="2026-10-25T16:02:42Z">
        <w:r>
          <w:rPr/>
          <w:t>The extra sellers are the 2023 count above what each group’s normal yearly change in 2020 to 2022 would give, about 450 thousand in total. Source: BPS survey files, weighted; author’s calculations. Exploratory.</w:t>
        </w:r>
      </w:ins>
      <w:r>
        <w:br w:type="page"/>
      </w:r>
    </w:p>
    <w:p>
      <w:pPr>
        <w:pStyle w:val="BodyText"/>
        <w:keepNext w:val="true"/>
        <w:spacing w:lineRule="auto" w:line="240" w:before="200" w:after="0"/>
        <w:jc w:val="center"/>
        <w:rPr>
          <w:ins w:id="3076" w:author="Changes 24 to 25 Oct" w:date="2026-10-25T16:02:42Z"/>
        </w:rPr>
      </w:pPr>
      <w:ins w:id="3075" w:author="Changes 24 to 25 Oct" w:date="2026-10-25T16:02:42Z">
        <w:r>
          <w:rPr/>
          <w:drawing>
            <wp:inline distT="0" distB="0" distL="0" distR="0">
              <wp:extent cx="5400040" cy="2480310"/>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15"/>
                      <a:stretch>
                        <a:fillRect/>
                      </a:stretch>
                    </pic:blipFill>
                    <pic:spPr bwMode="auto">
                      <a:xfrm>
                        <a:off x="0" y="0"/>
                        <a:ext cx="5400040" cy="2480310"/>
                      </a:xfrm>
                      <a:prstGeom prst="rect">
                        <a:avLst/>
                      </a:prstGeom>
                    </pic:spPr>
                  </pic:pic>
                </a:graphicData>
              </a:graphic>
            </wp:inline>
          </w:drawing>
        </w:r>
      </w:ins>
    </w:p>
    <w:p>
      <w:pPr>
        <w:pStyle w:val="FigureCaption"/>
        <w:keepNext w:val="true"/>
        <w:rPr>
          <w:ins w:id="3079" w:author="Changes 24 to 25 Oct" w:date="2026-10-25T16:02:42Z"/>
        </w:rPr>
      </w:pPr>
      <w:ins w:id="3077" w:author="Changes 24 to 25 Oct" w:date="2026-10-25T16:02:42Z">
        <w:r>
          <w:rPr>
            <w:b/>
          </w:rPr>
          <w:t>Figure 6.</w:t>
        </w:r>
      </w:ins>
      <w:ins w:id="3078" w:author="Changes 24 to 25 Oct" w:date="2026-10-25T16:02:42Z">
        <w:r>
          <w:rPr>
            <w:b w:val="false"/>
          </w:rPr>
          <w:t xml:space="preserve"> Marketplace use and financial statements, 2020 to 2024.</w:t>
        </w:r>
      </w:ins>
    </w:p>
    <w:p>
      <w:pPr>
        <w:pStyle w:val="TableNote"/>
        <w:rPr>
          <w:ins w:id="3081" w:author="Changes 24 to 25 Oct" w:date="2026-10-25T16:02:42Z"/>
        </w:rPr>
      </w:pPr>
      <w:ins w:id="3080" w:author="Changes 24 to 25 Oct" w:date="2026-10-25T16:02:42Z">
        <w:r>
          <w:rPr/>
          <w:t>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ins>
      <w:r>
        <w:br w:type="page"/>
      </w:r>
    </w:p>
    <w:p>
      <w:pPr>
        <w:pStyle w:val="TableCaption"/>
        <w:keepNext w:val="true"/>
        <w:rPr>
          <w:ins w:id="3084" w:author="Changes 24 to 25 Oct" w:date="2026-10-25T16:02:42Z"/>
        </w:rPr>
      </w:pPr>
      <w:ins w:id="3082" w:author="Changes 24 to 25 Oct" w:date="2026-10-25T16:02:42Z">
        <w:r>
          <w:rPr>
            <w:b/>
          </w:rPr>
          <w:t>Table 1.</w:t>
        </w:r>
      </w:ins>
      <w:ins w:id="3083" w:author="Changes 24 to 25 Oct" w:date="2026-10-25T16:02:42Z">
        <w:r>
          <w:rPr>
            <w:b w:val="false"/>
          </w:rPr>
          <w:t xml:space="preserve"> The invisible wedge of three platforms, 2023 (US$ billion)</w:t>
        </w:r>
      </w:ins>
    </w:p>
    <w:p>
      <w:pPr>
        <w:pStyle w:val="TableNote"/>
        <w:keepNext w:val="true"/>
        <w:rPr>
          <w:ins w:id="3086" w:author="Changes 24 to 25 Oct" w:date="2026-10-25T16:02:42Z"/>
        </w:rPr>
      </w:pPr>
      <w:ins w:id="3085" w:author="Changes 24 to 25 Oct" w:date="2026-10-25T16:02:42Z">
        <w:r>
          <w:rPr/>
          <w:t>This table reports transaction value, revenue, the wedge (transaction value less revenue) and the ecosystem ratio (the wedge divided by revenue) for Tokopedia, Shopee in Indonesia and Grab in Indonesia in 2023. The last column states how each platform’s amounts are obtained. The total row is the sum of the three platforms and is not a national total.</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116"/>
        <w:gridCol w:w="1225"/>
        <w:gridCol w:w="845"/>
        <w:gridCol w:w="656"/>
        <w:gridCol w:w="1035"/>
        <w:gridCol w:w="3627"/>
      </w:tblGrid>
      <w:tr>
        <w:trPr>
          <w:tblHeader w:val="true"/>
          <w:ins w:id="3087" w:author="Changes 24 to 25 Oct" w:date="2026-10-25T16:02:42Z"/>
          <w:cantSplit w:val="true"/>
        </w:trPr>
        <w:tc>
          <w:tcPr>
            <w:tcW w:w="111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089" w:author="Changes 24 to 25 Oct" w:date="2026-10-25T16:02:42Z"/>
              </w:rPr>
            </w:pPr>
            <w:ins w:id="3088" w:author="Changes 24 to 25 Oct" w:date="2026-10-25T16:02:42Z">
              <w:r>
                <w:rPr>
                  <w:b/>
                  <w:kern w:val="0"/>
                  <w:sz w:val="18"/>
                  <w:szCs w:val="24"/>
                  <w:lang w:val="en-US" w:eastAsia="en-US" w:bidi="ar-SA"/>
                </w:rPr>
                <w:t>Platform</w:t>
              </w:r>
            </w:ins>
          </w:p>
        </w:tc>
        <w:tc>
          <w:tcPr>
            <w:tcW w:w="122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091" w:author="Changes 24 to 25 Oct" w:date="2026-10-25T16:02:42Z"/>
              </w:rPr>
            </w:pPr>
            <w:ins w:id="3090" w:author="Changes 24 to 25 Oct" w:date="2026-10-25T16:02:42Z">
              <w:r>
                <w:rPr>
                  <w:b/>
                  <w:kern w:val="0"/>
                  <w:sz w:val="18"/>
                  <w:szCs w:val="24"/>
                  <w:lang w:val="en-US" w:eastAsia="en-US" w:bidi="ar-SA"/>
                </w:rPr>
                <w:t>Transaction value</w:t>
              </w:r>
            </w:ins>
          </w:p>
        </w:tc>
        <w:tc>
          <w:tcPr>
            <w:tcW w:w="84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093" w:author="Changes 24 to 25 Oct" w:date="2026-10-25T16:02:42Z"/>
              </w:rPr>
            </w:pPr>
            <w:ins w:id="3092" w:author="Changes 24 to 25 Oct" w:date="2026-10-25T16:02:42Z">
              <w:r>
                <w:rPr>
                  <w:b/>
                  <w:kern w:val="0"/>
                  <w:sz w:val="18"/>
                  <w:szCs w:val="24"/>
                  <w:lang w:val="en-US" w:eastAsia="en-US" w:bidi="ar-SA"/>
                </w:rPr>
                <w:t>Revenue</w:t>
              </w:r>
            </w:ins>
          </w:p>
        </w:tc>
        <w:tc>
          <w:tcPr>
            <w:tcW w:w="65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095" w:author="Changes 24 to 25 Oct" w:date="2026-10-25T16:02:42Z"/>
              </w:rPr>
            </w:pPr>
            <w:ins w:id="3094" w:author="Changes 24 to 25 Oct" w:date="2026-10-25T16:02:42Z">
              <w:r>
                <w:rPr>
                  <w:b/>
                  <w:kern w:val="0"/>
                  <w:sz w:val="18"/>
                  <w:szCs w:val="24"/>
                  <w:lang w:val="en-US" w:eastAsia="en-US" w:bidi="ar-SA"/>
                </w:rPr>
                <w:t>Wedge</w:t>
              </w:r>
            </w:ins>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097" w:author="Changes 24 to 25 Oct" w:date="2026-10-25T16:02:42Z"/>
              </w:rPr>
            </w:pPr>
            <w:ins w:id="3096" w:author="Changes 24 to 25 Oct" w:date="2026-10-25T16:02:42Z">
              <w:r>
                <w:rPr>
                  <w:b/>
                  <w:kern w:val="0"/>
                  <w:sz w:val="18"/>
                  <w:szCs w:val="24"/>
                  <w:lang w:val="en-US" w:eastAsia="en-US" w:bidi="ar-SA"/>
                </w:rPr>
                <w:t>Ecosystem ratio</w:t>
              </w:r>
            </w:ins>
          </w:p>
        </w:tc>
        <w:tc>
          <w:tcPr>
            <w:tcW w:w="362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099" w:author="Changes 24 to 25 Oct" w:date="2026-10-25T16:02:42Z"/>
              </w:rPr>
            </w:pPr>
            <w:ins w:id="3098" w:author="Changes 24 to 25 Oct" w:date="2026-10-25T16:02:42Z">
              <w:r>
                <w:rPr>
                  <w:b/>
                  <w:kern w:val="0"/>
                  <w:sz w:val="18"/>
                  <w:szCs w:val="24"/>
                  <w:lang w:val="en-US" w:eastAsia="en-US" w:bidi="ar-SA"/>
                </w:rPr>
                <w:t>How it is labelled</w:t>
              </w:r>
            </w:ins>
          </w:p>
        </w:tc>
      </w:tr>
      <w:tr>
        <w:trPr>
          <w:ins w:id="3100" w:author="Changes 24 to 25 Oct" w:date="2026-10-25T16:02:42Z"/>
          <w:cantSplit w:val="true"/>
        </w:trPr>
        <w:tc>
          <w:tcPr>
            <w:tcW w:w="1116" w:type="dxa"/>
            <w:tcBorders/>
          </w:tcPr>
          <w:p>
            <w:pPr>
              <w:pStyle w:val="Compact"/>
              <w:keepNext w:val="true"/>
              <w:widowControl/>
              <w:spacing w:lineRule="exact" w:line="220" w:before="0" w:after="0"/>
              <w:jc w:val="left"/>
              <w:rPr>
                <w:kern w:val="0"/>
                <w:szCs w:val="24"/>
                <w:lang w:val="en-US" w:eastAsia="en-US" w:bidi="ar-SA"/>
                <w:ins w:id="3102" w:author="Changes 24 to 25 Oct" w:date="2026-10-25T16:02:42Z"/>
              </w:rPr>
            </w:pPr>
            <w:ins w:id="3101" w:author="Changes 24 to 25 Oct" w:date="2026-10-25T16:02:42Z">
              <w:r>
                <w:rPr>
                  <w:kern w:val="0"/>
                  <w:sz w:val="18"/>
                  <w:szCs w:val="24"/>
                  <w:lang w:val="en-US" w:eastAsia="en-US" w:bidi="ar-SA"/>
                </w:rPr>
                <w:t>Tokopedia</w:t>
              </w:r>
            </w:ins>
          </w:p>
        </w:tc>
        <w:tc>
          <w:tcPr>
            <w:tcW w:w="1225" w:type="dxa"/>
            <w:tcBorders/>
          </w:tcPr>
          <w:p>
            <w:pPr>
              <w:pStyle w:val="Compact"/>
              <w:keepNext w:val="true"/>
              <w:widowControl/>
              <w:spacing w:lineRule="exact" w:line="220" w:before="0" w:after="0"/>
              <w:jc w:val="left"/>
              <w:rPr>
                <w:kern w:val="0"/>
                <w:szCs w:val="24"/>
                <w:lang w:val="en-US" w:eastAsia="en-US" w:bidi="ar-SA"/>
                <w:ins w:id="3104" w:author="Changes 24 to 25 Oct" w:date="2026-10-25T16:02:42Z"/>
              </w:rPr>
            </w:pPr>
            <w:ins w:id="3103" w:author="Changes 24 to 25 Oct" w:date="2026-10-25T16:02:42Z">
              <w:r>
                <w:rPr>
                  <w:kern w:val="0"/>
                  <w:sz w:val="18"/>
                  <w:szCs w:val="24"/>
                  <w:lang w:val="en-US" w:eastAsia="en-US" w:bidi="ar-SA"/>
                </w:rPr>
                <w:t>16.33</w:t>
              </w:r>
            </w:ins>
          </w:p>
        </w:tc>
        <w:tc>
          <w:tcPr>
            <w:tcW w:w="845" w:type="dxa"/>
            <w:tcBorders/>
          </w:tcPr>
          <w:p>
            <w:pPr>
              <w:pStyle w:val="Compact"/>
              <w:keepNext w:val="true"/>
              <w:widowControl/>
              <w:spacing w:lineRule="exact" w:line="220" w:before="0" w:after="0"/>
              <w:jc w:val="left"/>
              <w:rPr>
                <w:kern w:val="0"/>
                <w:szCs w:val="24"/>
                <w:lang w:val="en-US" w:eastAsia="en-US" w:bidi="ar-SA"/>
                <w:ins w:id="3106" w:author="Changes 24 to 25 Oct" w:date="2026-10-25T16:02:42Z"/>
              </w:rPr>
            </w:pPr>
            <w:ins w:id="3105" w:author="Changes 24 to 25 Oct" w:date="2026-10-25T16:02:42Z">
              <w:r>
                <w:rPr>
                  <w:kern w:val="0"/>
                  <w:sz w:val="18"/>
                  <w:szCs w:val="24"/>
                  <w:lang w:val="en-US" w:eastAsia="en-US" w:bidi="ar-SA"/>
                </w:rPr>
                <w:t>0.41</w:t>
              </w:r>
            </w:ins>
          </w:p>
        </w:tc>
        <w:tc>
          <w:tcPr>
            <w:tcW w:w="656" w:type="dxa"/>
            <w:tcBorders/>
          </w:tcPr>
          <w:p>
            <w:pPr>
              <w:pStyle w:val="Compact"/>
              <w:keepNext w:val="true"/>
              <w:widowControl/>
              <w:spacing w:lineRule="exact" w:line="220" w:before="0" w:after="0"/>
              <w:jc w:val="left"/>
              <w:rPr>
                <w:kern w:val="0"/>
                <w:szCs w:val="24"/>
                <w:lang w:val="en-US" w:eastAsia="en-US" w:bidi="ar-SA"/>
                <w:ins w:id="3108" w:author="Changes 24 to 25 Oct" w:date="2026-10-25T16:02:42Z"/>
              </w:rPr>
            </w:pPr>
            <w:ins w:id="3107" w:author="Changes 24 to 25 Oct" w:date="2026-10-25T16:02:42Z">
              <w:r>
                <w:rPr>
                  <w:kern w:val="0"/>
                  <w:sz w:val="18"/>
                  <w:szCs w:val="24"/>
                  <w:lang w:val="en-US" w:eastAsia="en-US" w:bidi="ar-SA"/>
                </w:rPr>
                <w:t>15.93</w:t>
              </w:r>
            </w:ins>
          </w:p>
        </w:tc>
        <w:tc>
          <w:tcPr>
            <w:tcW w:w="1035" w:type="dxa"/>
            <w:tcBorders/>
          </w:tcPr>
          <w:p>
            <w:pPr>
              <w:pStyle w:val="Compact"/>
              <w:keepNext w:val="true"/>
              <w:widowControl/>
              <w:spacing w:lineRule="exact" w:line="220" w:before="0" w:after="0"/>
              <w:jc w:val="left"/>
              <w:rPr>
                <w:kern w:val="0"/>
                <w:szCs w:val="24"/>
                <w:lang w:val="en-US" w:eastAsia="en-US" w:bidi="ar-SA"/>
                <w:ins w:id="3110" w:author="Changes 24 to 25 Oct" w:date="2026-10-25T16:02:42Z"/>
              </w:rPr>
            </w:pPr>
            <w:ins w:id="3109" w:author="Changes 24 to 25 Oct" w:date="2026-10-25T16:02:42Z">
              <w:r>
                <w:rPr>
                  <w:kern w:val="0"/>
                  <w:sz w:val="18"/>
                  <w:szCs w:val="24"/>
                  <w:lang w:val="en-US" w:eastAsia="en-US" w:bidi="ar-SA"/>
                </w:rPr>
                <w:t>39.3</w:t>
              </w:r>
            </w:ins>
          </w:p>
        </w:tc>
        <w:tc>
          <w:tcPr>
            <w:tcW w:w="3627" w:type="dxa"/>
            <w:tcBorders/>
          </w:tcPr>
          <w:p>
            <w:pPr>
              <w:pStyle w:val="Compact"/>
              <w:keepNext w:val="true"/>
              <w:widowControl/>
              <w:spacing w:lineRule="exact" w:line="220" w:before="0" w:after="0"/>
              <w:jc w:val="left"/>
              <w:rPr>
                <w:kern w:val="0"/>
                <w:szCs w:val="24"/>
                <w:lang w:val="en-US" w:eastAsia="en-US" w:bidi="ar-SA"/>
                <w:ins w:id="3112" w:author="Changes 24 to 25 Oct" w:date="2026-10-25T16:02:42Z"/>
              </w:rPr>
            </w:pPr>
            <w:ins w:id="3111" w:author="Changes 24 to 25 Oct" w:date="2026-10-25T16:02:42Z">
              <w:r>
                <w:rPr>
                  <w:kern w:val="0"/>
                  <w:sz w:val="18"/>
                  <w:szCs w:val="24"/>
                  <w:lang w:val="en-US" w:eastAsia="en-US" w:bidi="ar-SA"/>
                </w:rPr>
                <w:t>Both direct segment disclosure</w:t>
              </w:r>
            </w:ins>
          </w:p>
        </w:tc>
      </w:tr>
      <w:tr>
        <w:trPr>
          <w:ins w:id="3113" w:author="Changes 24 to 25 Oct" w:date="2026-10-25T16:02:42Z"/>
          <w:cantSplit w:val="true"/>
        </w:trPr>
        <w:tc>
          <w:tcPr>
            <w:tcW w:w="1116" w:type="dxa"/>
            <w:tcBorders/>
          </w:tcPr>
          <w:p>
            <w:pPr>
              <w:pStyle w:val="Compact"/>
              <w:keepNext w:val="true"/>
              <w:widowControl/>
              <w:spacing w:lineRule="exact" w:line="220" w:before="0" w:after="0"/>
              <w:jc w:val="left"/>
              <w:rPr>
                <w:kern w:val="0"/>
                <w:szCs w:val="24"/>
                <w:lang w:val="en-US" w:eastAsia="en-US" w:bidi="ar-SA"/>
                <w:ins w:id="3115" w:author="Changes 24 to 25 Oct" w:date="2026-10-25T16:02:42Z"/>
              </w:rPr>
            </w:pPr>
            <w:ins w:id="3114" w:author="Changes 24 to 25 Oct" w:date="2026-10-25T16:02:42Z">
              <w:r>
                <w:rPr>
                  <w:kern w:val="0"/>
                  <w:sz w:val="18"/>
                  <w:szCs w:val="24"/>
                  <w:lang w:val="en-US" w:eastAsia="en-US" w:bidi="ar-SA"/>
                </w:rPr>
                <w:t>Shopee, Indonesia</w:t>
              </w:r>
            </w:ins>
          </w:p>
        </w:tc>
        <w:tc>
          <w:tcPr>
            <w:tcW w:w="1225" w:type="dxa"/>
            <w:tcBorders/>
          </w:tcPr>
          <w:p>
            <w:pPr>
              <w:pStyle w:val="Compact"/>
              <w:keepNext w:val="true"/>
              <w:widowControl/>
              <w:spacing w:lineRule="exact" w:line="220" w:before="0" w:after="0"/>
              <w:jc w:val="left"/>
              <w:rPr>
                <w:kern w:val="0"/>
                <w:szCs w:val="24"/>
                <w:lang w:val="en-US" w:eastAsia="en-US" w:bidi="ar-SA"/>
                <w:ins w:id="3117" w:author="Changes 24 to 25 Oct" w:date="2026-10-25T16:02:42Z"/>
              </w:rPr>
            </w:pPr>
            <w:ins w:id="3116" w:author="Changes 24 to 25 Oct" w:date="2026-10-25T16:02:42Z">
              <w:r>
                <w:rPr>
                  <w:kern w:val="0"/>
                  <w:sz w:val="18"/>
                  <w:szCs w:val="24"/>
                  <w:lang w:val="en-US" w:eastAsia="en-US" w:bidi="ar-SA"/>
                </w:rPr>
                <w:t>21.52</w:t>
              </w:r>
            </w:ins>
          </w:p>
        </w:tc>
        <w:tc>
          <w:tcPr>
            <w:tcW w:w="845" w:type="dxa"/>
            <w:tcBorders/>
          </w:tcPr>
          <w:p>
            <w:pPr>
              <w:pStyle w:val="Compact"/>
              <w:keepNext w:val="true"/>
              <w:widowControl/>
              <w:spacing w:lineRule="exact" w:line="220" w:before="0" w:after="0"/>
              <w:jc w:val="left"/>
              <w:rPr>
                <w:kern w:val="0"/>
                <w:szCs w:val="24"/>
                <w:lang w:val="en-US" w:eastAsia="en-US" w:bidi="ar-SA"/>
                <w:ins w:id="3119" w:author="Changes 24 to 25 Oct" w:date="2026-10-25T16:02:42Z"/>
              </w:rPr>
            </w:pPr>
            <w:ins w:id="3118" w:author="Changes 24 to 25 Oct" w:date="2026-10-25T16:02:42Z">
              <w:r>
                <w:rPr>
                  <w:kern w:val="0"/>
                  <w:sz w:val="18"/>
                  <w:szCs w:val="24"/>
                  <w:lang w:val="en-US" w:eastAsia="en-US" w:bidi="ar-SA"/>
                </w:rPr>
                <w:t>2.15</w:t>
              </w:r>
            </w:ins>
          </w:p>
        </w:tc>
        <w:tc>
          <w:tcPr>
            <w:tcW w:w="656" w:type="dxa"/>
            <w:tcBorders/>
          </w:tcPr>
          <w:p>
            <w:pPr>
              <w:pStyle w:val="Compact"/>
              <w:keepNext w:val="true"/>
              <w:widowControl/>
              <w:spacing w:lineRule="exact" w:line="220" w:before="0" w:after="0"/>
              <w:jc w:val="left"/>
              <w:rPr>
                <w:kern w:val="0"/>
                <w:szCs w:val="24"/>
                <w:lang w:val="en-US" w:eastAsia="en-US" w:bidi="ar-SA"/>
                <w:ins w:id="3121" w:author="Changes 24 to 25 Oct" w:date="2026-10-25T16:02:42Z"/>
              </w:rPr>
            </w:pPr>
            <w:ins w:id="3120" w:author="Changes 24 to 25 Oct" w:date="2026-10-25T16:02:42Z">
              <w:r>
                <w:rPr>
                  <w:kern w:val="0"/>
                  <w:sz w:val="18"/>
                  <w:szCs w:val="24"/>
                  <w:lang w:val="en-US" w:eastAsia="en-US" w:bidi="ar-SA"/>
                </w:rPr>
                <w:t>19.37</w:t>
              </w:r>
            </w:ins>
          </w:p>
        </w:tc>
        <w:tc>
          <w:tcPr>
            <w:tcW w:w="1035" w:type="dxa"/>
            <w:tcBorders/>
          </w:tcPr>
          <w:p>
            <w:pPr>
              <w:pStyle w:val="Compact"/>
              <w:keepNext w:val="true"/>
              <w:widowControl/>
              <w:spacing w:lineRule="exact" w:line="220" w:before="0" w:after="0"/>
              <w:jc w:val="left"/>
              <w:rPr>
                <w:kern w:val="0"/>
                <w:szCs w:val="24"/>
                <w:lang w:val="en-US" w:eastAsia="en-US" w:bidi="ar-SA"/>
                <w:ins w:id="3123" w:author="Changes 24 to 25 Oct" w:date="2026-10-25T16:02:42Z"/>
              </w:rPr>
            </w:pPr>
            <w:ins w:id="3122" w:author="Changes 24 to 25 Oct" w:date="2026-10-25T16:02:42Z">
              <w:r>
                <w:rPr>
                  <w:kern w:val="0"/>
                  <w:sz w:val="18"/>
                  <w:szCs w:val="24"/>
                  <w:lang w:val="en-US" w:eastAsia="en-US" w:bidi="ar-SA"/>
                </w:rPr>
                <w:t>9.0</w:t>
              </w:r>
            </w:ins>
          </w:p>
        </w:tc>
        <w:tc>
          <w:tcPr>
            <w:tcW w:w="3627" w:type="dxa"/>
            <w:tcBorders/>
          </w:tcPr>
          <w:p>
            <w:pPr>
              <w:pStyle w:val="Compact"/>
              <w:keepNext w:val="true"/>
              <w:widowControl/>
              <w:spacing w:lineRule="exact" w:line="220" w:before="0" w:after="0"/>
              <w:jc w:val="left"/>
              <w:rPr>
                <w:kern w:val="0"/>
                <w:szCs w:val="24"/>
                <w:lang w:val="en-US" w:eastAsia="en-US" w:bidi="ar-SA"/>
                <w:ins w:id="3125" w:author="Changes 24 to 25 Oct" w:date="2026-10-25T16:02:42Z"/>
              </w:rPr>
            </w:pPr>
            <w:ins w:id="3124" w:author="Changes 24 to 25 Oct" w:date="2026-10-25T16:02:42Z">
              <w:r>
                <w:rPr>
                  <w:kern w:val="0"/>
                  <w:sz w:val="18"/>
                  <w:szCs w:val="24"/>
                  <w:lang w:val="en-US" w:eastAsia="en-US" w:bidi="ar-SA"/>
                </w:rPr>
                <w:t>Transaction value is an outside estimate (Momentum Works); revenue is derived at an assumed take rate of 10 percent</w:t>
              </w:r>
            </w:ins>
          </w:p>
        </w:tc>
      </w:tr>
      <w:tr>
        <w:trPr>
          <w:ins w:id="3126" w:author="Changes 24 to 25 Oct" w:date="2026-10-25T16:02:42Z"/>
          <w:cantSplit w:val="true"/>
        </w:trPr>
        <w:tc>
          <w:tcPr>
            <w:tcW w:w="1116" w:type="dxa"/>
            <w:tcBorders/>
          </w:tcPr>
          <w:p>
            <w:pPr>
              <w:pStyle w:val="Compact"/>
              <w:keepNext w:val="true"/>
              <w:widowControl/>
              <w:spacing w:lineRule="exact" w:line="220" w:before="0" w:after="0"/>
              <w:jc w:val="left"/>
              <w:rPr>
                <w:kern w:val="0"/>
                <w:szCs w:val="24"/>
                <w:lang w:val="en-US" w:eastAsia="en-US" w:bidi="ar-SA"/>
                <w:ins w:id="3128" w:author="Changes 24 to 25 Oct" w:date="2026-10-25T16:02:42Z"/>
              </w:rPr>
            </w:pPr>
            <w:ins w:id="3127" w:author="Changes 24 to 25 Oct" w:date="2026-10-25T16:02:42Z">
              <w:r>
                <w:rPr>
                  <w:kern w:val="0"/>
                  <w:sz w:val="18"/>
                  <w:szCs w:val="24"/>
                  <w:lang w:val="en-US" w:eastAsia="en-US" w:bidi="ar-SA"/>
                </w:rPr>
                <w:t>Grab, Indonesia</w:t>
              </w:r>
            </w:ins>
          </w:p>
        </w:tc>
        <w:tc>
          <w:tcPr>
            <w:tcW w:w="1225" w:type="dxa"/>
            <w:tcBorders/>
          </w:tcPr>
          <w:p>
            <w:pPr>
              <w:pStyle w:val="Compact"/>
              <w:keepNext w:val="true"/>
              <w:widowControl/>
              <w:spacing w:lineRule="exact" w:line="220" w:before="0" w:after="0"/>
              <w:jc w:val="left"/>
              <w:rPr>
                <w:kern w:val="0"/>
                <w:szCs w:val="24"/>
                <w:lang w:val="en-US" w:eastAsia="en-US" w:bidi="ar-SA"/>
                <w:ins w:id="3130" w:author="Changes 24 to 25 Oct" w:date="2026-10-25T16:02:42Z"/>
              </w:rPr>
            </w:pPr>
            <w:ins w:id="3129" w:author="Changes 24 to 25 Oct" w:date="2026-10-25T16:02:42Z">
              <w:r>
                <w:rPr>
                  <w:kern w:val="0"/>
                  <w:sz w:val="18"/>
                  <w:szCs w:val="24"/>
                  <w:lang w:val="en-US" w:eastAsia="en-US" w:bidi="ar-SA"/>
                </w:rPr>
                <w:t>5.38</w:t>
              </w:r>
            </w:ins>
          </w:p>
        </w:tc>
        <w:tc>
          <w:tcPr>
            <w:tcW w:w="845" w:type="dxa"/>
            <w:tcBorders/>
          </w:tcPr>
          <w:p>
            <w:pPr>
              <w:pStyle w:val="Compact"/>
              <w:keepNext w:val="true"/>
              <w:widowControl/>
              <w:spacing w:lineRule="exact" w:line="220" w:before="0" w:after="0"/>
              <w:jc w:val="left"/>
              <w:rPr>
                <w:kern w:val="0"/>
                <w:szCs w:val="24"/>
                <w:lang w:val="en-US" w:eastAsia="en-US" w:bidi="ar-SA"/>
                <w:ins w:id="3132" w:author="Changes 24 to 25 Oct" w:date="2026-10-25T16:02:42Z"/>
              </w:rPr>
            </w:pPr>
            <w:ins w:id="3131" w:author="Changes 24 to 25 Oct" w:date="2026-10-25T16:02:42Z">
              <w:r>
                <w:rPr>
                  <w:kern w:val="0"/>
                  <w:sz w:val="18"/>
                  <w:szCs w:val="24"/>
                  <w:lang w:val="en-US" w:eastAsia="en-US" w:bidi="ar-SA"/>
                </w:rPr>
                <w:t>0.60</w:t>
              </w:r>
            </w:ins>
          </w:p>
        </w:tc>
        <w:tc>
          <w:tcPr>
            <w:tcW w:w="656" w:type="dxa"/>
            <w:tcBorders/>
          </w:tcPr>
          <w:p>
            <w:pPr>
              <w:pStyle w:val="Compact"/>
              <w:keepNext w:val="true"/>
              <w:widowControl/>
              <w:spacing w:lineRule="exact" w:line="220" w:before="0" w:after="0"/>
              <w:jc w:val="left"/>
              <w:rPr>
                <w:kern w:val="0"/>
                <w:szCs w:val="24"/>
                <w:lang w:val="en-US" w:eastAsia="en-US" w:bidi="ar-SA"/>
                <w:ins w:id="3134" w:author="Changes 24 to 25 Oct" w:date="2026-10-25T16:02:42Z"/>
              </w:rPr>
            </w:pPr>
            <w:ins w:id="3133" w:author="Changes 24 to 25 Oct" w:date="2026-10-25T16:02:42Z">
              <w:r>
                <w:rPr>
                  <w:kern w:val="0"/>
                  <w:sz w:val="18"/>
                  <w:szCs w:val="24"/>
                  <w:lang w:val="en-US" w:eastAsia="en-US" w:bidi="ar-SA"/>
                </w:rPr>
                <w:t>4.78</w:t>
              </w:r>
            </w:ins>
          </w:p>
        </w:tc>
        <w:tc>
          <w:tcPr>
            <w:tcW w:w="1035" w:type="dxa"/>
            <w:tcBorders/>
          </w:tcPr>
          <w:p>
            <w:pPr>
              <w:pStyle w:val="Compact"/>
              <w:keepNext w:val="true"/>
              <w:widowControl/>
              <w:spacing w:lineRule="exact" w:line="220" w:before="0" w:after="0"/>
              <w:jc w:val="left"/>
              <w:rPr>
                <w:kern w:val="0"/>
                <w:szCs w:val="24"/>
                <w:lang w:val="en-US" w:eastAsia="en-US" w:bidi="ar-SA"/>
                <w:ins w:id="3136" w:author="Changes 24 to 25 Oct" w:date="2026-10-25T16:02:42Z"/>
              </w:rPr>
            </w:pPr>
            <w:ins w:id="3135" w:author="Changes 24 to 25 Oct" w:date="2026-10-25T16:02:42Z">
              <w:r>
                <w:rPr>
                  <w:kern w:val="0"/>
                  <w:sz w:val="18"/>
                  <w:szCs w:val="24"/>
                  <w:lang w:val="en-US" w:eastAsia="en-US" w:bidi="ar-SA"/>
                </w:rPr>
                <w:t>7.9</w:t>
              </w:r>
            </w:ins>
          </w:p>
        </w:tc>
        <w:tc>
          <w:tcPr>
            <w:tcW w:w="3627" w:type="dxa"/>
            <w:tcBorders/>
          </w:tcPr>
          <w:p>
            <w:pPr>
              <w:pStyle w:val="Compact"/>
              <w:keepNext w:val="true"/>
              <w:widowControl/>
              <w:spacing w:lineRule="exact" w:line="220" w:before="0" w:after="0"/>
              <w:jc w:val="left"/>
              <w:rPr>
                <w:kern w:val="0"/>
                <w:szCs w:val="24"/>
                <w:lang w:val="en-US" w:eastAsia="en-US" w:bidi="ar-SA"/>
                <w:ins w:id="3138" w:author="Changes 24 to 25 Oct" w:date="2026-10-25T16:02:42Z"/>
              </w:rPr>
            </w:pPr>
            <w:ins w:id="3137" w:author="Changes 24 to 25 Oct" w:date="2026-10-25T16:02:42Z">
              <w:r>
                <w:rPr>
                  <w:kern w:val="0"/>
                  <w:sz w:val="18"/>
                  <w:szCs w:val="24"/>
                  <w:lang w:val="en-US" w:eastAsia="en-US" w:bidi="ar-SA"/>
                </w:rPr>
                <w:t>Revenue is a direct country disclosure; transaction value is derived from Grab’s company-wide ratio</w:t>
              </w:r>
            </w:ins>
          </w:p>
        </w:tc>
      </w:tr>
      <w:tr>
        <w:trPr>
          <w:ins w:id="3139" w:author="Changes 24 to 25 Oct" w:date="2026-10-25T16:02:42Z"/>
          <w:cantSplit w:val="true"/>
        </w:trPr>
        <w:tc>
          <w:tcPr>
            <w:tcW w:w="1116" w:type="dxa"/>
            <w:tcBorders>
              <w:bottom w:val="single" w:sz="8" w:space="0" w:color="000000"/>
            </w:tcBorders>
          </w:tcPr>
          <w:p>
            <w:pPr>
              <w:pStyle w:val="Compact"/>
              <w:widowControl/>
              <w:spacing w:lineRule="exact" w:line="220" w:before="0" w:after="0"/>
              <w:jc w:val="left"/>
              <w:rPr>
                <w:kern w:val="0"/>
                <w:szCs w:val="24"/>
                <w:lang w:val="en-US" w:eastAsia="en-US" w:bidi="ar-SA"/>
                <w:ins w:id="3141" w:author="Changes 24 to 25 Oct" w:date="2026-10-25T16:02:42Z"/>
              </w:rPr>
            </w:pPr>
            <w:ins w:id="3140" w:author="Changes 24 to 25 Oct" w:date="2026-10-25T16:02:42Z">
              <w:r>
                <w:rPr>
                  <w:kern w:val="0"/>
                  <w:sz w:val="18"/>
                  <w:szCs w:val="24"/>
                  <w:lang w:val="en-US" w:eastAsia="en-US" w:bidi="ar-SA"/>
                </w:rPr>
                <w:t>Total</w:t>
              </w:r>
            </w:ins>
          </w:p>
        </w:tc>
        <w:tc>
          <w:tcPr>
            <w:tcW w:w="1225" w:type="dxa"/>
            <w:tcBorders>
              <w:bottom w:val="single" w:sz="8" w:space="0" w:color="000000"/>
            </w:tcBorders>
          </w:tcPr>
          <w:p>
            <w:pPr>
              <w:pStyle w:val="Compact"/>
              <w:widowControl/>
              <w:spacing w:lineRule="exact" w:line="220" w:before="0" w:after="0"/>
              <w:jc w:val="left"/>
              <w:rPr>
                <w:kern w:val="0"/>
                <w:szCs w:val="24"/>
                <w:lang w:val="en-US" w:eastAsia="en-US" w:bidi="ar-SA"/>
                <w:ins w:id="3143" w:author="Changes 24 to 25 Oct" w:date="2026-10-25T16:02:42Z"/>
              </w:rPr>
            </w:pPr>
            <w:ins w:id="3142" w:author="Changes 24 to 25 Oct" w:date="2026-10-25T16:02:42Z">
              <w:r>
                <w:rPr>
                  <w:kern w:val="0"/>
                  <w:sz w:val="18"/>
                  <w:szCs w:val="24"/>
                  <w:lang w:val="en-US" w:eastAsia="en-US" w:bidi="ar-SA"/>
                </w:rPr>
                <w:t>43.23</w:t>
              </w:r>
            </w:ins>
          </w:p>
        </w:tc>
        <w:tc>
          <w:tcPr>
            <w:tcW w:w="845" w:type="dxa"/>
            <w:tcBorders>
              <w:bottom w:val="single" w:sz="8" w:space="0" w:color="000000"/>
            </w:tcBorders>
          </w:tcPr>
          <w:p>
            <w:pPr>
              <w:pStyle w:val="Compact"/>
              <w:widowControl/>
              <w:spacing w:lineRule="exact" w:line="220" w:before="0" w:after="0"/>
              <w:jc w:val="left"/>
              <w:rPr>
                <w:kern w:val="0"/>
                <w:szCs w:val="24"/>
                <w:lang w:val="en-US" w:eastAsia="en-US" w:bidi="ar-SA"/>
                <w:ins w:id="3145" w:author="Changes 24 to 25 Oct" w:date="2026-10-25T16:02:42Z"/>
              </w:rPr>
            </w:pPr>
            <w:ins w:id="3144" w:author="Changes 24 to 25 Oct" w:date="2026-10-25T16:02:42Z">
              <w:r>
                <w:rPr>
                  <w:kern w:val="0"/>
                  <w:sz w:val="18"/>
                  <w:szCs w:val="24"/>
                  <w:lang w:val="en-US" w:eastAsia="en-US" w:bidi="ar-SA"/>
                </w:rPr>
                <w:t>3.16</w:t>
              </w:r>
            </w:ins>
          </w:p>
        </w:tc>
        <w:tc>
          <w:tcPr>
            <w:tcW w:w="656" w:type="dxa"/>
            <w:tcBorders>
              <w:bottom w:val="single" w:sz="8" w:space="0" w:color="000000"/>
            </w:tcBorders>
          </w:tcPr>
          <w:p>
            <w:pPr>
              <w:pStyle w:val="Compact"/>
              <w:widowControl/>
              <w:spacing w:lineRule="exact" w:line="220" w:before="0" w:after="0"/>
              <w:jc w:val="left"/>
              <w:rPr>
                <w:kern w:val="0"/>
                <w:szCs w:val="24"/>
                <w:lang w:val="en-US" w:eastAsia="en-US" w:bidi="ar-SA"/>
                <w:ins w:id="3147" w:author="Changes 24 to 25 Oct" w:date="2026-10-25T16:02:42Z"/>
              </w:rPr>
            </w:pPr>
            <w:ins w:id="3146" w:author="Changes 24 to 25 Oct" w:date="2026-10-25T16:02:42Z">
              <w:r>
                <w:rPr>
                  <w:kern w:val="0"/>
                  <w:sz w:val="18"/>
                  <w:szCs w:val="24"/>
                  <w:lang w:val="en-US" w:eastAsia="en-US" w:bidi="ar-SA"/>
                </w:rPr>
                <w:t>40.07</w:t>
              </w:r>
            </w:ins>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ins w:id="3149" w:author="Changes 24 to 25 Oct" w:date="2026-10-25T16:02:42Z"/>
              </w:rPr>
            </w:pPr>
            <w:ins w:id="3148" w:author="Changes 24 to 25 Oct" w:date="2026-10-25T16:02:42Z">
              <w:r>
                <w:rPr>
                  <w:kern w:val="0"/>
                  <w:sz w:val="18"/>
                  <w:szCs w:val="24"/>
                  <w:lang w:val="en-US" w:eastAsia="en-US" w:bidi="ar-SA"/>
                </w:rPr>
                <w:t>12.7</w:t>
              </w:r>
            </w:ins>
          </w:p>
        </w:tc>
        <w:tc>
          <w:tcPr>
            <w:tcW w:w="3627" w:type="dxa"/>
            <w:tcBorders>
              <w:bottom w:val="single" w:sz="8" w:space="0" w:color="000000"/>
            </w:tcBorders>
          </w:tcPr>
          <w:p>
            <w:pPr>
              <w:pStyle w:val="Compact"/>
              <w:widowControl/>
              <w:spacing w:lineRule="exact" w:line="220" w:before="0" w:after="0"/>
              <w:jc w:val="left"/>
              <w:rPr>
                <w:kern w:val="0"/>
                <w:szCs w:val="24"/>
                <w:lang w:val="en-US" w:eastAsia="en-US" w:bidi="ar-SA"/>
                <w:ins w:id="3151" w:author="Changes 24 to 25 Oct" w:date="2026-10-25T16:02:42Z"/>
              </w:rPr>
            </w:pPr>
            <w:ins w:id="3150" w:author="Changes 24 to 25 Oct" w:date="2026-10-25T16:02:42Z">
              <w:r>
                <w:rPr>
                  <w:kern w:val="0"/>
                  <w:sz w:val="18"/>
                  <w:szCs w:val="24"/>
                  <w:lang w:val="en-US" w:eastAsia="en-US" w:bidi="ar-SA"/>
                </w:rPr>
                <w:t>Sum of three platforms, not a national total</w:t>
              </w:r>
            </w:ins>
          </w:p>
        </w:tc>
      </w:tr>
    </w:tbl>
    <w:p>
      <w:pPr>
        <w:pStyle w:val="TableNote"/>
        <w:rPr>
          <w:ins w:id="3154" w:author="Changes 24 to 25 Oct" w:date="2026-10-25T16:02:42Z"/>
        </w:rPr>
      </w:pPr>
      <w:ins w:id="3152" w:author="Changes 24 to 25 Oct" w:date="2026-10-25T16:02:42Z">
        <w:r>
          <w:rPr>
            <w:i/>
            <w:iCs/>
          </w:rPr>
          <w:t>Note:</w:t>
        </w:r>
      </w:ins>
      <w:ins w:id="3153" w:author="Changes 24 to 25 Oct" w:date="2026-10-25T16:02:42Z">
        <w:r>
          <w:rPr/>
          <w:t xml:space="preserve"> Rounded amounts may not add. With Shopee’s take rate at 9 or 11 percent, the total wedge is US$40.3 or US$39.9 billion; at Sea’s company-wide rate of 11.5 percent, it is US$39.8 billion. Source: company filings; Momentum Works (2024), as quoted by Setyowati (2024); author’s calculations.</w:t>
        </w:r>
      </w:ins>
      <w:r>
        <w:br w:type="page"/>
      </w:r>
    </w:p>
    <w:p>
      <w:pPr>
        <w:pStyle w:val="TableCaption"/>
        <w:keepNext w:val="true"/>
        <w:rPr>
          <w:ins w:id="3157" w:author="Changes 24 to 25 Oct" w:date="2026-10-25T16:02:42Z"/>
        </w:rPr>
      </w:pPr>
      <w:ins w:id="3155" w:author="Changes 24 to 25 Oct" w:date="2026-10-25T16:02:42Z">
        <w:r>
          <w:rPr>
            <w:b/>
          </w:rPr>
          <w:t>Table 2.</w:t>
        </w:r>
      </w:ins>
      <w:ins w:id="3156" w:author="Changes 24 to 25 Oct" w:date="2026-10-25T16:02:42Z">
        <w:r>
          <w:rPr>
            <w:b w:val="false"/>
          </w:rPr>
          <w:t xml:space="preserve"> Summary statistics and correlations</w:t>
        </w:r>
      </w:ins>
    </w:p>
    <w:p>
      <w:pPr>
        <w:pStyle w:val="TableNote"/>
        <w:keepNext w:val="true"/>
        <w:rPr>
          <w:ins w:id="3159" w:author="Changes 24 to 25 Oct" w:date="2026-10-25T16:02:42Z"/>
        </w:rPr>
      </w:pPr>
      <w:ins w:id="3158" w:author="Changes 24 to 25 Oct" w:date="2026-10-25T16:02:42Z">
        <w:r>
          <w:rPr/>
          <w:t>This table reports summary statistics and pairwise correlations for the panel of 213 platform-years used in Sections 5.2 and 5.3, which covers 32 platforms. Panel A gives the number of observations (N), the mean, the median (P50) and the standard deviation (SD) of each variable for the Indonesian and regional platforms and for the foreign platforms. Panel B gives pairwise Pearson correlations for all platforms. Growth rates and the ecosystem ratio are capped at their 5th and 95th percentiles; the wedge and total assets are in US$ million. Appendix A defines the variables. ∗∗∗, ∗∗ and ∗ correspond to statistical significance at the 1%, 5% and 10% levels.</w:t>
        </w:r>
      </w:ins>
    </w:p>
    <w:p>
      <w:pPr>
        <w:pStyle w:val="TableNote"/>
        <w:keepNext w:val="true"/>
        <w:rPr>
          <w:ins w:id="3161" w:author="Changes 24 to 25 Oct" w:date="2026-10-25T16:02:42Z"/>
        </w:rPr>
      </w:pPr>
      <w:ins w:id="3160" w:author="Changes 24 to 25 Oct" w:date="2026-10-25T16:02:42Z">
        <w:r>
          <w:rPr>
            <w:i/>
            <w:iCs/>
          </w:rPr>
          <w:t>Panel A. Summary statistics</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910"/>
        <w:gridCol w:w="1531"/>
        <w:gridCol w:w="655"/>
        <w:gridCol w:w="656"/>
        <w:gridCol w:w="655"/>
        <w:gridCol w:w="846"/>
        <w:gridCol w:w="750"/>
        <w:gridCol w:w="656"/>
        <w:gridCol w:w="845"/>
      </w:tblGrid>
      <w:tr>
        <w:trPr>
          <w:tblHeader w:val="true"/>
          <w:ins w:id="3162" w:author="Changes 24 to 25 Oct" w:date="2026-10-25T16:02:42Z"/>
          <w:cantSplit w:val="true"/>
        </w:trPr>
        <w:tc>
          <w:tcPr>
            <w:tcW w:w="191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164" w:author="Changes 24 to 25 Oct" w:date="2026-10-25T16:02:42Z"/>
              </w:rPr>
            </w:pPr>
            <w:ins w:id="3163" w:author="Changes 24 to 25 Oct" w:date="2026-10-25T16:02:42Z">
              <w:r>
                <w:rPr>
                  <w:b/>
                  <w:kern w:val="0"/>
                  <w:sz w:val="18"/>
                  <w:szCs w:val="24"/>
                  <w:lang w:val="en-US" w:eastAsia="en-US" w:bidi="ar-SA"/>
                </w:rPr>
                <w:t>Variable</w:t>
              </w:r>
            </w:ins>
          </w:p>
        </w:tc>
        <w:tc>
          <w:tcPr>
            <w:tcW w:w="3497" w:type="dxa"/>
            <w:gridSpan w:val="4"/>
            <w:tcBorders>
              <w:top w:val="single" w:sz="8" w:space="0" w:color="000000"/>
              <w:bottom w:val="single" w:sz="4" w:space="0" w:color="000000"/>
            </w:tcBorders>
            <w:vAlign w:val="bottom"/>
          </w:tcPr>
          <w:p>
            <w:pPr>
              <w:pStyle w:val="Compact"/>
              <w:keepNext w:val="true"/>
              <w:widowControl/>
              <w:spacing w:lineRule="exact" w:line="220" w:before="0" w:after="0"/>
              <w:jc w:val="center"/>
              <w:rPr>
                <w:kern w:val="0"/>
                <w:szCs w:val="24"/>
                <w:lang w:val="en-US" w:eastAsia="en-US" w:bidi="ar-SA"/>
                <w:ins w:id="3166" w:author="Changes 24 to 25 Oct" w:date="2026-10-25T16:02:42Z"/>
              </w:rPr>
            </w:pPr>
            <w:ins w:id="3165" w:author="Changes 24 to 25 Oct" w:date="2026-10-25T16:02:42Z">
              <w:r>
                <w:rPr>
                  <w:b/>
                  <w:kern w:val="0"/>
                  <w:sz w:val="18"/>
                  <w:szCs w:val="24"/>
                  <w:lang w:val="en-US" w:eastAsia="en-US" w:bidi="ar-SA"/>
                </w:rPr>
                <w:t>Indonesian and regional</w:t>
              </w:r>
            </w:ins>
          </w:p>
        </w:tc>
        <w:tc>
          <w:tcPr>
            <w:tcW w:w="3097" w:type="dxa"/>
            <w:gridSpan w:val="4"/>
            <w:tcBorders>
              <w:top w:val="single" w:sz="8" w:space="0" w:color="000000"/>
              <w:bottom w:val="single" w:sz="4" w:space="0" w:color="000000"/>
            </w:tcBorders>
            <w:vAlign w:val="bottom"/>
          </w:tcPr>
          <w:p>
            <w:pPr>
              <w:pStyle w:val="Compact"/>
              <w:keepNext w:val="true"/>
              <w:widowControl/>
              <w:spacing w:lineRule="exact" w:line="220" w:before="0" w:after="0"/>
              <w:jc w:val="center"/>
              <w:rPr>
                <w:kern w:val="0"/>
                <w:szCs w:val="24"/>
                <w:lang w:val="en-US" w:eastAsia="en-US" w:bidi="ar-SA"/>
                <w:ins w:id="3168" w:author="Changes 24 to 25 Oct" w:date="2026-10-25T16:02:42Z"/>
              </w:rPr>
            </w:pPr>
            <w:ins w:id="3167" w:author="Changes 24 to 25 Oct" w:date="2026-10-25T16:02:42Z">
              <w:r>
                <w:rPr>
                  <w:b/>
                  <w:kern w:val="0"/>
                  <w:sz w:val="18"/>
                  <w:szCs w:val="24"/>
                  <w:lang w:val="en-US" w:eastAsia="en-US" w:bidi="ar-SA"/>
                </w:rPr>
                <w:t>Foreign</w:t>
              </w:r>
            </w:ins>
          </w:p>
        </w:tc>
      </w:tr>
      <w:tr>
        <w:trPr>
          <w:ins w:id="3169"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171" w:author="Changes 24 to 25 Oct" w:date="2026-10-25T16:02:42Z"/>
              </w:rPr>
            </w:pPr>
            <w:ins w:id="3170" w:author="Changes 24 to 25 Oct" w:date="2026-10-25T16:02:42Z">
              <w:r>
                <w:rPr>
                  <w:kern w:val="0"/>
                  <w:szCs w:val="24"/>
                  <w:lang w:val="en-US" w:eastAsia="en-US" w:bidi="ar-SA"/>
                </w:rPr>
              </w:r>
            </w:ins>
          </w:p>
        </w:tc>
        <w:tc>
          <w:tcPr>
            <w:tcW w:w="1531" w:type="dxa"/>
            <w:tcBorders/>
          </w:tcPr>
          <w:p>
            <w:pPr>
              <w:pStyle w:val="Compact"/>
              <w:keepNext w:val="true"/>
              <w:widowControl/>
              <w:spacing w:lineRule="exact" w:line="220" w:before="0" w:after="0"/>
              <w:jc w:val="left"/>
              <w:rPr>
                <w:kern w:val="0"/>
                <w:szCs w:val="24"/>
                <w:lang w:val="en-US" w:eastAsia="en-US" w:bidi="ar-SA"/>
                <w:ins w:id="3173" w:author="Changes 24 to 25 Oct" w:date="2026-10-25T16:02:42Z"/>
              </w:rPr>
            </w:pPr>
            <w:ins w:id="3172" w:author="Changes 24 to 25 Oct" w:date="2026-10-25T16:02:42Z">
              <w:r>
                <w:rPr>
                  <w:b/>
                  <w:bCs/>
                  <w:kern w:val="0"/>
                  <w:sz w:val="18"/>
                  <w:szCs w:val="24"/>
                  <w:lang w:val="en-US" w:eastAsia="en-US" w:bidi="ar-SA"/>
                </w:rPr>
                <w:t>N</w:t>
              </w:r>
            </w:ins>
          </w:p>
        </w:tc>
        <w:tc>
          <w:tcPr>
            <w:tcW w:w="655" w:type="dxa"/>
            <w:tcBorders/>
          </w:tcPr>
          <w:p>
            <w:pPr>
              <w:pStyle w:val="Compact"/>
              <w:keepNext w:val="true"/>
              <w:widowControl/>
              <w:spacing w:lineRule="exact" w:line="220" w:before="0" w:after="0"/>
              <w:jc w:val="left"/>
              <w:rPr>
                <w:kern w:val="0"/>
                <w:szCs w:val="24"/>
                <w:lang w:val="en-US" w:eastAsia="en-US" w:bidi="ar-SA"/>
                <w:ins w:id="3175" w:author="Changes 24 to 25 Oct" w:date="2026-10-25T16:02:42Z"/>
              </w:rPr>
            </w:pPr>
            <w:ins w:id="3174" w:author="Changes 24 to 25 Oct" w:date="2026-10-25T16:02:42Z">
              <w:r>
                <w:rPr>
                  <w:b/>
                  <w:bCs/>
                  <w:kern w:val="0"/>
                  <w:sz w:val="18"/>
                  <w:szCs w:val="24"/>
                  <w:lang w:val="en-US" w:eastAsia="en-US" w:bidi="ar-SA"/>
                </w:rPr>
                <w:t>Mean</w:t>
              </w:r>
            </w:ins>
          </w:p>
        </w:tc>
        <w:tc>
          <w:tcPr>
            <w:tcW w:w="656" w:type="dxa"/>
            <w:tcBorders/>
          </w:tcPr>
          <w:p>
            <w:pPr>
              <w:pStyle w:val="Compact"/>
              <w:keepNext w:val="true"/>
              <w:widowControl/>
              <w:spacing w:lineRule="exact" w:line="220" w:before="0" w:after="0"/>
              <w:jc w:val="left"/>
              <w:rPr>
                <w:kern w:val="0"/>
                <w:szCs w:val="24"/>
                <w:lang w:val="en-US" w:eastAsia="en-US" w:bidi="ar-SA"/>
                <w:ins w:id="3177" w:author="Changes 24 to 25 Oct" w:date="2026-10-25T16:02:42Z"/>
              </w:rPr>
            </w:pPr>
            <w:ins w:id="3176" w:author="Changes 24 to 25 Oct" w:date="2026-10-25T16:02:42Z">
              <w:r>
                <w:rPr>
                  <w:b/>
                  <w:bCs/>
                  <w:kern w:val="0"/>
                  <w:sz w:val="18"/>
                  <w:szCs w:val="24"/>
                  <w:lang w:val="en-US" w:eastAsia="en-US" w:bidi="ar-SA"/>
                </w:rPr>
                <w:t>P50</w:t>
              </w:r>
            </w:ins>
          </w:p>
        </w:tc>
        <w:tc>
          <w:tcPr>
            <w:tcW w:w="655" w:type="dxa"/>
            <w:tcBorders/>
          </w:tcPr>
          <w:p>
            <w:pPr>
              <w:pStyle w:val="Compact"/>
              <w:keepNext w:val="true"/>
              <w:widowControl/>
              <w:spacing w:lineRule="exact" w:line="220" w:before="0" w:after="0"/>
              <w:jc w:val="left"/>
              <w:rPr>
                <w:kern w:val="0"/>
                <w:szCs w:val="24"/>
                <w:lang w:val="en-US" w:eastAsia="en-US" w:bidi="ar-SA"/>
                <w:ins w:id="3179" w:author="Changes 24 to 25 Oct" w:date="2026-10-25T16:02:42Z"/>
              </w:rPr>
            </w:pPr>
            <w:ins w:id="3178" w:author="Changes 24 to 25 Oct" w:date="2026-10-25T16:02:42Z">
              <w:r>
                <w:rPr>
                  <w:b/>
                  <w:bCs/>
                  <w:kern w:val="0"/>
                  <w:sz w:val="18"/>
                  <w:szCs w:val="24"/>
                  <w:lang w:val="en-US" w:eastAsia="en-US" w:bidi="ar-SA"/>
                </w:rPr>
                <w:t>SD</w:t>
              </w:r>
            </w:ins>
          </w:p>
        </w:tc>
        <w:tc>
          <w:tcPr>
            <w:tcW w:w="846" w:type="dxa"/>
            <w:tcBorders/>
          </w:tcPr>
          <w:p>
            <w:pPr>
              <w:pStyle w:val="Compact"/>
              <w:keepNext w:val="true"/>
              <w:widowControl/>
              <w:spacing w:lineRule="exact" w:line="220" w:before="0" w:after="0"/>
              <w:jc w:val="left"/>
              <w:rPr>
                <w:kern w:val="0"/>
                <w:szCs w:val="24"/>
                <w:lang w:val="en-US" w:eastAsia="en-US" w:bidi="ar-SA"/>
                <w:ins w:id="3181" w:author="Changes 24 to 25 Oct" w:date="2026-10-25T16:02:42Z"/>
              </w:rPr>
            </w:pPr>
            <w:ins w:id="3180" w:author="Changes 24 to 25 Oct" w:date="2026-10-25T16:02:42Z">
              <w:r>
                <w:rPr>
                  <w:b/>
                  <w:bCs/>
                  <w:kern w:val="0"/>
                  <w:sz w:val="18"/>
                  <w:szCs w:val="24"/>
                  <w:lang w:val="en-US" w:eastAsia="en-US" w:bidi="ar-SA"/>
                </w:rPr>
                <w:t>N</w:t>
              </w:r>
            </w:ins>
          </w:p>
        </w:tc>
        <w:tc>
          <w:tcPr>
            <w:tcW w:w="750" w:type="dxa"/>
            <w:tcBorders/>
          </w:tcPr>
          <w:p>
            <w:pPr>
              <w:pStyle w:val="Compact"/>
              <w:keepNext w:val="true"/>
              <w:widowControl/>
              <w:spacing w:lineRule="exact" w:line="220" w:before="0" w:after="0"/>
              <w:jc w:val="left"/>
              <w:rPr>
                <w:kern w:val="0"/>
                <w:szCs w:val="24"/>
                <w:lang w:val="en-US" w:eastAsia="en-US" w:bidi="ar-SA"/>
                <w:ins w:id="3183" w:author="Changes 24 to 25 Oct" w:date="2026-10-25T16:02:42Z"/>
              </w:rPr>
            </w:pPr>
            <w:ins w:id="3182" w:author="Changes 24 to 25 Oct" w:date="2026-10-25T16:02:42Z">
              <w:r>
                <w:rPr>
                  <w:b/>
                  <w:bCs/>
                  <w:kern w:val="0"/>
                  <w:sz w:val="18"/>
                  <w:szCs w:val="24"/>
                  <w:lang w:val="en-US" w:eastAsia="en-US" w:bidi="ar-SA"/>
                </w:rPr>
                <w:t>Mean</w:t>
              </w:r>
            </w:ins>
          </w:p>
        </w:tc>
        <w:tc>
          <w:tcPr>
            <w:tcW w:w="656" w:type="dxa"/>
            <w:tcBorders/>
          </w:tcPr>
          <w:p>
            <w:pPr>
              <w:pStyle w:val="Compact"/>
              <w:keepNext w:val="true"/>
              <w:widowControl/>
              <w:spacing w:lineRule="exact" w:line="220" w:before="0" w:after="0"/>
              <w:jc w:val="left"/>
              <w:rPr>
                <w:kern w:val="0"/>
                <w:szCs w:val="24"/>
                <w:lang w:val="en-US" w:eastAsia="en-US" w:bidi="ar-SA"/>
                <w:ins w:id="3185" w:author="Changes 24 to 25 Oct" w:date="2026-10-25T16:02:42Z"/>
              </w:rPr>
            </w:pPr>
            <w:ins w:id="3184" w:author="Changes 24 to 25 Oct" w:date="2026-10-25T16:02:42Z">
              <w:r>
                <w:rPr>
                  <w:b/>
                  <w:bCs/>
                  <w:kern w:val="0"/>
                  <w:sz w:val="18"/>
                  <w:szCs w:val="24"/>
                  <w:lang w:val="en-US" w:eastAsia="en-US" w:bidi="ar-SA"/>
                </w:rPr>
                <w:t>P50</w:t>
              </w:r>
            </w:ins>
          </w:p>
        </w:tc>
        <w:tc>
          <w:tcPr>
            <w:tcW w:w="845" w:type="dxa"/>
            <w:tcBorders/>
          </w:tcPr>
          <w:p>
            <w:pPr>
              <w:pStyle w:val="Compact"/>
              <w:keepNext w:val="true"/>
              <w:widowControl/>
              <w:spacing w:lineRule="exact" w:line="220" w:before="0" w:after="0"/>
              <w:jc w:val="left"/>
              <w:rPr>
                <w:kern w:val="0"/>
                <w:szCs w:val="24"/>
                <w:lang w:val="en-US" w:eastAsia="en-US" w:bidi="ar-SA"/>
                <w:ins w:id="3187" w:author="Changes 24 to 25 Oct" w:date="2026-10-25T16:02:42Z"/>
              </w:rPr>
            </w:pPr>
            <w:ins w:id="3186" w:author="Changes 24 to 25 Oct" w:date="2026-10-25T16:02:42Z">
              <w:r>
                <w:rPr>
                  <w:b/>
                  <w:bCs/>
                  <w:kern w:val="0"/>
                  <w:sz w:val="18"/>
                  <w:szCs w:val="24"/>
                  <w:lang w:val="en-US" w:eastAsia="en-US" w:bidi="ar-SA"/>
                </w:rPr>
                <w:t>SD</w:t>
              </w:r>
            </w:ins>
          </w:p>
        </w:tc>
      </w:tr>
      <w:tr>
        <w:trPr>
          <w:ins w:id="3188"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190" w:author="Changes 24 to 25 Oct" w:date="2026-10-25T16:02:42Z"/>
              </w:rPr>
            </w:pPr>
            <w:ins w:id="3189" w:author="Changes 24 to 25 Oct" w:date="2026-10-25T16:02:42Z">
              <w:r>
                <w:rPr>
                  <w:kern w:val="0"/>
                  <w:sz w:val="18"/>
                  <w:szCs w:val="24"/>
                  <w:lang w:val="en-US" w:eastAsia="en-US" w:bidi="ar-SA"/>
                </w:rPr>
                <w:t>Wedge, US$ million</w:t>
              </w:r>
            </w:ins>
          </w:p>
        </w:tc>
        <w:tc>
          <w:tcPr>
            <w:tcW w:w="1531" w:type="dxa"/>
            <w:tcBorders/>
          </w:tcPr>
          <w:p>
            <w:pPr>
              <w:pStyle w:val="Compact"/>
              <w:keepNext w:val="true"/>
              <w:widowControl/>
              <w:spacing w:lineRule="exact" w:line="220" w:before="0" w:after="0"/>
              <w:jc w:val="left"/>
              <w:rPr>
                <w:kern w:val="0"/>
                <w:szCs w:val="24"/>
                <w:lang w:val="en-US" w:eastAsia="en-US" w:bidi="ar-SA"/>
                <w:ins w:id="3192" w:author="Changes 24 to 25 Oct" w:date="2026-10-25T16:02:42Z"/>
              </w:rPr>
            </w:pPr>
            <w:ins w:id="3191" w:author="Changes 24 to 25 Oct" w:date="2026-10-25T16:02:42Z">
              <w:r>
                <w:rPr>
                  <w:kern w:val="0"/>
                  <w:sz w:val="18"/>
                  <w:szCs w:val="24"/>
                  <w:lang w:val="en-US" w:eastAsia="en-US" w:bidi="ar-SA"/>
                </w:rPr>
                <w:t>20</w:t>
              </w:r>
            </w:ins>
          </w:p>
        </w:tc>
        <w:tc>
          <w:tcPr>
            <w:tcW w:w="655" w:type="dxa"/>
            <w:tcBorders/>
          </w:tcPr>
          <w:p>
            <w:pPr>
              <w:pStyle w:val="Compact"/>
              <w:keepNext w:val="true"/>
              <w:widowControl/>
              <w:spacing w:lineRule="exact" w:line="220" w:before="0" w:after="0"/>
              <w:jc w:val="left"/>
              <w:rPr>
                <w:kern w:val="0"/>
                <w:szCs w:val="24"/>
                <w:lang w:val="en-US" w:eastAsia="en-US" w:bidi="ar-SA"/>
                <w:ins w:id="3194" w:author="Changes 24 to 25 Oct" w:date="2026-10-25T16:02:42Z"/>
              </w:rPr>
            </w:pPr>
            <w:ins w:id="3193" w:author="Changes 24 to 25 Oct" w:date="2026-10-25T16:02:42Z">
              <w:r>
                <w:rPr>
                  <w:kern w:val="0"/>
                  <w:sz w:val="18"/>
                  <w:szCs w:val="24"/>
                  <w:lang w:val="en-US" w:eastAsia="en-US" w:bidi="ar-SA"/>
                </w:rPr>
                <w:t>7,834</w:t>
              </w:r>
            </w:ins>
          </w:p>
        </w:tc>
        <w:tc>
          <w:tcPr>
            <w:tcW w:w="656" w:type="dxa"/>
            <w:tcBorders/>
          </w:tcPr>
          <w:p>
            <w:pPr>
              <w:pStyle w:val="Compact"/>
              <w:keepNext w:val="true"/>
              <w:widowControl/>
              <w:spacing w:lineRule="exact" w:line="220" w:before="0" w:after="0"/>
              <w:jc w:val="left"/>
              <w:rPr>
                <w:kern w:val="0"/>
                <w:szCs w:val="24"/>
                <w:lang w:val="en-US" w:eastAsia="en-US" w:bidi="ar-SA"/>
                <w:ins w:id="3196" w:author="Changes 24 to 25 Oct" w:date="2026-10-25T16:02:42Z"/>
              </w:rPr>
            </w:pPr>
            <w:ins w:id="3195" w:author="Changes 24 to 25 Oct" w:date="2026-10-25T16:02:42Z">
              <w:r>
                <w:rPr>
                  <w:kern w:val="0"/>
                  <w:sz w:val="18"/>
                  <w:szCs w:val="24"/>
                  <w:lang w:val="en-US" w:eastAsia="en-US" w:bidi="ar-SA"/>
                </w:rPr>
                <w:t>6,999</w:t>
              </w:r>
            </w:ins>
          </w:p>
        </w:tc>
        <w:tc>
          <w:tcPr>
            <w:tcW w:w="655" w:type="dxa"/>
            <w:tcBorders/>
          </w:tcPr>
          <w:p>
            <w:pPr>
              <w:pStyle w:val="Compact"/>
              <w:keepNext w:val="true"/>
              <w:widowControl/>
              <w:spacing w:lineRule="exact" w:line="220" w:before="0" w:after="0"/>
              <w:jc w:val="left"/>
              <w:rPr>
                <w:kern w:val="0"/>
                <w:szCs w:val="24"/>
                <w:lang w:val="en-US" w:eastAsia="en-US" w:bidi="ar-SA"/>
                <w:ins w:id="3198" w:author="Changes 24 to 25 Oct" w:date="2026-10-25T16:02:42Z"/>
              </w:rPr>
            </w:pPr>
            <w:ins w:id="3197" w:author="Changes 24 to 25 Oct" w:date="2026-10-25T16:02:42Z">
              <w:r>
                <w:rPr>
                  <w:kern w:val="0"/>
                  <w:sz w:val="18"/>
                  <w:szCs w:val="24"/>
                  <w:lang w:val="en-US" w:eastAsia="en-US" w:bidi="ar-SA"/>
                </w:rPr>
                <w:t>5,311</w:t>
              </w:r>
            </w:ins>
          </w:p>
        </w:tc>
        <w:tc>
          <w:tcPr>
            <w:tcW w:w="846" w:type="dxa"/>
            <w:tcBorders/>
          </w:tcPr>
          <w:p>
            <w:pPr>
              <w:pStyle w:val="Compact"/>
              <w:keepNext w:val="true"/>
              <w:widowControl/>
              <w:spacing w:lineRule="exact" w:line="220" w:before="0" w:after="0"/>
              <w:jc w:val="left"/>
              <w:rPr>
                <w:kern w:val="0"/>
                <w:szCs w:val="24"/>
                <w:lang w:val="en-US" w:eastAsia="en-US" w:bidi="ar-SA"/>
                <w:ins w:id="3200" w:author="Changes 24 to 25 Oct" w:date="2026-10-25T16:02:42Z"/>
              </w:rPr>
            </w:pPr>
            <w:ins w:id="3199" w:author="Changes 24 to 25 Oct" w:date="2026-10-25T16:02:42Z">
              <w:r>
                <w:rPr>
                  <w:kern w:val="0"/>
                  <w:sz w:val="18"/>
                  <w:szCs w:val="24"/>
                  <w:lang w:val="en-US" w:eastAsia="en-US" w:bidi="ar-SA"/>
                </w:rPr>
                <w:t>193</w:t>
              </w:r>
            </w:ins>
          </w:p>
        </w:tc>
        <w:tc>
          <w:tcPr>
            <w:tcW w:w="750" w:type="dxa"/>
            <w:tcBorders/>
          </w:tcPr>
          <w:p>
            <w:pPr>
              <w:pStyle w:val="Compact"/>
              <w:keepNext w:val="true"/>
              <w:widowControl/>
              <w:spacing w:lineRule="exact" w:line="220" w:before="0" w:after="0"/>
              <w:jc w:val="left"/>
              <w:rPr>
                <w:kern w:val="0"/>
                <w:szCs w:val="24"/>
                <w:lang w:val="en-US" w:eastAsia="en-US" w:bidi="ar-SA"/>
                <w:ins w:id="3202" w:author="Changes 24 to 25 Oct" w:date="2026-10-25T16:02:42Z"/>
              </w:rPr>
            </w:pPr>
            <w:ins w:id="3201" w:author="Changes 24 to 25 Oct" w:date="2026-10-25T16:02:42Z">
              <w:r>
                <w:rPr>
                  <w:kern w:val="0"/>
                  <w:sz w:val="18"/>
                  <w:szCs w:val="24"/>
                  <w:lang w:val="en-US" w:eastAsia="en-US" w:bidi="ar-SA"/>
                </w:rPr>
                <w:t>50,439</w:t>
              </w:r>
            </w:ins>
          </w:p>
        </w:tc>
        <w:tc>
          <w:tcPr>
            <w:tcW w:w="656" w:type="dxa"/>
            <w:tcBorders/>
          </w:tcPr>
          <w:p>
            <w:pPr>
              <w:pStyle w:val="Compact"/>
              <w:keepNext w:val="true"/>
              <w:widowControl/>
              <w:spacing w:lineRule="exact" w:line="220" w:before="0" w:after="0"/>
              <w:jc w:val="left"/>
              <w:rPr>
                <w:kern w:val="0"/>
                <w:szCs w:val="24"/>
                <w:lang w:val="en-US" w:eastAsia="en-US" w:bidi="ar-SA"/>
                <w:ins w:id="3204" w:author="Changes 24 to 25 Oct" w:date="2026-10-25T16:02:42Z"/>
              </w:rPr>
            </w:pPr>
            <w:ins w:id="3203" w:author="Changes 24 to 25 Oct" w:date="2026-10-25T16:02:42Z">
              <w:r>
                <w:rPr>
                  <w:kern w:val="0"/>
                  <w:sz w:val="18"/>
                  <w:szCs w:val="24"/>
                  <w:lang w:val="en-US" w:eastAsia="en-US" w:bidi="ar-SA"/>
                </w:rPr>
                <w:t>3,732</w:t>
              </w:r>
            </w:ins>
          </w:p>
        </w:tc>
        <w:tc>
          <w:tcPr>
            <w:tcW w:w="845" w:type="dxa"/>
            <w:tcBorders/>
          </w:tcPr>
          <w:p>
            <w:pPr>
              <w:pStyle w:val="Compact"/>
              <w:keepNext w:val="true"/>
              <w:widowControl/>
              <w:spacing w:lineRule="exact" w:line="220" w:before="0" w:after="0"/>
              <w:jc w:val="left"/>
              <w:rPr>
                <w:kern w:val="0"/>
                <w:szCs w:val="24"/>
                <w:lang w:val="en-US" w:eastAsia="en-US" w:bidi="ar-SA"/>
                <w:ins w:id="3206" w:author="Changes 24 to 25 Oct" w:date="2026-10-25T16:02:42Z"/>
              </w:rPr>
            </w:pPr>
            <w:ins w:id="3205" w:author="Changes 24 to 25 Oct" w:date="2026-10-25T16:02:42Z">
              <w:r>
                <w:rPr>
                  <w:kern w:val="0"/>
                  <w:sz w:val="18"/>
                  <w:szCs w:val="24"/>
                  <w:lang w:val="en-US" w:eastAsia="en-US" w:bidi="ar-SA"/>
                </w:rPr>
                <w:t>142,180</w:t>
              </w:r>
            </w:ins>
          </w:p>
        </w:tc>
      </w:tr>
      <w:tr>
        <w:trPr>
          <w:ins w:id="3207"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209" w:author="Changes 24 to 25 Oct" w:date="2026-10-25T16:02:42Z"/>
              </w:rPr>
            </w:pPr>
            <w:ins w:id="3208" w:author="Changes 24 to 25 Oct" w:date="2026-10-25T16:02:42Z">
              <w:r>
                <w:rPr>
                  <w:kern w:val="0"/>
                  <w:sz w:val="18"/>
                  <w:szCs w:val="24"/>
                  <w:lang w:val="en-US" w:eastAsia="en-US" w:bidi="ar-SA"/>
                </w:rPr>
                <w:t>Ecosystem ratio</w:t>
              </w:r>
            </w:ins>
          </w:p>
        </w:tc>
        <w:tc>
          <w:tcPr>
            <w:tcW w:w="1531" w:type="dxa"/>
            <w:tcBorders/>
          </w:tcPr>
          <w:p>
            <w:pPr>
              <w:pStyle w:val="Compact"/>
              <w:keepNext w:val="true"/>
              <w:widowControl/>
              <w:spacing w:lineRule="exact" w:line="220" w:before="0" w:after="0"/>
              <w:jc w:val="left"/>
              <w:rPr>
                <w:kern w:val="0"/>
                <w:szCs w:val="24"/>
                <w:lang w:val="en-US" w:eastAsia="en-US" w:bidi="ar-SA"/>
                <w:ins w:id="3211" w:author="Changes 24 to 25 Oct" w:date="2026-10-25T16:02:42Z"/>
              </w:rPr>
            </w:pPr>
            <w:ins w:id="3210" w:author="Changes 24 to 25 Oct" w:date="2026-10-25T16:02:42Z">
              <w:r>
                <w:rPr>
                  <w:kern w:val="0"/>
                  <w:sz w:val="18"/>
                  <w:szCs w:val="24"/>
                  <w:lang w:val="en-US" w:eastAsia="en-US" w:bidi="ar-SA"/>
                </w:rPr>
                <w:t>20</w:t>
              </w:r>
            </w:ins>
          </w:p>
        </w:tc>
        <w:tc>
          <w:tcPr>
            <w:tcW w:w="655" w:type="dxa"/>
            <w:tcBorders/>
          </w:tcPr>
          <w:p>
            <w:pPr>
              <w:pStyle w:val="Compact"/>
              <w:keepNext w:val="true"/>
              <w:widowControl/>
              <w:spacing w:lineRule="exact" w:line="220" w:before="0" w:after="0"/>
              <w:jc w:val="left"/>
              <w:rPr>
                <w:kern w:val="0"/>
                <w:szCs w:val="24"/>
                <w:lang w:val="en-US" w:eastAsia="en-US" w:bidi="ar-SA"/>
                <w:ins w:id="3213" w:author="Changes 24 to 25 Oct" w:date="2026-10-25T16:02:42Z"/>
              </w:rPr>
            </w:pPr>
            <w:ins w:id="3212" w:author="Changes 24 to 25 Oct" w:date="2026-10-25T16:02:42Z">
              <w:r>
                <w:rPr>
                  <w:kern w:val="0"/>
                  <w:sz w:val="18"/>
                  <w:szCs w:val="24"/>
                  <w:lang w:val="en-US" w:eastAsia="en-US" w:bidi="ar-SA"/>
                </w:rPr>
                <w:t>25.08</w:t>
              </w:r>
            </w:ins>
          </w:p>
        </w:tc>
        <w:tc>
          <w:tcPr>
            <w:tcW w:w="656" w:type="dxa"/>
            <w:tcBorders/>
          </w:tcPr>
          <w:p>
            <w:pPr>
              <w:pStyle w:val="Compact"/>
              <w:keepNext w:val="true"/>
              <w:widowControl/>
              <w:spacing w:lineRule="exact" w:line="220" w:before="0" w:after="0"/>
              <w:jc w:val="left"/>
              <w:rPr>
                <w:kern w:val="0"/>
                <w:szCs w:val="24"/>
                <w:lang w:val="en-US" w:eastAsia="en-US" w:bidi="ar-SA"/>
                <w:ins w:id="3215" w:author="Changes 24 to 25 Oct" w:date="2026-10-25T16:02:42Z"/>
              </w:rPr>
            </w:pPr>
            <w:ins w:id="3214" w:author="Changes 24 to 25 Oct" w:date="2026-10-25T16:02:42Z">
              <w:r>
                <w:rPr>
                  <w:kern w:val="0"/>
                  <w:sz w:val="18"/>
                  <w:szCs w:val="24"/>
                  <w:lang w:val="en-US" w:eastAsia="en-US" w:bidi="ar-SA"/>
                </w:rPr>
                <w:t>34.66</w:t>
              </w:r>
            </w:ins>
          </w:p>
        </w:tc>
        <w:tc>
          <w:tcPr>
            <w:tcW w:w="655" w:type="dxa"/>
            <w:tcBorders/>
          </w:tcPr>
          <w:p>
            <w:pPr>
              <w:pStyle w:val="Compact"/>
              <w:keepNext w:val="true"/>
              <w:widowControl/>
              <w:spacing w:lineRule="exact" w:line="220" w:before="0" w:after="0"/>
              <w:jc w:val="left"/>
              <w:rPr>
                <w:kern w:val="0"/>
                <w:szCs w:val="24"/>
                <w:lang w:val="en-US" w:eastAsia="en-US" w:bidi="ar-SA"/>
                <w:ins w:id="3217" w:author="Changes 24 to 25 Oct" w:date="2026-10-25T16:02:42Z"/>
              </w:rPr>
            </w:pPr>
            <w:ins w:id="3216" w:author="Changes 24 to 25 Oct" w:date="2026-10-25T16:02:42Z">
              <w:r>
                <w:rPr>
                  <w:kern w:val="0"/>
                  <w:sz w:val="18"/>
                  <w:szCs w:val="24"/>
                  <w:lang w:val="en-US" w:eastAsia="en-US" w:bidi="ar-SA"/>
                </w:rPr>
                <w:t>14.95</w:t>
              </w:r>
            </w:ins>
          </w:p>
        </w:tc>
        <w:tc>
          <w:tcPr>
            <w:tcW w:w="846" w:type="dxa"/>
            <w:tcBorders/>
          </w:tcPr>
          <w:p>
            <w:pPr>
              <w:pStyle w:val="Compact"/>
              <w:keepNext w:val="true"/>
              <w:widowControl/>
              <w:spacing w:lineRule="exact" w:line="220" w:before="0" w:after="0"/>
              <w:jc w:val="left"/>
              <w:rPr>
                <w:kern w:val="0"/>
                <w:szCs w:val="24"/>
                <w:lang w:val="en-US" w:eastAsia="en-US" w:bidi="ar-SA"/>
                <w:ins w:id="3219" w:author="Changes 24 to 25 Oct" w:date="2026-10-25T16:02:42Z"/>
              </w:rPr>
            </w:pPr>
            <w:ins w:id="3218" w:author="Changes 24 to 25 Oct" w:date="2026-10-25T16:02:42Z">
              <w:r>
                <w:rPr>
                  <w:kern w:val="0"/>
                  <w:sz w:val="18"/>
                  <w:szCs w:val="24"/>
                  <w:lang w:val="en-US" w:eastAsia="en-US" w:bidi="ar-SA"/>
                </w:rPr>
                <w:t>193</w:t>
              </w:r>
            </w:ins>
          </w:p>
        </w:tc>
        <w:tc>
          <w:tcPr>
            <w:tcW w:w="750" w:type="dxa"/>
            <w:tcBorders/>
          </w:tcPr>
          <w:p>
            <w:pPr>
              <w:pStyle w:val="Compact"/>
              <w:keepNext w:val="true"/>
              <w:widowControl/>
              <w:spacing w:lineRule="exact" w:line="220" w:before="0" w:after="0"/>
              <w:jc w:val="left"/>
              <w:rPr>
                <w:kern w:val="0"/>
                <w:szCs w:val="24"/>
                <w:lang w:val="en-US" w:eastAsia="en-US" w:bidi="ar-SA"/>
                <w:ins w:id="3221" w:author="Changes 24 to 25 Oct" w:date="2026-10-25T16:02:42Z"/>
              </w:rPr>
            </w:pPr>
            <w:ins w:id="3220" w:author="Changes 24 to 25 Oct" w:date="2026-10-25T16:02:42Z">
              <w:r>
                <w:rPr>
                  <w:kern w:val="0"/>
                  <w:sz w:val="18"/>
                  <w:szCs w:val="24"/>
                  <w:lang w:val="en-US" w:eastAsia="en-US" w:bidi="ar-SA"/>
                </w:rPr>
                <w:t>8.84</w:t>
              </w:r>
            </w:ins>
          </w:p>
        </w:tc>
        <w:tc>
          <w:tcPr>
            <w:tcW w:w="656" w:type="dxa"/>
            <w:tcBorders/>
          </w:tcPr>
          <w:p>
            <w:pPr>
              <w:pStyle w:val="Compact"/>
              <w:keepNext w:val="true"/>
              <w:widowControl/>
              <w:spacing w:lineRule="exact" w:line="220" w:before="0" w:after="0"/>
              <w:jc w:val="left"/>
              <w:rPr>
                <w:kern w:val="0"/>
                <w:szCs w:val="24"/>
                <w:lang w:val="en-US" w:eastAsia="en-US" w:bidi="ar-SA"/>
                <w:ins w:id="3223" w:author="Changes 24 to 25 Oct" w:date="2026-10-25T16:02:42Z"/>
              </w:rPr>
            </w:pPr>
            <w:ins w:id="3222" w:author="Changes 24 to 25 Oct" w:date="2026-10-25T16:02:42Z">
              <w:r>
                <w:rPr>
                  <w:kern w:val="0"/>
                  <w:sz w:val="18"/>
                  <w:szCs w:val="24"/>
                  <w:lang w:val="en-US" w:eastAsia="en-US" w:bidi="ar-SA"/>
                </w:rPr>
                <w:t>5.50</w:t>
              </w:r>
            </w:ins>
          </w:p>
        </w:tc>
        <w:tc>
          <w:tcPr>
            <w:tcW w:w="845" w:type="dxa"/>
            <w:tcBorders/>
          </w:tcPr>
          <w:p>
            <w:pPr>
              <w:pStyle w:val="Compact"/>
              <w:keepNext w:val="true"/>
              <w:widowControl/>
              <w:spacing w:lineRule="exact" w:line="220" w:before="0" w:after="0"/>
              <w:jc w:val="left"/>
              <w:rPr>
                <w:kern w:val="0"/>
                <w:szCs w:val="24"/>
                <w:lang w:val="en-US" w:eastAsia="en-US" w:bidi="ar-SA"/>
                <w:ins w:id="3225" w:author="Changes 24 to 25 Oct" w:date="2026-10-25T16:02:42Z"/>
              </w:rPr>
            </w:pPr>
            <w:ins w:id="3224" w:author="Changes 24 to 25 Oct" w:date="2026-10-25T16:02:42Z">
              <w:r>
                <w:rPr>
                  <w:kern w:val="0"/>
                  <w:sz w:val="18"/>
                  <w:szCs w:val="24"/>
                  <w:lang w:val="en-US" w:eastAsia="en-US" w:bidi="ar-SA"/>
                </w:rPr>
                <w:t>9.56</w:t>
              </w:r>
            </w:ins>
          </w:p>
        </w:tc>
      </w:tr>
      <w:tr>
        <w:trPr>
          <w:ins w:id="3226"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228" w:author="Changes 24 to 25 Oct" w:date="2026-10-25T16:02:42Z"/>
              </w:rPr>
            </w:pPr>
            <w:ins w:id="3227" w:author="Changes 24 to 25 Oct" w:date="2026-10-25T16:02:42Z">
              <w:r>
                <w:rPr>
                  <w:kern w:val="0"/>
                  <w:sz w:val="18"/>
                  <w:szCs w:val="24"/>
                  <w:lang w:val="en-US" w:eastAsia="en-US" w:bidi="ar-SA"/>
                </w:rPr>
                <w:t>Revenue growth, g(R)</w:t>
              </w:r>
            </w:ins>
          </w:p>
        </w:tc>
        <w:tc>
          <w:tcPr>
            <w:tcW w:w="1531" w:type="dxa"/>
            <w:tcBorders/>
          </w:tcPr>
          <w:p>
            <w:pPr>
              <w:pStyle w:val="Compact"/>
              <w:keepNext w:val="true"/>
              <w:widowControl/>
              <w:spacing w:lineRule="exact" w:line="220" w:before="0" w:after="0"/>
              <w:jc w:val="left"/>
              <w:rPr>
                <w:kern w:val="0"/>
                <w:szCs w:val="24"/>
                <w:lang w:val="en-US" w:eastAsia="en-US" w:bidi="ar-SA"/>
                <w:ins w:id="3230" w:author="Changes 24 to 25 Oct" w:date="2026-10-25T16:02:42Z"/>
              </w:rPr>
            </w:pPr>
            <w:ins w:id="3229" w:author="Changes 24 to 25 Oct" w:date="2026-10-25T16:02:42Z">
              <w:r>
                <w:rPr>
                  <w:kern w:val="0"/>
                  <w:sz w:val="18"/>
                  <w:szCs w:val="24"/>
                  <w:lang w:val="en-US" w:eastAsia="en-US" w:bidi="ar-SA"/>
                </w:rPr>
                <w:t>15</w:t>
              </w:r>
            </w:ins>
          </w:p>
        </w:tc>
        <w:tc>
          <w:tcPr>
            <w:tcW w:w="655" w:type="dxa"/>
            <w:tcBorders/>
          </w:tcPr>
          <w:p>
            <w:pPr>
              <w:pStyle w:val="Compact"/>
              <w:keepNext w:val="true"/>
              <w:widowControl/>
              <w:spacing w:lineRule="exact" w:line="220" w:before="0" w:after="0"/>
              <w:jc w:val="left"/>
              <w:rPr>
                <w:kern w:val="0"/>
                <w:szCs w:val="24"/>
                <w:lang w:val="en-US" w:eastAsia="en-US" w:bidi="ar-SA"/>
                <w:ins w:id="3232" w:author="Changes 24 to 25 Oct" w:date="2026-10-25T16:02:42Z"/>
              </w:rPr>
            </w:pPr>
            <w:ins w:id="3231" w:author="Changes 24 to 25 Oct" w:date="2026-10-25T16:02:42Z">
              <w:r>
                <w:rPr>
                  <w:kern w:val="0"/>
                  <w:sz w:val="18"/>
                  <w:szCs w:val="24"/>
                  <w:lang w:val="en-US" w:eastAsia="en-US" w:bidi="ar-SA"/>
                </w:rPr>
                <w:t>0.53</w:t>
              </w:r>
            </w:ins>
          </w:p>
        </w:tc>
        <w:tc>
          <w:tcPr>
            <w:tcW w:w="656" w:type="dxa"/>
            <w:tcBorders/>
          </w:tcPr>
          <w:p>
            <w:pPr>
              <w:pStyle w:val="Compact"/>
              <w:keepNext w:val="true"/>
              <w:widowControl/>
              <w:spacing w:lineRule="exact" w:line="220" w:before="0" w:after="0"/>
              <w:jc w:val="left"/>
              <w:rPr>
                <w:kern w:val="0"/>
                <w:szCs w:val="24"/>
                <w:lang w:val="en-US" w:eastAsia="en-US" w:bidi="ar-SA"/>
                <w:ins w:id="3234" w:author="Changes 24 to 25 Oct" w:date="2026-10-25T16:02:42Z"/>
              </w:rPr>
            </w:pPr>
            <w:ins w:id="3233" w:author="Changes 24 to 25 Oct" w:date="2026-10-25T16:02:42Z">
              <w:r>
                <w:rPr>
                  <w:kern w:val="0"/>
                  <w:sz w:val="18"/>
                  <w:szCs w:val="24"/>
                  <w:lang w:val="en-US" w:eastAsia="en-US" w:bidi="ar-SA"/>
                </w:rPr>
                <w:t>0.38</w:t>
              </w:r>
            </w:ins>
          </w:p>
        </w:tc>
        <w:tc>
          <w:tcPr>
            <w:tcW w:w="655" w:type="dxa"/>
            <w:tcBorders/>
          </w:tcPr>
          <w:p>
            <w:pPr>
              <w:pStyle w:val="Compact"/>
              <w:keepNext w:val="true"/>
              <w:widowControl/>
              <w:spacing w:lineRule="exact" w:line="220" w:before="0" w:after="0"/>
              <w:jc w:val="left"/>
              <w:rPr>
                <w:kern w:val="0"/>
                <w:szCs w:val="24"/>
                <w:lang w:val="en-US" w:eastAsia="en-US" w:bidi="ar-SA"/>
                <w:ins w:id="3236" w:author="Changes 24 to 25 Oct" w:date="2026-10-25T16:02:42Z"/>
              </w:rPr>
            </w:pPr>
            <w:ins w:id="3235" w:author="Changes 24 to 25 Oct" w:date="2026-10-25T16:02:42Z">
              <w:r>
                <w:rPr>
                  <w:kern w:val="0"/>
                  <w:sz w:val="18"/>
                  <w:szCs w:val="24"/>
                  <w:lang w:val="en-US" w:eastAsia="en-US" w:bidi="ar-SA"/>
                </w:rPr>
                <w:t>0.44</w:t>
              </w:r>
            </w:ins>
          </w:p>
        </w:tc>
        <w:tc>
          <w:tcPr>
            <w:tcW w:w="846" w:type="dxa"/>
            <w:tcBorders/>
          </w:tcPr>
          <w:p>
            <w:pPr>
              <w:pStyle w:val="Compact"/>
              <w:keepNext w:val="true"/>
              <w:widowControl/>
              <w:spacing w:lineRule="exact" w:line="220" w:before="0" w:after="0"/>
              <w:jc w:val="left"/>
              <w:rPr>
                <w:kern w:val="0"/>
                <w:szCs w:val="24"/>
                <w:lang w:val="en-US" w:eastAsia="en-US" w:bidi="ar-SA"/>
                <w:ins w:id="3238" w:author="Changes 24 to 25 Oct" w:date="2026-10-25T16:02:42Z"/>
              </w:rPr>
            </w:pPr>
            <w:ins w:id="3237" w:author="Changes 24 to 25 Oct" w:date="2026-10-25T16:02:42Z">
              <w:r>
                <w:rPr>
                  <w:kern w:val="0"/>
                  <w:sz w:val="18"/>
                  <w:szCs w:val="24"/>
                  <w:lang w:val="en-US" w:eastAsia="en-US" w:bidi="ar-SA"/>
                </w:rPr>
                <w:t>166</w:t>
              </w:r>
            </w:ins>
          </w:p>
        </w:tc>
        <w:tc>
          <w:tcPr>
            <w:tcW w:w="750" w:type="dxa"/>
            <w:tcBorders/>
          </w:tcPr>
          <w:p>
            <w:pPr>
              <w:pStyle w:val="Compact"/>
              <w:keepNext w:val="true"/>
              <w:widowControl/>
              <w:spacing w:lineRule="exact" w:line="220" w:before="0" w:after="0"/>
              <w:jc w:val="left"/>
              <w:rPr>
                <w:kern w:val="0"/>
                <w:szCs w:val="24"/>
                <w:lang w:val="en-US" w:eastAsia="en-US" w:bidi="ar-SA"/>
                <w:ins w:id="3240" w:author="Changes 24 to 25 Oct" w:date="2026-10-25T16:02:42Z"/>
              </w:rPr>
            </w:pPr>
            <w:ins w:id="3239" w:author="Changes 24 to 25 Oct" w:date="2026-10-25T16:02:42Z">
              <w:r>
                <w:rPr>
                  <w:kern w:val="0"/>
                  <w:sz w:val="18"/>
                  <w:szCs w:val="24"/>
                  <w:lang w:val="en-US" w:eastAsia="en-US" w:bidi="ar-SA"/>
                </w:rPr>
                <w:t>0.32</w:t>
              </w:r>
            </w:ins>
          </w:p>
        </w:tc>
        <w:tc>
          <w:tcPr>
            <w:tcW w:w="656" w:type="dxa"/>
            <w:tcBorders/>
          </w:tcPr>
          <w:p>
            <w:pPr>
              <w:pStyle w:val="Compact"/>
              <w:keepNext w:val="true"/>
              <w:widowControl/>
              <w:spacing w:lineRule="exact" w:line="220" w:before="0" w:after="0"/>
              <w:jc w:val="left"/>
              <w:rPr>
                <w:kern w:val="0"/>
                <w:szCs w:val="24"/>
                <w:lang w:val="en-US" w:eastAsia="en-US" w:bidi="ar-SA"/>
                <w:ins w:id="3242" w:author="Changes 24 to 25 Oct" w:date="2026-10-25T16:02:42Z"/>
              </w:rPr>
            </w:pPr>
            <w:ins w:id="3241" w:author="Changes 24 to 25 Oct" w:date="2026-10-25T16:02:42Z">
              <w:r>
                <w:rPr>
                  <w:kern w:val="0"/>
                  <w:sz w:val="18"/>
                  <w:szCs w:val="24"/>
                  <w:lang w:val="en-US" w:eastAsia="en-US" w:bidi="ar-SA"/>
                </w:rPr>
                <w:t>0.21</w:t>
              </w:r>
            </w:ins>
          </w:p>
        </w:tc>
        <w:tc>
          <w:tcPr>
            <w:tcW w:w="845" w:type="dxa"/>
            <w:tcBorders/>
          </w:tcPr>
          <w:p>
            <w:pPr>
              <w:pStyle w:val="Compact"/>
              <w:keepNext w:val="true"/>
              <w:widowControl/>
              <w:spacing w:lineRule="exact" w:line="220" w:before="0" w:after="0"/>
              <w:jc w:val="left"/>
              <w:rPr>
                <w:kern w:val="0"/>
                <w:szCs w:val="24"/>
                <w:lang w:val="en-US" w:eastAsia="en-US" w:bidi="ar-SA"/>
                <w:ins w:id="3244" w:author="Changes 24 to 25 Oct" w:date="2026-10-25T16:02:42Z"/>
              </w:rPr>
            </w:pPr>
            <w:ins w:id="3243" w:author="Changes 24 to 25 Oct" w:date="2026-10-25T16:02:42Z">
              <w:r>
                <w:rPr>
                  <w:kern w:val="0"/>
                  <w:sz w:val="18"/>
                  <w:szCs w:val="24"/>
                  <w:lang w:val="en-US" w:eastAsia="en-US" w:bidi="ar-SA"/>
                </w:rPr>
                <w:t>0.44</w:t>
              </w:r>
            </w:ins>
          </w:p>
        </w:tc>
      </w:tr>
      <w:tr>
        <w:trPr>
          <w:ins w:id="3245"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247" w:author="Changes 24 to 25 Oct" w:date="2026-10-25T16:02:42Z"/>
              </w:rPr>
            </w:pPr>
            <w:ins w:id="3246" w:author="Changes 24 to 25 Oct" w:date="2026-10-25T16:02:42Z">
              <w:r>
                <w:rPr>
                  <w:kern w:val="0"/>
                  <w:sz w:val="18"/>
                  <w:szCs w:val="24"/>
                  <w:lang w:val="en-US" w:eastAsia="en-US" w:bidi="ar-SA"/>
                </w:rPr>
                <w:t>Transaction value growth, g(V)</w:t>
              </w:r>
            </w:ins>
          </w:p>
        </w:tc>
        <w:tc>
          <w:tcPr>
            <w:tcW w:w="1531" w:type="dxa"/>
            <w:tcBorders/>
          </w:tcPr>
          <w:p>
            <w:pPr>
              <w:pStyle w:val="Compact"/>
              <w:keepNext w:val="true"/>
              <w:widowControl/>
              <w:spacing w:lineRule="exact" w:line="220" w:before="0" w:after="0"/>
              <w:jc w:val="left"/>
              <w:rPr>
                <w:kern w:val="0"/>
                <w:szCs w:val="24"/>
                <w:lang w:val="en-US" w:eastAsia="en-US" w:bidi="ar-SA"/>
                <w:ins w:id="3249" w:author="Changes 24 to 25 Oct" w:date="2026-10-25T16:02:42Z"/>
              </w:rPr>
            </w:pPr>
            <w:ins w:id="3248" w:author="Changes 24 to 25 Oct" w:date="2026-10-25T16:02:42Z">
              <w:r>
                <w:rPr>
                  <w:kern w:val="0"/>
                  <w:sz w:val="18"/>
                  <w:szCs w:val="24"/>
                  <w:lang w:val="en-US" w:eastAsia="en-US" w:bidi="ar-SA"/>
                </w:rPr>
                <w:t>15</w:t>
              </w:r>
            </w:ins>
          </w:p>
        </w:tc>
        <w:tc>
          <w:tcPr>
            <w:tcW w:w="655" w:type="dxa"/>
            <w:tcBorders/>
          </w:tcPr>
          <w:p>
            <w:pPr>
              <w:pStyle w:val="Compact"/>
              <w:keepNext w:val="true"/>
              <w:widowControl/>
              <w:spacing w:lineRule="exact" w:line="220" w:before="0" w:after="0"/>
              <w:jc w:val="left"/>
              <w:rPr>
                <w:kern w:val="0"/>
                <w:szCs w:val="24"/>
                <w:lang w:val="en-US" w:eastAsia="en-US" w:bidi="ar-SA"/>
                <w:ins w:id="3251" w:author="Changes 24 to 25 Oct" w:date="2026-10-25T16:02:42Z"/>
              </w:rPr>
            </w:pPr>
            <w:ins w:id="3250" w:author="Changes 24 to 25 Oct" w:date="2026-10-25T16:02:42Z">
              <w:r>
                <w:rPr>
                  <w:kern w:val="0"/>
                  <w:sz w:val="18"/>
                  <w:szCs w:val="24"/>
                  <w:lang w:val="en-US" w:eastAsia="en-US" w:bidi="ar-SA"/>
                </w:rPr>
                <w:t>0.22</w:t>
              </w:r>
            </w:ins>
          </w:p>
        </w:tc>
        <w:tc>
          <w:tcPr>
            <w:tcW w:w="656" w:type="dxa"/>
            <w:tcBorders/>
          </w:tcPr>
          <w:p>
            <w:pPr>
              <w:pStyle w:val="Compact"/>
              <w:keepNext w:val="true"/>
              <w:widowControl/>
              <w:spacing w:lineRule="exact" w:line="220" w:before="0" w:after="0"/>
              <w:jc w:val="left"/>
              <w:rPr>
                <w:kern w:val="0"/>
                <w:szCs w:val="24"/>
                <w:lang w:val="en-US" w:eastAsia="en-US" w:bidi="ar-SA"/>
                <w:ins w:id="3253" w:author="Changes 24 to 25 Oct" w:date="2026-10-25T16:02:42Z"/>
              </w:rPr>
            </w:pPr>
            <w:ins w:id="3252" w:author="Changes 24 to 25 Oct" w:date="2026-10-25T16:02:42Z">
              <w:r>
                <w:rPr>
                  <w:kern w:val="0"/>
                  <w:sz w:val="18"/>
                  <w:szCs w:val="24"/>
                  <w:lang w:val="en-US" w:eastAsia="en-US" w:bidi="ar-SA"/>
                </w:rPr>
                <w:t>0.16</w:t>
              </w:r>
            </w:ins>
          </w:p>
        </w:tc>
        <w:tc>
          <w:tcPr>
            <w:tcW w:w="655" w:type="dxa"/>
            <w:tcBorders/>
          </w:tcPr>
          <w:p>
            <w:pPr>
              <w:pStyle w:val="Compact"/>
              <w:keepNext w:val="true"/>
              <w:widowControl/>
              <w:spacing w:lineRule="exact" w:line="220" w:before="0" w:after="0"/>
              <w:jc w:val="left"/>
              <w:rPr>
                <w:kern w:val="0"/>
                <w:szCs w:val="24"/>
                <w:lang w:val="en-US" w:eastAsia="en-US" w:bidi="ar-SA"/>
                <w:ins w:id="3255" w:author="Changes 24 to 25 Oct" w:date="2026-10-25T16:02:42Z"/>
              </w:rPr>
            </w:pPr>
            <w:ins w:id="3254" w:author="Changes 24 to 25 Oct" w:date="2026-10-25T16:02:42Z">
              <w:r>
                <w:rPr>
                  <w:kern w:val="0"/>
                  <w:sz w:val="18"/>
                  <w:szCs w:val="24"/>
                  <w:lang w:val="en-US" w:eastAsia="en-US" w:bidi="ar-SA"/>
                </w:rPr>
                <w:t>0.34</w:t>
              </w:r>
            </w:ins>
          </w:p>
        </w:tc>
        <w:tc>
          <w:tcPr>
            <w:tcW w:w="846" w:type="dxa"/>
            <w:tcBorders/>
          </w:tcPr>
          <w:p>
            <w:pPr>
              <w:pStyle w:val="Compact"/>
              <w:keepNext w:val="true"/>
              <w:widowControl/>
              <w:spacing w:lineRule="exact" w:line="220" w:before="0" w:after="0"/>
              <w:jc w:val="left"/>
              <w:rPr>
                <w:kern w:val="0"/>
                <w:szCs w:val="24"/>
                <w:lang w:val="en-US" w:eastAsia="en-US" w:bidi="ar-SA"/>
                <w:ins w:id="3257" w:author="Changes 24 to 25 Oct" w:date="2026-10-25T16:02:42Z"/>
              </w:rPr>
            </w:pPr>
            <w:ins w:id="3256" w:author="Changes 24 to 25 Oct" w:date="2026-10-25T16:02:42Z">
              <w:r>
                <w:rPr>
                  <w:kern w:val="0"/>
                  <w:sz w:val="18"/>
                  <w:szCs w:val="24"/>
                  <w:lang w:val="en-US" w:eastAsia="en-US" w:bidi="ar-SA"/>
                </w:rPr>
                <w:t>166</w:t>
              </w:r>
            </w:ins>
          </w:p>
        </w:tc>
        <w:tc>
          <w:tcPr>
            <w:tcW w:w="750" w:type="dxa"/>
            <w:tcBorders/>
          </w:tcPr>
          <w:p>
            <w:pPr>
              <w:pStyle w:val="Compact"/>
              <w:keepNext w:val="true"/>
              <w:widowControl/>
              <w:spacing w:lineRule="exact" w:line="220" w:before="0" w:after="0"/>
              <w:jc w:val="left"/>
              <w:rPr>
                <w:kern w:val="0"/>
                <w:szCs w:val="24"/>
                <w:lang w:val="en-US" w:eastAsia="en-US" w:bidi="ar-SA"/>
                <w:ins w:id="3259" w:author="Changes 24 to 25 Oct" w:date="2026-10-25T16:02:42Z"/>
              </w:rPr>
            </w:pPr>
            <w:ins w:id="3258" w:author="Changes 24 to 25 Oct" w:date="2026-10-25T16:02:42Z">
              <w:r>
                <w:rPr>
                  <w:kern w:val="0"/>
                  <w:sz w:val="18"/>
                  <w:szCs w:val="24"/>
                  <w:lang w:val="en-US" w:eastAsia="en-US" w:bidi="ar-SA"/>
                </w:rPr>
                <w:t>0.26</w:t>
              </w:r>
            </w:ins>
          </w:p>
        </w:tc>
        <w:tc>
          <w:tcPr>
            <w:tcW w:w="656" w:type="dxa"/>
            <w:tcBorders/>
          </w:tcPr>
          <w:p>
            <w:pPr>
              <w:pStyle w:val="Compact"/>
              <w:keepNext w:val="true"/>
              <w:widowControl/>
              <w:spacing w:lineRule="exact" w:line="220" w:before="0" w:after="0"/>
              <w:jc w:val="left"/>
              <w:rPr>
                <w:kern w:val="0"/>
                <w:szCs w:val="24"/>
                <w:lang w:val="en-US" w:eastAsia="en-US" w:bidi="ar-SA"/>
                <w:ins w:id="3261" w:author="Changes 24 to 25 Oct" w:date="2026-10-25T16:02:42Z"/>
              </w:rPr>
            </w:pPr>
            <w:ins w:id="3260" w:author="Changes 24 to 25 Oct" w:date="2026-10-25T16:02:42Z">
              <w:r>
                <w:rPr>
                  <w:kern w:val="0"/>
                  <w:sz w:val="18"/>
                  <w:szCs w:val="24"/>
                  <w:lang w:val="en-US" w:eastAsia="en-US" w:bidi="ar-SA"/>
                </w:rPr>
                <w:t>0.16</w:t>
              </w:r>
            </w:ins>
          </w:p>
        </w:tc>
        <w:tc>
          <w:tcPr>
            <w:tcW w:w="845" w:type="dxa"/>
            <w:tcBorders/>
          </w:tcPr>
          <w:p>
            <w:pPr>
              <w:pStyle w:val="Compact"/>
              <w:keepNext w:val="true"/>
              <w:widowControl/>
              <w:spacing w:lineRule="exact" w:line="220" w:before="0" w:after="0"/>
              <w:jc w:val="left"/>
              <w:rPr>
                <w:kern w:val="0"/>
                <w:szCs w:val="24"/>
                <w:lang w:val="en-US" w:eastAsia="en-US" w:bidi="ar-SA"/>
                <w:ins w:id="3263" w:author="Changes 24 to 25 Oct" w:date="2026-10-25T16:02:42Z"/>
              </w:rPr>
            </w:pPr>
            <w:ins w:id="3262" w:author="Changes 24 to 25 Oct" w:date="2026-10-25T16:02:42Z">
              <w:r>
                <w:rPr>
                  <w:kern w:val="0"/>
                  <w:sz w:val="18"/>
                  <w:szCs w:val="24"/>
                  <w:lang w:val="en-US" w:eastAsia="en-US" w:bidi="ar-SA"/>
                </w:rPr>
                <w:t>0.40</w:t>
              </w:r>
            </w:ins>
          </w:p>
        </w:tc>
      </w:tr>
      <w:tr>
        <w:trPr>
          <w:ins w:id="3264"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266" w:author="Changes 24 to 25 Oct" w:date="2026-10-25T16:02:42Z"/>
              </w:rPr>
            </w:pPr>
            <w:ins w:id="3265" w:author="Changes 24 to 25 Oct" w:date="2026-10-25T16:02:42Z">
              <w:r>
                <w:rPr>
                  <w:kern w:val="0"/>
                  <w:sz w:val="18"/>
                  <w:szCs w:val="24"/>
                  <w:lang w:val="en-US" w:eastAsia="en-US" w:bidi="ar-SA"/>
                </w:rPr>
                <w:t>Total assets, US$ million</w:t>
              </w:r>
            </w:ins>
          </w:p>
        </w:tc>
        <w:tc>
          <w:tcPr>
            <w:tcW w:w="1531" w:type="dxa"/>
            <w:tcBorders/>
          </w:tcPr>
          <w:p>
            <w:pPr>
              <w:pStyle w:val="Compact"/>
              <w:keepNext w:val="true"/>
              <w:widowControl/>
              <w:spacing w:lineRule="exact" w:line="220" w:before="0" w:after="0"/>
              <w:jc w:val="left"/>
              <w:rPr>
                <w:kern w:val="0"/>
                <w:szCs w:val="24"/>
                <w:lang w:val="en-US" w:eastAsia="en-US" w:bidi="ar-SA"/>
                <w:ins w:id="3268" w:author="Changes 24 to 25 Oct" w:date="2026-10-25T16:02:42Z"/>
              </w:rPr>
            </w:pPr>
            <w:ins w:id="3267" w:author="Changes 24 to 25 Oct" w:date="2026-10-25T16:02:42Z">
              <w:r>
                <w:rPr>
                  <w:kern w:val="0"/>
                  <w:sz w:val="18"/>
                  <w:szCs w:val="24"/>
                  <w:lang w:val="en-US" w:eastAsia="en-US" w:bidi="ar-SA"/>
                </w:rPr>
                <w:t>20</w:t>
              </w:r>
            </w:ins>
          </w:p>
        </w:tc>
        <w:tc>
          <w:tcPr>
            <w:tcW w:w="655" w:type="dxa"/>
            <w:tcBorders/>
          </w:tcPr>
          <w:p>
            <w:pPr>
              <w:pStyle w:val="Compact"/>
              <w:keepNext w:val="true"/>
              <w:widowControl/>
              <w:spacing w:lineRule="exact" w:line="220" w:before="0" w:after="0"/>
              <w:jc w:val="left"/>
              <w:rPr>
                <w:kern w:val="0"/>
                <w:szCs w:val="24"/>
                <w:lang w:val="en-US" w:eastAsia="en-US" w:bidi="ar-SA"/>
                <w:ins w:id="3270" w:author="Changes 24 to 25 Oct" w:date="2026-10-25T16:02:42Z"/>
              </w:rPr>
            </w:pPr>
            <w:ins w:id="3269" w:author="Changes 24 to 25 Oct" w:date="2026-10-25T16:02:42Z">
              <w:r>
                <w:rPr>
                  <w:kern w:val="0"/>
                  <w:sz w:val="18"/>
                  <w:szCs w:val="24"/>
                  <w:lang w:val="en-US" w:eastAsia="en-US" w:bidi="ar-SA"/>
                </w:rPr>
                <w:t>4,300</w:t>
              </w:r>
            </w:ins>
          </w:p>
        </w:tc>
        <w:tc>
          <w:tcPr>
            <w:tcW w:w="656" w:type="dxa"/>
            <w:tcBorders/>
          </w:tcPr>
          <w:p>
            <w:pPr>
              <w:pStyle w:val="Compact"/>
              <w:keepNext w:val="true"/>
              <w:widowControl/>
              <w:spacing w:lineRule="exact" w:line="220" w:before="0" w:after="0"/>
              <w:jc w:val="left"/>
              <w:rPr>
                <w:kern w:val="0"/>
                <w:szCs w:val="24"/>
                <w:lang w:val="en-US" w:eastAsia="en-US" w:bidi="ar-SA"/>
                <w:ins w:id="3272" w:author="Changes 24 to 25 Oct" w:date="2026-10-25T16:02:42Z"/>
              </w:rPr>
            </w:pPr>
            <w:ins w:id="3271" w:author="Changes 24 to 25 Oct" w:date="2026-10-25T16:02:42Z">
              <w:r>
                <w:rPr>
                  <w:kern w:val="0"/>
                  <w:sz w:val="18"/>
                  <w:szCs w:val="24"/>
                  <w:lang w:val="en-US" w:eastAsia="en-US" w:bidi="ar-SA"/>
                </w:rPr>
                <w:t>2,751</w:t>
              </w:r>
            </w:ins>
          </w:p>
        </w:tc>
        <w:tc>
          <w:tcPr>
            <w:tcW w:w="655" w:type="dxa"/>
            <w:tcBorders/>
          </w:tcPr>
          <w:p>
            <w:pPr>
              <w:pStyle w:val="Compact"/>
              <w:keepNext w:val="true"/>
              <w:widowControl/>
              <w:spacing w:lineRule="exact" w:line="220" w:before="0" w:after="0"/>
              <w:jc w:val="left"/>
              <w:rPr>
                <w:kern w:val="0"/>
                <w:szCs w:val="24"/>
                <w:lang w:val="en-US" w:eastAsia="en-US" w:bidi="ar-SA"/>
                <w:ins w:id="3274" w:author="Changes 24 to 25 Oct" w:date="2026-10-25T16:02:42Z"/>
              </w:rPr>
            </w:pPr>
            <w:ins w:id="3273" w:author="Changes 24 to 25 Oct" w:date="2026-10-25T16:02:42Z">
              <w:r>
                <w:rPr>
                  <w:kern w:val="0"/>
                  <w:sz w:val="18"/>
                  <w:szCs w:val="24"/>
                  <w:lang w:val="en-US" w:eastAsia="en-US" w:bidi="ar-SA"/>
                </w:rPr>
                <w:t>3,727</w:t>
              </w:r>
            </w:ins>
          </w:p>
        </w:tc>
        <w:tc>
          <w:tcPr>
            <w:tcW w:w="846" w:type="dxa"/>
            <w:tcBorders/>
          </w:tcPr>
          <w:p>
            <w:pPr>
              <w:pStyle w:val="Compact"/>
              <w:keepNext w:val="true"/>
              <w:widowControl/>
              <w:spacing w:lineRule="exact" w:line="220" w:before="0" w:after="0"/>
              <w:jc w:val="left"/>
              <w:rPr>
                <w:kern w:val="0"/>
                <w:szCs w:val="24"/>
                <w:lang w:val="en-US" w:eastAsia="en-US" w:bidi="ar-SA"/>
                <w:ins w:id="3276" w:author="Changes 24 to 25 Oct" w:date="2026-10-25T16:02:42Z"/>
              </w:rPr>
            </w:pPr>
            <w:ins w:id="3275" w:author="Changes 24 to 25 Oct" w:date="2026-10-25T16:02:42Z">
              <w:r>
                <w:rPr>
                  <w:kern w:val="0"/>
                  <w:sz w:val="18"/>
                  <w:szCs w:val="24"/>
                  <w:lang w:val="en-US" w:eastAsia="en-US" w:bidi="ar-SA"/>
                </w:rPr>
                <w:t>182</w:t>
              </w:r>
            </w:ins>
          </w:p>
        </w:tc>
        <w:tc>
          <w:tcPr>
            <w:tcW w:w="750" w:type="dxa"/>
            <w:tcBorders/>
          </w:tcPr>
          <w:p>
            <w:pPr>
              <w:pStyle w:val="Compact"/>
              <w:keepNext w:val="true"/>
              <w:widowControl/>
              <w:spacing w:lineRule="exact" w:line="220" w:before="0" w:after="0"/>
              <w:jc w:val="left"/>
              <w:rPr>
                <w:kern w:val="0"/>
                <w:szCs w:val="24"/>
                <w:lang w:val="en-US" w:eastAsia="en-US" w:bidi="ar-SA"/>
                <w:ins w:id="3278" w:author="Changes 24 to 25 Oct" w:date="2026-10-25T16:02:42Z"/>
              </w:rPr>
            </w:pPr>
            <w:ins w:id="3277" w:author="Changes 24 to 25 Oct" w:date="2026-10-25T16:02:42Z">
              <w:r>
                <w:rPr>
                  <w:kern w:val="0"/>
                  <w:sz w:val="18"/>
                  <w:szCs w:val="24"/>
                  <w:lang w:val="en-US" w:eastAsia="en-US" w:bidi="ar-SA"/>
                </w:rPr>
                <w:t>13,252</w:t>
              </w:r>
            </w:ins>
          </w:p>
        </w:tc>
        <w:tc>
          <w:tcPr>
            <w:tcW w:w="656" w:type="dxa"/>
            <w:tcBorders/>
          </w:tcPr>
          <w:p>
            <w:pPr>
              <w:pStyle w:val="Compact"/>
              <w:keepNext w:val="true"/>
              <w:widowControl/>
              <w:spacing w:lineRule="exact" w:line="220" w:before="0" w:after="0"/>
              <w:jc w:val="left"/>
              <w:rPr>
                <w:kern w:val="0"/>
                <w:szCs w:val="24"/>
                <w:lang w:val="en-US" w:eastAsia="en-US" w:bidi="ar-SA"/>
                <w:ins w:id="3280" w:author="Changes 24 to 25 Oct" w:date="2026-10-25T16:02:42Z"/>
              </w:rPr>
            </w:pPr>
            <w:ins w:id="3279" w:author="Changes 24 to 25 Oct" w:date="2026-10-25T16:02:42Z">
              <w:r>
                <w:rPr>
                  <w:kern w:val="0"/>
                  <w:sz w:val="18"/>
                  <w:szCs w:val="24"/>
                  <w:lang w:val="en-US" w:eastAsia="en-US" w:bidi="ar-SA"/>
                </w:rPr>
                <w:t>1,461</w:t>
              </w:r>
            </w:ins>
          </w:p>
        </w:tc>
        <w:tc>
          <w:tcPr>
            <w:tcW w:w="845" w:type="dxa"/>
            <w:tcBorders/>
          </w:tcPr>
          <w:p>
            <w:pPr>
              <w:pStyle w:val="Compact"/>
              <w:keepNext w:val="true"/>
              <w:widowControl/>
              <w:spacing w:lineRule="exact" w:line="220" w:before="0" w:after="0"/>
              <w:jc w:val="left"/>
              <w:rPr>
                <w:kern w:val="0"/>
                <w:szCs w:val="24"/>
                <w:lang w:val="en-US" w:eastAsia="en-US" w:bidi="ar-SA"/>
                <w:ins w:id="3282" w:author="Changes 24 to 25 Oct" w:date="2026-10-25T16:02:42Z"/>
              </w:rPr>
            </w:pPr>
            <w:ins w:id="3281" w:author="Changes 24 to 25 Oct" w:date="2026-10-25T16:02:42Z">
              <w:r>
                <w:rPr>
                  <w:kern w:val="0"/>
                  <w:sz w:val="18"/>
                  <w:szCs w:val="24"/>
                  <w:lang w:val="en-US" w:eastAsia="en-US" w:bidi="ar-SA"/>
                </w:rPr>
                <w:t>35,325</w:t>
              </w:r>
            </w:ins>
          </w:p>
        </w:tc>
      </w:tr>
      <w:tr>
        <w:trPr>
          <w:ins w:id="3283"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285" w:author="Changes 24 to 25 Oct" w:date="2026-10-25T16:02:42Z"/>
              </w:rPr>
            </w:pPr>
            <w:ins w:id="3284" w:author="Changes 24 to 25 Oct" w:date="2026-10-25T16:02:42Z">
              <w:r>
                <w:rPr>
                  <w:kern w:val="0"/>
                  <w:sz w:val="18"/>
                  <w:szCs w:val="24"/>
                  <w:lang w:val="en-US" w:eastAsia="en-US" w:bidi="ar-SA"/>
                </w:rPr>
                <w:t>Years since listing</w:t>
              </w:r>
            </w:ins>
          </w:p>
        </w:tc>
        <w:tc>
          <w:tcPr>
            <w:tcW w:w="1531" w:type="dxa"/>
            <w:tcBorders/>
          </w:tcPr>
          <w:p>
            <w:pPr>
              <w:pStyle w:val="Compact"/>
              <w:keepNext w:val="true"/>
              <w:widowControl/>
              <w:spacing w:lineRule="exact" w:line="220" w:before="0" w:after="0"/>
              <w:jc w:val="left"/>
              <w:rPr>
                <w:kern w:val="0"/>
                <w:szCs w:val="24"/>
                <w:lang w:val="en-US" w:eastAsia="en-US" w:bidi="ar-SA"/>
                <w:ins w:id="3287" w:author="Changes 24 to 25 Oct" w:date="2026-10-25T16:02:42Z"/>
              </w:rPr>
            </w:pPr>
            <w:ins w:id="3286" w:author="Changes 24 to 25 Oct" w:date="2026-10-25T16:02:42Z">
              <w:r>
                <w:rPr>
                  <w:kern w:val="0"/>
                  <w:sz w:val="18"/>
                  <w:szCs w:val="24"/>
                  <w:lang w:val="en-US" w:eastAsia="en-US" w:bidi="ar-SA"/>
                </w:rPr>
                <w:t>20</w:t>
              </w:r>
            </w:ins>
          </w:p>
        </w:tc>
        <w:tc>
          <w:tcPr>
            <w:tcW w:w="655" w:type="dxa"/>
            <w:tcBorders/>
          </w:tcPr>
          <w:p>
            <w:pPr>
              <w:pStyle w:val="Compact"/>
              <w:keepNext w:val="true"/>
              <w:widowControl/>
              <w:spacing w:lineRule="exact" w:line="220" w:before="0" w:after="0"/>
              <w:jc w:val="left"/>
              <w:rPr>
                <w:kern w:val="0"/>
                <w:szCs w:val="24"/>
                <w:lang w:val="en-US" w:eastAsia="en-US" w:bidi="ar-SA"/>
                <w:ins w:id="3289" w:author="Changes 24 to 25 Oct" w:date="2026-10-25T16:02:42Z"/>
              </w:rPr>
            </w:pPr>
            <w:ins w:id="3288" w:author="Changes 24 to 25 Oct" w:date="2026-10-25T16:02:42Z">
              <w:r>
                <w:rPr>
                  <w:kern w:val="0"/>
                  <w:sz w:val="18"/>
                  <w:szCs w:val="24"/>
                  <w:lang w:val="en-US" w:eastAsia="en-US" w:bidi="ar-SA"/>
                </w:rPr>
                <w:t>1.10</w:t>
              </w:r>
            </w:ins>
          </w:p>
        </w:tc>
        <w:tc>
          <w:tcPr>
            <w:tcW w:w="656" w:type="dxa"/>
            <w:tcBorders/>
          </w:tcPr>
          <w:p>
            <w:pPr>
              <w:pStyle w:val="Compact"/>
              <w:keepNext w:val="true"/>
              <w:widowControl/>
              <w:spacing w:lineRule="exact" w:line="220" w:before="0" w:after="0"/>
              <w:jc w:val="left"/>
              <w:rPr>
                <w:kern w:val="0"/>
                <w:szCs w:val="24"/>
                <w:lang w:val="en-US" w:eastAsia="en-US" w:bidi="ar-SA"/>
                <w:ins w:id="3291" w:author="Changes 24 to 25 Oct" w:date="2026-10-25T16:02:42Z"/>
              </w:rPr>
            </w:pPr>
            <w:ins w:id="3290" w:author="Changes 24 to 25 Oct" w:date="2026-10-25T16:02:42Z">
              <w:r>
                <w:rPr>
                  <w:kern w:val="0"/>
                  <w:sz w:val="18"/>
                  <w:szCs w:val="24"/>
                  <w:lang w:val="en-US" w:eastAsia="en-US" w:bidi="ar-SA"/>
                </w:rPr>
                <w:t>1.00</w:t>
              </w:r>
            </w:ins>
          </w:p>
        </w:tc>
        <w:tc>
          <w:tcPr>
            <w:tcW w:w="655" w:type="dxa"/>
            <w:tcBorders/>
          </w:tcPr>
          <w:p>
            <w:pPr>
              <w:pStyle w:val="Compact"/>
              <w:keepNext w:val="true"/>
              <w:widowControl/>
              <w:spacing w:lineRule="exact" w:line="220" w:before="0" w:after="0"/>
              <w:jc w:val="left"/>
              <w:rPr>
                <w:kern w:val="0"/>
                <w:szCs w:val="24"/>
                <w:lang w:val="en-US" w:eastAsia="en-US" w:bidi="ar-SA"/>
                <w:ins w:id="3293" w:author="Changes 24 to 25 Oct" w:date="2026-10-25T16:02:42Z"/>
              </w:rPr>
            </w:pPr>
            <w:ins w:id="3292" w:author="Changes 24 to 25 Oct" w:date="2026-10-25T16:02:42Z">
              <w:r>
                <w:rPr>
                  <w:kern w:val="0"/>
                  <w:sz w:val="18"/>
                  <w:szCs w:val="24"/>
                  <w:lang w:val="en-US" w:eastAsia="en-US" w:bidi="ar-SA"/>
                </w:rPr>
                <w:t>1.12</w:t>
              </w:r>
            </w:ins>
          </w:p>
        </w:tc>
        <w:tc>
          <w:tcPr>
            <w:tcW w:w="846" w:type="dxa"/>
            <w:tcBorders/>
          </w:tcPr>
          <w:p>
            <w:pPr>
              <w:pStyle w:val="Compact"/>
              <w:keepNext w:val="true"/>
              <w:widowControl/>
              <w:spacing w:lineRule="exact" w:line="220" w:before="0" w:after="0"/>
              <w:jc w:val="left"/>
              <w:rPr>
                <w:kern w:val="0"/>
                <w:szCs w:val="24"/>
                <w:lang w:val="en-US" w:eastAsia="en-US" w:bidi="ar-SA"/>
                <w:ins w:id="3295" w:author="Changes 24 to 25 Oct" w:date="2026-10-25T16:02:42Z"/>
              </w:rPr>
            </w:pPr>
            <w:ins w:id="3294" w:author="Changes 24 to 25 Oct" w:date="2026-10-25T16:02:42Z">
              <w:r>
                <w:rPr>
                  <w:kern w:val="0"/>
                  <w:sz w:val="18"/>
                  <w:szCs w:val="24"/>
                  <w:lang w:val="en-US" w:eastAsia="en-US" w:bidi="ar-SA"/>
                </w:rPr>
                <w:t>193</w:t>
              </w:r>
            </w:ins>
          </w:p>
        </w:tc>
        <w:tc>
          <w:tcPr>
            <w:tcW w:w="750" w:type="dxa"/>
            <w:tcBorders/>
          </w:tcPr>
          <w:p>
            <w:pPr>
              <w:pStyle w:val="Compact"/>
              <w:keepNext w:val="true"/>
              <w:widowControl/>
              <w:spacing w:lineRule="exact" w:line="220" w:before="0" w:after="0"/>
              <w:jc w:val="left"/>
              <w:rPr>
                <w:kern w:val="0"/>
                <w:szCs w:val="24"/>
                <w:lang w:val="en-US" w:eastAsia="en-US" w:bidi="ar-SA"/>
                <w:ins w:id="3297" w:author="Changes 24 to 25 Oct" w:date="2026-10-25T16:02:42Z"/>
              </w:rPr>
            </w:pPr>
            <w:ins w:id="3296" w:author="Changes 24 to 25 Oct" w:date="2026-10-25T16:02:42Z">
              <w:r>
                <w:rPr>
                  <w:kern w:val="0"/>
                  <w:sz w:val="18"/>
                  <w:szCs w:val="24"/>
                  <w:lang w:val="en-US" w:eastAsia="en-US" w:bidi="ar-SA"/>
                </w:rPr>
                <w:t>6.38</w:t>
              </w:r>
            </w:ins>
          </w:p>
        </w:tc>
        <w:tc>
          <w:tcPr>
            <w:tcW w:w="656" w:type="dxa"/>
            <w:tcBorders/>
          </w:tcPr>
          <w:p>
            <w:pPr>
              <w:pStyle w:val="Compact"/>
              <w:keepNext w:val="true"/>
              <w:widowControl/>
              <w:spacing w:lineRule="exact" w:line="220" w:before="0" w:after="0"/>
              <w:jc w:val="left"/>
              <w:rPr>
                <w:kern w:val="0"/>
                <w:szCs w:val="24"/>
                <w:lang w:val="en-US" w:eastAsia="en-US" w:bidi="ar-SA"/>
                <w:ins w:id="3299" w:author="Changes 24 to 25 Oct" w:date="2026-10-25T16:02:42Z"/>
              </w:rPr>
            </w:pPr>
            <w:ins w:id="3298" w:author="Changes 24 to 25 Oct" w:date="2026-10-25T16:02:42Z">
              <w:r>
                <w:rPr>
                  <w:kern w:val="0"/>
                  <w:sz w:val="18"/>
                  <w:szCs w:val="24"/>
                  <w:lang w:val="en-US" w:eastAsia="en-US" w:bidi="ar-SA"/>
                </w:rPr>
                <w:t>4.00</w:t>
              </w:r>
            </w:ins>
          </w:p>
        </w:tc>
        <w:tc>
          <w:tcPr>
            <w:tcW w:w="845" w:type="dxa"/>
            <w:tcBorders/>
          </w:tcPr>
          <w:p>
            <w:pPr>
              <w:pStyle w:val="Compact"/>
              <w:keepNext w:val="true"/>
              <w:widowControl/>
              <w:spacing w:lineRule="exact" w:line="220" w:before="0" w:after="0"/>
              <w:jc w:val="left"/>
              <w:rPr>
                <w:kern w:val="0"/>
                <w:szCs w:val="24"/>
                <w:lang w:val="en-US" w:eastAsia="en-US" w:bidi="ar-SA"/>
                <w:ins w:id="3301" w:author="Changes 24 to 25 Oct" w:date="2026-10-25T16:02:42Z"/>
              </w:rPr>
            </w:pPr>
            <w:ins w:id="3300" w:author="Changes 24 to 25 Oct" w:date="2026-10-25T16:02:42Z">
              <w:r>
                <w:rPr>
                  <w:kern w:val="0"/>
                  <w:sz w:val="18"/>
                  <w:szCs w:val="24"/>
                  <w:lang w:val="en-US" w:eastAsia="en-US" w:bidi="ar-SA"/>
                </w:rPr>
                <w:t>7.21</w:t>
              </w:r>
            </w:ins>
          </w:p>
        </w:tc>
      </w:tr>
      <w:tr>
        <w:trPr>
          <w:ins w:id="3302"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304" w:author="Changes 24 to 25 Oct" w:date="2026-10-25T16:02:42Z"/>
              </w:rPr>
            </w:pPr>
            <w:ins w:id="3303" w:author="Changes 24 to 25 Oct" w:date="2026-10-25T16:02:42Z">
              <w:r>
                <w:rPr>
                  <w:kern w:val="0"/>
                  <w:sz w:val="18"/>
                  <w:szCs w:val="24"/>
                  <w:lang w:val="en-US" w:eastAsia="en-US" w:bidi="ar-SA"/>
                </w:rPr>
                <w:t>GDP growth, percent</w:t>
              </w:r>
            </w:ins>
          </w:p>
        </w:tc>
        <w:tc>
          <w:tcPr>
            <w:tcW w:w="1531" w:type="dxa"/>
            <w:tcBorders/>
          </w:tcPr>
          <w:p>
            <w:pPr>
              <w:pStyle w:val="Compact"/>
              <w:keepNext w:val="true"/>
              <w:widowControl/>
              <w:spacing w:lineRule="exact" w:line="220" w:before="0" w:after="0"/>
              <w:jc w:val="left"/>
              <w:rPr>
                <w:kern w:val="0"/>
                <w:szCs w:val="24"/>
                <w:lang w:val="en-US" w:eastAsia="en-US" w:bidi="ar-SA"/>
                <w:ins w:id="3306" w:author="Changes 24 to 25 Oct" w:date="2026-10-25T16:02:42Z"/>
              </w:rPr>
            </w:pPr>
            <w:ins w:id="3305" w:author="Changes 24 to 25 Oct" w:date="2026-10-25T16:02:42Z">
              <w:r>
                <w:rPr>
                  <w:kern w:val="0"/>
                  <w:sz w:val="18"/>
                  <w:szCs w:val="24"/>
                  <w:lang w:val="en-US" w:eastAsia="en-US" w:bidi="ar-SA"/>
                </w:rPr>
                <w:t>20</w:t>
              </w:r>
            </w:ins>
          </w:p>
        </w:tc>
        <w:tc>
          <w:tcPr>
            <w:tcW w:w="655" w:type="dxa"/>
            <w:tcBorders/>
          </w:tcPr>
          <w:p>
            <w:pPr>
              <w:pStyle w:val="Compact"/>
              <w:keepNext w:val="true"/>
              <w:widowControl/>
              <w:spacing w:lineRule="exact" w:line="220" w:before="0" w:after="0"/>
              <w:jc w:val="left"/>
              <w:rPr>
                <w:kern w:val="0"/>
                <w:szCs w:val="24"/>
                <w:lang w:val="en-US" w:eastAsia="en-US" w:bidi="ar-SA"/>
                <w:ins w:id="3308" w:author="Changes 24 to 25 Oct" w:date="2026-10-25T16:02:42Z"/>
              </w:rPr>
            </w:pPr>
            <w:ins w:id="3307" w:author="Changes 24 to 25 Oct" w:date="2026-10-25T16:02:42Z">
              <w:r>
                <w:rPr>
                  <w:kern w:val="0"/>
                  <w:sz w:val="18"/>
                  <w:szCs w:val="24"/>
                  <w:lang w:val="en-US" w:eastAsia="en-US" w:bidi="ar-SA"/>
                </w:rPr>
                <w:t>4.20</w:t>
              </w:r>
            </w:ins>
          </w:p>
        </w:tc>
        <w:tc>
          <w:tcPr>
            <w:tcW w:w="656" w:type="dxa"/>
            <w:tcBorders/>
          </w:tcPr>
          <w:p>
            <w:pPr>
              <w:pStyle w:val="Compact"/>
              <w:keepNext w:val="true"/>
              <w:widowControl/>
              <w:spacing w:lineRule="exact" w:line="220" w:before="0" w:after="0"/>
              <w:jc w:val="left"/>
              <w:rPr>
                <w:kern w:val="0"/>
                <w:szCs w:val="24"/>
                <w:lang w:val="en-US" w:eastAsia="en-US" w:bidi="ar-SA"/>
                <w:ins w:id="3310" w:author="Changes 24 to 25 Oct" w:date="2026-10-25T16:02:42Z"/>
              </w:rPr>
            </w:pPr>
            <w:ins w:id="3309" w:author="Changes 24 to 25 Oct" w:date="2026-10-25T16:02:42Z">
              <w:r>
                <w:rPr>
                  <w:kern w:val="0"/>
                  <w:sz w:val="18"/>
                  <w:szCs w:val="24"/>
                  <w:lang w:val="en-US" w:eastAsia="en-US" w:bidi="ar-SA"/>
                </w:rPr>
                <w:t>5.05</w:t>
              </w:r>
            </w:ins>
          </w:p>
        </w:tc>
        <w:tc>
          <w:tcPr>
            <w:tcW w:w="655" w:type="dxa"/>
            <w:tcBorders/>
          </w:tcPr>
          <w:p>
            <w:pPr>
              <w:pStyle w:val="Compact"/>
              <w:keepNext w:val="true"/>
              <w:widowControl/>
              <w:spacing w:lineRule="exact" w:line="220" w:before="0" w:after="0"/>
              <w:jc w:val="left"/>
              <w:rPr>
                <w:kern w:val="0"/>
                <w:szCs w:val="24"/>
                <w:lang w:val="en-US" w:eastAsia="en-US" w:bidi="ar-SA"/>
                <w:ins w:id="3312" w:author="Changes 24 to 25 Oct" w:date="2026-10-25T16:02:42Z"/>
              </w:rPr>
            </w:pPr>
            <w:ins w:id="3311" w:author="Changes 24 to 25 Oct" w:date="2026-10-25T16:02:42Z">
              <w:r>
                <w:rPr>
                  <w:kern w:val="0"/>
                  <w:sz w:val="18"/>
                  <w:szCs w:val="24"/>
                  <w:lang w:val="en-US" w:eastAsia="en-US" w:bidi="ar-SA"/>
                </w:rPr>
                <w:t>2.21</w:t>
              </w:r>
            </w:ins>
          </w:p>
        </w:tc>
        <w:tc>
          <w:tcPr>
            <w:tcW w:w="846" w:type="dxa"/>
            <w:tcBorders/>
          </w:tcPr>
          <w:p>
            <w:pPr>
              <w:pStyle w:val="Compact"/>
              <w:keepNext w:val="true"/>
              <w:widowControl/>
              <w:spacing w:lineRule="exact" w:line="220" w:before="0" w:after="0"/>
              <w:jc w:val="left"/>
              <w:rPr>
                <w:kern w:val="0"/>
                <w:szCs w:val="24"/>
                <w:lang w:val="en-US" w:eastAsia="en-US" w:bidi="ar-SA"/>
                <w:ins w:id="3314" w:author="Changes 24 to 25 Oct" w:date="2026-10-25T16:02:42Z"/>
              </w:rPr>
            </w:pPr>
            <w:ins w:id="3313" w:author="Changes 24 to 25 Oct" w:date="2026-10-25T16:02:42Z">
              <w:r>
                <w:rPr>
                  <w:kern w:val="0"/>
                  <w:sz w:val="18"/>
                  <w:szCs w:val="24"/>
                  <w:lang w:val="en-US" w:eastAsia="en-US" w:bidi="ar-SA"/>
                </w:rPr>
                <w:t>193</w:t>
              </w:r>
            </w:ins>
          </w:p>
        </w:tc>
        <w:tc>
          <w:tcPr>
            <w:tcW w:w="750" w:type="dxa"/>
            <w:tcBorders/>
          </w:tcPr>
          <w:p>
            <w:pPr>
              <w:pStyle w:val="Compact"/>
              <w:keepNext w:val="true"/>
              <w:widowControl/>
              <w:spacing w:lineRule="exact" w:line="220" w:before="0" w:after="0"/>
              <w:jc w:val="left"/>
              <w:rPr>
                <w:kern w:val="0"/>
                <w:szCs w:val="24"/>
                <w:lang w:val="en-US" w:eastAsia="en-US" w:bidi="ar-SA"/>
                <w:ins w:id="3316" w:author="Changes 24 to 25 Oct" w:date="2026-10-25T16:02:42Z"/>
              </w:rPr>
            </w:pPr>
            <w:ins w:id="3315" w:author="Changes 24 to 25 Oct" w:date="2026-10-25T16:02:42Z">
              <w:r>
                <w:rPr>
                  <w:kern w:val="0"/>
                  <w:sz w:val="18"/>
                  <w:szCs w:val="24"/>
                  <w:lang w:val="en-US" w:eastAsia="en-US" w:bidi="ar-SA"/>
                </w:rPr>
                <w:t>3.06</w:t>
              </w:r>
            </w:ins>
          </w:p>
        </w:tc>
        <w:tc>
          <w:tcPr>
            <w:tcW w:w="656" w:type="dxa"/>
            <w:tcBorders/>
          </w:tcPr>
          <w:p>
            <w:pPr>
              <w:pStyle w:val="Compact"/>
              <w:keepNext w:val="true"/>
              <w:widowControl/>
              <w:spacing w:lineRule="exact" w:line="220" w:before="0" w:after="0"/>
              <w:jc w:val="left"/>
              <w:rPr>
                <w:kern w:val="0"/>
                <w:szCs w:val="24"/>
                <w:lang w:val="en-US" w:eastAsia="en-US" w:bidi="ar-SA"/>
                <w:ins w:id="3318" w:author="Changes 24 to 25 Oct" w:date="2026-10-25T16:02:42Z"/>
              </w:rPr>
            </w:pPr>
            <w:ins w:id="3317" w:author="Changes 24 to 25 Oct" w:date="2026-10-25T16:02:42Z">
              <w:r>
                <w:rPr>
                  <w:kern w:val="0"/>
                  <w:sz w:val="18"/>
                  <w:szCs w:val="24"/>
                  <w:lang w:val="en-US" w:eastAsia="en-US" w:bidi="ar-SA"/>
                </w:rPr>
                <w:t>2.79</w:t>
              </w:r>
            </w:ins>
          </w:p>
        </w:tc>
        <w:tc>
          <w:tcPr>
            <w:tcW w:w="845" w:type="dxa"/>
            <w:tcBorders/>
          </w:tcPr>
          <w:p>
            <w:pPr>
              <w:pStyle w:val="Compact"/>
              <w:keepNext w:val="true"/>
              <w:widowControl/>
              <w:spacing w:lineRule="exact" w:line="220" w:before="0" w:after="0"/>
              <w:jc w:val="left"/>
              <w:rPr>
                <w:kern w:val="0"/>
                <w:szCs w:val="24"/>
                <w:lang w:val="en-US" w:eastAsia="en-US" w:bidi="ar-SA"/>
                <w:ins w:id="3320" w:author="Changes 24 to 25 Oct" w:date="2026-10-25T16:02:42Z"/>
              </w:rPr>
            </w:pPr>
            <w:ins w:id="3319" w:author="Changes 24 to 25 Oct" w:date="2026-10-25T16:02:42Z">
              <w:r>
                <w:rPr>
                  <w:kern w:val="0"/>
                  <w:sz w:val="18"/>
                  <w:szCs w:val="24"/>
                  <w:lang w:val="en-US" w:eastAsia="en-US" w:bidi="ar-SA"/>
                </w:rPr>
                <w:t>3.00</w:t>
              </w:r>
            </w:ins>
          </w:p>
        </w:tc>
      </w:tr>
      <w:tr>
        <w:trPr>
          <w:ins w:id="3321"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323" w:author="Changes 24 to 25 Oct" w:date="2026-10-25T16:02:42Z"/>
              </w:rPr>
            </w:pPr>
            <w:ins w:id="3322" w:author="Changes 24 to 25 Oct" w:date="2026-10-25T16:02:42Z">
              <w:r>
                <w:rPr>
                  <w:kern w:val="0"/>
                  <w:sz w:val="18"/>
                  <w:szCs w:val="24"/>
                  <w:lang w:val="en-US" w:eastAsia="en-US" w:bidi="ar-SA"/>
                </w:rPr>
                <w:t>Inflation, percent</w:t>
              </w:r>
            </w:ins>
          </w:p>
        </w:tc>
        <w:tc>
          <w:tcPr>
            <w:tcW w:w="1531" w:type="dxa"/>
            <w:tcBorders/>
          </w:tcPr>
          <w:p>
            <w:pPr>
              <w:pStyle w:val="Compact"/>
              <w:keepNext w:val="true"/>
              <w:widowControl/>
              <w:spacing w:lineRule="exact" w:line="220" w:before="0" w:after="0"/>
              <w:jc w:val="left"/>
              <w:rPr>
                <w:kern w:val="0"/>
                <w:szCs w:val="24"/>
                <w:lang w:val="en-US" w:eastAsia="en-US" w:bidi="ar-SA"/>
                <w:ins w:id="3325" w:author="Changes 24 to 25 Oct" w:date="2026-10-25T16:02:42Z"/>
              </w:rPr>
            </w:pPr>
            <w:ins w:id="3324" w:author="Changes 24 to 25 Oct" w:date="2026-10-25T16:02:42Z">
              <w:r>
                <w:rPr>
                  <w:kern w:val="0"/>
                  <w:sz w:val="18"/>
                  <w:szCs w:val="24"/>
                  <w:lang w:val="en-US" w:eastAsia="en-US" w:bidi="ar-SA"/>
                </w:rPr>
                <w:t>20</w:t>
              </w:r>
            </w:ins>
          </w:p>
        </w:tc>
        <w:tc>
          <w:tcPr>
            <w:tcW w:w="655" w:type="dxa"/>
            <w:tcBorders/>
          </w:tcPr>
          <w:p>
            <w:pPr>
              <w:pStyle w:val="Compact"/>
              <w:keepNext w:val="true"/>
              <w:widowControl/>
              <w:spacing w:lineRule="exact" w:line="220" w:before="0" w:after="0"/>
              <w:jc w:val="left"/>
              <w:rPr>
                <w:kern w:val="0"/>
                <w:szCs w:val="24"/>
                <w:lang w:val="en-US" w:eastAsia="en-US" w:bidi="ar-SA"/>
                <w:ins w:id="3327" w:author="Changes 24 to 25 Oct" w:date="2026-10-25T16:02:42Z"/>
              </w:rPr>
            </w:pPr>
            <w:ins w:id="3326" w:author="Changes 24 to 25 Oct" w:date="2026-10-25T16:02:42Z">
              <w:r>
                <w:rPr>
                  <w:kern w:val="0"/>
                  <w:sz w:val="18"/>
                  <w:szCs w:val="24"/>
                  <w:lang w:val="en-US" w:eastAsia="en-US" w:bidi="ar-SA"/>
                </w:rPr>
                <w:t>2.91</w:t>
              </w:r>
            </w:ins>
          </w:p>
        </w:tc>
        <w:tc>
          <w:tcPr>
            <w:tcW w:w="656" w:type="dxa"/>
            <w:tcBorders/>
          </w:tcPr>
          <w:p>
            <w:pPr>
              <w:pStyle w:val="Compact"/>
              <w:keepNext w:val="true"/>
              <w:widowControl/>
              <w:spacing w:lineRule="exact" w:line="220" w:before="0" w:after="0"/>
              <w:jc w:val="left"/>
              <w:rPr>
                <w:kern w:val="0"/>
                <w:szCs w:val="24"/>
                <w:lang w:val="en-US" w:eastAsia="en-US" w:bidi="ar-SA"/>
                <w:ins w:id="3329" w:author="Changes 24 to 25 Oct" w:date="2026-10-25T16:02:42Z"/>
              </w:rPr>
            </w:pPr>
            <w:ins w:id="3328" w:author="Changes 24 to 25 Oct" w:date="2026-10-25T16:02:42Z">
              <w:r>
                <w:rPr>
                  <w:kern w:val="0"/>
                  <w:sz w:val="18"/>
                  <w:szCs w:val="24"/>
                  <w:lang w:val="en-US" w:eastAsia="en-US" w:bidi="ar-SA"/>
                </w:rPr>
                <w:t>2.93</w:t>
              </w:r>
            </w:ins>
          </w:p>
        </w:tc>
        <w:tc>
          <w:tcPr>
            <w:tcW w:w="655" w:type="dxa"/>
            <w:tcBorders/>
          </w:tcPr>
          <w:p>
            <w:pPr>
              <w:pStyle w:val="Compact"/>
              <w:keepNext w:val="true"/>
              <w:widowControl/>
              <w:spacing w:lineRule="exact" w:line="220" w:before="0" w:after="0"/>
              <w:jc w:val="left"/>
              <w:rPr>
                <w:kern w:val="0"/>
                <w:szCs w:val="24"/>
                <w:lang w:val="en-US" w:eastAsia="en-US" w:bidi="ar-SA"/>
                <w:ins w:id="3331" w:author="Changes 24 to 25 Oct" w:date="2026-10-25T16:02:42Z"/>
              </w:rPr>
            </w:pPr>
            <w:ins w:id="3330" w:author="Changes 24 to 25 Oct" w:date="2026-10-25T16:02:42Z">
              <w:r>
                <w:rPr>
                  <w:kern w:val="0"/>
                  <w:sz w:val="18"/>
                  <w:szCs w:val="24"/>
                  <w:lang w:val="en-US" w:eastAsia="en-US" w:bidi="ar-SA"/>
                </w:rPr>
                <w:t>1.08</w:t>
              </w:r>
            </w:ins>
          </w:p>
        </w:tc>
        <w:tc>
          <w:tcPr>
            <w:tcW w:w="846" w:type="dxa"/>
            <w:tcBorders/>
          </w:tcPr>
          <w:p>
            <w:pPr>
              <w:pStyle w:val="Compact"/>
              <w:keepNext w:val="true"/>
              <w:widowControl/>
              <w:spacing w:lineRule="exact" w:line="220" w:before="0" w:after="0"/>
              <w:jc w:val="left"/>
              <w:rPr>
                <w:kern w:val="0"/>
                <w:szCs w:val="24"/>
                <w:lang w:val="en-US" w:eastAsia="en-US" w:bidi="ar-SA"/>
                <w:ins w:id="3333" w:author="Changes 24 to 25 Oct" w:date="2026-10-25T16:02:42Z"/>
              </w:rPr>
            </w:pPr>
            <w:ins w:id="3332" w:author="Changes 24 to 25 Oct" w:date="2026-10-25T16:02:42Z">
              <w:r>
                <w:rPr>
                  <w:kern w:val="0"/>
                  <w:sz w:val="18"/>
                  <w:szCs w:val="24"/>
                  <w:lang w:val="en-US" w:eastAsia="en-US" w:bidi="ar-SA"/>
                </w:rPr>
                <w:t>179</w:t>
              </w:r>
            </w:ins>
          </w:p>
        </w:tc>
        <w:tc>
          <w:tcPr>
            <w:tcW w:w="750" w:type="dxa"/>
            <w:tcBorders/>
          </w:tcPr>
          <w:p>
            <w:pPr>
              <w:pStyle w:val="Compact"/>
              <w:keepNext w:val="true"/>
              <w:widowControl/>
              <w:spacing w:lineRule="exact" w:line="220" w:before="0" w:after="0"/>
              <w:jc w:val="left"/>
              <w:rPr>
                <w:kern w:val="0"/>
                <w:szCs w:val="24"/>
                <w:lang w:val="en-US" w:eastAsia="en-US" w:bidi="ar-SA"/>
                <w:ins w:id="3335" w:author="Changes 24 to 25 Oct" w:date="2026-10-25T16:02:42Z"/>
              </w:rPr>
            </w:pPr>
            <w:ins w:id="3334" w:author="Changes 24 to 25 Oct" w:date="2026-10-25T16:02:42Z">
              <w:r>
                <w:rPr>
                  <w:kern w:val="0"/>
                  <w:sz w:val="18"/>
                  <w:szCs w:val="24"/>
                  <w:lang w:val="en-US" w:eastAsia="en-US" w:bidi="ar-SA"/>
                </w:rPr>
                <w:t>8.55</w:t>
              </w:r>
            </w:ins>
          </w:p>
        </w:tc>
        <w:tc>
          <w:tcPr>
            <w:tcW w:w="656" w:type="dxa"/>
            <w:tcBorders/>
          </w:tcPr>
          <w:p>
            <w:pPr>
              <w:pStyle w:val="Compact"/>
              <w:keepNext w:val="true"/>
              <w:widowControl/>
              <w:spacing w:lineRule="exact" w:line="220" w:before="0" w:after="0"/>
              <w:jc w:val="left"/>
              <w:rPr>
                <w:kern w:val="0"/>
                <w:szCs w:val="24"/>
                <w:lang w:val="en-US" w:eastAsia="en-US" w:bidi="ar-SA"/>
                <w:ins w:id="3337" w:author="Changes 24 to 25 Oct" w:date="2026-10-25T16:02:42Z"/>
              </w:rPr>
            </w:pPr>
            <w:ins w:id="3336" w:author="Changes 24 to 25 Oct" w:date="2026-10-25T16:02:42Z">
              <w:r>
                <w:rPr>
                  <w:kern w:val="0"/>
                  <w:sz w:val="18"/>
                  <w:szCs w:val="24"/>
                  <w:lang w:val="en-US" w:eastAsia="en-US" w:bidi="ar-SA"/>
                </w:rPr>
                <w:t>2.95</w:t>
              </w:r>
            </w:ins>
          </w:p>
        </w:tc>
        <w:tc>
          <w:tcPr>
            <w:tcW w:w="845" w:type="dxa"/>
            <w:tcBorders/>
          </w:tcPr>
          <w:p>
            <w:pPr>
              <w:pStyle w:val="Compact"/>
              <w:keepNext w:val="true"/>
              <w:widowControl/>
              <w:spacing w:lineRule="exact" w:line="220" w:before="0" w:after="0"/>
              <w:jc w:val="left"/>
              <w:rPr>
                <w:kern w:val="0"/>
                <w:szCs w:val="24"/>
                <w:lang w:val="en-US" w:eastAsia="en-US" w:bidi="ar-SA"/>
                <w:ins w:id="3339" w:author="Changes 24 to 25 Oct" w:date="2026-10-25T16:02:42Z"/>
              </w:rPr>
            </w:pPr>
            <w:ins w:id="3338" w:author="Changes 24 to 25 Oct" w:date="2026-10-25T16:02:42Z">
              <w:r>
                <w:rPr>
                  <w:kern w:val="0"/>
                  <w:sz w:val="18"/>
                  <w:szCs w:val="24"/>
                  <w:lang w:val="en-US" w:eastAsia="en-US" w:bidi="ar-SA"/>
                </w:rPr>
                <w:t>21.84</w:t>
              </w:r>
            </w:ins>
          </w:p>
        </w:tc>
      </w:tr>
      <w:tr>
        <w:trPr>
          <w:ins w:id="3340" w:author="Changes 24 to 25 Oct" w:date="2026-10-25T16:02:42Z"/>
          <w:cantSplit w:val="true"/>
        </w:trPr>
        <w:tc>
          <w:tcPr>
            <w:tcW w:w="1910" w:type="dxa"/>
            <w:tcBorders/>
          </w:tcPr>
          <w:p>
            <w:pPr>
              <w:pStyle w:val="Compact"/>
              <w:keepNext w:val="true"/>
              <w:widowControl/>
              <w:spacing w:lineRule="exact" w:line="220" w:before="0" w:after="0"/>
              <w:jc w:val="left"/>
              <w:rPr>
                <w:kern w:val="0"/>
                <w:szCs w:val="24"/>
                <w:lang w:val="en-US" w:eastAsia="en-US" w:bidi="ar-SA"/>
                <w:ins w:id="3342" w:author="Changes 24 to 25 Oct" w:date="2026-10-25T16:02:42Z"/>
              </w:rPr>
            </w:pPr>
            <w:ins w:id="3341" w:author="Changes 24 to 25 Oct" w:date="2026-10-25T16:02:42Z">
              <w:r>
                <w:rPr>
                  <w:kern w:val="0"/>
                  <w:sz w:val="18"/>
                  <w:szCs w:val="24"/>
                  <w:lang w:val="en-US" w:eastAsia="en-US" w:bidi="ar-SA"/>
                </w:rPr>
                <w:t>Household spending growth, percent</w:t>
              </w:r>
            </w:ins>
          </w:p>
        </w:tc>
        <w:tc>
          <w:tcPr>
            <w:tcW w:w="1531" w:type="dxa"/>
            <w:tcBorders/>
          </w:tcPr>
          <w:p>
            <w:pPr>
              <w:pStyle w:val="Compact"/>
              <w:keepNext w:val="true"/>
              <w:widowControl/>
              <w:spacing w:lineRule="exact" w:line="220" w:before="0" w:after="0"/>
              <w:jc w:val="left"/>
              <w:rPr>
                <w:kern w:val="0"/>
                <w:szCs w:val="24"/>
                <w:lang w:val="en-US" w:eastAsia="en-US" w:bidi="ar-SA"/>
                <w:ins w:id="3344" w:author="Changes 24 to 25 Oct" w:date="2026-10-25T16:02:42Z"/>
              </w:rPr>
            </w:pPr>
            <w:ins w:id="3343" w:author="Changes 24 to 25 Oct" w:date="2026-10-25T16:02:42Z">
              <w:r>
                <w:rPr>
                  <w:kern w:val="0"/>
                  <w:sz w:val="18"/>
                  <w:szCs w:val="24"/>
                  <w:lang w:val="en-US" w:eastAsia="en-US" w:bidi="ar-SA"/>
                </w:rPr>
                <w:t>20</w:t>
              </w:r>
            </w:ins>
          </w:p>
        </w:tc>
        <w:tc>
          <w:tcPr>
            <w:tcW w:w="655" w:type="dxa"/>
            <w:tcBorders/>
          </w:tcPr>
          <w:p>
            <w:pPr>
              <w:pStyle w:val="Compact"/>
              <w:keepNext w:val="true"/>
              <w:widowControl/>
              <w:spacing w:lineRule="exact" w:line="220" w:before="0" w:after="0"/>
              <w:jc w:val="left"/>
              <w:rPr>
                <w:kern w:val="0"/>
                <w:szCs w:val="24"/>
                <w:lang w:val="en-US" w:eastAsia="en-US" w:bidi="ar-SA"/>
                <w:ins w:id="3346" w:author="Changes 24 to 25 Oct" w:date="2026-10-25T16:02:42Z"/>
              </w:rPr>
            </w:pPr>
            <w:ins w:id="3345" w:author="Changes 24 to 25 Oct" w:date="2026-10-25T16:02:42Z">
              <w:r>
                <w:rPr>
                  <w:kern w:val="0"/>
                  <w:sz w:val="18"/>
                  <w:szCs w:val="24"/>
                  <w:lang w:val="en-US" w:eastAsia="en-US" w:bidi="ar-SA"/>
                </w:rPr>
                <w:t>3.77</w:t>
              </w:r>
            </w:ins>
          </w:p>
        </w:tc>
        <w:tc>
          <w:tcPr>
            <w:tcW w:w="656" w:type="dxa"/>
            <w:tcBorders/>
          </w:tcPr>
          <w:p>
            <w:pPr>
              <w:pStyle w:val="Compact"/>
              <w:keepNext w:val="true"/>
              <w:widowControl/>
              <w:spacing w:lineRule="exact" w:line="220" w:before="0" w:after="0"/>
              <w:jc w:val="left"/>
              <w:rPr>
                <w:kern w:val="0"/>
                <w:szCs w:val="24"/>
                <w:lang w:val="en-US" w:eastAsia="en-US" w:bidi="ar-SA"/>
                <w:ins w:id="3348" w:author="Changes 24 to 25 Oct" w:date="2026-10-25T16:02:42Z"/>
              </w:rPr>
            </w:pPr>
            <w:ins w:id="3347" w:author="Changes 24 to 25 Oct" w:date="2026-10-25T16:02:42Z">
              <w:r>
                <w:rPr>
                  <w:kern w:val="0"/>
                  <w:sz w:val="18"/>
                  <w:szCs w:val="24"/>
                  <w:lang w:val="en-US" w:eastAsia="en-US" w:bidi="ar-SA"/>
                </w:rPr>
                <w:t>4.95</w:t>
              </w:r>
            </w:ins>
          </w:p>
        </w:tc>
        <w:tc>
          <w:tcPr>
            <w:tcW w:w="655" w:type="dxa"/>
            <w:tcBorders/>
          </w:tcPr>
          <w:p>
            <w:pPr>
              <w:pStyle w:val="Compact"/>
              <w:keepNext w:val="true"/>
              <w:widowControl/>
              <w:spacing w:lineRule="exact" w:line="220" w:before="0" w:after="0"/>
              <w:jc w:val="left"/>
              <w:rPr>
                <w:kern w:val="0"/>
                <w:szCs w:val="24"/>
                <w:lang w:val="en-US" w:eastAsia="en-US" w:bidi="ar-SA"/>
                <w:ins w:id="3350" w:author="Changes 24 to 25 Oct" w:date="2026-10-25T16:02:42Z"/>
              </w:rPr>
            </w:pPr>
            <w:ins w:id="3349" w:author="Changes 24 to 25 Oct" w:date="2026-10-25T16:02:42Z">
              <w:r>
                <w:rPr>
                  <w:kern w:val="0"/>
                  <w:sz w:val="18"/>
                  <w:szCs w:val="24"/>
                  <w:lang w:val="en-US" w:eastAsia="en-US" w:bidi="ar-SA"/>
                </w:rPr>
                <w:t>2.45</w:t>
              </w:r>
            </w:ins>
          </w:p>
        </w:tc>
        <w:tc>
          <w:tcPr>
            <w:tcW w:w="846" w:type="dxa"/>
            <w:tcBorders/>
          </w:tcPr>
          <w:p>
            <w:pPr>
              <w:pStyle w:val="Compact"/>
              <w:keepNext w:val="true"/>
              <w:widowControl/>
              <w:spacing w:lineRule="exact" w:line="220" w:before="0" w:after="0"/>
              <w:jc w:val="left"/>
              <w:rPr>
                <w:kern w:val="0"/>
                <w:szCs w:val="24"/>
                <w:lang w:val="en-US" w:eastAsia="en-US" w:bidi="ar-SA"/>
                <w:ins w:id="3352" w:author="Changes 24 to 25 Oct" w:date="2026-10-25T16:02:42Z"/>
              </w:rPr>
            </w:pPr>
            <w:ins w:id="3351" w:author="Changes 24 to 25 Oct" w:date="2026-10-25T16:02:42Z">
              <w:r>
                <w:rPr>
                  <w:kern w:val="0"/>
                  <w:sz w:val="18"/>
                  <w:szCs w:val="24"/>
                  <w:lang w:val="en-US" w:eastAsia="en-US" w:bidi="ar-SA"/>
                </w:rPr>
                <w:t>174</w:t>
              </w:r>
            </w:ins>
          </w:p>
        </w:tc>
        <w:tc>
          <w:tcPr>
            <w:tcW w:w="750" w:type="dxa"/>
            <w:tcBorders/>
          </w:tcPr>
          <w:p>
            <w:pPr>
              <w:pStyle w:val="Compact"/>
              <w:keepNext w:val="true"/>
              <w:widowControl/>
              <w:spacing w:lineRule="exact" w:line="220" w:before="0" w:after="0"/>
              <w:jc w:val="left"/>
              <w:rPr>
                <w:kern w:val="0"/>
                <w:szCs w:val="24"/>
                <w:lang w:val="en-US" w:eastAsia="en-US" w:bidi="ar-SA"/>
                <w:ins w:id="3354" w:author="Changes 24 to 25 Oct" w:date="2026-10-25T16:02:42Z"/>
              </w:rPr>
            </w:pPr>
            <w:ins w:id="3353" w:author="Changes 24 to 25 Oct" w:date="2026-10-25T16:02:42Z">
              <w:r>
                <w:rPr>
                  <w:kern w:val="0"/>
                  <w:sz w:val="18"/>
                  <w:szCs w:val="24"/>
                  <w:lang w:val="en-US" w:eastAsia="en-US" w:bidi="ar-SA"/>
                </w:rPr>
                <w:t>3.55</w:t>
              </w:r>
            </w:ins>
          </w:p>
        </w:tc>
        <w:tc>
          <w:tcPr>
            <w:tcW w:w="656" w:type="dxa"/>
            <w:tcBorders/>
          </w:tcPr>
          <w:p>
            <w:pPr>
              <w:pStyle w:val="Compact"/>
              <w:keepNext w:val="true"/>
              <w:widowControl/>
              <w:spacing w:lineRule="exact" w:line="220" w:before="0" w:after="0"/>
              <w:jc w:val="left"/>
              <w:rPr>
                <w:kern w:val="0"/>
                <w:szCs w:val="24"/>
                <w:lang w:val="en-US" w:eastAsia="en-US" w:bidi="ar-SA"/>
                <w:ins w:id="3356" w:author="Changes 24 to 25 Oct" w:date="2026-10-25T16:02:42Z"/>
              </w:rPr>
            </w:pPr>
            <w:ins w:id="3355" w:author="Changes 24 to 25 Oct" w:date="2026-10-25T16:02:42Z">
              <w:r>
                <w:rPr>
                  <w:kern w:val="0"/>
                  <w:sz w:val="18"/>
                  <w:szCs w:val="24"/>
                  <w:lang w:val="en-US" w:eastAsia="en-US" w:bidi="ar-SA"/>
                </w:rPr>
                <w:t>2.95</w:t>
              </w:r>
            </w:ins>
          </w:p>
        </w:tc>
        <w:tc>
          <w:tcPr>
            <w:tcW w:w="845" w:type="dxa"/>
            <w:tcBorders/>
          </w:tcPr>
          <w:p>
            <w:pPr>
              <w:pStyle w:val="Compact"/>
              <w:keepNext w:val="true"/>
              <w:widowControl/>
              <w:spacing w:lineRule="exact" w:line="220" w:before="0" w:after="0"/>
              <w:jc w:val="left"/>
              <w:rPr>
                <w:kern w:val="0"/>
                <w:szCs w:val="24"/>
                <w:lang w:val="en-US" w:eastAsia="en-US" w:bidi="ar-SA"/>
                <w:ins w:id="3358" w:author="Changes 24 to 25 Oct" w:date="2026-10-25T16:02:42Z"/>
              </w:rPr>
            </w:pPr>
            <w:ins w:id="3357" w:author="Changes 24 to 25 Oct" w:date="2026-10-25T16:02:42Z">
              <w:r>
                <w:rPr>
                  <w:kern w:val="0"/>
                  <w:sz w:val="18"/>
                  <w:szCs w:val="24"/>
                  <w:lang w:val="en-US" w:eastAsia="en-US" w:bidi="ar-SA"/>
                </w:rPr>
                <w:t>4.21</w:t>
              </w:r>
            </w:ins>
          </w:p>
        </w:tc>
      </w:tr>
      <w:tr>
        <w:trPr>
          <w:ins w:id="3359" w:author="Changes 24 to 25 Oct" w:date="2026-10-25T16:02:42Z"/>
          <w:cantSplit w:val="true"/>
        </w:trPr>
        <w:tc>
          <w:tcPr>
            <w:tcW w:w="1910" w:type="dxa"/>
            <w:tcBorders>
              <w:bottom w:val="single" w:sz="8" w:space="0" w:color="000000"/>
            </w:tcBorders>
          </w:tcPr>
          <w:p>
            <w:pPr>
              <w:pStyle w:val="Compact"/>
              <w:widowControl/>
              <w:spacing w:lineRule="exact" w:line="220" w:before="0" w:after="0"/>
              <w:jc w:val="left"/>
              <w:rPr>
                <w:kern w:val="0"/>
                <w:szCs w:val="24"/>
                <w:lang w:val="en-US" w:eastAsia="en-US" w:bidi="ar-SA"/>
                <w:ins w:id="3361" w:author="Changes 24 to 25 Oct" w:date="2026-10-25T16:02:42Z"/>
              </w:rPr>
            </w:pPr>
            <w:ins w:id="3360" w:author="Changes 24 to 25 Oct" w:date="2026-10-25T16:02:42Z">
              <w:r>
                <w:rPr>
                  <w:kern w:val="0"/>
                  <w:sz w:val="18"/>
                  <w:szCs w:val="24"/>
                  <w:lang w:val="en-US" w:eastAsia="en-US" w:bidi="ar-SA"/>
                </w:rPr>
                <w:t>Policy rate, percent</w:t>
              </w:r>
            </w:ins>
          </w:p>
        </w:tc>
        <w:tc>
          <w:tcPr>
            <w:tcW w:w="1531" w:type="dxa"/>
            <w:tcBorders>
              <w:bottom w:val="single" w:sz="8" w:space="0" w:color="000000"/>
            </w:tcBorders>
          </w:tcPr>
          <w:p>
            <w:pPr>
              <w:pStyle w:val="Compact"/>
              <w:widowControl/>
              <w:spacing w:lineRule="exact" w:line="220" w:before="0" w:after="0"/>
              <w:jc w:val="left"/>
              <w:rPr>
                <w:kern w:val="0"/>
                <w:szCs w:val="24"/>
                <w:lang w:val="en-US" w:eastAsia="en-US" w:bidi="ar-SA"/>
                <w:ins w:id="3363" w:author="Changes 24 to 25 Oct" w:date="2026-10-25T16:02:42Z"/>
              </w:rPr>
            </w:pPr>
            <w:ins w:id="3362" w:author="Changes 24 to 25 Oct" w:date="2026-10-25T16:02:42Z">
              <w:r>
                <w:rPr>
                  <w:kern w:val="0"/>
                  <w:sz w:val="18"/>
                  <w:szCs w:val="24"/>
                  <w:lang w:val="en-US" w:eastAsia="en-US" w:bidi="ar-SA"/>
                </w:rPr>
                <w:t>20</w:t>
              </w:r>
            </w:ins>
          </w:p>
        </w:tc>
        <w:tc>
          <w:tcPr>
            <w:tcW w:w="655" w:type="dxa"/>
            <w:tcBorders>
              <w:bottom w:val="single" w:sz="8" w:space="0" w:color="000000"/>
            </w:tcBorders>
          </w:tcPr>
          <w:p>
            <w:pPr>
              <w:pStyle w:val="Compact"/>
              <w:widowControl/>
              <w:spacing w:lineRule="exact" w:line="220" w:before="0" w:after="0"/>
              <w:jc w:val="left"/>
              <w:rPr>
                <w:kern w:val="0"/>
                <w:szCs w:val="24"/>
                <w:lang w:val="en-US" w:eastAsia="en-US" w:bidi="ar-SA"/>
                <w:ins w:id="3365" w:author="Changes 24 to 25 Oct" w:date="2026-10-25T16:02:42Z"/>
              </w:rPr>
            </w:pPr>
            <w:ins w:id="3364" w:author="Changes 24 to 25 Oct" w:date="2026-10-25T16:02:42Z">
              <w:r>
                <w:rPr>
                  <w:kern w:val="0"/>
                  <w:sz w:val="18"/>
                  <w:szCs w:val="24"/>
                  <w:lang w:val="en-US" w:eastAsia="en-US" w:bidi="ar-SA"/>
                </w:rPr>
                <w:t>4.85</w:t>
              </w:r>
            </w:ins>
          </w:p>
        </w:tc>
        <w:tc>
          <w:tcPr>
            <w:tcW w:w="656" w:type="dxa"/>
            <w:tcBorders>
              <w:bottom w:val="single" w:sz="8" w:space="0" w:color="000000"/>
            </w:tcBorders>
          </w:tcPr>
          <w:p>
            <w:pPr>
              <w:pStyle w:val="Compact"/>
              <w:widowControl/>
              <w:spacing w:lineRule="exact" w:line="220" w:before="0" w:after="0"/>
              <w:jc w:val="left"/>
              <w:rPr>
                <w:kern w:val="0"/>
                <w:szCs w:val="24"/>
                <w:lang w:val="en-US" w:eastAsia="en-US" w:bidi="ar-SA"/>
                <w:ins w:id="3367" w:author="Changes 24 to 25 Oct" w:date="2026-10-25T16:02:42Z"/>
              </w:rPr>
            </w:pPr>
            <w:ins w:id="3366" w:author="Changes 24 to 25 Oct" w:date="2026-10-25T16:02:42Z">
              <w:r>
                <w:rPr>
                  <w:kern w:val="0"/>
                  <w:sz w:val="18"/>
                  <w:szCs w:val="24"/>
                  <w:lang w:val="en-US" w:eastAsia="en-US" w:bidi="ar-SA"/>
                </w:rPr>
                <w:t>4.76</w:t>
              </w:r>
            </w:ins>
          </w:p>
        </w:tc>
        <w:tc>
          <w:tcPr>
            <w:tcW w:w="655" w:type="dxa"/>
            <w:tcBorders>
              <w:bottom w:val="single" w:sz="8" w:space="0" w:color="000000"/>
            </w:tcBorders>
          </w:tcPr>
          <w:p>
            <w:pPr>
              <w:pStyle w:val="Compact"/>
              <w:widowControl/>
              <w:spacing w:lineRule="exact" w:line="220" w:before="0" w:after="0"/>
              <w:jc w:val="left"/>
              <w:rPr>
                <w:kern w:val="0"/>
                <w:szCs w:val="24"/>
                <w:lang w:val="en-US" w:eastAsia="en-US" w:bidi="ar-SA"/>
                <w:ins w:id="3369" w:author="Changes 24 to 25 Oct" w:date="2026-10-25T16:02:42Z"/>
              </w:rPr>
            </w:pPr>
            <w:ins w:id="3368" w:author="Changes 24 to 25 Oct" w:date="2026-10-25T16:02:42Z">
              <w:r>
                <w:rPr>
                  <w:kern w:val="0"/>
                  <w:sz w:val="18"/>
                  <w:szCs w:val="24"/>
                  <w:lang w:val="en-US" w:eastAsia="en-US" w:bidi="ar-SA"/>
                </w:rPr>
                <w:t>1.01</w:t>
              </w:r>
            </w:ins>
          </w:p>
        </w:tc>
        <w:tc>
          <w:tcPr>
            <w:tcW w:w="846" w:type="dxa"/>
            <w:tcBorders>
              <w:bottom w:val="single" w:sz="8" w:space="0" w:color="000000"/>
            </w:tcBorders>
          </w:tcPr>
          <w:p>
            <w:pPr>
              <w:pStyle w:val="Compact"/>
              <w:widowControl/>
              <w:spacing w:lineRule="exact" w:line="220" w:before="0" w:after="0"/>
              <w:jc w:val="left"/>
              <w:rPr>
                <w:kern w:val="0"/>
                <w:szCs w:val="24"/>
                <w:lang w:val="en-US" w:eastAsia="en-US" w:bidi="ar-SA"/>
                <w:ins w:id="3371" w:author="Changes 24 to 25 Oct" w:date="2026-10-25T16:02:42Z"/>
              </w:rPr>
            </w:pPr>
            <w:ins w:id="3370" w:author="Changes 24 to 25 Oct" w:date="2026-10-25T16:02:42Z">
              <w:r>
                <w:rPr>
                  <w:kern w:val="0"/>
                  <w:sz w:val="18"/>
                  <w:szCs w:val="24"/>
                  <w:lang w:val="en-US" w:eastAsia="en-US" w:bidi="ar-SA"/>
                </w:rPr>
                <w:t>183</w:t>
              </w:r>
            </w:ins>
          </w:p>
        </w:tc>
        <w:tc>
          <w:tcPr>
            <w:tcW w:w="750" w:type="dxa"/>
            <w:tcBorders>
              <w:bottom w:val="single" w:sz="8" w:space="0" w:color="000000"/>
            </w:tcBorders>
          </w:tcPr>
          <w:p>
            <w:pPr>
              <w:pStyle w:val="Compact"/>
              <w:widowControl/>
              <w:spacing w:lineRule="exact" w:line="220" w:before="0" w:after="0"/>
              <w:jc w:val="left"/>
              <w:rPr>
                <w:kern w:val="0"/>
                <w:szCs w:val="24"/>
                <w:lang w:val="en-US" w:eastAsia="en-US" w:bidi="ar-SA"/>
                <w:ins w:id="3373" w:author="Changes 24 to 25 Oct" w:date="2026-10-25T16:02:42Z"/>
              </w:rPr>
            </w:pPr>
            <w:ins w:id="3372" w:author="Changes 24 to 25 Oct" w:date="2026-10-25T16:02:42Z">
              <w:r>
                <w:rPr>
                  <w:kern w:val="0"/>
                  <w:sz w:val="18"/>
                  <w:szCs w:val="24"/>
                  <w:lang w:val="en-US" w:eastAsia="en-US" w:bidi="ar-SA"/>
                </w:rPr>
                <w:t>6.24</w:t>
              </w:r>
            </w:ins>
          </w:p>
        </w:tc>
        <w:tc>
          <w:tcPr>
            <w:tcW w:w="656" w:type="dxa"/>
            <w:tcBorders>
              <w:bottom w:val="single" w:sz="8" w:space="0" w:color="000000"/>
            </w:tcBorders>
          </w:tcPr>
          <w:p>
            <w:pPr>
              <w:pStyle w:val="Compact"/>
              <w:widowControl/>
              <w:spacing w:lineRule="exact" w:line="220" w:before="0" w:after="0"/>
              <w:jc w:val="left"/>
              <w:rPr>
                <w:kern w:val="0"/>
                <w:szCs w:val="24"/>
                <w:lang w:val="en-US" w:eastAsia="en-US" w:bidi="ar-SA"/>
                <w:ins w:id="3375" w:author="Changes 24 to 25 Oct" w:date="2026-10-25T16:02:42Z"/>
              </w:rPr>
            </w:pPr>
            <w:ins w:id="3374" w:author="Changes 24 to 25 Oct" w:date="2026-10-25T16:02:42Z">
              <w:r>
                <w:rPr>
                  <w:kern w:val="0"/>
                  <w:sz w:val="18"/>
                  <w:szCs w:val="24"/>
                  <w:lang w:val="en-US" w:eastAsia="en-US" w:bidi="ar-SA"/>
                </w:rPr>
                <w:t>3.91</w:t>
              </w:r>
            </w:ins>
          </w:p>
        </w:tc>
        <w:tc>
          <w:tcPr>
            <w:tcW w:w="845" w:type="dxa"/>
            <w:tcBorders>
              <w:bottom w:val="single" w:sz="8" w:space="0" w:color="000000"/>
            </w:tcBorders>
          </w:tcPr>
          <w:p>
            <w:pPr>
              <w:pStyle w:val="Compact"/>
              <w:widowControl/>
              <w:spacing w:lineRule="exact" w:line="220" w:before="0" w:after="0"/>
              <w:jc w:val="left"/>
              <w:rPr>
                <w:kern w:val="0"/>
                <w:szCs w:val="24"/>
                <w:lang w:val="en-US" w:eastAsia="en-US" w:bidi="ar-SA"/>
                <w:ins w:id="3377" w:author="Changes 24 to 25 Oct" w:date="2026-10-25T16:02:42Z"/>
              </w:rPr>
            </w:pPr>
            <w:ins w:id="3376" w:author="Changes 24 to 25 Oct" w:date="2026-10-25T16:02:42Z">
              <w:r>
                <w:rPr>
                  <w:kern w:val="0"/>
                  <w:sz w:val="18"/>
                  <w:szCs w:val="24"/>
                  <w:lang w:val="en-US" w:eastAsia="en-US" w:bidi="ar-SA"/>
                </w:rPr>
                <w:t>12.34</w:t>
              </w:r>
            </w:ins>
          </w:p>
        </w:tc>
      </w:tr>
    </w:tbl>
    <w:p>
      <w:pPr>
        <w:pStyle w:val="TableNote"/>
        <w:keepNext w:val="true"/>
        <w:rPr>
          <w:ins w:id="3379" w:author="Changes 24 to 25 Oct" w:date="2026-10-25T16:02:42Z"/>
        </w:rPr>
      </w:pPr>
      <w:ins w:id="3378" w:author="Changes 24 to 25 Oct" w:date="2026-10-25T16:02:42Z">
        <w:r>
          <w:rPr>
            <w:i/>
            <w:iCs/>
          </w:rPr>
          <w:t>Panel B. Pairwise correlations</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500"/>
        <w:gridCol w:w="778"/>
        <w:gridCol w:w="778"/>
        <w:gridCol w:w="779"/>
        <w:gridCol w:w="778"/>
        <w:gridCol w:w="779"/>
        <w:gridCol w:w="778"/>
        <w:gridCol w:w="778"/>
        <w:gridCol w:w="778"/>
        <w:gridCol w:w="778"/>
      </w:tblGrid>
      <w:tr>
        <w:trPr>
          <w:tblHeader w:val="true"/>
          <w:ins w:id="3380" w:author="Changes 24 to 25 Oct" w:date="2026-10-25T16:02:42Z"/>
          <w:cantSplit w:val="true"/>
        </w:trPr>
        <w:tc>
          <w:tcPr>
            <w:tcW w:w="150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82" w:author="Changes 24 to 25 Oct" w:date="2026-10-25T16:02:42Z"/>
              </w:rPr>
            </w:pPr>
            <w:ins w:id="3381" w:author="Changes 24 to 25 Oct" w:date="2026-10-25T16:02:42Z">
              <w:r>
                <w:rPr>
                  <w:b/>
                  <w:kern w:val="0"/>
                  <w:sz w:val="16"/>
                  <w:szCs w:val="24"/>
                  <w:lang w:val="en-US" w:eastAsia="en-US" w:bidi="ar-SA"/>
                </w:rPr>
                <w:t>Variables</w:t>
              </w:r>
            </w:ins>
          </w:p>
        </w:tc>
        <w:tc>
          <w:tcPr>
            <w:tcW w:w="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84" w:author="Changes 24 to 25 Oct" w:date="2026-10-25T16:02:42Z"/>
              </w:rPr>
            </w:pPr>
            <w:ins w:id="3383" w:author="Changes 24 to 25 Oct" w:date="2026-10-25T16:02:42Z">
              <w:r>
                <w:rPr>
                  <w:b/>
                  <w:kern w:val="0"/>
                  <w:sz w:val="16"/>
                  <w:szCs w:val="24"/>
                  <w:lang w:val="en-US" w:eastAsia="en-US" w:bidi="ar-SA"/>
                </w:rPr>
                <w:t>(1)</w:t>
              </w:r>
            </w:ins>
          </w:p>
        </w:tc>
        <w:tc>
          <w:tcPr>
            <w:tcW w:w="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86" w:author="Changes 24 to 25 Oct" w:date="2026-10-25T16:02:42Z"/>
              </w:rPr>
            </w:pPr>
            <w:ins w:id="3385" w:author="Changes 24 to 25 Oct" w:date="2026-10-25T16:02:42Z">
              <w:r>
                <w:rPr>
                  <w:b/>
                  <w:kern w:val="0"/>
                  <w:sz w:val="16"/>
                  <w:szCs w:val="24"/>
                  <w:lang w:val="en-US" w:eastAsia="en-US" w:bidi="ar-SA"/>
                </w:rPr>
                <w:t>(2)</w:t>
              </w:r>
            </w:ins>
          </w:p>
        </w:tc>
        <w:tc>
          <w:tcPr>
            <w:tcW w:w="77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88" w:author="Changes 24 to 25 Oct" w:date="2026-10-25T16:02:42Z"/>
              </w:rPr>
            </w:pPr>
            <w:ins w:id="3387" w:author="Changes 24 to 25 Oct" w:date="2026-10-25T16:02:42Z">
              <w:r>
                <w:rPr>
                  <w:b/>
                  <w:kern w:val="0"/>
                  <w:sz w:val="16"/>
                  <w:szCs w:val="24"/>
                  <w:lang w:val="en-US" w:eastAsia="en-US" w:bidi="ar-SA"/>
                </w:rPr>
                <w:t>(3)</w:t>
              </w:r>
            </w:ins>
          </w:p>
        </w:tc>
        <w:tc>
          <w:tcPr>
            <w:tcW w:w="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90" w:author="Changes 24 to 25 Oct" w:date="2026-10-25T16:02:42Z"/>
              </w:rPr>
            </w:pPr>
            <w:ins w:id="3389" w:author="Changes 24 to 25 Oct" w:date="2026-10-25T16:02:42Z">
              <w:r>
                <w:rPr>
                  <w:b/>
                  <w:kern w:val="0"/>
                  <w:sz w:val="16"/>
                  <w:szCs w:val="24"/>
                  <w:lang w:val="en-US" w:eastAsia="en-US" w:bidi="ar-SA"/>
                </w:rPr>
                <w:t>(4)</w:t>
              </w:r>
            </w:ins>
          </w:p>
        </w:tc>
        <w:tc>
          <w:tcPr>
            <w:tcW w:w="77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92" w:author="Changes 24 to 25 Oct" w:date="2026-10-25T16:02:42Z"/>
              </w:rPr>
            </w:pPr>
            <w:ins w:id="3391" w:author="Changes 24 to 25 Oct" w:date="2026-10-25T16:02:42Z">
              <w:r>
                <w:rPr>
                  <w:b/>
                  <w:kern w:val="0"/>
                  <w:sz w:val="16"/>
                  <w:szCs w:val="24"/>
                  <w:lang w:val="en-US" w:eastAsia="en-US" w:bidi="ar-SA"/>
                </w:rPr>
                <w:t>(5)</w:t>
              </w:r>
            </w:ins>
          </w:p>
        </w:tc>
        <w:tc>
          <w:tcPr>
            <w:tcW w:w="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94" w:author="Changes 24 to 25 Oct" w:date="2026-10-25T16:02:42Z"/>
              </w:rPr>
            </w:pPr>
            <w:ins w:id="3393" w:author="Changes 24 to 25 Oct" w:date="2026-10-25T16:02:42Z">
              <w:r>
                <w:rPr>
                  <w:b/>
                  <w:kern w:val="0"/>
                  <w:sz w:val="16"/>
                  <w:szCs w:val="24"/>
                  <w:lang w:val="en-US" w:eastAsia="en-US" w:bidi="ar-SA"/>
                </w:rPr>
                <w:t>(6)</w:t>
              </w:r>
            </w:ins>
          </w:p>
        </w:tc>
        <w:tc>
          <w:tcPr>
            <w:tcW w:w="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96" w:author="Changes 24 to 25 Oct" w:date="2026-10-25T16:02:42Z"/>
              </w:rPr>
            </w:pPr>
            <w:ins w:id="3395" w:author="Changes 24 to 25 Oct" w:date="2026-10-25T16:02:42Z">
              <w:r>
                <w:rPr>
                  <w:b/>
                  <w:kern w:val="0"/>
                  <w:sz w:val="16"/>
                  <w:szCs w:val="24"/>
                  <w:lang w:val="en-US" w:eastAsia="en-US" w:bidi="ar-SA"/>
                </w:rPr>
                <w:t>(7)</w:t>
              </w:r>
            </w:ins>
          </w:p>
        </w:tc>
        <w:tc>
          <w:tcPr>
            <w:tcW w:w="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398" w:author="Changes 24 to 25 Oct" w:date="2026-10-25T16:02:42Z"/>
              </w:rPr>
            </w:pPr>
            <w:ins w:id="3397" w:author="Changes 24 to 25 Oct" w:date="2026-10-25T16:02:42Z">
              <w:r>
                <w:rPr>
                  <w:b/>
                  <w:kern w:val="0"/>
                  <w:sz w:val="16"/>
                  <w:szCs w:val="24"/>
                  <w:lang w:val="en-US" w:eastAsia="en-US" w:bidi="ar-SA"/>
                </w:rPr>
                <w:t>(8)</w:t>
              </w:r>
            </w:ins>
          </w:p>
        </w:tc>
        <w:tc>
          <w:tcPr>
            <w:tcW w:w="77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400" w:author="Changes 24 to 25 Oct" w:date="2026-10-25T16:02:42Z"/>
              </w:rPr>
            </w:pPr>
            <w:ins w:id="3399" w:author="Changes 24 to 25 Oct" w:date="2026-10-25T16:02:42Z">
              <w:r>
                <w:rPr>
                  <w:b/>
                  <w:kern w:val="0"/>
                  <w:sz w:val="16"/>
                  <w:szCs w:val="24"/>
                  <w:lang w:val="en-US" w:eastAsia="en-US" w:bidi="ar-SA"/>
                </w:rPr>
                <w:t>(9)</w:t>
              </w:r>
            </w:ins>
          </w:p>
        </w:tc>
      </w:tr>
      <w:tr>
        <w:trPr>
          <w:ins w:id="3401"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403" w:author="Changes 24 to 25 Oct" w:date="2026-10-25T16:02:42Z"/>
              </w:rPr>
            </w:pPr>
            <w:ins w:id="3402" w:author="Changes 24 to 25 Oct" w:date="2026-10-25T16:02:42Z">
              <w:r>
                <w:rPr>
                  <w:kern w:val="0"/>
                  <w:sz w:val="16"/>
                  <w:szCs w:val="24"/>
                  <w:lang w:val="en-US" w:eastAsia="en-US" w:bidi="ar-SA"/>
                </w:rPr>
                <w:t>(1) ln(Wedge)</w:t>
              </w:r>
            </w:ins>
          </w:p>
        </w:tc>
        <w:tc>
          <w:tcPr>
            <w:tcW w:w="778" w:type="dxa"/>
            <w:tcBorders/>
          </w:tcPr>
          <w:p>
            <w:pPr>
              <w:pStyle w:val="Compact"/>
              <w:keepNext w:val="true"/>
              <w:widowControl/>
              <w:spacing w:lineRule="exact" w:line="220" w:before="0" w:after="0"/>
              <w:jc w:val="left"/>
              <w:rPr>
                <w:kern w:val="0"/>
                <w:szCs w:val="24"/>
                <w:lang w:val="en-US" w:eastAsia="en-US" w:bidi="ar-SA"/>
                <w:ins w:id="3405" w:author="Changes 24 to 25 Oct" w:date="2026-10-25T16:02:42Z"/>
              </w:rPr>
            </w:pPr>
            <w:ins w:id="3404" w:author="Changes 24 to 25 Oct" w:date="2026-10-25T16:02:42Z">
              <w:r>
                <w:rPr>
                  <w:kern w:val="0"/>
                  <w:sz w:val="16"/>
                  <w:szCs w:val="24"/>
                  <w:lang w:val="en-US" w:eastAsia="en-US" w:bidi="ar-SA"/>
                </w:rPr>
                <w:t>1</w:t>
              </w:r>
            </w:ins>
          </w:p>
        </w:tc>
        <w:tc>
          <w:tcPr>
            <w:tcW w:w="778" w:type="dxa"/>
            <w:tcBorders/>
          </w:tcPr>
          <w:p>
            <w:pPr>
              <w:pStyle w:val="Compact"/>
              <w:keepNext w:val="true"/>
              <w:widowControl/>
              <w:spacing w:lineRule="exact" w:line="220" w:before="0" w:after="0"/>
              <w:jc w:val="left"/>
              <w:rPr>
                <w:kern w:val="0"/>
                <w:szCs w:val="24"/>
                <w:lang w:val="en-US" w:eastAsia="en-US" w:bidi="ar-SA"/>
                <w:ins w:id="3407" w:author="Changes 24 to 25 Oct" w:date="2026-10-25T16:02:42Z"/>
              </w:rPr>
            </w:pPr>
            <w:ins w:id="3406" w:author="Changes 24 to 25 Oct" w:date="2026-10-25T16:02:42Z">
              <w:r>
                <w:rPr>
                  <w:kern w:val="0"/>
                  <w:szCs w:val="24"/>
                  <w:lang w:val="en-US" w:eastAsia="en-US" w:bidi="ar-SA"/>
                </w:rPr>
              </w:r>
            </w:ins>
          </w:p>
        </w:tc>
        <w:tc>
          <w:tcPr>
            <w:tcW w:w="779" w:type="dxa"/>
            <w:tcBorders/>
          </w:tcPr>
          <w:p>
            <w:pPr>
              <w:pStyle w:val="Compact"/>
              <w:keepNext w:val="true"/>
              <w:widowControl/>
              <w:spacing w:lineRule="exact" w:line="220" w:before="0" w:after="0"/>
              <w:jc w:val="left"/>
              <w:rPr>
                <w:kern w:val="0"/>
                <w:szCs w:val="24"/>
                <w:lang w:val="en-US" w:eastAsia="en-US" w:bidi="ar-SA"/>
                <w:ins w:id="3409" w:author="Changes 24 to 25 Oct" w:date="2026-10-25T16:02:42Z"/>
              </w:rPr>
            </w:pPr>
            <w:ins w:id="3408"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11" w:author="Changes 24 to 25 Oct" w:date="2026-10-25T16:02:42Z"/>
              </w:rPr>
            </w:pPr>
            <w:ins w:id="3410" w:author="Changes 24 to 25 Oct" w:date="2026-10-25T16:02:42Z">
              <w:r>
                <w:rPr>
                  <w:kern w:val="0"/>
                  <w:szCs w:val="24"/>
                  <w:lang w:val="en-US" w:eastAsia="en-US" w:bidi="ar-SA"/>
                </w:rPr>
              </w:r>
            </w:ins>
          </w:p>
        </w:tc>
        <w:tc>
          <w:tcPr>
            <w:tcW w:w="779" w:type="dxa"/>
            <w:tcBorders/>
          </w:tcPr>
          <w:p>
            <w:pPr>
              <w:pStyle w:val="Compact"/>
              <w:keepNext w:val="true"/>
              <w:widowControl/>
              <w:spacing w:lineRule="exact" w:line="220" w:before="0" w:after="0"/>
              <w:jc w:val="left"/>
              <w:rPr>
                <w:kern w:val="0"/>
                <w:szCs w:val="24"/>
                <w:lang w:val="en-US" w:eastAsia="en-US" w:bidi="ar-SA"/>
                <w:ins w:id="3413" w:author="Changes 24 to 25 Oct" w:date="2026-10-25T16:02:42Z"/>
              </w:rPr>
            </w:pPr>
            <w:ins w:id="3412"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15" w:author="Changes 24 to 25 Oct" w:date="2026-10-25T16:02:42Z"/>
              </w:rPr>
            </w:pPr>
            <w:ins w:id="3414"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17" w:author="Changes 24 to 25 Oct" w:date="2026-10-25T16:02:42Z"/>
              </w:rPr>
            </w:pPr>
            <w:ins w:id="3416"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19" w:author="Changes 24 to 25 Oct" w:date="2026-10-25T16:02:42Z"/>
              </w:rPr>
            </w:pPr>
            <w:ins w:id="3418"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21" w:author="Changes 24 to 25 Oct" w:date="2026-10-25T16:02:42Z"/>
              </w:rPr>
            </w:pPr>
            <w:ins w:id="3420" w:author="Changes 24 to 25 Oct" w:date="2026-10-25T16:02:42Z">
              <w:r>
                <w:rPr>
                  <w:kern w:val="0"/>
                  <w:szCs w:val="24"/>
                  <w:lang w:val="en-US" w:eastAsia="en-US" w:bidi="ar-SA"/>
                </w:rPr>
              </w:r>
            </w:ins>
          </w:p>
        </w:tc>
      </w:tr>
      <w:tr>
        <w:trPr>
          <w:ins w:id="3422"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424" w:author="Changes 24 to 25 Oct" w:date="2026-10-25T16:02:42Z"/>
              </w:rPr>
            </w:pPr>
            <w:ins w:id="3423" w:author="Changes 24 to 25 Oct" w:date="2026-10-25T16:02:42Z">
              <w:r>
                <w:rPr>
                  <w:kern w:val="0"/>
                  <w:sz w:val="16"/>
                  <w:szCs w:val="24"/>
                  <w:lang w:val="en-US" w:eastAsia="en-US" w:bidi="ar-SA"/>
                </w:rPr>
                <w:t>(2) Ecosystem ratio</w:t>
              </w:r>
            </w:ins>
          </w:p>
        </w:tc>
        <w:tc>
          <w:tcPr>
            <w:tcW w:w="778" w:type="dxa"/>
            <w:tcBorders/>
          </w:tcPr>
          <w:p>
            <w:pPr>
              <w:pStyle w:val="Compact"/>
              <w:keepNext w:val="true"/>
              <w:widowControl/>
              <w:spacing w:lineRule="exact" w:line="220" w:before="0" w:after="0"/>
              <w:jc w:val="left"/>
              <w:rPr>
                <w:kern w:val="0"/>
                <w:szCs w:val="24"/>
                <w:lang w:val="en-US" w:eastAsia="en-US" w:bidi="ar-SA"/>
                <w:ins w:id="3426" w:author="Changes 24 to 25 Oct" w:date="2026-10-25T16:02:42Z"/>
              </w:rPr>
            </w:pPr>
            <w:ins w:id="3425" w:author="Changes 24 to 25 Oct" w:date="2026-10-25T16:02:42Z">
              <w:r>
                <w:rPr>
                  <w:kern w:val="0"/>
                  <w:sz w:val="16"/>
                  <w:szCs w:val="24"/>
                  <w:lang w:val="en-US" w:eastAsia="en-US" w:bidi="ar-SA"/>
                </w:rPr>
                <w:t>0.37∗∗∗</w:t>
              </w:r>
            </w:ins>
          </w:p>
        </w:tc>
        <w:tc>
          <w:tcPr>
            <w:tcW w:w="778" w:type="dxa"/>
            <w:tcBorders/>
          </w:tcPr>
          <w:p>
            <w:pPr>
              <w:pStyle w:val="Compact"/>
              <w:keepNext w:val="true"/>
              <w:widowControl/>
              <w:spacing w:lineRule="exact" w:line="220" w:before="0" w:after="0"/>
              <w:jc w:val="left"/>
              <w:rPr>
                <w:kern w:val="0"/>
                <w:szCs w:val="24"/>
                <w:lang w:val="en-US" w:eastAsia="en-US" w:bidi="ar-SA"/>
                <w:ins w:id="3428" w:author="Changes 24 to 25 Oct" w:date="2026-10-25T16:02:42Z"/>
              </w:rPr>
            </w:pPr>
            <w:ins w:id="3427" w:author="Changes 24 to 25 Oct" w:date="2026-10-25T16:02:42Z">
              <w:r>
                <w:rPr>
                  <w:kern w:val="0"/>
                  <w:sz w:val="16"/>
                  <w:szCs w:val="24"/>
                  <w:lang w:val="en-US" w:eastAsia="en-US" w:bidi="ar-SA"/>
                </w:rPr>
                <w:t>1</w:t>
              </w:r>
            </w:ins>
          </w:p>
        </w:tc>
        <w:tc>
          <w:tcPr>
            <w:tcW w:w="779" w:type="dxa"/>
            <w:tcBorders/>
          </w:tcPr>
          <w:p>
            <w:pPr>
              <w:pStyle w:val="Compact"/>
              <w:keepNext w:val="true"/>
              <w:widowControl/>
              <w:spacing w:lineRule="exact" w:line="220" w:before="0" w:after="0"/>
              <w:jc w:val="left"/>
              <w:rPr>
                <w:kern w:val="0"/>
                <w:szCs w:val="24"/>
                <w:lang w:val="en-US" w:eastAsia="en-US" w:bidi="ar-SA"/>
                <w:ins w:id="3430" w:author="Changes 24 to 25 Oct" w:date="2026-10-25T16:02:42Z"/>
              </w:rPr>
            </w:pPr>
            <w:ins w:id="3429"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32" w:author="Changes 24 to 25 Oct" w:date="2026-10-25T16:02:42Z"/>
              </w:rPr>
            </w:pPr>
            <w:ins w:id="3431" w:author="Changes 24 to 25 Oct" w:date="2026-10-25T16:02:42Z">
              <w:r>
                <w:rPr>
                  <w:kern w:val="0"/>
                  <w:szCs w:val="24"/>
                  <w:lang w:val="en-US" w:eastAsia="en-US" w:bidi="ar-SA"/>
                </w:rPr>
              </w:r>
            </w:ins>
          </w:p>
        </w:tc>
        <w:tc>
          <w:tcPr>
            <w:tcW w:w="779" w:type="dxa"/>
            <w:tcBorders/>
          </w:tcPr>
          <w:p>
            <w:pPr>
              <w:pStyle w:val="Compact"/>
              <w:keepNext w:val="true"/>
              <w:widowControl/>
              <w:spacing w:lineRule="exact" w:line="220" w:before="0" w:after="0"/>
              <w:jc w:val="left"/>
              <w:rPr>
                <w:kern w:val="0"/>
                <w:szCs w:val="24"/>
                <w:lang w:val="en-US" w:eastAsia="en-US" w:bidi="ar-SA"/>
                <w:ins w:id="3434" w:author="Changes 24 to 25 Oct" w:date="2026-10-25T16:02:42Z"/>
              </w:rPr>
            </w:pPr>
            <w:ins w:id="3433"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36" w:author="Changes 24 to 25 Oct" w:date="2026-10-25T16:02:42Z"/>
              </w:rPr>
            </w:pPr>
            <w:ins w:id="3435"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38" w:author="Changes 24 to 25 Oct" w:date="2026-10-25T16:02:42Z"/>
              </w:rPr>
            </w:pPr>
            <w:ins w:id="3437"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40" w:author="Changes 24 to 25 Oct" w:date="2026-10-25T16:02:42Z"/>
              </w:rPr>
            </w:pPr>
            <w:ins w:id="3439"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42" w:author="Changes 24 to 25 Oct" w:date="2026-10-25T16:02:42Z"/>
              </w:rPr>
            </w:pPr>
            <w:ins w:id="3441" w:author="Changes 24 to 25 Oct" w:date="2026-10-25T16:02:42Z">
              <w:r>
                <w:rPr>
                  <w:kern w:val="0"/>
                  <w:szCs w:val="24"/>
                  <w:lang w:val="en-US" w:eastAsia="en-US" w:bidi="ar-SA"/>
                </w:rPr>
              </w:r>
            </w:ins>
          </w:p>
        </w:tc>
      </w:tr>
      <w:tr>
        <w:trPr>
          <w:ins w:id="3443"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445" w:author="Changes 24 to 25 Oct" w:date="2026-10-25T16:02:42Z"/>
              </w:rPr>
            </w:pPr>
            <w:ins w:id="3444" w:author="Changes 24 to 25 Oct" w:date="2026-10-25T16:02:42Z">
              <w:r>
                <w:rPr>
                  <w:kern w:val="0"/>
                  <w:sz w:val="16"/>
                  <w:szCs w:val="24"/>
                  <w:lang w:val="en-US" w:eastAsia="en-US" w:bidi="ar-SA"/>
                </w:rPr>
                <w:t>(3) g(R)</w:t>
              </w:r>
            </w:ins>
          </w:p>
        </w:tc>
        <w:tc>
          <w:tcPr>
            <w:tcW w:w="778" w:type="dxa"/>
            <w:tcBorders/>
          </w:tcPr>
          <w:p>
            <w:pPr>
              <w:pStyle w:val="Compact"/>
              <w:keepNext w:val="true"/>
              <w:widowControl/>
              <w:spacing w:lineRule="exact" w:line="220" w:before="0" w:after="0"/>
              <w:jc w:val="left"/>
              <w:rPr>
                <w:kern w:val="0"/>
                <w:szCs w:val="24"/>
                <w:lang w:val="en-US" w:eastAsia="en-US" w:bidi="ar-SA"/>
                <w:ins w:id="3447" w:author="Changes 24 to 25 Oct" w:date="2026-10-25T16:02:42Z"/>
              </w:rPr>
            </w:pPr>
            <w:ins w:id="3446" w:author="Changes 24 to 25 Oct" w:date="2026-10-25T16:02:42Z">
              <w:r>
                <w:rPr>
                  <w:kern w:val="0"/>
                  <w:sz w:val="16"/>
                  <w:szCs w:val="24"/>
                  <w:lang w:val="en-US" w:eastAsia="en-US" w:bidi="ar-SA"/>
                </w:rPr>
                <w:t>0.13∗</w:t>
              </w:r>
            </w:ins>
          </w:p>
        </w:tc>
        <w:tc>
          <w:tcPr>
            <w:tcW w:w="778" w:type="dxa"/>
            <w:tcBorders/>
          </w:tcPr>
          <w:p>
            <w:pPr>
              <w:pStyle w:val="Compact"/>
              <w:keepNext w:val="true"/>
              <w:widowControl/>
              <w:spacing w:lineRule="exact" w:line="220" w:before="0" w:after="0"/>
              <w:jc w:val="left"/>
              <w:rPr>
                <w:kern w:val="0"/>
                <w:szCs w:val="24"/>
                <w:lang w:val="en-US" w:eastAsia="en-US" w:bidi="ar-SA"/>
                <w:ins w:id="3449" w:author="Changes 24 to 25 Oct" w:date="2026-10-25T16:02:42Z"/>
              </w:rPr>
            </w:pPr>
            <w:ins w:id="3448" w:author="Changes 24 to 25 Oct" w:date="2026-10-25T16:02:42Z">
              <w:r>
                <w:rPr>
                  <w:kern w:val="0"/>
                  <w:sz w:val="16"/>
                  <w:szCs w:val="24"/>
                  <w:lang w:val="en-US" w:eastAsia="en-US" w:bidi="ar-SA"/>
                </w:rPr>
                <w:t>0.18∗∗</w:t>
              </w:r>
            </w:ins>
          </w:p>
        </w:tc>
        <w:tc>
          <w:tcPr>
            <w:tcW w:w="779" w:type="dxa"/>
            <w:tcBorders/>
          </w:tcPr>
          <w:p>
            <w:pPr>
              <w:pStyle w:val="Compact"/>
              <w:keepNext w:val="true"/>
              <w:widowControl/>
              <w:spacing w:lineRule="exact" w:line="220" w:before="0" w:after="0"/>
              <w:jc w:val="left"/>
              <w:rPr>
                <w:kern w:val="0"/>
                <w:szCs w:val="24"/>
                <w:lang w:val="en-US" w:eastAsia="en-US" w:bidi="ar-SA"/>
                <w:ins w:id="3451" w:author="Changes 24 to 25 Oct" w:date="2026-10-25T16:02:42Z"/>
              </w:rPr>
            </w:pPr>
            <w:ins w:id="3450" w:author="Changes 24 to 25 Oct" w:date="2026-10-25T16:02:42Z">
              <w:r>
                <w:rPr>
                  <w:kern w:val="0"/>
                  <w:sz w:val="16"/>
                  <w:szCs w:val="24"/>
                  <w:lang w:val="en-US" w:eastAsia="en-US" w:bidi="ar-SA"/>
                </w:rPr>
                <w:t>1</w:t>
              </w:r>
            </w:ins>
          </w:p>
        </w:tc>
        <w:tc>
          <w:tcPr>
            <w:tcW w:w="778" w:type="dxa"/>
            <w:tcBorders/>
          </w:tcPr>
          <w:p>
            <w:pPr>
              <w:pStyle w:val="Compact"/>
              <w:keepNext w:val="true"/>
              <w:widowControl/>
              <w:spacing w:lineRule="exact" w:line="220" w:before="0" w:after="0"/>
              <w:jc w:val="left"/>
              <w:rPr>
                <w:kern w:val="0"/>
                <w:szCs w:val="24"/>
                <w:lang w:val="en-US" w:eastAsia="en-US" w:bidi="ar-SA"/>
                <w:ins w:id="3453" w:author="Changes 24 to 25 Oct" w:date="2026-10-25T16:02:42Z"/>
              </w:rPr>
            </w:pPr>
            <w:ins w:id="3452" w:author="Changes 24 to 25 Oct" w:date="2026-10-25T16:02:42Z">
              <w:r>
                <w:rPr>
                  <w:kern w:val="0"/>
                  <w:szCs w:val="24"/>
                  <w:lang w:val="en-US" w:eastAsia="en-US" w:bidi="ar-SA"/>
                </w:rPr>
              </w:r>
            </w:ins>
          </w:p>
        </w:tc>
        <w:tc>
          <w:tcPr>
            <w:tcW w:w="779" w:type="dxa"/>
            <w:tcBorders/>
          </w:tcPr>
          <w:p>
            <w:pPr>
              <w:pStyle w:val="Compact"/>
              <w:keepNext w:val="true"/>
              <w:widowControl/>
              <w:spacing w:lineRule="exact" w:line="220" w:before="0" w:after="0"/>
              <w:jc w:val="left"/>
              <w:rPr>
                <w:kern w:val="0"/>
                <w:szCs w:val="24"/>
                <w:lang w:val="en-US" w:eastAsia="en-US" w:bidi="ar-SA"/>
                <w:ins w:id="3455" w:author="Changes 24 to 25 Oct" w:date="2026-10-25T16:02:42Z"/>
              </w:rPr>
            </w:pPr>
            <w:ins w:id="3454"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57" w:author="Changes 24 to 25 Oct" w:date="2026-10-25T16:02:42Z"/>
              </w:rPr>
            </w:pPr>
            <w:ins w:id="3456"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59" w:author="Changes 24 to 25 Oct" w:date="2026-10-25T16:02:42Z"/>
              </w:rPr>
            </w:pPr>
            <w:ins w:id="3458"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61" w:author="Changes 24 to 25 Oct" w:date="2026-10-25T16:02:42Z"/>
              </w:rPr>
            </w:pPr>
            <w:ins w:id="3460"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63" w:author="Changes 24 to 25 Oct" w:date="2026-10-25T16:02:42Z"/>
              </w:rPr>
            </w:pPr>
            <w:ins w:id="3462" w:author="Changes 24 to 25 Oct" w:date="2026-10-25T16:02:42Z">
              <w:r>
                <w:rPr>
                  <w:kern w:val="0"/>
                  <w:szCs w:val="24"/>
                  <w:lang w:val="en-US" w:eastAsia="en-US" w:bidi="ar-SA"/>
                </w:rPr>
              </w:r>
            </w:ins>
          </w:p>
        </w:tc>
      </w:tr>
      <w:tr>
        <w:trPr>
          <w:ins w:id="3464"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466" w:author="Changes 24 to 25 Oct" w:date="2026-10-25T16:02:42Z"/>
              </w:rPr>
            </w:pPr>
            <w:ins w:id="3465" w:author="Changes 24 to 25 Oct" w:date="2026-10-25T16:02:42Z">
              <w:r>
                <w:rPr>
                  <w:kern w:val="0"/>
                  <w:sz w:val="16"/>
                  <w:szCs w:val="24"/>
                  <w:lang w:val="en-US" w:eastAsia="en-US" w:bidi="ar-SA"/>
                </w:rPr>
                <w:t>(4) g(V)</w:t>
              </w:r>
            </w:ins>
          </w:p>
        </w:tc>
        <w:tc>
          <w:tcPr>
            <w:tcW w:w="778" w:type="dxa"/>
            <w:tcBorders/>
          </w:tcPr>
          <w:p>
            <w:pPr>
              <w:pStyle w:val="Compact"/>
              <w:keepNext w:val="true"/>
              <w:widowControl/>
              <w:spacing w:lineRule="exact" w:line="220" w:before="0" w:after="0"/>
              <w:jc w:val="left"/>
              <w:rPr>
                <w:kern w:val="0"/>
                <w:szCs w:val="24"/>
                <w:lang w:val="en-US" w:eastAsia="en-US" w:bidi="ar-SA"/>
                <w:ins w:id="3468" w:author="Changes 24 to 25 Oct" w:date="2026-10-25T16:02:42Z"/>
              </w:rPr>
            </w:pPr>
            <w:ins w:id="3467" w:author="Changes 24 to 25 Oct" w:date="2026-10-25T16:02:42Z">
              <w:r>
                <w:rPr>
                  <w:kern w:val="0"/>
                  <w:sz w:val="16"/>
                  <w:szCs w:val="24"/>
                  <w:lang w:val="en-US" w:eastAsia="en-US" w:bidi="ar-SA"/>
                </w:rPr>
                <w:t>0.05</w:t>
              </w:r>
            </w:ins>
          </w:p>
        </w:tc>
        <w:tc>
          <w:tcPr>
            <w:tcW w:w="778" w:type="dxa"/>
            <w:tcBorders/>
          </w:tcPr>
          <w:p>
            <w:pPr>
              <w:pStyle w:val="Compact"/>
              <w:keepNext w:val="true"/>
              <w:widowControl/>
              <w:spacing w:lineRule="exact" w:line="220" w:before="0" w:after="0"/>
              <w:jc w:val="left"/>
              <w:rPr>
                <w:kern w:val="0"/>
                <w:szCs w:val="24"/>
                <w:lang w:val="en-US" w:eastAsia="en-US" w:bidi="ar-SA"/>
                <w:ins w:id="3470" w:author="Changes 24 to 25 Oct" w:date="2026-10-25T16:02:42Z"/>
              </w:rPr>
            </w:pPr>
            <w:ins w:id="3469" w:author="Changes 24 to 25 Oct" w:date="2026-10-25T16:02:42Z">
              <w:r>
                <w:rPr>
                  <w:kern w:val="0"/>
                  <w:sz w:val="16"/>
                  <w:szCs w:val="24"/>
                  <w:lang w:val="en-US" w:eastAsia="en-US" w:bidi="ar-SA"/>
                </w:rPr>
                <w:t>0.15∗</w:t>
              </w:r>
            </w:ins>
          </w:p>
        </w:tc>
        <w:tc>
          <w:tcPr>
            <w:tcW w:w="779" w:type="dxa"/>
            <w:tcBorders/>
          </w:tcPr>
          <w:p>
            <w:pPr>
              <w:pStyle w:val="Compact"/>
              <w:keepNext w:val="true"/>
              <w:widowControl/>
              <w:spacing w:lineRule="exact" w:line="220" w:before="0" w:after="0"/>
              <w:jc w:val="left"/>
              <w:rPr>
                <w:kern w:val="0"/>
                <w:szCs w:val="24"/>
                <w:lang w:val="en-US" w:eastAsia="en-US" w:bidi="ar-SA"/>
                <w:ins w:id="3472" w:author="Changes 24 to 25 Oct" w:date="2026-10-25T16:02:42Z"/>
              </w:rPr>
            </w:pPr>
            <w:ins w:id="3471" w:author="Changes 24 to 25 Oct" w:date="2026-10-25T16:02:42Z">
              <w:r>
                <w:rPr>
                  <w:kern w:val="0"/>
                  <w:sz w:val="16"/>
                  <w:szCs w:val="24"/>
                  <w:lang w:val="en-US" w:eastAsia="en-US" w:bidi="ar-SA"/>
                </w:rPr>
                <w:t>0.84∗∗∗</w:t>
              </w:r>
            </w:ins>
          </w:p>
        </w:tc>
        <w:tc>
          <w:tcPr>
            <w:tcW w:w="778" w:type="dxa"/>
            <w:tcBorders/>
          </w:tcPr>
          <w:p>
            <w:pPr>
              <w:pStyle w:val="Compact"/>
              <w:keepNext w:val="true"/>
              <w:widowControl/>
              <w:spacing w:lineRule="exact" w:line="220" w:before="0" w:after="0"/>
              <w:jc w:val="left"/>
              <w:rPr>
                <w:kern w:val="0"/>
                <w:szCs w:val="24"/>
                <w:lang w:val="en-US" w:eastAsia="en-US" w:bidi="ar-SA"/>
                <w:ins w:id="3474" w:author="Changes 24 to 25 Oct" w:date="2026-10-25T16:02:42Z"/>
              </w:rPr>
            </w:pPr>
            <w:ins w:id="3473" w:author="Changes 24 to 25 Oct" w:date="2026-10-25T16:02:42Z">
              <w:r>
                <w:rPr>
                  <w:kern w:val="0"/>
                  <w:sz w:val="16"/>
                  <w:szCs w:val="24"/>
                  <w:lang w:val="en-US" w:eastAsia="en-US" w:bidi="ar-SA"/>
                </w:rPr>
                <w:t>1</w:t>
              </w:r>
            </w:ins>
          </w:p>
        </w:tc>
        <w:tc>
          <w:tcPr>
            <w:tcW w:w="779" w:type="dxa"/>
            <w:tcBorders/>
          </w:tcPr>
          <w:p>
            <w:pPr>
              <w:pStyle w:val="Compact"/>
              <w:keepNext w:val="true"/>
              <w:widowControl/>
              <w:spacing w:lineRule="exact" w:line="220" w:before="0" w:after="0"/>
              <w:jc w:val="left"/>
              <w:rPr>
                <w:kern w:val="0"/>
                <w:szCs w:val="24"/>
                <w:lang w:val="en-US" w:eastAsia="en-US" w:bidi="ar-SA"/>
                <w:ins w:id="3476" w:author="Changes 24 to 25 Oct" w:date="2026-10-25T16:02:42Z"/>
              </w:rPr>
            </w:pPr>
            <w:ins w:id="3475"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78" w:author="Changes 24 to 25 Oct" w:date="2026-10-25T16:02:42Z"/>
              </w:rPr>
            </w:pPr>
            <w:ins w:id="3477"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80" w:author="Changes 24 to 25 Oct" w:date="2026-10-25T16:02:42Z"/>
              </w:rPr>
            </w:pPr>
            <w:ins w:id="3479"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82" w:author="Changes 24 to 25 Oct" w:date="2026-10-25T16:02:42Z"/>
              </w:rPr>
            </w:pPr>
            <w:ins w:id="3481"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484" w:author="Changes 24 to 25 Oct" w:date="2026-10-25T16:02:42Z"/>
              </w:rPr>
            </w:pPr>
            <w:ins w:id="3483" w:author="Changes 24 to 25 Oct" w:date="2026-10-25T16:02:42Z">
              <w:r>
                <w:rPr>
                  <w:kern w:val="0"/>
                  <w:szCs w:val="24"/>
                  <w:lang w:val="en-US" w:eastAsia="en-US" w:bidi="ar-SA"/>
                </w:rPr>
              </w:r>
            </w:ins>
          </w:p>
        </w:tc>
      </w:tr>
      <w:tr>
        <w:trPr>
          <w:ins w:id="3485"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487" w:author="Changes 24 to 25 Oct" w:date="2026-10-25T16:02:42Z"/>
              </w:rPr>
            </w:pPr>
            <w:ins w:id="3486" w:author="Changes 24 to 25 Oct" w:date="2026-10-25T16:02:42Z">
              <w:r>
                <w:rPr>
                  <w:kern w:val="0"/>
                  <w:sz w:val="16"/>
                  <w:szCs w:val="24"/>
                  <w:lang w:val="en-US" w:eastAsia="en-US" w:bidi="ar-SA"/>
                </w:rPr>
                <w:t>(5) ln(Assets)</w:t>
              </w:r>
            </w:ins>
          </w:p>
        </w:tc>
        <w:tc>
          <w:tcPr>
            <w:tcW w:w="778" w:type="dxa"/>
            <w:tcBorders/>
          </w:tcPr>
          <w:p>
            <w:pPr>
              <w:pStyle w:val="Compact"/>
              <w:keepNext w:val="true"/>
              <w:widowControl/>
              <w:spacing w:lineRule="exact" w:line="220" w:before="0" w:after="0"/>
              <w:jc w:val="left"/>
              <w:rPr>
                <w:kern w:val="0"/>
                <w:szCs w:val="24"/>
                <w:lang w:val="en-US" w:eastAsia="en-US" w:bidi="ar-SA"/>
                <w:ins w:id="3489" w:author="Changes 24 to 25 Oct" w:date="2026-10-25T16:02:42Z"/>
              </w:rPr>
            </w:pPr>
            <w:ins w:id="3488" w:author="Changes 24 to 25 Oct" w:date="2026-10-25T16:02:42Z">
              <w:r>
                <w:rPr>
                  <w:kern w:val="0"/>
                  <w:sz w:val="16"/>
                  <w:szCs w:val="24"/>
                  <w:lang w:val="en-US" w:eastAsia="en-US" w:bidi="ar-SA"/>
                </w:rPr>
                <w:t>0.88∗∗∗</w:t>
              </w:r>
            </w:ins>
          </w:p>
        </w:tc>
        <w:tc>
          <w:tcPr>
            <w:tcW w:w="778" w:type="dxa"/>
            <w:tcBorders/>
          </w:tcPr>
          <w:p>
            <w:pPr>
              <w:pStyle w:val="Compact"/>
              <w:keepNext w:val="true"/>
              <w:widowControl/>
              <w:spacing w:lineRule="exact" w:line="220" w:before="0" w:after="0"/>
              <w:jc w:val="left"/>
              <w:rPr>
                <w:kern w:val="0"/>
                <w:szCs w:val="24"/>
                <w:lang w:val="en-US" w:eastAsia="en-US" w:bidi="ar-SA"/>
                <w:ins w:id="3491" w:author="Changes 24 to 25 Oct" w:date="2026-10-25T16:02:42Z"/>
              </w:rPr>
            </w:pPr>
            <w:ins w:id="3490" w:author="Changes 24 to 25 Oct" w:date="2026-10-25T16:02:42Z">
              <w:r>
                <w:rPr>
                  <w:kern w:val="0"/>
                  <w:sz w:val="16"/>
                  <w:szCs w:val="24"/>
                  <w:lang w:val="en-US" w:eastAsia="en-US" w:bidi="ar-SA"/>
                </w:rPr>
                <w:t>0.10</w:t>
              </w:r>
            </w:ins>
          </w:p>
        </w:tc>
        <w:tc>
          <w:tcPr>
            <w:tcW w:w="779" w:type="dxa"/>
            <w:tcBorders/>
          </w:tcPr>
          <w:p>
            <w:pPr>
              <w:pStyle w:val="Compact"/>
              <w:keepNext w:val="true"/>
              <w:widowControl/>
              <w:spacing w:lineRule="exact" w:line="220" w:before="0" w:after="0"/>
              <w:jc w:val="left"/>
              <w:rPr>
                <w:kern w:val="0"/>
                <w:szCs w:val="24"/>
                <w:lang w:val="en-US" w:eastAsia="en-US" w:bidi="ar-SA"/>
                <w:ins w:id="3493" w:author="Changes 24 to 25 Oct" w:date="2026-10-25T16:02:42Z"/>
              </w:rPr>
            </w:pPr>
            <w:ins w:id="3492" w:author="Changes 24 to 25 Oct" w:date="2026-10-25T16:02:42Z">
              <w:r>
                <w:rPr>
                  <w:kern w:val="0"/>
                  <w:sz w:val="16"/>
                  <w:szCs w:val="24"/>
                  <w:lang w:val="en-US" w:eastAsia="en-US" w:bidi="ar-SA"/>
                </w:rPr>
                <w:t>0.10</w:t>
              </w:r>
            </w:ins>
          </w:p>
        </w:tc>
        <w:tc>
          <w:tcPr>
            <w:tcW w:w="778" w:type="dxa"/>
            <w:tcBorders/>
          </w:tcPr>
          <w:p>
            <w:pPr>
              <w:pStyle w:val="Compact"/>
              <w:keepNext w:val="true"/>
              <w:widowControl/>
              <w:spacing w:lineRule="exact" w:line="220" w:before="0" w:after="0"/>
              <w:jc w:val="left"/>
              <w:rPr>
                <w:kern w:val="0"/>
                <w:szCs w:val="24"/>
                <w:lang w:val="en-US" w:eastAsia="en-US" w:bidi="ar-SA"/>
                <w:ins w:id="3495" w:author="Changes 24 to 25 Oct" w:date="2026-10-25T16:02:42Z"/>
              </w:rPr>
            </w:pPr>
            <w:ins w:id="3494" w:author="Changes 24 to 25 Oct" w:date="2026-10-25T16:02:42Z">
              <w:r>
                <w:rPr>
                  <w:kern w:val="0"/>
                  <w:sz w:val="16"/>
                  <w:szCs w:val="24"/>
                  <w:lang w:val="en-US" w:eastAsia="en-US" w:bidi="ar-SA"/>
                </w:rPr>
                <w:t>0.01</w:t>
              </w:r>
            </w:ins>
          </w:p>
        </w:tc>
        <w:tc>
          <w:tcPr>
            <w:tcW w:w="779" w:type="dxa"/>
            <w:tcBorders/>
          </w:tcPr>
          <w:p>
            <w:pPr>
              <w:pStyle w:val="Compact"/>
              <w:keepNext w:val="true"/>
              <w:widowControl/>
              <w:spacing w:lineRule="exact" w:line="220" w:before="0" w:after="0"/>
              <w:jc w:val="left"/>
              <w:rPr>
                <w:kern w:val="0"/>
                <w:szCs w:val="24"/>
                <w:lang w:val="en-US" w:eastAsia="en-US" w:bidi="ar-SA"/>
                <w:ins w:id="3497" w:author="Changes 24 to 25 Oct" w:date="2026-10-25T16:02:42Z"/>
              </w:rPr>
            </w:pPr>
            <w:ins w:id="3496" w:author="Changes 24 to 25 Oct" w:date="2026-10-25T16:02:42Z">
              <w:r>
                <w:rPr>
                  <w:kern w:val="0"/>
                  <w:sz w:val="16"/>
                  <w:szCs w:val="24"/>
                  <w:lang w:val="en-US" w:eastAsia="en-US" w:bidi="ar-SA"/>
                </w:rPr>
                <w:t>1</w:t>
              </w:r>
            </w:ins>
          </w:p>
        </w:tc>
        <w:tc>
          <w:tcPr>
            <w:tcW w:w="778" w:type="dxa"/>
            <w:tcBorders/>
          </w:tcPr>
          <w:p>
            <w:pPr>
              <w:pStyle w:val="Compact"/>
              <w:keepNext w:val="true"/>
              <w:widowControl/>
              <w:spacing w:lineRule="exact" w:line="220" w:before="0" w:after="0"/>
              <w:jc w:val="left"/>
              <w:rPr>
                <w:kern w:val="0"/>
                <w:szCs w:val="24"/>
                <w:lang w:val="en-US" w:eastAsia="en-US" w:bidi="ar-SA"/>
                <w:ins w:id="3499" w:author="Changes 24 to 25 Oct" w:date="2026-10-25T16:02:42Z"/>
              </w:rPr>
            </w:pPr>
            <w:ins w:id="3498"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501" w:author="Changes 24 to 25 Oct" w:date="2026-10-25T16:02:42Z"/>
              </w:rPr>
            </w:pPr>
            <w:ins w:id="3500"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503" w:author="Changes 24 to 25 Oct" w:date="2026-10-25T16:02:42Z"/>
              </w:rPr>
            </w:pPr>
            <w:ins w:id="3502"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505" w:author="Changes 24 to 25 Oct" w:date="2026-10-25T16:02:42Z"/>
              </w:rPr>
            </w:pPr>
            <w:ins w:id="3504" w:author="Changes 24 to 25 Oct" w:date="2026-10-25T16:02:42Z">
              <w:r>
                <w:rPr>
                  <w:kern w:val="0"/>
                  <w:szCs w:val="24"/>
                  <w:lang w:val="en-US" w:eastAsia="en-US" w:bidi="ar-SA"/>
                </w:rPr>
              </w:r>
            </w:ins>
          </w:p>
        </w:tc>
      </w:tr>
      <w:tr>
        <w:trPr>
          <w:ins w:id="3506"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508" w:author="Changes 24 to 25 Oct" w:date="2026-10-25T16:02:42Z"/>
              </w:rPr>
            </w:pPr>
            <w:ins w:id="3507" w:author="Changes 24 to 25 Oct" w:date="2026-10-25T16:02:42Z">
              <w:r>
                <w:rPr>
                  <w:kern w:val="0"/>
                  <w:sz w:val="16"/>
                  <w:szCs w:val="24"/>
                  <w:lang w:val="en-US" w:eastAsia="en-US" w:bidi="ar-SA"/>
                </w:rPr>
                <w:t>(6) ln(1+YearsListed)</w:t>
              </w:r>
            </w:ins>
          </w:p>
        </w:tc>
        <w:tc>
          <w:tcPr>
            <w:tcW w:w="778" w:type="dxa"/>
            <w:tcBorders/>
          </w:tcPr>
          <w:p>
            <w:pPr>
              <w:pStyle w:val="Compact"/>
              <w:keepNext w:val="true"/>
              <w:widowControl/>
              <w:spacing w:lineRule="exact" w:line="220" w:before="0" w:after="0"/>
              <w:jc w:val="left"/>
              <w:rPr>
                <w:kern w:val="0"/>
                <w:szCs w:val="24"/>
                <w:lang w:val="en-US" w:eastAsia="en-US" w:bidi="ar-SA"/>
                <w:ins w:id="3510" w:author="Changes 24 to 25 Oct" w:date="2026-10-25T16:02:42Z"/>
              </w:rPr>
            </w:pPr>
            <w:ins w:id="3509" w:author="Changes 24 to 25 Oct" w:date="2026-10-25T16:02:42Z">
              <w:r>
                <w:rPr>
                  <w:kern w:val="0"/>
                  <w:sz w:val="16"/>
                  <w:szCs w:val="24"/>
                  <w:lang w:val="en-US" w:eastAsia="en-US" w:bidi="ar-SA"/>
                </w:rPr>
                <w:t>0.44∗∗∗</w:t>
              </w:r>
            </w:ins>
          </w:p>
        </w:tc>
        <w:tc>
          <w:tcPr>
            <w:tcW w:w="778" w:type="dxa"/>
            <w:tcBorders/>
          </w:tcPr>
          <w:p>
            <w:pPr>
              <w:pStyle w:val="Compact"/>
              <w:keepNext w:val="true"/>
              <w:widowControl/>
              <w:spacing w:lineRule="exact" w:line="220" w:before="0" w:after="0"/>
              <w:jc w:val="left"/>
              <w:rPr>
                <w:kern w:val="0"/>
                <w:szCs w:val="24"/>
                <w:lang w:val="en-US" w:eastAsia="en-US" w:bidi="ar-SA"/>
                <w:ins w:id="3512" w:author="Changes 24 to 25 Oct" w:date="2026-10-25T16:02:42Z"/>
              </w:rPr>
            </w:pPr>
            <w:ins w:id="3511" w:author="Changes 24 to 25 Oct" w:date="2026-10-25T16:02:42Z">
              <w:r>
                <w:rPr>
                  <w:kern w:val="0"/>
                  <w:sz w:val="16"/>
                  <w:szCs w:val="24"/>
                  <w:lang w:val="en-US" w:eastAsia="en-US" w:bidi="ar-SA"/>
                </w:rPr>
                <w:t>-0.20∗∗∗</w:t>
              </w:r>
            </w:ins>
          </w:p>
        </w:tc>
        <w:tc>
          <w:tcPr>
            <w:tcW w:w="779" w:type="dxa"/>
            <w:tcBorders/>
          </w:tcPr>
          <w:p>
            <w:pPr>
              <w:pStyle w:val="Compact"/>
              <w:keepNext w:val="true"/>
              <w:widowControl/>
              <w:spacing w:lineRule="exact" w:line="220" w:before="0" w:after="0"/>
              <w:jc w:val="left"/>
              <w:rPr>
                <w:kern w:val="0"/>
                <w:szCs w:val="24"/>
                <w:lang w:val="en-US" w:eastAsia="en-US" w:bidi="ar-SA"/>
                <w:ins w:id="3514" w:author="Changes 24 to 25 Oct" w:date="2026-10-25T16:02:42Z"/>
              </w:rPr>
            </w:pPr>
            <w:ins w:id="3513" w:author="Changes 24 to 25 Oct" w:date="2026-10-25T16:02:42Z">
              <w:r>
                <w:rPr>
                  <w:kern w:val="0"/>
                  <w:sz w:val="16"/>
                  <w:szCs w:val="24"/>
                  <w:lang w:val="en-US" w:eastAsia="en-US" w:bidi="ar-SA"/>
                </w:rPr>
                <w:t>-0.30∗∗∗</w:t>
              </w:r>
            </w:ins>
          </w:p>
        </w:tc>
        <w:tc>
          <w:tcPr>
            <w:tcW w:w="778" w:type="dxa"/>
            <w:tcBorders/>
          </w:tcPr>
          <w:p>
            <w:pPr>
              <w:pStyle w:val="Compact"/>
              <w:keepNext w:val="true"/>
              <w:widowControl/>
              <w:spacing w:lineRule="exact" w:line="220" w:before="0" w:after="0"/>
              <w:jc w:val="left"/>
              <w:rPr>
                <w:kern w:val="0"/>
                <w:szCs w:val="24"/>
                <w:lang w:val="en-US" w:eastAsia="en-US" w:bidi="ar-SA"/>
                <w:ins w:id="3516" w:author="Changes 24 to 25 Oct" w:date="2026-10-25T16:02:42Z"/>
              </w:rPr>
            </w:pPr>
            <w:ins w:id="3515" w:author="Changes 24 to 25 Oct" w:date="2026-10-25T16:02:42Z">
              <w:r>
                <w:rPr>
                  <w:kern w:val="0"/>
                  <w:sz w:val="16"/>
                  <w:szCs w:val="24"/>
                  <w:lang w:val="en-US" w:eastAsia="en-US" w:bidi="ar-SA"/>
                </w:rPr>
                <w:t>-0.35∗∗∗</w:t>
              </w:r>
            </w:ins>
          </w:p>
        </w:tc>
        <w:tc>
          <w:tcPr>
            <w:tcW w:w="779" w:type="dxa"/>
            <w:tcBorders/>
          </w:tcPr>
          <w:p>
            <w:pPr>
              <w:pStyle w:val="Compact"/>
              <w:keepNext w:val="true"/>
              <w:widowControl/>
              <w:spacing w:lineRule="exact" w:line="220" w:before="0" w:after="0"/>
              <w:jc w:val="left"/>
              <w:rPr>
                <w:kern w:val="0"/>
                <w:szCs w:val="24"/>
                <w:lang w:val="en-US" w:eastAsia="en-US" w:bidi="ar-SA"/>
                <w:ins w:id="3518" w:author="Changes 24 to 25 Oct" w:date="2026-10-25T16:02:42Z"/>
              </w:rPr>
            </w:pPr>
            <w:ins w:id="3517" w:author="Changes 24 to 25 Oct" w:date="2026-10-25T16:02:42Z">
              <w:r>
                <w:rPr>
                  <w:kern w:val="0"/>
                  <w:sz w:val="16"/>
                  <w:szCs w:val="24"/>
                  <w:lang w:val="en-US" w:eastAsia="en-US" w:bidi="ar-SA"/>
                </w:rPr>
                <w:t>0.46∗∗∗</w:t>
              </w:r>
            </w:ins>
          </w:p>
        </w:tc>
        <w:tc>
          <w:tcPr>
            <w:tcW w:w="778" w:type="dxa"/>
            <w:tcBorders/>
          </w:tcPr>
          <w:p>
            <w:pPr>
              <w:pStyle w:val="Compact"/>
              <w:keepNext w:val="true"/>
              <w:widowControl/>
              <w:spacing w:lineRule="exact" w:line="220" w:before="0" w:after="0"/>
              <w:jc w:val="left"/>
              <w:rPr>
                <w:kern w:val="0"/>
                <w:szCs w:val="24"/>
                <w:lang w:val="en-US" w:eastAsia="en-US" w:bidi="ar-SA"/>
                <w:ins w:id="3520" w:author="Changes 24 to 25 Oct" w:date="2026-10-25T16:02:42Z"/>
              </w:rPr>
            </w:pPr>
            <w:ins w:id="3519" w:author="Changes 24 to 25 Oct" w:date="2026-10-25T16:02:42Z">
              <w:r>
                <w:rPr>
                  <w:kern w:val="0"/>
                  <w:sz w:val="16"/>
                  <w:szCs w:val="24"/>
                  <w:lang w:val="en-US" w:eastAsia="en-US" w:bidi="ar-SA"/>
                </w:rPr>
                <w:t>1</w:t>
              </w:r>
            </w:ins>
          </w:p>
        </w:tc>
        <w:tc>
          <w:tcPr>
            <w:tcW w:w="778" w:type="dxa"/>
            <w:tcBorders/>
          </w:tcPr>
          <w:p>
            <w:pPr>
              <w:pStyle w:val="Compact"/>
              <w:keepNext w:val="true"/>
              <w:widowControl/>
              <w:spacing w:lineRule="exact" w:line="220" w:before="0" w:after="0"/>
              <w:jc w:val="left"/>
              <w:rPr>
                <w:kern w:val="0"/>
                <w:szCs w:val="24"/>
                <w:lang w:val="en-US" w:eastAsia="en-US" w:bidi="ar-SA"/>
                <w:ins w:id="3522" w:author="Changes 24 to 25 Oct" w:date="2026-10-25T16:02:42Z"/>
              </w:rPr>
            </w:pPr>
            <w:ins w:id="3521"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524" w:author="Changes 24 to 25 Oct" w:date="2026-10-25T16:02:42Z"/>
              </w:rPr>
            </w:pPr>
            <w:ins w:id="3523"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526" w:author="Changes 24 to 25 Oct" w:date="2026-10-25T16:02:42Z"/>
              </w:rPr>
            </w:pPr>
            <w:ins w:id="3525" w:author="Changes 24 to 25 Oct" w:date="2026-10-25T16:02:42Z">
              <w:r>
                <w:rPr>
                  <w:kern w:val="0"/>
                  <w:szCs w:val="24"/>
                  <w:lang w:val="en-US" w:eastAsia="en-US" w:bidi="ar-SA"/>
                </w:rPr>
              </w:r>
            </w:ins>
          </w:p>
        </w:tc>
      </w:tr>
      <w:tr>
        <w:trPr>
          <w:ins w:id="3527"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529" w:author="Changes 24 to 25 Oct" w:date="2026-10-25T16:02:42Z"/>
              </w:rPr>
            </w:pPr>
            <w:ins w:id="3528" w:author="Changes 24 to 25 Oct" w:date="2026-10-25T16:02:42Z">
              <w:r>
                <w:rPr>
                  <w:kern w:val="0"/>
                  <w:sz w:val="16"/>
                  <w:szCs w:val="24"/>
                  <w:lang w:val="en-US" w:eastAsia="en-US" w:bidi="ar-SA"/>
                </w:rPr>
                <w:t>(7) IndonesiaRegion</w:t>
              </w:r>
            </w:ins>
          </w:p>
        </w:tc>
        <w:tc>
          <w:tcPr>
            <w:tcW w:w="778" w:type="dxa"/>
            <w:tcBorders/>
          </w:tcPr>
          <w:p>
            <w:pPr>
              <w:pStyle w:val="Compact"/>
              <w:keepNext w:val="true"/>
              <w:widowControl/>
              <w:spacing w:lineRule="exact" w:line="220" w:before="0" w:after="0"/>
              <w:jc w:val="left"/>
              <w:rPr>
                <w:kern w:val="0"/>
                <w:szCs w:val="24"/>
                <w:lang w:val="en-US" w:eastAsia="en-US" w:bidi="ar-SA"/>
                <w:ins w:id="3531" w:author="Changes 24 to 25 Oct" w:date="2026-10-25T16:02:42Z"/>
              </w:rPr>
            </w:pPr>
            <w:ins w:id="3530" w:author="Changes 24 to 25 Oct" w:date="2026-10-25T16:02:42Z">
              <w:r>
                <w:rPr>
                  <w:kern w:val="0"/>
                  <w:sz w:val="16"/>
                  <w:szCs w:val="24"/>
                  <w:lang w:val="en-US" w:eastAsia="en-US" w:bidi="ar-SA"/>
                </w:rPr>
                <w:t>0.02</w:t>
              </w:r>
            </w:ins>
          </w:p>
        </w:tc>
        <w:tc>
          <w:tcPr>
            <w:tcW w:w="778" w:type="dxa"/>
            <w:tcBorders/>
          </w:tcPr>
          <w:p>
            <w:pPr>
              <w:pStyle w:val="Compact"/>
              <w:keepNext w:val="true"/>
              <w:widowControl/>
              <w:spacing w:lineRule="exact" w:line="220" w:before="0" w:after="0"/>
              <w:jc w:val="left"/>
              <w:rPr>
                <w:kern w:val="0"/>
                <w:szCs w:val="24"/>
                <w:lang w:val="en-US" w:eastAsia="en-US" w:bidi="ar-SA"/>
                <w:ins w:id="3533" w:author="Changes 24 to 25 Oct" w:date="2026-10-25T16:02:42Z"/>
              </w:rPr>
            </w:pPr>
            <w:ins w:id="3532" w:author="Changes 24 to 25 Oct" w:date="2026-10-25T16:02:42Z">
              <w:r>
                <w:rPr>
                  <w:kern w:val="0"/>
                  <w:sz w:val="16"/>
                  <w:szCs w:val="24"/>
                  <w:lang w:val="en-US" w:eastAsia="en-US" w:bidi="ar-SA"/>
                </w:rPr>
                <w:t>0.42∗∗∗</w:t>
              </w:r>
            </w:ins>
          </w:p>
        </w:tc>
        <w:tc>
          <w:tcPr>
            <w:tcW w:w="779" w:type="dxa"/>
            <w:tcBorders/>
          </w:tcPr>
          <w:p>
            <w:pPr>
              <w:pStyle w:val="Compact"/>
              <w:keepNext w:val="true"/>
              <w:widowControl/>
              <w:spacing w:lineRule="exact" w:line="220" w:before="0" w:after="0"/>
              <w:jc w:val="left"/>
              <w:rPr>
                <w:kern w:val="0"/>
                <w:szCs w:val="24"/>
                <w:lang w:val="en-US" w:eastAsia="en-US" w:bidi="ar-SA"/>
                <w:ins w:id="3535" w:author="Changes 24 to 25 Oct" w:date="2026-10-25T16:02:42Z"/>
              </w:rPr>
            </w:pPr>
            <w:ins w:id="3534" w:author="Changes 24 to 25 Oct" w:date="2026-10-25T16:02:42Z">
              <w:r>
                <w:rPr>
                  <w:kern w:val="0"/>
                  <w:sz w:val="16"/>
                  <w:szCs w:val="24"/>
                  <w:lang w:val="en-US" w:eastAsia="en-US" w:bidi="ar-SA"/>
                </w:rPr>
                <w:t>0.13∗</w:t>
              </w:r>
            </w:ins>
          </w:p>
        </w:tc>
        <w:tc>
          <w:tcPr>
            <w:tcW w:w="778" w:type="dxa"/>
            <w:tcBorders/>
          </w:tcPr>
          <w:p>
            <w:pPr>
              <w:pStyle w:val="Compact"/>
              <w:keepNext w:val="true"/>
              <w:widowControl/>
              <w:spacing w:lineRule="exact" w:line="220" w:before="0" w:after="0"/>
              <w:jc w:val="left"/>
              <w:rPr>
                <w:kern w:val="0"/>
                <w:szCs w:val="24"/>
                <w:lang w:val="en-US" w:eastAsia="en-US" w:bidi="ar-SA"/>
                <w:ins w:id="3537" w:author="Changes 24 to 25 Oct" w:date="2026-10-25T16:02:42Z"/>
              </w:rPr>
            </w:pPr>
            <w:ins w:id="3536" w:author="Changes 24 to 25 Oct" w:date="2026-10-25T16:02:42Z">
              <w:r>
                <w:rPr>
                  <w:kern w:val="0"/>
                  <w:sz w:val="16"/>
                  <w:szCs w:val="24"/>
                  <w:lang w:val="en-US" w:eastAsia="en-US" w:bidi="ar-SA"/>
                </w:rPr>
                <w:t>-0.03</w:t>
              </w:r>
            </w:ins>
          </w:p>
        </w:tc>
        <w:tc>
          <w:tcPr>
            <w:tcW w:w="779" w:type="dxa"/>
            <w:tcBorders/>
          </w:tcPr>
          <w:p>
            <w:pPr>
              <w:pStyle w:val="Compact"/>
              <w:keepNext w:val="true"/>
              <w:widowControl/>
              <w:spacing w:lineRule="exact" w:line="220" w:before="0" w:after="0"/>
              <w:jc w:val="left"/>
              <w:rPr>
                <w:kern w:val="0"/>
                <w:szCs w:val="24"/>
                <w:lang w:val="en-US" w:eastAsia="en-US" w:bidi="ar-SA"/>
                <w:ins w:id="3539" w:author="Changes 24 to 25 Oct" w:date="2026-10-25T16:02:42Z"/>
              </w:rPr>
            </w:pPr>
            <w:ins w:id="3538" w:author="Changes 24 to 25 Oct" w:date="2026-10-25T16:02:42Z">
              <w:r>
                <w:rPr>
                  <w:kern w:val="0"/>
                  <w:sz w:val="16"/>
                  <w:szCs w:val="24"/>
                  <w:lang w:val="en-US" w:eastAsia="en-US" w:bidi="ar-SA"/>
                </w:rPr>
                <w:t>0.04</w:t>
              </w:r>
            </w:ins>
          </w:p>
        </w:tc>
        <w:tc>
          <w:tcPr>
            <w:tcW w:w="778" w:type="dxa"/>
            <w:tcBorders/>
          </w:tcPr>
          <w:p>
            <w:pPr>
              <w:pStyle w:val="Compact"/>
              <w:keepNext w:val="true"/>
              <w:widowControl/>
              <w:spacing w:lineRule="exact" w:line="220" w:before="0" w:after="0"/>
              <w:jc w:val="left"/>
              <w:rPr>
                <w:kern w:val="0"/>
                <w:szCs w:val="24"/>
                <w:lang w:val="en-US" w:eastAsia="en-US" w:bidi="ar-SA"/>
                <w:ins w:id="3541" w:author="Changes 24 to 25 Oct" w:date="2026-10-25T16:02:42Z"/>
              </w:rPr>
            </w:pPr>
            <w:ins w:id="3540" w:author="Changes 24 to 25 Oct" w:date="2026-10-25T16:02:42Z">
              <w:r>
                <w:rPr>
                  <w:kern w:val="0"/>
                  <w:sz w:val="16"/>
                  <w:szCs w:val="24"/>
                  <w:lang w:val="en-US" w:eastAsia="en-US" w:bidi="ar-SA"/>
                </w:rPr>
                <w:t>-0.27∗∗∗</w:t>
              </w:r>
            </w:ins>
          </w:p>
        </w:tc>
        <w:tc>
          <w:tcPr>
            <w:tcW w:w="778" w:type="dxa"/>
            <w:tcBorders/>
          </w:tcPr>
          <w:p>
            <w:pPr>
              <w:pStyle w:val="Compact"/>
              <w:keepNext w:val="true"/>
              <w:widowControl/>
              <w:spacing w:lineRule="exact" w:line="220" w:before="0" w:after="0"/>
              <w:jc w:val="left"/>
              <w:rPr>
                <w:kern w:val="0"/>
                <w:szCs w:val="24"/>
                <w:lang w:val="en-US" w:eastAsia="en-US" w:bidi="ar-SA"/>
                <w:ins w:id="3543" w:author="Changes 24 to 25 Oct" w:date="2026-10-25T16:02:42Z"/>
              </w:rPr>
            </w:pPr>
            <w:ins w:id="3542" w:author="Changes 24 to 25 Oct" w:date="2026-10-25T16:02:42Z">
              <w:r>
                <w:rPr>
                  <w:kern w:val="0"/>
                  <w:sz w:val="16"/>
                  <w:szCs w:val="24"/>
                  <w:lang w:val="en-US" w:eastAsia="en-US" w:bidi="ar-SA"/>
                </w:rPr>
                <w:t>1</w:t>
              </w:r>
            </w:ins>
          </w:p>
        </w:tc>
        <w:tc>
          <w:tcPr>
            <w:tcW w:w="778" w:type="dxa"/>
            <w:tcBorders/>
          </w:tcPr>
          <w:p>
            <w:pPr>
              <w:pStyle w:val="Compact"/>
              <w:keepNext w:val="true"/>
              <w:widowControl/>
              <w:spacing w:lineRule="exact" w:line="220" w:before="0" w:after="0"/>
              <w:jc w:val="left"/>
              <w:rPr>
                <w:kern w:val="0"/>
                <w:szCs w:val="24"/>
                <w:lang w:val="en-US" w:eastAsia="en-US" w:bidi="ar-SA"/>
                <w:ins w:id="3545" w:author="Changes 24 to 25 Oct" w:date="2026-10-25T16:02:42Z"/>
              </w:rPr>
            </w:pPr>
            <w:ins w:id="3544" w:author="Changes 24 to 25 Oct" w:date="2026-10-25T16:02:42Z">
              <w:r>
                <w:rPr>
                  <w:kern w:val="0"/>
                  <w:szCs w:val="24"/>
                  <w:lang w:val="en-US" w:eastAsia="en-US" w:bidi="ar-SA"/>
                </w:rPr>
              </w:r>
            </w:ins>
          </w:p>
        </w:tc>
        <w:tc>
          <w:tcPr>
            <w:tcW w:w="778" w:type="dxa"/>
            <w:tcBorders/>
          </w:tcPr>
          <w:p>
            <w:pPr>
              <w:pStyle w:val="Compact"/>
              <w:keepNext w:val="true"/>
              <w:widowControl/>
              <w:spacing w:lineRule="exact" w:line="220" w:before="0" w:after="0"/>
              <w:jc w:val="left"/>
              <w:rPr>
                <w:kern w:val="0"/>
                <w:szCs w:val="24"/>
                <w:lang w:val="en-US" w:eastAsia="en-US" w:bidi="ar-SA"/>
                <w:ins w:id="3547" w:author="Changes 24 to 25 Oct" w:date="2026-10-25T16:02:42Z"/>
              </w:rPr>
            </w:pPr>
            <w:ins w:id="3546" w:author="Changes 24 to 25 Oct" w:date="2026-10-25T16:02:42Z">
              <w:r>
                <w:rPr>
                  <w:kern w:val="0"/>
                  <w:szCs w:val="24"/>
                  <w:lang w:val="en-US" w:eastAsia="en-US" w:bidi="ar-SA"/>
                </w:rPr>
              </w:r>
            </w:ins>
          </w:p>
        </w:tc>
      </w:tr>
      <w:tr>
        <w:trPr>
          <w:ins w:id="3548" w:author="Changes 24 to 25 Oct" w:date="2026-10-25T16:02:42Z"/>
          <w:cantSplit w:val="true"/>
        </w:trPr>
        <w:tc>
          <w:tcPr>
            <w:tcW w:w="1500" w:type="dxa"/>
            <w:tcBorders/>
          </w:tcPr>
          <w:p>
            <w:pPr>
              <w:pStyle w:val="Compact"/>
              <w:keepNext w:val="true"/>
              <w:widowControl/>
              <w:spacing w:lineRule="exact" w:line="220" w:before="0" w:after="0"/>
              <w:jc w:val="left"/>
              <w:rPr>
                <w:kern w:val="0"/>
                <w:szCs w:val="24"/>
                <w:lang w:val="en-US" w:eastAsia="en-US" w:bidi="ar-SA"/>
                <w:ins w:id="3550" w:author="Changes 24 to 25 Oct" w:date="2026-10-25T16:02:42Z"/>
              </w:rPr>
            </w:pPr>
            <w:ins w:id="3549" w:author="Changes 24 to 25 Oct" w:date="2026-10-25T16:02:42Z">
              <w:r>
                <w:rPr>
                  <w:kern w:val="0"/>
                  <w:sz w:val="16"/>
                  <w:szCs w:val="24"/>
                  <w:lang w:val="en-US" w:eastAsia="en-US" w:bidi="ar-SA"/>
                </w:rPr>
                <w:t>(8) GDPGrowth</w:t>
              </w:r>
            </w:ins>
          </w:p>
        </w:tc>
        <w:tc>
          <w:tcPr>
            <w:tcW w:w="778" w:type="dxa"/>
            <w:tcBorders/>
          </w:tcPr>
          <w:p>
            <w:pPr>
              <w:pStyle w:val="Compact"/>
              <w:keepNext w:val="true"/>
              <w:widowControl/>
              <w:spacing w:lineRule="exact" w:line="220" w:before="0" w:after="0"/>
              <w:jc w:val="left"/>
              <w:rPr>
                <w:kern w:val="0"/>
                <w:szCs w:val="24"/>
                <w:lang w:val="en-US" w:eastAsia="en-US" w:bidi="ar-SA"/>
                <w:ins w:id="3552" w:author="Changes 24 to 25 Oct" w:date="2026-10-25T16:02:42Z"/>
              </w:rPr>
            </w:pPr>
            <w:ins w:id="3551" w:author="Changes 24 to 25 Oct" w:date="2026-10-25T16:02:42Z">
              <w:r>
                <w:rPr>
                  <w:kern w:val="0"/>
                  <w:sz w:val="16"/>
                  <w:szCs w:val="24"/>
                  <w:lang w:val="en-US" w:eastAsia="en-US" w:bidi="ar-SA"/>
                </w:rPr>
                <w:t>0.10</w:t>
              </w:r>
            </w:ins>
          </w:p>
        </w:tc>
        <w:tc>
          <w:tcPr>
            <w:tcW w:w="778" w:type="dxa"/>
            <w:tcBorders/>
          </w:tcPr>
          <w:p>
            <w:pPr>
              <w:pStyle w:val="Compact"/>
              <w:keepNext w:val="true"/>
              <w:widowControl/>
              <w:spacing w:lineRule="exact" w:line="220" w:before="0" w:after="0"/>
              <w:jc w:val="left"/>
              <w:rPr>
                <w:kern w:val="0"/>
                <w:szCs w:val="24"/>
                <w:lang w:val="en-US" w:eastAsia="en-US" w:bidi="ar-SA"/>
                <w:ins w:id="3554" w:author="Changes 24 to 25 Oct" w:date="2026-10-25T16:02:42Z"/>
              </w:rPr>
            </w:pPr>
            <w:ins w:id="3553" w:author="Changes 24 to 25 Oct" w:date="2026-10-25T16:02:42Z">
              <w:r>
                <w:rPr>
                  <w:kern w:val="0"/>
                  <w:sz w:val="16"/>
                  <w:szCs w:val="24"/>
                  <w:lang w:val="en-US" w:eastAsia="en-US" w:bidi="ar-SA"/>
                </w:rPr>
                <w:t>0.23∗∗∗</w:t>
              </w:r>
            </w:ins>
          </w:p>
        </w:tc>
        <w:tc>
          <w:tcPr>
            <w:tcW w:w="779" w:type="dxa"/>
            <w:tcBorders/>
          </w:tcPr>
          <w:p>
            <w:pPr>
              <w:pStyle w:val="Compact"/>
              <w:keepNext w:val="true"/>
              <w:widowControl/>
              <w:spacing w:lineRule="exact" w:line="220" w:before="0" w:after="0"/>
              <w:jc w:val="left"/>
              <w:rPr>
                <w:kern w:val="0"/>
                <w:szCs w:val="24"/>
                <w:lang w:val="en-US" w:eastAsia="en-US" w:bidi="ar-SA"/>
                <w:ins w:id="3556" w:author="Changes 24 to 25 Oct" w:date="2026-10-25T16:02:42Z"/>
              </w:rPr>
            </w:pPr>
            <w:ins w:id="3555" w:author="Changes 24 to 25 Oct" w:date="2026-10-25T16:02:42Z">
              <w:r>
                <w:rPr>
                  <w:kern w:val="0"/>
                  <w:sz w:val="16"/>
                  <w:szCs w:val="24"/>
                  <w:lang w:val="en-US" w:eastAsia="en-US" w:bidi="ar-SA"/>
                </w:rPr>
                <w:t>0.23∗∗∗</w:t>
              </w:r>
            </w:ins>
          </w:p>
        </w:tc>
        <w:tc>
          <w:tcPr>
            <w:tcW w:w="778" w:type="dxa"/>
            <w:tcBorders/>
          </w:tcPr>
          <w:p>
            <w:pPr>
              <w:pStyle w:val="Compact"/>
              <w:keepNext w:val="true"/>
              <w:widowControl/>
              <w:spacing w:lineRule="exact" w:line="220" w:before="0" w:after="0"/>
              <w:jc w:val="left"/>
              <w:rPr>
                <w:kern w:val="0"/>
                <w:szCs w:val="24"/>
                <w:lang w:val="en-US" w:eastAsia="en-US" w:bidi="ar-SA"/>
                <w:ins w:id="3558" w:author="Changes 24 to 25 Oct" w:date="2026-10-25T16:02:42Z"/>
              </w:rPr>
            </w:pPr>
            <w:ins w:id="3557" w:author="Changes 24 to 25 Oct" w:date="2026-10-25T16:02:42Z">
              <w:r>
                <w:rPr>
                  <w:kern w:val="0"/>
                  <w:sz w:val="16"/>
                  <w:szCs w:val="24"/>
                  <w:lang w:val="en-US" w:eastAsia="en-US" w:bidi="ar-SA"/>
                </w:rPr>
                <w:t>0.21∗∗∗</w:t>
              </w:r>
            </w:ins>
          </w:p>
        </w:tc>
        <w:tc>
          <w:tcPr>
            <w:tcW w:w="779" w:type="dxa"/>
            <w:tcBorders/>
          </w:tcPr>
          <w:p>
            <w:pPr>
              <w:pStyle w:val="Compact"/>
              <w:keepNext w:val="true"/>
              <w:widowControl/>
              <w:spacing w:lineRule="exact" w:line="220" w:before="0" w:after="0"/>
              <w:jc w:val="left"/>
              <w:rPr>
                <w:kern w:val="0"/>
                <w:szCs w:val="24"/>
                <w:lang w:val="en-US" w:eastAsia="en-US" w:bidi="ar-SA"/>
                <w:ins w:id="3560" w:author="Changes 24 to 25 Oct" w:date="2026-10-25T16:02:42Z"/>
              </w:rPr>
            </w:pPr>
            <w:ins w:id="3559" w:author="Changes 24 to 25 Oct" w:date="2026-10-25T16:02:42Z">
              <w:r>
                <w:rPr>
                  <w:kern w:val="0"/>
                  <w:sz w:val="16"/>
                  <w:szCs w:val="24"/>
                  <w:lang w:val="en-US" w:eastAsia="en-US" w:bidi="ar-SA"/>
                </w:rPr>
                <w:t>0.06</w:t>
              </w:r>
            </w:ins>
          </w:p>
        </w:tc>
        <w:tc>
          <w:tcPr>
            <w:tcW w:w="778" w:type="dxa"/>
            <w:tcBorders/>
          </w:tcPr>
          <w:p>
            <w:pPr>
              <w:pStyle w:val="Compact"/>
              <w:keepNext w:val="true"/>
              <w:widowControl/>
              <w:spacing w:lineRule="exact" w:line="220" w:before="0" w:after="0"/>
              <w:jc w:val="left"/>
              <w:rPr>
                <w:kern w:val="0"/>
                <w:szCs w:val="24"/>
                <w:lang w:val="en-US" w:eastAsia="en-US" w:bidi="ar-SA"/>
                <w:ins w:id="3562" w:author="Changes 24 to 25 Oct" w:date="2026-10-25T16:02:42Z"/>
              </w:rPr>
            </w:pPr>
            <w:ins w:id="3561" w:author="Changes 24 to 25 Oct" w:date="2026-10-25T16:02:42Z">
              <w:r>
                <w:rPr>
                  <w:kern w:val="0"/>
                  <w:sz w:val="16"/>
                  <w:szCs w:val="24"/>
                  <w:lang w:val="en-US" w:eastAsia="en-US" w:bidi="ar-SA"/>
                </w:rPr>
                <w:t>-0.11</w:t>
              </w:r>
            </w:ins>
          </w:p>
        </w:tc>
        <w:tc>
          <w:tcPr>
            <w:tcW w:w="778" w:type="dxa"/>
            <w:tcBorders/>
          </w:tcPr>
          <w:p>
            <w:pPr>
              <w:pStyle w:val="Compact"/>
              <w:keepNext w:val="true"/>
              <w:widowControl/>
              <w:spacing w:lineRule="exact" w:line="220" w:before="0" w:after="0"/>
              <w:jc w:val="left"/>
              <w:rPr>
                <w:kern w:val="0"/>
                <w:szCs w:val="24"/>
                <w:lang w:val="en-US" w:eastAsia="en-US" w:bidi="ar-SA"/>
                <w:ins w:id="3564" w:author="Changes 24 to 25 Oct" w:date="2026-10-25T16:02:42Z"/>
              </w:rPr>
            </w:pPr>
            <w:ins w:id="3563" w:author="Changes 24 to 25 Oct" w:date="2026-10-25T16:02:42Z">
              <w:r>
                <w:rPr>
                  <w:kern w:val="0"/>
                  <w:sz w:val="16"/>
                  <w:szCs w:val="24"/>
                  <w:lang w:val="en-US" w:eastAsia="en-US" w:bidi="ar-SA"/>
                </w:rPr>
                <w:t>0.11</w:t>
              </w:r>
            </w:ins>
          </w:p>
        </w:tc>
        <w:tc>
          <w:tcPr>
            <w:tcW w:w="778" w:type="dxa"/>
            <w:tcBorders/>
          </w:tcPr>
          <w:p>
            <w:pPr>
              <w:pStyle w:val="Compact"/>
              <w:keepNext w:val="true"/>
              <w:widowControl/>
              <w:spacing w:lineRule="exact" w:line="220" w:before="0" w:after="0"/>
              <w:jc w:val="left"/>
              <w:rPr>
                <w:kern w:val="0"/>
                <w:szCs w:val="24"/>
                <w:lang w:val="en-US" w:eastAsia="en-US" w:bidi="ar-SA"/>
                <w:ins w:id="3566" w:author="Changes 24 to 25 Oct" w:date="2026-10-25T16:02:42Z"/>
              </w:rPr>
            </w:pPr>
            <w:ins w:id="3565" w:author="Changes 24 to 25 Oct" w:date="2026-10-25T16:02:42Z">
              <w:r>
                <w:rPr>
                  <w:kern w:val="0"/>
                  <w:sz w:val="16"/>
                  <w:szCs w:val="24"/>
                  <w:lang w:val="en-US" w:eastAsia="en-US" w:bidi="ar-SA"/>
                </w:rPr>
                <w:t>1</w:t>
              </w:r>
            </w:ins>
          </w:p>
        </w:tc>
        <w:tc>
          <w:tcPr>
            <w:tcW w:w="778" w:type="dxa"/>
            <w:tcBorders/>
          </w:tcPr>
          <w:p>
            <w:pPr>
              <w:pStyle w:val="Compact"/>
              <w:keepNext w:val="true"/>
              <w:widowControl/>
              <w:spacing w:lineRule="exact" w:line="220" w:before="0" w:after="0"/>
              <w:jc w:val="left"/>
              <w:rPr>
                <w:kern w:val="0"/>
                <w:szCs w:val="24"/>
                <w:lang w:val="en-US" w:eastAsia="en-US" w:bidi="ar-SA"/>
                <w:ins w:id="3568" w:author="Changes 24 to 25 Oct" w:date="2026-10-25T16:02:42Z"/>
              </w:rPr>
            </w:pPr>
            <w:ins w:id="3567" w:author="Changes 24 to 25 Oct" w:date="2026-10-25T16:02:42Z">
              <w:r>
                <w:rPr>
                  <w:kern w:val="0"/>
                  <w:szCs w:val="24"/>
                  <w:lang w:val="en-US" w:eastAsia="en-US" w:bidi="ar-SA"/>
                </w:rPr>
              </w:r>
            </w:ins>
          </w:p>
        </w:tc>
      </w:tr>
      <w:tr>
        <w:trPr>
          <w:ins w:id="3569" w:author="Changes 24 to 25 Oct" w:date="2026-10-25T16:02:42Z"/>
          <w:cantSplit w:val="true"/>
        </w:trPr>
        <w:tc>
          <w:tcPr>
            <w:tcW w:w="1500" w:type="dxa"/>
            <w:tcBorders>
              <w:bottom w:val="single" w:sz="8" w:space="0" w:color="000000"/>
            </w:tcBorders>
          </w:tcPr>
          <w:p>
            <w:pPr>
              <w:pStyle w:val="Compact"/>
              <w:widowControl/>
              <w:spacing w:lineRule="exact" w:line="220" w:before="0" w:after="0"/>
              <w:jc w:val="left"/>
              <w:rPr>
                <w:kern w:val="0"/>
                <w:szCs w:val="24"/>
                <w:lang w:val="en-US" w:eastAsia="en-US" w:bidi="ar-SA"/>
                <w:ins w:id="3571" w:author="Changes 24 to 25 Oct" w:date="2026-10-25T16:02:42Z"/>
              </w:rPr>
            </w:pPr>
            <w:ins w:id="3570" w:author="Changes 24 to 25 Oct" w:date="2026-10-25T16:02:42Z">
              <w:r>
                <w:rPr>
                  <w:kern w:val="0"/>
                  <w:sz w:val="16"/>
                  <w:szCs w:val="24"/>
                  <w:lang w:val="en-US" w:eastAsia="en-US" w:bidi="ar-SA"/>
                </w:rPr>
                <w:t>(9) PolicyRate</w:t>
              </w:r>
            </w:ins>
          </w:p>
        </w:tc>
        <w:tc>
          <w:tcPr>
            <w:tcW w:w="778" w:type="dxa"/>
            <w:tcBorders>
              <w:bottom w:val="single" w:sz="8" w:space="0" w:color="000000"/>
            </w:tcBorders>
          </w:tcPr>
          <w:p>
            <w:pPr>
              <w:pStyle w:val="Compact"/>
              <w:widowControl/>
              <w:spacing w:lineRule="exact" w:line="220" w:before="0" w:after="0"/>
              <w:jc w:val="left"/>
              <w:rPr>
                <w:kern w:val="0"/>
                <w:szCs w:val="24"/>
                <w:lang w:val="en-US" w:eastAsia="en-US" w:bidi="ar-SA"/>
                <w:ins w:id="3573" w:author="Changes 24 to 25 Oct" w:date="2026-10-25T16:02:42Z"/>
              </w:rPr>
            </w:pPr>
            <w:ins w:id="3572" w:author="Changes 24 to 25 Oct" w:date="2026-10-25T16:02:42Z">
              <w:r>
                <w:rPr>
                  <w:kern w:val="0"/>
                  <w:sz w:val="16"/>
                  <w:szCs w:val="24"/>
                  <w:lang w:val="en-US" w:eastAsia="en-US" w:bidi="ar-SA"/>
                </w:rPr>
                <w:t>-0.02</w:t>
              </w:r>
            </w:ins>
          </w:p>
        </w:tc>
        <w:tc>
          <w:tcPr>
            <w:tcW w:w="778" w:type="dxa"/>
            <w:tcBorders>
              <w:bottom w:val="single" w:sz="8" w:space="0" w:color="000000"/>
            </w:tcBorders>
          </w:tcPr>
          <w:p>
            <w:pPr>
              <w:pStyle w:val="Compact"/>
              <w:widowControl/>
              <w:spacing w:lineRule="exact" w:line="220" w:before="0" w:after="0"/>
              <w:jc w:val="left"/>
              <w:rPr>
                <w:kern w:val="0"/>
                <w:szCs w:val="24"/>
                <w:lang w:val="en-US" w:eastAsia="en-US" w:bidi="ar-SA"/>
                <w:ins w:id="3575" w:author="Changes 24 to 25 Oct" w:date="2026-10-25T16:02:42Z"/>
              </w:rPr>
            </w:pPr>
            <w:ins w:id="3574" w:author="Changes 24 to 25 Oct" w:date="2026-10-25T16:02:42Z">
              <w:r>
                <w:rPr>
                  <w:kern w:val="0"/>
                  <w:sz w:val="16"/>
                  <w:szCs w:val="24"/>
                  <w:lang w:val="en-US" w:eastAsia="en-US" w:bidi="ar-SA"/>
                </w:rPr>
                <w:t>-0.06</w:t>
              </w:r>
            </w:ins>
          </w:p>
        </w:tc>
        <w:tc>
          <w:tcPr>
            <w:tcW w:w="779" w:type="dxa"/>
            <w:tcBorders>
              <w:bottom w:val="single" w:sz="8" w:space="0" w:color="000000"/>
            </w:tcBorders>
          </w:tcPr>
          <w:p>
            <w:pPr>
              <w:pStyle w:val="Compact"/>
              <w:widowControl/>
              <w:spacing w:lineRule="exact" w:line="220" w:before="0" w:after="0"/>
              <w:jc w:val="left"/>
              <w:rPr>
                <w:kern w:val="0"/>
                <w:szCs w:val="24"/>
                <w:lang w:val="en-US" w:eastAsia="en-US" w:bidi="ar-SA"/>
                <w:ins w:id="3577" w:author="Changes 24 to 25 Oct" w:date="2026-10-25T16:02:42Z"/>
              </w:rPr>
            </w:pPr>
            <w:ins w:id="3576" w:author="Changes 24 to 25 Oct" w:date="2026-10-25T16:02:42Z">
              <w:r>
                <w:rPr>
                  <w:kern w:val="0"/>
                  <w:sz w:val="16"/>
                  <w:szCs w:val="24"/>
                  <w:lang w:val="en-US" w:eastAsia="en-US" w:bidi="ar-SA"/>
                </w:rPr>
                <w:t>0.01</w:t>
              </w:r>
            </w:ins>
          </w:p>
        </w:tc>
        <w:tc>
          <w:tcPr>
            <w:tcW w:w="778" w:type="dxa"/>
            <w:tcBorders>
              <w:bottom w:val="single" w:sz="8" w:space="0" w:color="000000"/>
            </w:tcBorders>
          </w:tcPr>
          <w:p>
            <w:pPr>
              <w:pStyle w:val="Compact"/>
              <w:widowControl/>
              <w:spacing w:lineRule="exact" w:line="220" w:before="0" w:after="0"/>
              <w:jc w:val="left"/>
              <w:rPr>
                <w:kern w:val="0"/>
                <w:szCs w:val="24"/>
                <w:lang w:val="en-US" w:eastAsia="en-US" w:bidi="ar-SA"/>
                <w:ins w:id="3579" w:author="Changes 24 to 25 Oct" w:date="2026-10-25T16:02:42Z"/>
              </w:rPr>
            </w:pPr>
            <w:ins w:id="3578" w:author="Changes 24 to 25 Oct" w:date="2026-10-25T16:02:42Z">
              <w:r>
                <w:rPr>
                  <w:kern w:val="0"/>
                  <w:sz w:val="16"/>
                  <w:szCs w:val="24"/>
                  <w:lang w:val="en-US" w:eastAsia="en-US" w:bidi="ar-SA"/>
                </w:rPr>
                <w:t>0.02</w:t>
              </w:r>
            </w:ins>
          </w:p>
        </w:tc>
        <w:tc>
          <w:tcPr>
            <w:tcW w:w="779" w:type="dxa"/>
            <w:tcBorders>
              <w:bottom w:val="single" w:sz="8" w:space="0" w:color="000000"/>
            </w:tcBorders>
          </w:tcPr>
          <w:p>
            <w:pPr>
              <w:pStyle w:val="Compact"/>
              <w:widowControl/>
              <w:spacing w:lineRule="exact" w:line="220" w:before="0" w:after="0"/>
              <w:jc w:val="left"/>
              <w:rPr>
                <w:kern w:val="0"/>
                <w:szCs w:val="24"/>
                <w:lang w:val="en-US" w:eastAsia="en-US" w:bidi="ar-SA"/>
                <w:ins w:id="3581" w:author="Changes 24 to 25 Oct" w:date="2026-10-25T16:02:42Z"/>
              </w:rPr>
            </w:pPr>
            <w:ins w:id="3580" w:author="Changes 24 to 25 Oct" w:date="2026-10-25T16:02:42Z">
              <w:r>
                <w:rPr>
                  <w:kern w:val="0"/>
                  <w:sz w:val="16"/>
                  <w:szCs w:val="24"/>
                  <w:lang w:val="en-US" w:eastAsia="en-US" w:bidi="ar-SA"/>
                </w:rPr>
                <w:t>-0.09</w:t>
              </w:r>
            </w:ins>
          </w:p>
        </w:tc>
        <w:tc>
          <w:tcPr>
            <w:tcW w:w="778" w:type="dxa"/>
            <w:tcBorders>
              <w:bottom w:val="single" w:sz="8" w:space="0" w:color="000000"/>
            </w:tcBorders>
          </w:tcPr>
          <w:p>
            <w:pPr>
              <w:pStyle w:val="Compact"/>
              <w:widowControl/>
              <w:spacing w:lineRule="exact" w:line="220" w:before="0" w:after="0"/>
              <w:jc w:val="left"/>
              <w:rPr>
                <w:kern w:val="0"/>
                <w:szCs w:val="24"/>
                <w:lang w:val="en-US" w:eastAsia="en-US" w:bidi="ar-SA"/>
                <w:ins w:id="3583" w:author="Changes 24 to 25 Oct" w:date="2026-10-25T16:02:42Z"/>
              </w:rPr>
            </w:pPr>
            <w:ins w:id="3582" w:author="Changes 24 to 25 Oct" w:date="2026-10-25T16:02:42Z">
              <w:r>
                <w:rPr>
                  <w:kern w:val="0"/>
                  <w:sz w:val="16"/>
                  <w:szCs w:val="24"/>
                  <w:lang w:val="en-US" w:eastAsia="en-US" w:bidi="ar-SA"/>
                </w:rPr>
                <w:t>-0.04</w:t>
              </w:r>
            </w:ins>
          </w:p>
        </w:tc>
        <w:tc>
          <w:tcPr>
            <w:tcW w:w="778" w:type="dxa"/>
            <w:tcBorders>
              <w:bottom w:val="single" w:sz="8" w:space="0" w:color="000000"/>
            </w:tcBorders>
          </w:tcPr>
          <w:p>
            <w:pPr>
              <w:pStyle w:val="Compact"/>
              <w:widowControl/>
              <w:spacing w:lineRule="exact" w:line="220" w:before="0" w:after="0"/>
              <w:jc w:val="left"/>
              <w:rPr>
                <w:kern w:val="0"/>
                <w:szCs w:val="24"/>
                <w:lang w:val="en-US" w:eastAsia="en-US" w:bidi="ar-SA"/>
                <w:ins w:id="3585" w:author="Changes 24 to 25 Oct" w:date="2026-10-25T16:02:42Z"/>
              </w:rPr>
            </w:pPr>
            <w:ins w:id="3584" w:author="Changes 24 to 25 Oct" w:date="2026-10-25T16:02:42Z">
              <w:r>
                <w:rPr>
                  <w:kern w:val="0"/>
                  <w:sz w:val="16"/>
                  <w:szCs w:val="24"/>
                  <w:lang w:val="en-US" w:eastAsia="en-US" w:bidi="ar-SA"/>
                </w:rPr>
                <w:t>-0.04</w:t>
              </w:r>
            </w:ins>
          </w:p>
        </w:tc>
        <w:tc>
          <w:tcPr>
            <w:tcW w:w="778" w:type="dxa"/>
            <w:tcBorders>
              <w:bottom w:val="single" w:sz="8" w:space="0" w:color="000000"/>
            </w:tcBorders>
          </w:tcPr>
          <w:p>
            <w:pPr>
              <w:pStyle w:val="Compact"/>
              <w:widowControl/>
              <w:spacing w:lineRule="exact" w:line="220" w:before="0" w:after="0"/>
              <w:jc w:val="left"/>
              <w:rPr>
                <w:kern w:val="0"/>
                <w:szCs w:val="24"/>
                <w:lang w:val="en-US" w:eastAsia="en-US" w:bidi="ar-SA"/>
                <w:ins w:id="3587" w:author="Changes 24 to 25 Oct" w:date="2026-10-25T16:02:42Z"/>
              </w:rPr>
            </w:pPr>
            <w:ins w:id="3586" w:author="Changes 24 to 25 Oct" w:date="2026-10-25T16:02:42Z">
              <w:r>
                <w:rPr>
                  <w:kern w:val="0"/>
                  <w:sz w:val="16"/>
                  <w:szCs w:val="24"/>
                  <w:lang w:val="en-US" w:eastAsia="en-US" w:bidi="ar-SA"/>
                </w:rPr>
                <w:t>-0.14∗∗</w:t>
              </w:r>
            </w:ins>
          </w:p>
        </w:tc>
        <w:tc>
          <w:tcPr>
            <w:tcW w:w="778" w:type="dxa"/>
            <w:tcBorders>
              <w:bottom w:val="single" w:sz="8" w:space="0" w:color="000000"/>
            </w:tcBorders>
          </w:tcPr>
          <w:p>
            <w:pPr>
              <w:pStyle w:val="Compact"/>
              <w:widowControl/>
              <w:spacing w:lineRule="exact" w:line="220" w:before="0" w:after="0"/>
              <w:jc w:val="left"/>
              <w:rPr>
                <w:kern w:val="0"/>
                <w:szCs w:val="24"/>
                <w:lang w:val="en-US" w:eastAsia="en-US" w:bidi="ar-SA"/>
                <w:ins w:id="3589" w:author="Changes 24 to 25 Oct" w:date="2026-10-25T16:02:42Z"/>
              </w:rPr>
            </w:pPr>
            <w:ins w:id="3588" w:author="Changes 24 to 25 Oct" w:date="2026-10-25T16:02:42Z">
              <w:r>
                <w:rPr>
                  <w:kern w:val="0"/>
                  <w:sz w:val="16"/>
                  <w:szCs w:val="24"/>
                  <w:lang w:val="en-US" w:eastAsia="en-US" w:bidi="ar-SA"/>
                </w:rPr>
                <w:t>1</w:t>
              </w:r>
            </w:ins>
          </w:p>
        </w:tc>
      </w:tr>
    </w:tbl>
    <w:p>
      <w:pPr>
        <w:pStyle w:val="TableNote"/>
        <w:rPr>
          <w:ins w:id="3592" w:author="Changes 24 to 25 Oct" w:date="2026-10-25T16:02:42Z"/>
        </w:rPr>
      </w:pPr>
      <w:ins w:id="3590" w:author="Changes 24 to 25 Oct" w:date="2026-10-25T16:02:42Z">
        <w:r>
          <w:rPr>
            <w:i/>
            <w:iCs/>
          </w:rPr>
          <w:t>Note:</w:t>
        </w:r>
      </w:ins>
      <w:ins w:id="3591" w:author="Changes 24 to 25 Oct" w:date="2026-10-25T16:02:42Z">
        <w:r>
          <w:rPr/>
          <w:t xml:space="preserve"> Inflation and household spending growth are left out of Panel B to fit the page; they correlate 0.80 with the policy rate and 0.92 with GDP growth. The policy rate is missing for Kazakhstan and Nigeria, and some growth and macroeconomic values are missing for the first year of a platform or for 2025. Source: company filings; World Bank; Bank for International Settlements; author’s calculations. Exploratory.</w:t>
        </w:r>
      </w:ins>
      <w:r>
        <w:br w:type="page"/>
      </w:r>
    </w:p>
    <w:p>
      <w:pPr>
        <w:pStyle w:val="TableCaption"/>
        <w:keepNext w:val="true"/>
        <w:rPr>
          <w:ins w:id="3595" w:author="Changes 24 to 25 Oct" w:date="2026-10-25T16:02:42Z"/>
        </w:rPr>
      </w:pPr>
      <w:ins w:id="3593" w:author="Changes 24 to 25 Oct" w:date="2026-10-25T16:02:42Z">
        <w:r>
          <w:rPr>
            <w:b/>
          </w:rPr>
          <w:t>Table 3.</w:t>
        </w:r>
      </w:ins>
      <w:ins w:id="3594" w:author="Changes 24 to 25 Oct" w:date="2026-10-25T16:02:42Z">
        <w:r>
          <w:rPr>
            <w:b w:val="false"/>
          </w:rPr>
          <w:t xml:space="preserve"> Revenue growth and transaction value growth</w:t>
        </w:r>
      </w:ins>
    </w:p>
    <w:p>
      <w:pPr>
        <w:pStyle w:val="TableNote"/>
        <w:keepNext w:val="true"/>
        <w:rPr>
          <w:ins w:id="3597" w:author="Changes 24 to 25 Oct" w:date="2026-10-25T16:02:42Z"/>
        </w:rPr>
      </w:pPr>
      <w:ins w:id="3596" w:author="Changes 24 to 25 Oct" w:date="2026-10-25T16:02:42Z">
        <w:r>
          <w:rPr/>
          <w:t>This table reports OLS estimates of equation (6). The dependent variable is the growth of revenue, g(R), the simple percentage change from the previous year. Column (1) uses all platforms, with an interaction between transaction value growth and the Indonesia and region dummy, so the coefficient on g(V) in that column is the slope of the foreign platforms. Column (2) uses the 26 foreign platforms with a pair of consecutive years, and column (3) the five Indonesian and regional platforms. Growth rates are capped at their 5th and 95th percentiles. Appendix A defines the variables. Standard errors (in parentheses) are clustered at the platform level. ∗∗∗, ∗∗ and ∗ correspond to statistical significance at the 1%, 5% and 10% levels.</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3297"/>
        <w:gridCol w:w="1476"/>
        <w:gridCol w:w="1388"/>
        <w:gridCol w:w="2343"/>
      </w:tblGrid>
      <w:tr>
        <w:trPr>
          <w:tblHeader w:val="true"/>
          <w:ins w:id="3598" w:author="Changes 24 to 25 Oct" w:date="2026-10-25T16:02:42Z"/>
          <w:cantSplit w:val="true"/>
        </w:trPr>
        <w:tc>
          <w:tcPr>
            <w:tcW w:w="329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600" w:author="Changes 24 to 25 Oct" w:date="2026-10-25T16:02:42Z"/>
              </w:rPr>
            </w:pPr>
            <w:ins w:id="3599" w:author="Changes 24 to 25 Oct" w:date="2026-10-25T16:02:42Z">
              <w:r>
                <w:rPr>
                  <w:b/>
                  <w:i/>
                  <w:iCs/>
                  <w:kern w:val="0"/>
                  <w:sz w:val="18"/>
                  <w:szCs w:val="24"/>
                  <w:lang w:val="en-US" w:eastAsia="en-US" w:bidi="ar-SA"/>
                </w:rPr>
                <w:t>Dependent variable</w:t>
              </w:r>
            </w:ins>
          </w:p>
        </w:tc>
        <w:tc>
          <w:tcPr>
            <w:tcW w:w="147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602" w:author="Changes 24 to 25 Oct" w:date="2026-10-25T16:02:42Z"/>
              </w:rPr>
            </w:pPr>
            <w:ins w:id="3601" w:author="Changes 24 to 25 Oct" w:date="2026-10-25T16:02:42Z">
              <w:r>
                <w:rPr>
                  <w:b/>
                  <w:kern w:val="0"/>
                  <w:sz w:val="18"/>
                  <w:szCs w:val="24"/>
                  <w:lang w:val="en-US" w:eastAsia="en-US" w:bidi="ar-SA"/>
                </w:rPr>
                <w:t>g(R)</w:t>
              </w:r>
            </w:ins>
          </w:p>
        </w:tc>
        <w:tc>
          <w:tcPr>
            <w:tcW w:w="138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604" w:author="Changes 24 to 25 Oct" w:date="2026-10-25T16:02:42Z"/>
              </w:rPr>
            </w:pPr>
            <w:ins w:id="3603" w:author="Changes 24 to 25 Oct" w:date="2026-10-25T16:02:42Z">
              <w:r>
                <w:rPr>
                  <w:b/>
                  <w:kern w:val="0"/>
                  <w:sz w:val="18"/>
                  <w:szCs w:val="24"/>
                  <w:lang w:val="en-US" w:eastAsia="en-US" w:bidi="ar-SA"/>
                </w:rPr>
                <w:t>g(R)</w:t>
              </w:r>
            </w:ins>
          </w:p>
        </w:tc>
        <w:tc>
          <w:tcPr>
            <w:tcW w:w="234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606" w:author="Changes 24 to 25 Oct" w:date="2026-10-25T16:02:42Z"/>
              </w:rPr>
            </w:pPr>
            <w:ins w:id="3605" w:author="Changes 24 to 25 Oct" w:date="2026-10-25T16:02:42Z">
              <w:r>
                <w:rPr>
                  <w:b/>
                  <w:kern w:val="0"/>
                  <w:sz w:val="18"/>
                  <w:szCs w:val="24"/>
                  <w:lang w:val="en-US" w:eastAsia="en-US" w:bidi="ar-SA"/>
                </w:rPr>
                <w:t>g(R)</w:t>
              </w:r>
            </w:ins>
          </w:p>
        </w:tc>
      </w:tr>
      <w:tr>
        <w:trPr>
          <w:ins w:id="3607" w:author="Changes 24 to 25 Oct" w:date="2026-10-25T16:02:42Z"/>
          <w:cantSplit w:val="true"/>
        </w:trPr>
        <w:tc>
          <w:tcPr>
            <w:tcW w:w="3297" w:type="dxa"/>
            <w:tcBorders/>
          </w:tcPr>
          <w:p>
            <w:pPr>
              <w:pStyle w:val="Compact"/>
              <w:keepNext w:val="true"/>
              <w:widowControl/>
              <w:spacing w:lineRule="exact" w:line="220" w:before="0" w:after="0"/>
              <w:jc w:val="left"/>
              <w:rPr>
                <w:kern w:val="0"/>
                <w:szCs w:val="24"/>
                <w:lang w:val="en-US" w:eastAsia="en-US" w:bidi="ar-SA"/>
                <w:ins w:id="3609" w:author="Changes 24 to 25 Oct" w:date="2026-10-25T16:02:42Z"/>
              </w:rPr>
            </w:pPr>
            <w:ins w:id="3608" w:author="Changes 24 to 25 Oct" w:date="2026-10-25T16:02:42Z">
              <w:r>
                <w:rPr>
                  <w:kern w:val="0"/>
                  <w:sz w:val="18"/>
                  <w:szCs w:val="24"/>
                  <w:lang w:val="en-US" w:eastAsia="en-US" w:bidi="ar-SA"/>
                </w:rPr>
                <w:t>Sample</w:t>
              </w:r>
            </w:ins>
          </w:p>
        </w:tc>
        <w:tc>
          <w:tcPr>
            <w:tcW w:w="1476" w:type="dxa"/>
            <w:tcBorders/>
          </w:tcPr>
          <w:p>
            <w:pPr>
              <w:pStyle w:val="Compact"/>
              <w:keepNext w:val="true"/>
              <w:widowControl/>
              <w:spacing w:lineRule="exact" w:line="220" w:before="0" w:after="0"/>
              <w:jc w:val="left"/>
              <w:rPr>
                <w:kern w:val="0"/>
                <w:szCs w:val="24"/>
                <w:lang w:val="en-US" w:eastAsia="en-US" w:bidi="ar-SA"/>
                <w:ins w:id="3611" w:author="Changes 24 to 25 Oct" w:date="2026-10-25T16:02:42Z"/>
              </w:rPr>
            </w:pPr>
            <w:ins w:id="3610" w:author="Changes 24 to 25 Oct" w:date="2026-10-25T16:02:42Z">
              <w:r>
                <w:rPr>
                  <w:kern w:val="0"/>
                  <w:sz w:val="18"/>
                  <w:szCs w:val="24"/>
                  <w:lang w:val="en-US" w:eastAsia="en-US" w:bidi="ar-SA"/>
                </w:rPr>
                <w:t>All platforms</w:t>
              </w:r>
            </w:ins>
          </w:p>
        </w:tc>
        <w:tc>
          <w:tcPr>
            <w:tcW w:w="1388" w:type="dxa"/>
            <w:tcBorders/>
          </w:tcPr>
          <w:p>
            <w:pPr>
              <w:pStyle w:val="Compact"/>
              <w:keepNext w:val="true"/>
              <w:widowControl/>
              <w:spacing w:lineRule="exact" w:line="220" w:before="0" w:after="0"/>
              <w:jc w:val="left"/>
              <w:rPr>
                <w:kern w:val="0"/>
                <w:szCs w:val="24"/>
                <w:lang w:val="en-US" w:eastAsia="en-US" w:bidi="ar-SA"/>
                <w:ins w:id="3613" w:author="Changes 24 to 25 Oct" w:date="2026-10-25T16:02:42Z"/>
              </w:rPr>
            </w:pPr>
            <w:ins w:id="3612" w:author="Changes 24 to 25 Oct" w:date="2026-10-25T16:02:42Z">
              <w:r>
                <w:rPr>
                  <w:kern w:val="0"/>
                  <w:sz w:val="18"/>
                  <w:szCs w:val="24"/>
                  <w:lang w:val="en-US" w:eastAsia="en-US" w:bidi="ar-SA"/>
                </w:rPr>
                <w:t>Foreign</w:t>
              </w:r>
            </w:ins>
          </w:p>
        </w:tc>
        <w:tc>
          <w:tcPr>
            <w:tcW w:w="2343" w:type="dxa"/>
            <w:tcBorders/>
          </w:tcPr>
          <w:p>
            <w:pPr>
              <w:pStyle w:val="Compact"/>
              <w:keepNext w:val="true"/>
              <w:widowControl/>
              <w:spacing w:lineRule="exact" w:line="220" w:before="0" w:after="0"/>
              <w:jc w:val="left"/>
              <w:rPr>
                <w:kern w:val="0"/>
                <w:szCs w:val="24"/>
                <w:lang w:val="en-US" w:eastAsia="en-US" w:bidi="ar-SA"/>
                <w:ins w:id="3615" w:author="Changes 24 to 25 Oct" w:date="2026-10-25T16:02:42Z"/>
              </w:rPr>
            </w:pPr>
            <w:ins w:id="3614" w:author="Changes 24 to 25 Oct" w:date="2026-10-25T16:02:42Z">
              <w:r>
                <w:rPr>
                  <w:kern w:val="0"/>
                  <w:sz w:val="18"/>
                  <w:szCs w:val="24"/>
                  <w:lang w:val="en-US" w:eastAsia="en-US" w:bidi="ar-SA"/>
                </w:rPr>
                <w:t>Indonesian and regional</w:t>
              </w:r>
            </w:ins>
          </w:p>
        </w:tc>
      </w:tr>
      <w:tr>
        <w:trPr>
          <w:ins w:id="3616" w:author="Changes 24 to 25 Oct" w:date="2026-10-25T16:02:42Z"/>
          <w:cantSplit w:val="true"/>
        </w:trPr>
        <w:tc>
          <w:tcPr>
            <w:tcW w:w="3297" w:type="dxa"/>
            <w:tcBorders/>
          </w:tcPr>
          <w:p>
            <w:pPr>
              <w:pStyle w:val="Compact"/>
              <w:keepNext w:val="true"/>
              <w:widowControl/>
              <w:spacing w:lineRule="exact" w:line="220" w:before="0" w:after="0"/>
              <w:jc w:val="left"/>
              <w:rPr>
                <w:kern w:val="0"/>
                <w:szCs w:val="24"/>
                <w:lang w:val="en-US" w:eastAsia="en-US" w:bidi="ar-SA"/>
                <w:ins w:id="3618" w:author="Changes 24 to 25 Oct" w:date="2026-10-25T16:02:42Z"/>
              </w:rPr>
            </w:pPr>
            <w:ins w:id="3617" w:author="Changes 24 to 25 Oct" w:date="2026-10-25T16:02:42Z">
              <w:r>
                <w:rPr>
                  <w:kern w:val="0"/>
                  <w:szCs w:val="24"/>
                  <w:lang w:val="en-US" w:eastAsia="en-US" w:bidi="ar-SA"/>
                </w:rPr>
              </w:r>
            </w:ins>
          </w:p>
        </w:tc>
        <w:tc>
          <w:tcPr>
            <w:tcW w:w="1476" w:type="dxa"/>
            <w:tcBorders/>
          </w:tcPr>
          <w:p>
            <w:pPr>
              <w:pStyle w:val="Compact"/>
              <w:keepNext w:val="true"/>
              <w:widowControl/>
              <w:spacing w:lineRule="exact" w:line="220" w:before="0" w:after="0"/>
              <w:jc w:val="left"/>
              <w:rPr>
                <w:kern w:val="0"/>
                <w:szCs w:val="24"/>
                <w:lang w:val="en-US" w:eastAsia="en-US" w:bidi="ar-SA"/>
                <w:ins w:id="3620" w:author="Changes 24 to 25 Oct" w:date="2026-10-25T16:02:42Z"/>
              </w:rPr>
            </w:pPr>
            <w:ins w:id="3619" w:author="Changes 24 to 25 Oct" w:date="2026-10-25T16:02:42Z">
              <w:r>
                <w:rPr>
                  <w:kern w:val="0"/>
                  <w:sz w:val="18"/>
                  <w:szCs w:val="24"/>
                  <w:lang w:val="en-US" w:eastAsia="en-US" w:bidi="ar-SA"/>
                </w:rPr>
                <w:t>(1)</w:t>
              </w:r>
            </w:ins>
          </w:p>
        </w:tc>
        <w:tc>
          <w:tcPr>
            <w:tcW w:w="1388" w:type="dxa"/>
            <w:tcBorders/>
          </w:tcPr>
          <w:p>
            <w:pPr>
              <w:pStyle w:val="Compact"/>
              <w:keepNext w:val="true"/>
              <w:widowControl/>
              <w:spacing w:lineRule="exact" w:line="220" w:before="0" w:after="0"/>
              <w:jc w:val="left"/>
              <w:rPr>
                <w:kern w:val="0"/>
                <w:szCs w:val="24"/>
                <w:lang w:val="en-US" w:eastAsia="en-US" w:bidi="ar-SA"/>
                <w:ins w:id="3622" w:author="Changes 24 to 25 Oct" w:date="2026-10-25T16:02:42Z"/>
              </w:rPr>
            </w:pPr>
            <w:ins w:id="3621" w:author="Changes 24 to 25 Oct" w:date="2026-10-25T16:02:42Z">
              <w:r>
                <w:rPr>
                  <w:kern w:val="0"/>
                  <w:sz w:val="18"/>
                  <w:szCs w:val="24"/>
                  <w:lang w:val="en-US" w:eastAsia="en-US" w:bidi="ar-SA"/>
                </w:rPr>
                <w:t>(2)</w:t>
              </w:r>
            </w:ins>
          </w:p>
        </w:tc>
        <w:tc>
          <w:tcPr>
            <w:tcW w:w="2343" w:type="dxa"/>
            <w:tcBorders/>
          </w:tcPr>
          <w:p>
            <w:pPr>
              <w:pStyle w:val="Compact"/>
              <w:keepNext w:val="true"/>
              <w:widowControl/>
              <w:spacing w:lineRule="exact" w:line="220" w:before="0" w:after="0"/>
              <w:jc w:val="left"/>
              <w:rPr>
                <w:kern w:val="0"/>
                <w:szCs w:val="24"/>
                <w:lang w:val="en-US" w:eastAsia="en-US" w:bidi="ar-SA"/>
                <w:ins w:id="3624" w:author="Changes 24 to 25 Oct" w:date="2026-10-25T16:02:42Z"/>
              </w:rPr>
            </w:pPr>
            <w:ins w:id="3623" w:author="Changes 24 to 25 Oct" w:date="2026-10-25T16:02:42Z">
              <w:r>
                <w:rPr>
                  <w:kern w:val="0"/>
                  <w:sz w:val="18"/>
                  <w:szCs w:val="24"/>
                  <w:lang w:val="en-US" w:eastAsia="en-US" w:bidi="ar-SA"/>
                </w:rPr>
                <w:t>(3)</w:t>
              </w:r>
            </w:ins>
          </w:p>
        </w:tc>
      </w:tr>
      <w:tr>
        <w:trPr>
          <w:ins w:id="3625"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27" w:author="Changes 24 to 25 Oct" w:date="2026-10-25T16:02:42Z"/>
              </w:rPr>
            </w:pPr>
            <w:ins w:id="3626" w:author="Changes 24 to 25 Oct" w:date="2026-10-25T16:02:42Z">
              <w:r>
                <w:rPr>
                  <w:kern w:val="0"/>
                  <w:sz w:val="18"/>
                  <w:szCs w:val="24"/>
                  <w:lang w:val="en-US" w:eastAsia="en-US" w:bidi="ar-SA"/>
                </w:rPr>
                <w:t>g(V)</w:t>
              </w:r>
            </w:ins>
          </w:p>
        </w:tc>
        <w:tc>
          <w:tcPr>
            <w:tcW w:w="1476" w:type="dxa"/>
            <w:tcBorders/>
          </w:tcPr>
          <w:p>
            <w:pPr>
              <w:pStyle w:val="Compact"/>
              <w:widowControl/>
              <w:spacing w:lineRule="exact" w:line="220" w:before="0" w:after="0"/>
              <w:jc w:val="left"/>
              <w:rPr>
                <w:kern w:val="0"/>
                <w:szCs w:val="24"/>
                <w:lang w:val="en-US" w:eastAsia="en-US" w:bidi="ar-SA"/>
                <w:ins w:id="3629" w:author="Changes 24 to 25 Oct" w:date="2026-10-25T16:02:42Z"/>
              </w:rPr>
            </w:pPr>
            <w:ins w:id="3628" w:author="Changes 24 to 25 Oct" w:date="2026-10-25T16:02:42Z">
              <w:r>
                <w:rPr>
                  <w:kern w:val="0"/>
                  <w:sz w:val="18"/>
                  <w:szCs w:val="24"/>
                  <w:lang w:val="en-US" w:eastAsia="en-US" w:bidi="ar-SA"/>
                </w:rPr>
                <w:t>0.986∗∗∗</w:t>
              </w:r>
            </w:ins>
          </w:p>
        </w:tc>
        <w:tc>
          <w:tcPr>
            <w:tcW w:w="1388" w:type="dxa"/>
            <w:tcBorders/>
          </w:tcPr>
          <w:p>
            <w:pPr>
              <w:pStyle w:val="Compact"/>
              <w:widowControl/>
              <w:spacing w:lineRule="exact" w:line="220" w:before="0" w:after="0"/>
              <w:jc w:val="left"/>
              <w:rPr>
                <w:kern w:val="0"/>
                <w:szCs w:val="24"/>
                <w:lang w:val="en-US" w:eastAsia="en-US" w:bidi="ar-SA"/>
                <w:ins w:id="3631" w:author="Changes 24 to 25 Oct" w:date="2026-10-25T16:02:42Z"/>
              </w:rPr>
            </w:pPr>
            <w:ins w:id="3630" w:author="Changes 24 to 25 Oct" w:date="2026-10-25T16:02:42Z">
              <w:r>
                <w:rPr>
                  <w:kern w:val="0"/>
                  <w:sz w:val="18"/>
                  <w:szCs w:val="24"/>
                  <w:lang w:val="en-US" w:eastAsia="en-US" w:bidi="ar-SA"/>
                </w:rPr>
                <w:t>0.986∗∗∗</w:t>
              </w:r>
            </w:ins>
          </w:p>
        </w:tc>
        <w:tc>
          <w:tcPr>
            <w:tcW w:w="2343" w:type="dxa"/>
            <w:tcBorders/>
          </w:tcPr>
          <w:p>
            <w:pPr>
              <w:pStyle w:val="Compact"/>
              <w:widowControl/>
              <w:spacing w:lineRule="exact" w:line="220" w:before="0" w:after="0"/>
              <w:jc w:val="left"/>
              <w:rPr>
                <w:kern w:val="0"/>
                <w:szCs w:val="24"/>
                <w:lang w:val="en-US" w:eastAsia="en-US" w:bidi="ar-SA"/>
                <w:ins w:id="3633" w:author="Changes 24 to 25 Oct" w:date="2026-10-25T16:02:42Z"/>
              </w:rPr>
            </w:pPr>
            <w:ins w:id="3632" w:author="Changes 24 to 25 Oct" w:date="2026-10-25T16:02:42Z">
              <w:r>
                <w:rPr>
                  <w:kern w:val="0"/>
                  <w:sz w:val="18"/>
                  <w:szCs w:val="24"/>
                  <w:lang w:val="en-US" w:eastAsia="en-US" w:bidi="ar-SA"/>
                </w:rPr>
                <w:t>0.399∗</w:t>
              </w:r>
            </w:ins>
          </w:p>
        </w:tc>
      </w:tr>
      <w:tr>
        <w:trPr>
          <w:ins w:id="3634"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36" w:author="Changes 24 to 25 Oct" w:date="2026-10-25T16:02:42Z"/>
              </w:rPr>
            </w:pPr>
            <w:ins w:id="3635" w:author="Changes 24 to 25 Oct" w:date="2026-10-25T16:02:42Z">
              <w:r>
                <w:rPr>
                  <w:kern w:val="0"/>
                  <w:szCs w:val="24"/>
                  <w:lang w:val="en-US" w:eastAsia="en-US" w:bidi="ar-SA"/>
                </w:rPr>
              </w:r>
            </w:ins>
          </w:p>
        </w:tc>
        <w:tc>
          <w:tcPr>
            <w:tcW w:w="1476" w:type="dxa"/>
            <w:tcBorders/>
          </w:tcPr>
          <w:p>
            <w:pPr>
              <w:pStyle w:val="Compact"/>
              <w:widowControl/>
              <w:spacing w:lineRule="exact" w:line="220" w:before="0" w:after="0"/>
              <w:jc w:val="left"/>
              <w:rPr>
                <w:kern w:val="0"/>
                <w:szCs w:val="24"/>
                <w:lang w:val="en-US" w:eastAsia="en-US" w:bidi="ar-SA"/>
                <w:ins w:id="3638" w:author="Changes 24 to 25 Oct" w:date="2026-10-25T16:02:42Z"/>
              </w:rPr>
            </w:pPr>
            <w:ins w:id="3637" w:author="Changes 24 to 25 Oct" w:date="2026-10-25T16:02:42Z">
              <w:r>
                <w:rPr>
                  <w:kern w:val="0"/>
                  <w:sz w:val="18"/>
                  <w:szCs w:val="24"/>
                  <w:lang w:val="en-US" w:eastAsia="en-US" w:bidi="ar-SA"/>
                </w:rPr>
                <w:t>(0.072)</w:t>
              </w:r>
            </w:ins>
          </w:p>
        </w:tc>
        <w:tc>
          <w:tcPr>
            <w:tcW w:w="1388" w:type="dxa"/>
            <w:tcBorders/>
          </w:tcPr>
          <w:p>
            <w:pPr>
              <w:pStyle w:val="Compact"/>
              <w:widowControl/>
              <w:spacing w:lineRule="exact" w:line="220" w:before="0" w:after="0"/>
              <w:jc w:val="left"/>
              <w:rPr>
                <w:kern w:val="0"/>
                <w:szCs w:val="24"/>
                <w:lang w:val="en-US" w:eastAsia="en-US" w:bidi="ar-SA"/>
                <w:ins w:id="3640" w:author="Changes 24 to 25 Oct" w:date="2026-10-25T16:02:42Z"/>
              </w:rPr>
            </w:pPr>
            <w:ins w:id="3639" w:author="Changes 24 to 25 Oct" w:date="2026-10-25T16:02:42Z">
              <w:r>
                <w:rPr>
                  <w:kern w:val="0"/>
                  <w:sz w:val="18"/>
                  <w:szCs w:val="24"/>
                  <w:lang w:val="en-US" w:eastAsia="en-US" w:bidi="ar-SA"/>
                </w:rPr>
                <w:t>(0.072)</w:t>
              </w:r>
            </w:ins>
          </w:p>
        </w:tc>
        <w:tc>
          <w:tcPr>
            <w:tcW w:w="2343" w:type="dxa"/>
            <w:tcBorders/>
          </w:tcPr>
          <w:p>
            <w:pPr>
              <w:pStyle w:val="Compact"/>
              <w:widowControl/>
              <w:spacing w:lineRule="exact" w:line="220" w:before="0" w:after="0"/>
              <w:jc w:val="left"/>
              <w:rPr>
                <w:kern w:val="0"/>
                <w:szCs w:val="24"/>
                <w:lang w:val="en-US" w:eastAsia="en-US" w:bidi="ar-SA"/>
                <w:ins w:id="3642" w:author="Changes 24 to 25 Oct" w:date="2026-10-25T16:02:42Z"/>
              </w:rPr>
            </w:pPr>
            <w:ins w:id="3641" w:author="Changes 24 to 25 Oct" w:date="2026-10-25T16:02:42Z">
              <w:r>
                <w:rPr>
                  <w:kern w:val="0"/>
                  <w:sz w:val="18"/>
                  <w:szCs w:val="24"/>
                  <w:lang w:val="en-US" w:eastAsia="en-US" w:bidi="ar-SA"/>
                </w:rPr>
                <w:t>(0.159)</w:t>
              </w:r>
            </w:ins>
          </w:p>
        </w:tc>
      </w:tr>
      <w:tr>
        <w:trPr>
          <w:ins w:id="3643"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45" w:author="Changes 24 to 25 Oct" w:date="2026-10-25T16:02:42Z"/>
              </w:rPr>
            </w:pPr>
            <w:ins w:id="3644" w:author="Changes 24 to 25 Oct" w:date="2026-10-25T16:02:42Z">
              <w:r>
                <w:rPr>
                  <w:kern w:val="0"/>
                  <w:sz w:val="18"/>
                  <w:szCs w:val="24"/>
                  <w:lang w:val="en-US" w:eastAsia="en-US" w:bidi="ar-SA"/>
                </w:rPr>
                <w:t>IndonesiaRegion</w:t>
              </w:r>
            </w:ins>
          </w:p>
        </w:tc>
        <w:tc>
          <w:tcPr>
            <w:tcW w:w="1476" w:type="dxa"/>
            <w:tcBorders/>
          </w:tcPr>
          <w:p>
            <w:pPr>
              <w:pStyle w:val="Compact"/>
              <w:widowControl/>
              <w:spacing w:lineRule="exact" w:line="220" w:before="0" w:after="0"/>
              <w:jc w:val="left"/>
              <w:rPr>
                <w:kern w:val="0"/>
                <w:szCs w:val="24"/>
                <w:lang w:val="en-US" w:eastAsia="en-US" w:bidi="ar-SA"/>
                <w:ins w:id="3647" w:author="Changes 24 to 25 Oct" w:date="2026-10-25T16:02:42Z"/>
              </w:rPr>
            </w:pPr>
            <w:ins w:id="3646" w:author="Changes 24 to 25 Oct" w:date="2026-10-25T16:02:42Z">
              <w:r>
                <w:rPr>
                  <w:kern w:val="0"/>
                  <w:sz w:val="18"/>
                  <w:szCs w:val="24"/>
                  <w:lang w:val="en-US" w:eastAsia="en-US" w:bidi="ar-SA"/>
                </w:rPr>
                <w:t>0.379∗∗∗</w:t>
              </w:r>
            </w:ins>
          </w:p>
        </w:tc>
        <w:tc>
          <w:tcPr>
            <w:tcW w:w="1388" w:type="dxa"/>
            <w:tcBorders/>
          </w:tcPr>
          <w:p>
            <w:pPr>
              <w:pStyle w:val="Compact"/>
              <w:widowControl/>
              <w:spacing w:lineRule="exact" w:line="220" w:before="0" w:after="0"/>
              <w:jc w:val="left"/>
              <w:rPr>
                <w:kern w:val="0"/>
                <w:szCs w:val="24"/>
                <w:lang w:val="en-US" w:eastAsia="en-US" w:bidi="ar-SA"/>
                <w:ins w:id="3649" w:author="Changes 24 to 25 Oct" w:date="2026-10-25T16:02:42Z"/>
              </w:rPr>
            </w:pPr>
            <w:ins w:id="3648" w:author="Changes 24 to 25 Oct" w:date="2026-10-25T16:02:42Z">
              <w:r>
                <w:rPr>
                  <w:kern w:val="0"/>
                  <w:szCs w:val="24"/>
                  <w:lang w:val="en-US" w:eastAsia="en-US" w:bidi="ar-SA"/>
                </w:rPr>
              </w:r>
            </w:ins>
          </w:p>
        </w:tc>
        <w:tc>
          <w:tcPr>
            <w:tcW w:w="2343" w:type="dxa"/>
            <w:tcBorders/>
          </w:tcPr>
          <w:p>
            <w:pPr>
              <w:pStyle w:val="Compact"/>
              <w:widowControl/>
              <w:spacing w:lineRule="exact" w:line="220" w:before="0" w:after="0"/>
              <w:jc w:val="left"/>
              <w:rPr>
                <w:kern w:val="0"/>
                <w:szCs w:val="24"/>
                <w:lang w:val="en-US" w:eastAsia="en-US" w:bidi="ar-SA"/>
                <w:ins w:id="3651" w:author="Changes 24 to 25 Oct" w:date="2026-10-25T16:02:42Z"/>
              </w:rPr>
            </w:pPr>
            <w:ins w:id="3650" w:author="Changes 24 to 25 Oct" w:date="2026-10-25T16:02:42Z">
              <w:r>
                <w:rPr>
                  <w:kern w:val="0"/>
                  <w:szCs w:val="24"/>
                  <w:lang w:val="en-US" w:eastAsia="en-US" w:bidi="ar-SA"/>
                </w:rPr>
              </w:r>
            </w:ins>
          </w:p>
        </w:tc>
      </w:tr>
      <w:tr>
        <w:trPr>
          <w:ins w:id="3652"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54" w:author="Changes 24 to 25 Oct" w:date="2026-10-25T16:02:42Z"/>
              </w:rPr>
            </w:pPr>
            <w:ins w:id="3653" w:author="Changes 24 to 25 Oct" w:date="2026-10-25T16:02:42Z">
              <w:r>
                <w:rPr>
                  <w:kern w:val="0"/>
                  <w:szCs w:val="24"/>
                  <w:lang w:val="en-US" w:eastAsia="en-US" w:bidi="ar-SA"/>
                </w:rPr>
              </w:r>
            </w:ins>
          </w:p>
        </w:tc>
        <w:tc>
          <w:tcPr>
            <w:tcW w:w="1476" w:type="dxa"/>
            <w:tcBorders/>
          </w:tcPr>
          <w:p>
            <w:pPr>
              <w:pStyle w:val="Compact"/>
              <w:widowControl/>
              <w:spacing w:lineRule="exact" w:line="220" w:before="0" w:after="0"/>
              <w:jc w:val="left"/>
              <w:rPr>
                <w:kern w:val="0"/>
                <w:szCs w:val="24"/>
                <w:lang w:val="en-US" w:eastAsia="en-US" w:bidi="ar-SA"/>
                <w:ins w:id="3656" w:author="Changes 24 to 25 Oct" w:date="2026-10-25T16:02:42Z"/>
              </w:rPr>
            </w:pPr>
            <w:ins w:id="3655" w:author="Changes 24 to 25 Oct" w:date="2026-10-25T16:02:42Z">
              <w:r>
                <w:rPr>
                  <w:kern w:val="0"/>
                  <w:sz w:val="18"/>
                  <w:szCs w:val="24"/>
                  <w:lang w:val="en-US" w:eastAsia="en-US" w:bidi="ar-SA"/>
                </w:rPr>
                <w:t>(0.060)</w:t>
              </w:r>
            </w:ins>
          </w:p>
        </w:tc>
        <w:tc>
          <w:tcPr>
            <w:tcW w:w="1388" w:type="dxa"/>
            <w:tcBorders/>
          </w:tcPr>
          <w:p>
            <w:pPr>
              <w:pStyle w:val="Compact"/>
              <w:widowControl/>
              <w:spacing w:lineRule="exact" w:line="220" w:before="0" w:after="0"/>
              <w:jc w:val="left"/>
              <w:rPr>
                <w:kern w:val="0"/>
                <w:szCs w:val="24"/>
                <w:lang w:val="en-US" w:eastAsia="en-US" w:bidi="ar-SA"/>
                <w:ins w:id="3658" w:author="Changes 24 to 25 Oct" w:date="2026-10-25T16:02:42Z"/>
              </w:rPr>
            </w:pPr>
            <w:ins w:id="3657" w:author="Changes 24 to 25 Oct" w:date="2026-10-25T16:02:42Z">
              <w:r>
                <w:rPr>
                  <w:kern w:val="0"/>
                  <w:szCs w:val="24"/>
                  <w:lang w:val="en-US" w:eastAsia="en-US" w:bidi="ar-SA"/>
                </w:rPr>
              </w:r>
            </w:ins>
          </w:p>
        </w:tc>
        <w:tc>
          <w:tcPr>
            <w:tcW w:w="2343" w:type="dxa"/>
            <w:tcBorders/>
          </w:tcPr>
          <w:p>
            <w:pPr>
              <w:pStyle w:val="Compact"/>
              <w:widowControl/>
              <w:spacing w:lineRule="exact" w:line="220" w:before="0" w:after="0"/>
              <w:jc w:val="left"/>
              <w:rPr>
                <w:kern w:val="0"/>
                <w:szCs w:val="24"/>
                <w:lang w:val="en-US" w:eastAsia="en-US" w:bidi="ar-SA"/>
                <w:ins w:id="3660" w:author="Changes 24 to 25 Oct" w:date="2026-10-25T16:02:42Z"/>
              </w:rPr>
            </w:pPr>
            <w:ins w:id="3659" w:author="Changes 24 to 25 Oct" w:date="2026-10-25T16:02:42Z">
              <w:r>
                <w:rPr>
                  <w:kern w:val="0"/>
                  <w:szCs w:val="24"/>
                  <w:lang w:val="en-US" w:eastAsia="en-US" w:bidi="ar-SA"/>
                </w:rPr>
              </w:r>
            </w:ins>
          </w:p>
        </w:tc>
      </w:tr>
      <w:tr>
        <w:trPr>
          <w:ins w:id="3661"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63" w:author="Changes 24 to 25 Oct" w:date="2026-10-25T16:02:42Z"/>
              </w:rPr>
            </w:pPr>
            <w:ins w:id="3662" w:author="Changes 24 to 25 Oct" w:date="2026-10-25T16:02:42Z">
              <w:r>
                <w:rPr>
                  <w:kern w:val="0"/>
                  <w:sz w:val="18"/>
                  <w:szCs w:val="24"/>
                  <w:lang w:val="en-US" w:eastAsia="en-US" w:bidi="ar-SA"/>
                </w:rPr>
                <w:t>IndonesiaRegion × g(V)</w:t>
              </w:r>
            </w:ins>
          </w:p>
        </w:tc>
        <w:tc>
          <w:tcPr>
            <w:tcW w:w="1476" w:type="dxa"/>
            <w:tcBorders/>
          </w:tcPr>
          <w:p>
            <w:pPr>
              <w:pStyle w:val="Compact"/>
              <w:widowControl/>
              <w:spacing w:lineRule="exact" w:line="220" w:before="0" w:after="0"/>
              <w:jc w:val="left"/>
              <w:rPr>
                <w:kern w:val="0"/>
                <w:szCs w:val="24"/>
                <w:lang w:val="en-US" w:eastAsia="en-US" w:bidi="ar-SA"/>
                <w:ins w:id="3665" w:author="Changes 24 to 25 Oct" w:date="2026-10-25T16:02:42Z"/>
              </w:rPr>
            </w:pPr>
            <w:ins w:id="3664" w:author="Changes 24 to 25 Oct" w:date="2026-10-25T16:02:42Z">
              <w:r>
                <w:rPr>
                  <w:kern w:val="0"/>
                  <w:sz w:val="18"/>
                  <w:szCs w:val="24"/>
                  <w:lang w:val="en-US" w:eastAsia="en-US" w:bidi="ar-SA"/>
                </w:rPr>
                <w:t>-0.587∗∗∗</w:t>
              </w:r>
            </w:ins>
          </w:p>
        </w:tc>
        <w:tc>
          <w:tcPr>
            <w:tcW w:w="1388" w:type="dxa"/>
            <w:tcBorders/>
          </w:tcPr>
          <w:p>
            <w:pPr>
              <w:pStyle w:val="Compact"/>
              <w:widowControl/>
              <w:spacing w:lineRule="exact" w:line="220" w:before="0" w:after="0"/>
              <w:jc w:val="left"/>
              <w:rPr>
                <w:kern w:val="0"/>
                <w:szCs w:val="24"/>
                <w:lang w:val="en-US" w:eastAsia="en-US" w:bidi="ar-SA"/>
                <w:ins w:id="3667" w:author="Changes 24 to 25 Oct" w:date="2026-10-25T16:02:42Z"/>
              </w:rPr>
            </w:pPr>
            <w:ins w:id="3666" w:author="Changes 24 to 25 Oct" w:date="2026-10-25T16:02:42Z">
              <w:r>
                <w:rPr>
                  <w:kern w:val="0"/>
                  <w:szCs w:val="24"/>
                  <w:lang w:val="en-US" w:eastAsia="en-US" w:bidi="ar-SA"/>
                </w:rPr>
              </w:r>
            </w:ins>
          </w:p>
        </w:tc>
        <w:tc>
          <w:tcPr>
            <w:tcW w:w="2343" w:type="dxa"/>
            <w:tcBorders/>
          </w:tcPr>
          <w:p>
            <w:pPr>
              <w:pStyle w:val="Compact"/>
              <w:widowControl/>
              <w:spacing w:lineRule="exact" w:line="220" w:before="0" w:after="0"/>
              <w:jc w:val="left"/>
              <w:rPr>
                <w:kern w:val="0"/>
                <w:szCs w:val="24"/>
                <w:lang w:val="en-US" w:eastAsia="en-US" w:bidi="ar-SA"/>
                <w:ins w:id="3669" w:author="Changes 24 to 25 Oct" w:date="2026-10-25T16:02:42Z"/>
              </w:rPr>
            </w:pPr>
            <w:ins w:id="3668" w:author="Changes 24 to 25 Oct" w:date="2026-10-25T16:02:42Z">
              <w:r>
                <w:rPr>
                  <w:kern w:val="0"/>
                  <w:szCs w:val="24"/>
                  <w:lang w:val="en-US" w:eastAsia="en-US" w:bidi="ar-SA"/>
                </w:rPr>
              </w:r>
            </w:ins>
          </w:p>
        </w:tc>
      </w:tr>
      <w:tr>
        <w:trPr>
          <w:ins w:id="3670"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72" w:author="Changes 24 to 25 Oct" w:date="2026-10-25T16:02:42Z"/>
              </w:rPr>
            </w:pPr>
            <w:ins w:id="3671" w:author="Changes 24 to 25 Oct" w:date="2026-10-25T16:02:42Z">
              <w:r>
                <w:rPr>
                  <w:kern w:val="0"/>
                  <w:szCs w:val="24"/>
                  <w:lang w:val="en-US" w:eastAsia="en-US" w:bidi="ar-SA"/>
                </w:rPr>
              </w:r>
            </w:ins>
          </w:p>
        </w:tc>
        <w:tc>
          <w:tcPr>
            <w:tcW w:w="1476" w:type="dxa"/>
            <w:tcBorders/>
          </w:tcPr>
          <w:p>
            <w:pPr>
              <w:pStyle w:val="Compact"/>
              <w:widowControl/>
              <w:spacing w:lineRule="exact" w:line="220" w:before="0" w:after="0"/>
              <w:jc w:val="left"/>
              <w:rPr>
                <w:kern w:val="0"/>
                <w:szCs w:val="24"/>
                <w:lang w:val="en-US" w:eastAsia="en-US" w:bidi="ar-SA"/>
                <w:ins w:id="3674" w:author="Changes 24 to 25 Oct" w:date="2026-10-25T16:02:42Z"/>
              </w:rPr>
            </w:pPr>
            <w:ins w:id="3673" w:author="Changes 24 to 25 Oct" w:date="2026-10-25T16:02:42Z">
              <w:r>
                <w:rPr>
                  <w:kern w:val="0"/>
                  <w:sz w:val="18"/>
                  <w:szCs w:val="24"/>
                  <w:lang w:val="en-US" w:eastAsia="en-US" w:bidi="ar-SA"/>
                </w:rPr>
                <w:t>(0.158)</w:t>
              </w:r>
            </w:ins>
          </w:p>
        </w:tc>
        <w:tc>
          <w:tcPr>
            <w:tcW w:w="1388" w:type="dxa"/>
            <w:tcBorders/>
          </w:tcPr>
          <w:p>
            <w:pPr>
              <w:pStyle w:val="Compact"/>
              <w:widowControl/>
              <w:spacing w:lineRule="exact" w:line="220" w:before="0" w:after="0"/>
              <w:jc w:val="left"/>
              <w:rPr>
                <w:kern w:val="0"/>
                <w:szCs w:val="24"/>
                <w:lang w:val="en-US" w:eastAsia="en-US" w:bidi="ar-SA"/>
                <w:ins w:id="3676" w:author="Changes 24 to 25 Oct" w:date="2026-10-25T16:02:42Z"/>
              </w:rPr>
            </w:pPr>
            <w:ins w:id="3675" w:author="Changes 24 to 25 Oct" w:date="2026-10-25T16:02:42Z">
              <w:r>
                <w:rPr>
                  <w:kern w:val="0"/>
                  <w:szCs w:val="24"/>
                  <w:lang w:val="en-US" w:eastAsia="en-US" w:bidi="ar-SA"/>
                </w:rPr>
              </w:r>
            </w:ins>
          </w:p>
        </w:tc>
        <w:tc>
          <w:tcPr>
            <w:tcW w:w="2343" w:type="dxa"/>
            <w:tcBorders/>
          </w:tcPr>
          <w:p>
            <w:pPr>
              <w:pStyle w:val="Compact"/>
              <w:widowControl/>
              <w:spacing w:lineRule="exact" w:line="220" w:before="0" w:after="0"/>
              <w:jc w:val="left"/>
              <w:rPr>
                <w:kern w:val="0"/>
                <w:szCs w:val="24"/>
                <w:lang w:val="en-US" w:eastAsia="en-US" w:bidi="ar-SA"/>
                <w:ins w:id="3678" w:author="Changes 24 to 25 Oct" w:date="2026-10-25T16:02:42Z"/>
              </w:rPr>
            </w:pPr>
            <w:ins w:id="3677" w:author="Changes 24 to 25 Oct" w:date="2026-10-25T16:02:42Z">
              <w:r>
                <w:rPr>
                  <w:kern w:val="0"/>
                  <w:szCs w:val="24"/>
                  <w:lang w:val="en-US" w:eastAsia="en-US" w:bidi="ar-SA"/>
                </w:rPr>
              </w:r>
            </w:ins>
          </w:p>
        </w:tc>
      </w:tr>
      <w:tr>
        <w:trPr>
          <w:ins w:id="3679"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81" w:author="Changes 24 to 25 Oct" w:date="2026-10-25T16:02:42Z"/>
              </w:rPr>
            </w:pPr>
            <w:ins w:id="3680" w:author="Changes 24 to 25 Oct" w:date="2026-10-25T16:02:42Z">
              <w:r>
                <w:rPr>
                  <w:kern w:val="0"/>
                  <w:sz w:val="18"/>
                  <w:szCs w:val="24"/>
                  <w:lang w:val="en-US" w:eastAsia="en-US" w:bidi="ar-SA"/>
                </w:rPr>
                <w:t>Constant</w:t>
              </w:r>
            </w:ins>
          </w:p>
        </w:tc>
        <w:tc>
          <w:tcPr>
            <w:tcW w:w="1476" w:type="dxa"/>
            <w:tcBorders/>
          </w:tcPr>
          <w:p>
            <w:pPr>
              <w:pStyle w:val="Compact"/>
              <w:widowControl/>
              <w:spacing w:lineRule="exact" w:line="220" w:before="0" w:after="0"/>
              <w:jc w:val="left"/>
              <w:rPr>
                <w:kern w:val="0"/>
                <w:szCs w:val="24"/>
                <w:lang w:val="en-US" w:eastAsia="en-US" w:bidi="ar-SA"/>
                <w:ins w:id="3683" w:author="Changes 24 to 25 Oct" w:date="2026-10-25T16:02:42Z"/>
              </w:rPr>
            </w:pPr>
            <w:ins w:id="3682" w:author="Changes 24 to 25 Oct" w:date="2026-10-25T16:02:42Z">
              <w:r>
                <w:rPr>
                  <w:kern w:val="0"/>
                  <w:sz w:val="18"/>
                  <w:szCs w:val="24"/>
                  <w:lang w:val="en-US" w:eastAsia="en-US" w:bidi="ar-SA"/>
                </w:rPr>
                <w:t>0.059∗∗∗</w:t>
              </w:r>
            </w:ins>
          </w:p>
        </w:tc>
        <w:tc>
          <w:tcPr>
            <w:tcW w:w="1388" w:type="dxa"/>
            <w:tcBorders/>
          </w:tcPr>
          <w:p>
            <w:pPr>
              <w:pStyle w:val="Compact"/>
              <w:widowControl/>
              <w:spacing w:lineRule="exact" w:line="220" w:before="0" w:after="0"/>
              <w:jc w:val="left"/>
              <w:rPr>
                <w:kern w:val="0"/>
                <w:szCs w:val="24"/>
                <w:lang w:val="en-US" w:eastAsia="en-US" w:bidi="ar-SA"/>
                <w:ins w:id="3685" w:author="Changes 24 to 25 Oct" w:date="2026-10-25T16:02:42Z"/>
              </w:rPr>
            </w:pPr>
            <w:ins w:id="3684" w:author="Changes 24 to 25 Oct" w:date="2026-10-25T16:02:42Z">
              <w:r>
                <w:rPr>
                  <w:kern w:val="0"/>
                  <w:sz w:val="18"/>
                  <w:szCs w:val="24"/>
                  <w:lang w:val="en-US" w:eastAsia="en-US" w:bidi="ar-SA"/>
                </w:rPr>
                <w:t>0.059∗∗∗</w:t>
              </w:r>
            </w:ins>
          </w:p>
        </w:tc>
        <w:tc>
          <w:tcPr>
            <w:tcW w:w="2343" w:type="dxa"/>
            <w:tcBorders/>
          </w:tcPr>
          <w:p>
            <w:pPr>
              <w:pStyle w:val="Compact"/>
              <w:widowControl/>
              <w:spacing w:lineRule="exact" w:line="220" w:before="0" w:after="0"/>
              <w:jc w:val="left"/>
              <w:rPr>
                <w:kern w:val="0"/>
                <w:szCs w:val="24"/>
                <w:lang w:val="en-US" w:eastAsia="en-US" w:bidi="ar-SA"/>
                <w:ins w:id="3687" w:author="Changes 24 to 25 Oct" w:date="2026-10-25T16:02:42Z"/>
              </w:rPr>
            </w:pPr>
            <w:ins w:id="3686" w:author="Changes 24 to 25 Oct" w:date="2026-10-25T16:02:42Z">
              <w:r>
                <w:rPr>
                  <w:kern w:val="0"/>
                  <w:sz w:val="18"/>
                  <w:szCs w:val="24"/>
                  <w:lang w:val="en-US" w:eastAsia="en-US" w:bidi="ar-SA"/>
                </w:rPr>
                <w:t>0.439∗∗∗</w:t>
              </w:r>
            </w:ins>
          </w:p>
        </w:tc>
      </w:tr>
      <w:tr>
        <w:trPr>
          <w:ins w:id="3688"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90" w:author="Changes 24 to 25 Oct" w:date="2026-10-25T16:02:42Z"/>
              </w:rPr>
            </w:pPr>
            <w:ins w:id="3689" w:author="Changes 24 to 25 Oct" w:date="2026-10-25T16:02:42Z">
              <w:r>
                <w:rPr>
                  <w:kern w:val="0"/>
                  <w:szCs w:val="24"/>
                  <w:lang w:val="en-US" w:eastAsia="en-US" w:bidi="ar-SA"/>
                </w:rPr>
              </w:r>
            </w:ins>
          </w:p>
        </w:tc>
        <w:tc>
          <w:tcPr>
            <w:tcW w:w="1476" w:type="dxa"/>
            <w:tcBorders/>
          </w:tcPr>
          <w:p>
            <w:pPr>
              <w:pStyle w:val="Compact"/>
              <w:widowControl/>
              <w:spacing w:lineRule="exact" w:line="220" w:before="0" w:after="0"/>
              <w:jc w:val="left"/>
              <w:rPr>
                <w:kern w:val="0"/>
                <w:szCs w:val="24"/>
                <w:lang w:val="en-US" w:eastAsia="en-US" w:bidi="ar-SA"/>
                <w:ins w:id="3692" w:author="Changes 24 to 25 Oct" w:date="2026-10-25T16:02:42Z"/>
              </w:rPr>
            </w:pPr>
            <w:ins w:id="3691" w:author="Changes 24 to 25 Oct" w:date="2026-10-25T16:02:42Z">
              <w:r>
                <w:rPr>
                  <w:kern w:val="0"/>
                  <w:sz w:val="18"/>
                  <w:szCs w:val="24"/>
                  <w:lang w:val="en-US" w:eastAsia="en-US" w:bidi="ar-SA"/>
                </w:rPr>
                <w:t>(0.019)</w:t>
              </w:r>
            </w:ins>
          </w:p>
        </w:tc>
        <w:tc>
          <w:tcPr>
            <w:tcW w:w="1388" w:type="dxa"/>
            <w:tcBorders/>
          </w:tcPr>
          <w:p>
            <w:pPr>
              <w:pStyle w:val="Compact"/>
              <w:widowControl/>
              <w:spacing w:lineRule="exact" w:line="220" w:before="0" w:after="0"/>
              <w:jc w:val="left"/>
              <w:rPr>
                <w:kern w:val="0"/>
                <w:szCs w:val="24"/>
                <w:lang w:val="en-US" w:eastAsia="en-US" w:bidi="ar-SA"/>
                <w:ins w:id="3694" w:author="Changes 24 to 25 Oct" w:date="2026-10-25T16:02:42Z"/>
              </w:rPr>
            </w:pPr>
            <w:ins w:id="3693" w:author="Changes 24 to 25 Oct" w:date="2026-10-25T16:02:42Z">
              <w:r>
                <w:rPr>
                  <w:kern w:val="0"/>
                  <w:sz w:val="18"/>
                  <w:szCs w:val="24"/>
                  <w:lang w:val="en-US" w:eastAsia="en-US" w:bidi="ar-SA"/>
                </w:rPr>
                <w:t>(0.019)</w:t>
              </w:r>
            </w:ins>
          </w:p>
        </w:tc>
        <w:tc>
          <w:tcPr>
            <w:tcW w:w="2343" w:type="dxa"/>
            <w:tcBorders/>
          </w:tcPr>
          <w:p>
            <w:pPr>
              <w:pStyle w:val="Compact"/>
              <w:widowControl/>
              <w:spacing w:lineRule="exact" w:line="220" w:before="0" w:after="0"/>
              <w:jc w:val="left"/>
              <w:rPr>
                <w:kern w:val="0"/>
                <w:szCs w:val="24"/>
                <w:lang w:val="en-US" w:eastAsia="en-US" w:bidi="ar-SA"/>
                <w:ins w:id="3696" w:author="Changes 24 to 25 Oct" w:date="2026-10-25T16:02:42Z"/>
              </w:rPr>
            </w:pPr>
            <w:ins w:id="3695" w:author="Changes 24 to 25 Oct" w:date="2026-10-25T16:02:42Z">
              <w:r>
                <w:rPr>
                  <w:kern w:val="0"/>
                  <w:sz w:val="18"/>
                  <w:szCs w:val="24"/>
                  <w:lang w:val="en-US" w:eastAsia="en-US" w:bidi="ar-SA"/>
                </w:rPr>
                <w:t>(0.065)</w:t>
              </w:r>
            </w:ins>
          </w:p>
        </w:tc>
      </w:tr>
      <w:tr>
        <w:trPr>
          <w:ins w:id="3697"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699" w:author="Changes 24 to 25 Oct" w:date="2026-10-25T16:02:42Z"/>
              </w:rPr>
            </w:pPr>
            <w:ins w:id="3698" w:author="Changes 24 to 25 Oct" w:date="2026-10-25T16:02:42Z">
              <w:r>
                <w:rPr>
                  <w:kern w:val="0"/>
                  <w:sz w:val="18"/>
                  <w:szCs w:val="24"/>
                  <w:lang w:val="en-US" w:eastAsia="en-US" w:bidi="ar-SA"/>
                </w:rPr>
                <w:t>Observations</w:t>
              </w:r>
            </w:ins>
          </w:p>
        </w:tc>
        <w:tc>
          <w:tcPr>
            <w:tcW w:w="1476" w:type="dxa"/>
            <w:tcBorders/>
          </w:tcPr>
          <w:p>
            <w:pPr>
              <w:pStyle w:val="Compact"/>
              <w:widowControl/>
              <w:spacing w:lineRule="exact" w:line="220" w:before="0" w:after="0"/>
              <w:jc w:val="left"/>
              <w:rPr>
                <w:kern w:val="0"/>
                <w:szCs w:val="24"/>
                <w:lang w:val="en-US" w:eastAsia="en-US" w:bidi="ar-SA"/>
                <w:ins w:id="3701" w:author="Changes 24 to 25 Oct" w:date="2026-10-25T16:02:42Z"/>
              </w:rPr>
            </w:pPr>
            <w:ins w:id="3700" w:author="Changes 24 to 25 Oct" w:date="2026-10-25T16:02:42Z">
              <w:r>
                <w:rPr>
                  <w:kern w:val="0"/>
                  <w:sz w:val="18"/>
                  <w:szCs w:val="24"/>
                  <w:lang w:val="en-US" w:eastAsia="en-US" w:bidi="ar-SA"/>
                </w:rPr>
                <w:t>181</w:t>
              </w:r>
            </w:ins>
          </w:p>
        </w:tc>
        <w:tc>
          <w:tcPr>
            <w:tcW w:w="1388" w:type="dxa"/>
            <w:tcBorders/>
          </w:tcPr>
          <w:p>
            <w:pPr>
              <w:pStyle w:val="Compact"/>
              <w:widowControl/>
              <w:spacing w:lineRule="exact" w:line="220" w:before="0" w:after="0"/>
              <w:jc w:val="left"/>
              <w:rPr>
                <w:kern w:val="0"/>
                <w:szCs w:val="24"/>
                <w:lang w:val="en-US" w:eastAsia="en-US" w:bidi="ar-SA"/>
                <w:ins w:id="3703" w:author="Changes 24 to 25 Oct" w:date="2026-10-25T16:02:42Z"/>
              </w:rPr>
            </w:pPr>
            <w:ins w:id="3702" w:author="Changes 24 to 25 Oct" w:date="2026-10-25T16:02:42Z">
              <w:r>
                <w:rPr>
                  <w:kern w:val="0"/>
                  <w:sz w:val="18"/>
                  <w:szCs w:val="24"/>
                  <w:lang w:val="en-US" w:eastAsia="en-US" w:bidi="ar-SA"/>
                </w:rPr>
                <w:t>166</w:t>
              </w:r>
            </w:ins>
          </w:p>
        </w:tc>
        <w:tc>
          <w:tcPr>
            <w:tcW w:w="2343" w:type="dxa"/>
            <w:tcBorders/>
          </w:tcPr>
          <w:p>
            <w:pPr>
              <w:pStyle w:val="Compact"/>
              <w:widowControl/>
              <w:spacing w:lineRule="exact" w:line="220" w:before="0" w:after="0"/>
              <w:jc w:val="left"/>
              <w:rPr>
                <w:kern w:val="0"/>
                <w:szCs w:val="24"/>
                <w:lang w:val="en-US" w:eastAsia="en-US" w:bidi="ar-SA"/>
                <w:ins w:id="3705" w:author="Changes 24 to 25 Oct" w:date="2026-10-25T16:02:42Z"/>
              </w:rPr>
            </w:pPr>
            <w:ins w:id="3704" w:author="Changes 24 to 25 Oct" w:date="2026-10-25T16:02:42Z">
              <w:r>
                <w:rPr>
                  <w:kern w:val="0"/>
                  <w:sz w:val="18"/>
                  <w:szCs w:val="24"/>
                  <w:lang w:val="en-US" w:eastAsia="en-US" w:bidi="ar-SA"/>
                </w:rPr>
                <w:t>15</w:t>
              </w:r>
            </w:ins>
          </w:p>
        </w:tc>
      </w:tr>
      <w:tr>
        <w:trPr>
          <w:ins w:id="3706"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708" w:author="Changes 24 to 25 Oct" w:date="2026-10-25T16:02:42Z"/>
              </w:rPr>
            </w:pPr>
            <w:ins w:id="3707" w:author="Changes 24 to 25 Oct" w:date="2026-10-25T16:02:42Z">
              <w:r>
                <w:rPr>
                  <w:kern w:val="0"/>
                  <w:sz w:val="18"/>
                  <w:szCs w:val="24"/>
                  <w:lang w:val="en-US" w:eastAsia="en-US" w:bidi="ar-SA"/>
                </w:rPr>
                <w:t>Platforms (clusters)</w:t>
              </w:r>
            </w:ins>
          </w:p>
        </w:tc>
        <w:tc>
          <w:tcPr>
            <w:tcW w:w="1476" w:type="dxa"/>
            <w:tcBorders/>
          </w:tcPr>
          <w:p>
            <w:pPr>
              <w:pStyle w:val="Compact"/>
              <w:widowControl/>
              <w:spacing w:lineRule="exact" w:line="220" w:before="0" w:after="0"/>
              <w:jc w:val="left"/>
              <w:rPr>
                <w:kern w:val="0"/>
                <w:szCs w:val="24"/>
                <w:lang w:val="en-US" w:eastAsia="en-US" w:bidi="ar-SA"/>
                <w:ins w:id="3710" w:author="Changes 24 to 25 Oct" w:date="2026-10-25T16:02:42Z"/>
              </w:rPr>
            </w:pPr>
            <w:ins w:id="3709" w:author="Changes 24 to 25 Oct" w:date="2026-10-25T16:02:42Z">
              <w:r>
                <w:rPr>
                  <w:kern w:val="0"/>
                  <w:sz w:val="18"/>
                  <w:szCs w:val="24"/>
                  <w:lang w:val="en-US" w:eastAsia="en-US" w:bidi="ar-SA"/>
                </w:rPr>
                <w:t>31</w:t>
              </w:r>
            </w:ins>
          </w:p>
        </w:tc>
        <w:tc>
          <w:tcPr>
            <w:tcW w:w="1388" w:type="dxa"/>
            <w:tcBorders/>
          </w:tcPr>
          <w:p>
            <w:pPr>
              <w:pStyle w:val="Compact"/>
              <w:widowControl/>
              <w:spacing w:lineRule="exact" w:line="220" w:before="0" w:after="0"/>
              <w:jc w:val="left"/>
              <w:rPr>
                <w:kern w:val="0"/>
                <w:szCs w:val="24"/>
                <w:lang w:val="en-US" w:eastAsia="en-US" w:bidi="ar-SA"/>
                <w:ins w:id="3712" w:author="Changes 24 to 25 Oct" w:date="2026-10-25T16:02:42Z"/>
              </w:rPr>
            </w:pPr>
            <w:ins w:id="3711" w:author="Changes 24 to 25 Oct" w:date="2026-10-25T16:02:42Z">
              <w:r>
                <w:rPr>
                  <w:kern w:val="0"/>
                  <w:sz w:val="18"/>
                  <w:szCs w:val="24"/>
                  <w:lang w:val="en-US" w:eastAsia="en-US" w:bidi="ar-SA"/>
                </w:rPr>
                <w:t>26</w:t>
              </w:r>
            </w:ins>
          </w:p>
        </w:tc>
        <w:tc>
          <w:tcPr>
            <w:tcW w:w="2343" w:type="dxa"/>
            <w:tcBorders/>
          </w:tcPr>
          <w:p>
            <w:pPr>
              <w:pStyle w:val="Compact"/>
              <w:widowControl/>
              <w:spacing w:lineRule="exact" w:line="220" w:before="0" w:after="0"/>
              <w:jc w:val="left"/>
              <w:rPr>
                <w:kern w:val="0"/>
                <w:szCs w:val="24"/>
                <w:lang w:val="en-US" w:eastAsia="en-US" w:bidi="ar-SA"/>
                <w:ins w:id="3714" w:author="Changes 24 to 25 Oct" w:date="2026-10-25T16:02:42Z"/>
              </w:rPr>
            </w:pPr>
            <w:ins w:id="3713" w:author="Changes 24 to 25 Oct" w:date="2026-10-25T16:02:42Z">
              <w:r>
                <w:rPr>
                  <w:kern w:val="0"/>
                  <w:sz w:val="18"/>
                  <w:szCs w:val="24"/>
                  <w:lang w:val="en-US" w:eastAsia="en-US" w:bidi="ar-SA"/>
                </w:rPr>
                <w:t>5</w:t>
              </w:r>
            </w:ins>
          </w:p>
        </w:tc>
      </w:tr>
      <w:tr>
        <w:trPr>
          <w:ins w:id="3715" w:author="Changes 24 to 25 Oct" w:date="2026-10-25T16:02:42Z"/>
          <w:cantSplit w:val="true"/>
        </w:trPr>
        <w:tc>
          <w:tcPr>
            <w:tcW w:w="3297" w:type="dxa"/>
            <w:tcBorders/>
          </w:tcPr>
          <w:p>
            <w:pPr>
              <w:pStyle w:val="Compact"/>
              <w:widowControl/>
              <w:spacing w:lineRule="exact" w:line="220" w:before="0" w:after="0"/>
              <w:jc w:val="left"/>
              <w:rPr>
                <w:kern w:val="0"/>
                <w:szCs w:val="24"/>
                <w:lang w:val="en-US" w:eastAsia="en-US" w:bidi="ar-SA"/>
                <w:ins w:id="3718" w:author="Changes 24 to 25 Oct" w:date="2026-10-25T16:02:42Z"/>
              </w:rPr>
            </w:pPr>
            <w:ins w:id="3716" w:author="Changes 24 to 25 Oct" w:date="2026-10-25T16:02:42Z">
              <w:r>
                <w:rPr>
                  <w:i/>
                  <w:iCs/>
                  <w:kern w:val="0"/>
                  <w:sz w:val="18"/>
                  <w:szCs w:val="24"/>
                  <w:lang w:val="en-US" w:eastAsia="en-US" w:bidi="ar-SA"/>
                </w:rPr>
                <w:t>R</w:t>
              </w:r>
            </w:ins>
            <w:ins w:id="3717" w:author="Changes 24 to 25 Oct" w:date="2026-10-25T16:02:42Z">
              <w:r>
                <w:rPr>
                  <w:kern w:val="0"/>
                  <w:sz w:val="18"/>
                  <w:szCs w:val="24"/>
                  <w:vertAlign w:val="superscript"/>
                  <w:lang w:val="en-US" w:eastAsia="en-US" w:bidi="ar-SA"/>
                </w:rPr>
                <w:t>2</w:t>
              </w:r>
            </w:ins>
          </w:p>
        </w:tc>
        <w:tc>
          <w:tcPr>
            <w:tcW w:w="1476" w:type="dxa"/>
            <w:tcBorders/>
          </w:tcPr>
          <w:p>
            <w:pPr>
              <w:pStyle w:val="Compact"/>
              <w:widowControl/>
              <w:spacing w:lineRule="exact" w:line="220" w:before="0" w:after="0"/>
              <w:jc w:val="left"/>
              <w:rPr>
                <w:kern w:val="0"/>
                <w:szCs w:val="24"/>
                <w:lang w:val="en-US" w:eastAsia="en-US" w:bidi="ar-SA"/>
                <w:ins w:id="3720" w:author="Changes 24 to 25 Oct" w:date="2026-10-25T16:02:42Z"/>
              </w:rPr>
            </w:pPr>
            <w:ins w:id="3719" w:author="Changes 24 to 25 Oct" w:date="2026-10-25T16:02:42Z">
              <w:r>
                <w:rPr>
                  <w:kern w:val="0"/>
                  <w:sz w:val="18"/>
                  <w:szCs w:val="24"/>
                  <w:lang w:val="en-US" w:eastAsia="en-US" w:bidi="ar-SA"/>
                </w:rPr>
                <w:t>0.750</w:t>
              </w:r>
            </w:ins>
          </w:p>
        </w:tc>
        <w:tc>
          <w:tcPr>
            <w:tcW w:w="1388" w:type="dxa"/>
            <w:tcBorders/>
          </w:tcPr>
          <w:p>
            <w:pPr>
              <w:pStyle w:val="Compact"/>
              <w:widowControl/>
              <w:spacing w:lineRule="exact" w:line="220" w:before="0" w:after="0"/>
              <w:jc w:val="left"/>
              <w:rPr>
                <w:kern w:val="0"/>
                <w:szCs w:val="24"/>
                <w:lang w:val="en-US" w:eastAsia="en-US" w:bidi="ar-SA"/>
                <w:ins w:id="3722" w:author="Changes 24 to 25 Oct" w:date="2026-10-25T16:02:42Z"/>
              </w:rPr>
            </w:pPr>
            <w:ins w:id="3721" w:author="Changes 24 to 25 Oct" w:date="2026-10-25T16:02:42Z">
              <w:r>
                <w:rPr>
                  <w:kern w:val="0"/>
                  <w:sz w:val="18"/>
                  <w:szCs w:val="24"/>
                  <w:lang w:val="en-US" w:eastAsia="en-US" w:bidi="ar-SA"/>
                </w:rPr>
                <w:t>0.802</w:t>
              </w:r>
            </w:ins>
          </w:p>
        </w:tc>
        <w:tc>
          <w:tcPr>
            <w:tcW w:w="2343" w:type="dxa"/>
            <w:tcBorders/>
          </w:tcPr>
          <w:p>
            <w:pPr>
              <w:pStyle w:val="Compact"/>
              <w:widowControl/>
              <w:spacing w:lineRule="exact" w:line="220" w:before="0" w:after="0"/>
              <w:jc w:val="left"/>
              <w:rPr>
                <w:kern w:val="0"/>
                <w:szCs w:val="24"/>
                <w:lang w:val="en-US" w:eastAsia="en-US" w:bidi="ar-SA"/>
                <w:ins w:id="3724" w:author="Changes 24 to 25 Oct" w:date="2026-10-25T16:02:42Z"/>
              </w:rPr>
            </w:pPr>
            <w:ins w:id="3723" w:author="Changes 24 to 25 Oct" w:date="2026-10-25T16:02:42Z">
              <w:r>
                <w:rPr>
                  <w:kern w:val="0"/>
                  <w:sz w:val="18"/>
                  <w:szCs w:val="24"/>
                  <w:lang w:val="en-US" w:eastAsia="en-US" w:bidi="ar-SA"/>
                </w:rPr>
                <w:t>0.094</w:t>
              </w:r>
            </w:ins>
          </w:p>
        </w:tc>
      </w:tr>
      <w:tr>
        <w:trPr>
          <w:ins w:id="3725" w:author="Changes 24 to 25 Oct" w:date="2026-10-25T16:02:42Z"/>
          <w:cantSplit w:val="true"/>
        </w:trPr>
        <w:tc>
          <w:tcPr>
            <w:tcW w:w="3297" w:type="dxa"/>
            <w:tcBorders/>
          </w:tcPr>
          <w:p>
            <w:pPr>
              <w:pStyle w:val="Compact"/>
              <w:keepNext w:val="true"/>
              <w:widowControl/>
              <w:spacing w:lineRule="exact" w:line="220" w:before="0" w:after="0"/>
              <w:jc w:val="left"/>
              <w:rPr>
                <w:kern w:val="0"/>
                <w:szCs w:val="24"/>
                <w:lang w:val="en-US" w:eastAsia="en-US" w:bidi="ar-SA"/>
                <w:ins w:id="3728" w:author="Changes 24 to 25 Oct" w:date="2026-10-25T16:02:42Z"/>
              </w:rPr>
            </w:pPr>
            <w:ins w:id="3726" w:author="Changes 24 to 25 Oct" w:date="2026-10-25T16:02:42Z">
              <w:r>
                <w:rPr>
                  <w:i/>
                  <w:iCs/>
                  <w:kern w:val="0"/>
                  <w:sz w:val="18"/>
                  <w:szCs w:val="24"/>
                  <w:lang w:val="en-US" w:eastAsia="en-US" w:bidi="ar-SA"/>
                </w:rPr>
                <w:t>p</w:t>
              </w:r>
            </w:ins>
            <w:ins w:id="3727" w:author="Changes 24 to 25 Oct" w:date="2026-10-25T16:02:42Z">
              <w:r>
                <w:rPr>
                  <w:kern w:val="0"/>
                  <w:sz w:val="18"/>
                  <w:szCs w:val="24"/>
                  <w:lang w:val="en-US" w:eastAsia="en-US" w:bidi="ar-SA"/>
                </w:rPr>
                <w:t>-value, slope on g(V) equal to 1</w:t>
              </w:r>
            </w:ins>
          </w:p>
        </w:tc>
        <w:tc>
          <w:tcPr>
            <w:tcW w:w="1476" w:type="dxa"/>
            <w:tcBorders/>
          </w:tcPr>
          <w:p>
            <w:pPr>
              <w:pStyle w:val="Compact"/>
              <w:keepNext w:val="true"/>
              <w:widowControl/>
              <w:spacing w:lineRule="exact" w:line="220" w:before="0" w:after="0"/>
              <w:jc w:val="left"/>
              <w:rPr>
                <w:kern w:val="0"/>
                <w:szCs w:val="24"/>
                <w:lang w:val="en-US" w:eastAsia="en-US" w:bidi="ar-SA"/>
                <w:ins w:id="3730" w:author="Changes 24 to 25 Oct" w:date="2026-10-25T16:02:42Z"/>
              </w:rPr>
            </w:pPr>
            <w:ins w:id="3729" w:author="Changes 24 to 25 Oct" w:date="2026-10-25T16:02:42Z">
              <w:r>
                <w:rPr>
                  <w:kern w:val="0"/>
                  <w:sz w:val="18"/>
                  <w:szCs w:val="24"/>
                  <w:lang w:val="en-US" w:eastAsia="en-US" w:bidi="ar-SA"/>
                </w:rPr>
                <w:t>0.845</w:t>
              </w:r>
            </w:ins>
          </w:p>
        </w:tc>
        <w:tc>
          <w:tcPr>
            <w:tcW w:w="1388" w:type="dxa"/>
            <w:tcBorders/>
          </w:tcPr>
          <w:p>
            <w:pPr>
              <w:pStyle w:val="Compact"/>
              <w:keepNext w:val="true"/>
              <w:widowControl/>
              <w:spacing w:lineRule="exact" w:line="220" w:before="0" w:after="0"/>
              <w:jc w:val="left"/>
              <w:rPr>
                <w:kern w:val="0"/>
                <w:szCs w:val="24"/>
                <w:lang w:val="en-US" w:eastAsia="en-US" w:bidi="ar-SA"/>
                <w:ins w:id="3732" w:author="Changes 24 to 25 Oct" w:date="2026-10-25T16:02:42Z"/>
              </w:rPr>
            </w:pPr>
            <w:ins w:id="3731" w:author="Changes 24 to 25 Oct" w:date="2026-10-25T16:02:42Z">
              <w:r>
                <w:rPr>
                  <w:kern w:val="0"/>
                  <w:sz w:val="18"/>
                  <w:szCs w:val="24"/>
                  <w:lang w:val="en-US" w:eastAsia="en-US" w:bidi="ar-SA"/>
                </w:rPr>
                <w:t>0.845</w:t>
              </w:r>
            </w:ins>
          </w:p>
        </w:tc>
        <w:tc>
          <w:tcPr>
            <w:tcW w:w="2343" w:type="dxa"/>
            <w:tcBorders/>
          </w:tcPr>
          <w:p>
            <w:pPr>
              <w:pStyle w:val="Compact"/>
              <w:keepNext w:val="true"/>
              <w:widowControl/>
              <w:spacing w:lineRule="exact" w:line="220" w:before="0" w:after="0"/>
              <w:jc w:val="left"/>
              <w:rPr>
                <w:kern w:val="0"/>
                <w:szCs w:val="24"/>
                <w:lang w:val="en-US" w:eastAsia="en-US" w:bidi="ar-SA"/>
                <w:ins w:id="3734" w:author="Changes 24 to 25 Oct" w:date="2026-10-25T16:02:42Z"/>
              </w:rPr>
            </w:pPr>
            <w:ins w:id="3733" w:author="Changes 24 to 25 Oct" w:date="2026-10-25T16:02:42Z">
              <w:r>
                <w:rPr>
                  <w:kern w:val="0"/>
                  <w:sz w:val="18"/>
                  <w:szCs w:val="24"/>
                  <w:lang w:val="en-US" w:eastAsia="en-US" w:bidi="ar-SA"/>
                </w:rPr>
                <w:t>0.019</w:t>
              </w:r>
            </w:ins>
          </w:p>
        </w:tc>
      </w:tr>
      <w:tr>
        <w:trPr>
          <w:ins w:id="3735" w:author="Changes 24 to 25 Oct" w:date="2026-10-25T16:02:42Z"/>
          <w:cantSplit w:val="true"/>
        </w:trPr>
        <w:tc>
          <w:tcPr>
            <w:tcW w:w="3297" w:type="dxa"/>
            <w:tcBorders>
              <w:bottom w:val="single" w:sz="8" w:space="0" w:color="000000"/>
            </w:tcBorders>
          </w:tcPr>
          <w:p>
            <w:pPr>
              <w:pStyle w:val="Compact"/>
              <w:widowControl/>
              <w:spacing w:lineRule="exact" w:line="220" w:before="0" w:after="0"/>
              <w:jc w:val="left"/>
              <w:rPr>
                <w:kern w:val="0"/>
                <w:szCs w:val="24"/>
                <w:lang w:val="en-US" w:eastAsia="en-US" w:bidi="ar-SA"/>
                <w:ins w:id="3737" w:author="Changes 24 to 25 Oct" w:date="2026-10-25T16:02:42Z"/>
              </w:rPr>
            </w:pPr>
            <w:ins w:id="3736" w:author="Changes 24 to 25 Oct" w:date="2026-10-25T16:02:42Z">
              <w:r>
                <w:rPr>
                  <w:kern w:val="0"/>
                  <w:sz w:val="18"/>
                  <w:szCs w:val="24"/>
                  <w:lang w:val="en-US" w:eastAsia="en-US" w:bidi="ar-SA"/>
                </w:rPr>
                <w:t>Pearson correlation, g(R) and g(V)</w:t>
              </w:r>
            </w:ins>
          </w:p>
        </w:tc>
        <w:tc>
          <w:tcPr>
            <w:tcW w:w="1476" w:type="dxa"/>
            <w:tcBorders>
              <w:bottom w:val="single" w:sz="8" w:space="0" w:color="000000"/>
            </w:tcBorders>
          </w:tcPr>
          <w:p>
            <w:pPr>
              <w:pStyle w:val="Compact"/>
              <w:widowControl/>
              <w:spacing w:lineRule="exact" w:line="220" w:before="0" w:after="0"/>
              <w:jc w:val="left"/>
              <w:rPr>
                <w:kern w:val="0"/>
                <w:szCs w:val="24"/>
                <w:lang w:val="en-US" w:eastAsia="en-US" w:bidi="ar-SA"/>
                <w:ins w:id="3739" w:author="Changes 24 to 25 Oct" w:date="2026-10-25T16:02:42Z"/>
              </w:rPr>
            </w:pPr>
            <w:ins w:id="3738" w:author="Changes 24 to 25 Oct" w:date="2026-10-25T16:02:42Z">
              <w:r>
                <w:rPr>
                  <w:kern w:val="0"/>
                  <w:sz w:val="18"/>
                  <w:szCs w:val="24"/>
                  <w:lang w:val="en-US" w:eastAsia="en-US" w:bidi="ar-SA"/>
                </w:rPr>
                <w:t>0.843</w:t>
              </w:r>
            </w:ins>
          </w:p>
        </w:tc>
        <w:tc>
          <w:tcPr>
            <w:tcW w:w="1388" w:type="dxa"/>
            <w:tcBorders>
              <w:bottom w:val="single" w:sz="8" w:space="0" w:color="000000"/>
            </w:tcBorders>
          </w:tcPr>
          <w:p>
            <w:pPr>
              <w:pStyle w:val="Compact"/>
              <w:widowControl/>
              <w:spacing w:lineRule="exact" w:line="220" w:before="0" w:after="0"/>
              <w:jc w:val="left"/>
              <w:rPr>
                <w:kern w:val="0"/>
                <w:szCs w:val="24"/>
                <w:lang w:val="en-US" w:eastAsia="en-US" w:bidi="ar-SA"/>
                <w:ins w:id="3741" w:author="Changes 24 to 25 Oct" w:date="2026-10-25T16:02:42Z"/>
              </w:rPr>
            </w:pPr>
            <w:ins w:id="3740" w:author="Changes 24 to 25 Oct" w:date="2026-10-25T16:02:42Z">
              <w:r>
                <w:rPr>
                  <w:kern w:val="0"/>
                  <w:sz w:val="18"/>
                  <w:szCs w:val="24"/>
                  <w:lang w:val="en-US" w:eastAsia="en-US" w:bidi="ar-SA"/>
                </w:rPr>
                <w:t>0.896</w:t>
              </w:r>
            </w:ins>
          </w:p>
        </w:tc>
        <w:tc>
          <w:tcPr>
            <w:tcW w:w="2343" w:type="dxa"/>
            <w:tcBorders>
              <w:bottom w:val="single" w:sz="8" w:space="0" w:color="000000"/>
            </w:tcBorders>
          </w:tcPr>
          <w:p>
            <w:pPr>
              <w:pStyle w:val="Compact"/>
              <w:widowControl/>
              <w:spacing w:lineRule="exact" w:line="220" w:before="0" w:after="0"/>
              <w:jc w:val="left"/>
              <w:rPr>
                <w:kern w:val="0"/>
                <w:szCs w:val="24"/>
                <w:lang w:val="en-US" w:eastAsia="en-US" w:bidi="ar-SA"/>
                <w:ins w:id="3743" w:author="Changes 24 to 25 Oct" w:date="2026-10-25T16:02:42Z"/>
              </w:rPr>
            </w:pPr>
            <w:ins w:id="3742" w:author="Changes 24 to 25 Oct" w:date="2026-10-25T16:02:42Z">
              <w:r>
                <w:rPr>
                  <w:kern w:val="0"/>
                  <w:sz w:val="18"/>
                  <w:szCs w:val="24"/>
                  <w:lang w:val="en-US" w:eastAsia="en-US" w:bidi="ar-SA"/>
                </w:rPr>
                <w:t>0.307</w:t>
              </w:r>
            </w:ins>
          </w:p>
        </w:tc>
      </w:tr>
    </w:tbl>
    <w:p>
      <w:pPr>
        <w:pStyle w:val="TableNote"/>
        <w:rPr>
          <w:ins w:id="3746" w:author="Changes 24 to 25 Oct" w:date="2026-10-25T16:02:42Z"/>
        </w:rPr>
      </w:pPr>
      <w:ins w:id="3744" w:author="Changes 24 to 25 Oct" w:date="2026-10-25T16:02:42Z">
        <w:r>
          <w:rPr>
            <w:i/>
            <w:iCs/>
          </w:rPr>
          <w:t>Note:</w:t>
        </w:r>
      </w:ins>
      <w:ins w:id="3745" w:author="Changes 24 to 25 Oct" w:date="2026-10-25T16:02:42Z">
        <w:r>
          <w:rPr/>
          <w:t xml:space="preserve"> The slope on g(V) is 1 if revenue grows in proportion to transaction value. Source: company filings; author’s calculations. Exploratory.</w:t>
        </w:r>
      </w:ins>
      <w:r>
        <w:br w:type="page"/>
      </w:r>
    </w:p>
    <w:p>
      <w:pPr>
        <w:pStyle w:val="TableCaption"/>
        <w:keepNext w:val="true"/>
        <w:rPr>
          <w:ins w:id="3749" w:author="Changes 24 to 25 Oct" w:date="2026-10-25T16:02:42Z"/>
        </w:rPr>
      </w:pPr>
      <w:ins w:id="3747" w:author="Changes 24 to 25 Oct" w:date="2026-10-25T16:02:42Z">
        <w:r>
          <w:rPr>
            <w:b/>
          </w:rPr>
          <w:t>Table 4.</w:t>
        </w:r>
      </w:ins>
      <w:ins w:id="3748" w:author="Changes 24 to 25 Oct" w:date="2026-10-25T16:02:42Z">
        <w:r>
          <w:rPr>
            <w:b w:val="false"/>
          </w:rPr>
          <w:t xml:space="preserve"> What explains the wedge and the ecosystem ratio</w:t>
        </w:r>
      </w:ins>
    </w:p>
    <w:p>
      <w:pPr>
        <w:pStyle w:val="TableNote"/>
        <w:keepNext w:val="true"/>
        <w:rPr>
          <w:ins w:id="3751" w:author="Changes 24 to 25 Oct" w:date="2026-10-25T16:02:42Z"/>
        </w:rPr>
      </w:pPr>
      <w:ins w:id="3750" w:author="Changes 24 to 25 Oct" w:date="2026-10-25T16:02:42Z">
        <w:r>
          <w:rPr/>
          <w:t>This table reports OLS estimates of equation (7). The dependent variable is the natural logarithm of the wedge in US dollars in columns (1) to (3) and the ecosystem ratio, capped at its 5th and 95th percentiles, in columns (4) to (6). IndonesiaRegion equals one for the Indonesian and regional platforms. Size is total assets in US dollars. The base type is marketplace. Columns (2), (3), (5) and (6) add the GDP growth, inflation, household spending growth and policy rate of the platform’s main market, and columns (3) and (6) add year dummies. Appendix A defines the variables. Standard errors (in parentheses) are clustered at the platform level. ∗∗∗, ∗∗ and ∗ correspond to statistical significance at the 1%, 5% and 10% levels. The last row gives the p-value of a wild cluster bootstrap with 2,999 replications for IndonesiaRegion.</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2008"/>
        <w:gridCol w:w="1035"/>
        <w:gridCol w:w="1035"/>
        <w:gridCol w:w="1036"/>
        <w:gridCol w:w="1130"/>
        <w:gridCol w:w="1130"/>
        <w:gridCol w:w="1130"/>
      </w:tblGrid>
      <w:tr>
        <w:trPr>
          <w:tblHeader w:val="true"/>
          <w:ins w:id="3752" w:author="Changes 24 to 25 Oct" w:date="2026-10-25T16:02:42Z"/>
          <w:cantSplit w:val="true"/>
        </w:trPr>
        <w:tc>
          <w:tcPr>
            <w:tcW w:w="200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754" w:author="Changes 24 to 25 Oct" w:date="2026-10-25T16:02:42Z"/>
              </w:rPr>
            </w:pPr>
            <w:ins w:id="3753" w:author="Changes 24 to 25 Oct" w:date="2026-10-25T16:02:42Z">
              <w:r>
                <w:rPr>
                  <w:b/>
                  <w:i/>
                  <w:iCs/>
                  <w:kern w:val="0"/>
                  <w:sz w:val="18"/>
                  <w:szCs w:val="24"/>
                  <w:lang w:val="en-US" w:eastAsia="en-US" w:bidi="ar-SA"/>
                </w:rPr>
                <w:t>Dependent variable</w:t>
              </w:r>
            </w:ins>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756" w:author="Changes 24 to 25 Oct" w:date="2026-10-25T16:02:42Z"/>
              </w:rPr>
            </w:pPr>
            <w:ins w:id="3755" w:author="Changes 24 to 25 Oct" w:date="2026-10-25T16:02:42Z">
              <w:r>
                <w:rPr>
                  <w:b/>
                  <w:kern w:val="0"/>
                  <w:sz w:val="18"/>
                  <w:szCs w:val="24"/>
                  <w:lang w:val="en-US" w:eastAsia="en-US" w:bidi="ar-SA"/>
                </w:rPr>
                <w:t>ln(Wedge)</w:t>
              </w:r>
            </w:ins>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758" w:author="Changes 24 to 25 Oct" w:date="2026-10-25T16:02:42Z"/>
              </w:rPr>
            </w:pPr>
            <w:ins w:id="3757" w:author="Changes 24 to 25 Oct" w:date="2026-10-25T16:02:42Z">
              <w:r>
                <w:rPr>
                  <w:b/>
                  <w:kern w:val="0"/>
                  <w:sz w:val="18"/>
                  <w:szCs w:val="24"/>
                  <w:lang w:val="en-US" w:eastAsia="en-US" w:bidi="ar-SA"/>
                </w:rPr>
                <w:t>ln(Wedge)</w:t>
              </w:r>
            </w:ins>
          </w:p>
        </w:tc>
        <w:tc>
          <w:tcPr>
            <w:tcW w:w="103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760" w:author="Changes 24 to 25 Oct" w:date="2026-10-25T16:02:42Z"/>
              </w:rPr>
            </w:pPr>
            <w:ins w:id="3759" w:author="Changes 24 to 25 Oct" w:date="2026-10-25T16:02:42Z">
              <w:r>
                <w:rPr>
                  <w:b/>
                  <w:kern w:val="0"/>
                  <w:sz w:val="18"/>
                  <w:szCs w:val="24"/>
                  <w:lang w:val="en-US" w:eastAsia="en-US" w:bidi="ar-SA"/>
                </w:rPr>
                <w:t>ln(Wedge)</w:t>
              </w:r>
            </w:ins>
          </w:p>
        </w:tc>
        <w:tc>
          <w:tcPr>
            <w:tcW w:w="113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762" w:author="Changes 24 to 25 Oct" w:date="2026-10-25T16:02:42Z"/>
              </w:rPr>
            </w:pPr>
            <w:ins w:id="3761" w:author="Changes 24 to 25 Oct" w:date="2026-10-25T16:02:42Z">
              <w:r>
                <w:rPr>
                  <w:b/>
                  <w:kern w:val="0"/>
                  <w:sz w:val="18"/>
                  <w:szCs w:val="24"/>
                  <w:lang w:val="en-US" w:eastAsia="en-US" w:bidi="ar-SA"/>
                </w:rPr>
                <w:t>Ecosystem ratio</w:t>
              </w:r>
            </w:ins>
          </w:p>
        </w:tc>
        <w:tc>
          <w:tcPr>
            <w:tcW w:w="113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764" w:author="Changes 24 to 25 Oct" w:date="2026-10-25T16:02:42Z"/>
              </w:rPr>
            </w:pPr>
            <w:ins w:id="3763" w:author="Changes 24 to 25 Oct" w:date="2026-10-25T16:02:42Z">
              <w:r>
                <w:rPr>
                  <w:b/>
                  <w:kern w:val="0"/>
                  <w:sz w:val="18"/>
                  <w:szCs w:val="24"/>
                  <w:lang w:val="en-US" w:eastAsia="en-US" w:bidi="ar-SA"/>
                </w:rPr>
                <w:t>Ecosystem ratio</w:t>
              </w:r>
            </w:ins>
          </w:p>
        </w:tc>
        <w:tc>
          <w:tcPr>
            <w:tcW w:w="113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3766" w:author="Changes 24 to 25 Oct" w:date="2026-10-25T16:02:42Z"/>
              </w:rPr>
            </w:pPr>
            <w:ins w:id="3765" w:author="Changes 24 to 25 Oct" w:date="2026-10-25T16:02:42Z">
              <w:r>
                <w:rPr>
                  <w:b/>
                  <w:kern w:val="0"/>
                  <w:sz w:val="18"/>
                  <w:szCs w:val="24"/>
                  <w:lang w:val="en-US" w:eastAsia="en-US" w:bidi="ar-SA"/>
                </w:rPr>
                <w:t>Ecosystem ratio</w:t>
              </w:r>
            </w:ins>
          </w:p>
        </w:tc>
      </w:tr>
      <w:tr>
        <w:trPr>
          <w:ins w:id="3767" w:author="Changes 24 to 25 Oct" w:date="2026-10-25T16:02:42Z"/>
          <w:cantSplit w:val="true"/>
        </w:trPr>
        <w:tc>
          <w:tcPr>
            <w:tcW w:w="2008" w:type="dxa"/>
            <w:tcBorders/>
          </w:tcPr>
          <w:p>
            <w:pPr>
              <w:pStyle w:val="Compact"/>
              <w:keepNext w:val="true"/>
              <w:widowControl/>
              <w:spacing w:lineRule="exact" w:line="220" w:before="0" w:after="0"/>
              <w:jc w:val="left"/>
              <w:rPr>
                <w:kern w:val="0"/>
                <w:szCs w:val="24"/>
                <w:lang w:val="en-US" w:eastAsia="en-US" w:bidi="ar-SA"/>
                <w:ins w:id="3769" w:author="Changes 24 to 25 Oct" w:date="2026-10-25T16:02:42Z"/>
              </w:rPr>
            </w:pPr>
            <w:ins w:id="3768" w:author="Changes 24 to 25 Oct" w:date="2026-10-25T16:02:42Z">
              <w:r>
                <w:rPr>
                  <w:kern w:val="0"/>
                  <w:szCs w:val="24"/>
                  <w:lang w:val="en-US" w:eastAsia="en-US" w:bidi="ar-SA"/>
                </w:rPr>
              </w:r>
            </w:ins>
          </w:p>
        </w:tc>
        <w:tc>
          <w:tcPr>
            <w:tcW w:w="1035" w:type="dxa"/>
            <w:tcBorders/>
          </w:tcPr>
          <w:p>
            <w:pPr>
              <w:pStyle w:val="Compact"/>
              <w:keepNext w:val="true"/>
              <w:widowControl/>
              <w:spacing w:lineRule="exact" w:line="220" w:before="0" w:after="0"/>
              <w:jc w:val="left"/>
              <w:rPr>
                <w:kern w:val="0"/>
                <w:szCs w:val="24"/>
                <w:lang w:val="en-US" w:eastAsia="en-US" w:bidi="ar-SA"/>
                <w:ins w:id="3771" w:author="Changes 24 to 25 Oct" w:date="2026-10-25T16:02:42Z"/>
              </w:rPr>
            </w:pPr>
            <w:ins w:id="3770" w:author="Changes 24 to 25 Oct" w:date="2026-10-25T16:02:42Z">
              <w:r>
                <w:rPr>
                  <w:kern w:val="0"/>
                  <w:sz w:val="18"/>
                  <w:szCs w:val="24"/>
                  <w:lang w:val="en-US" w:eastAsia="en-US" w:bidi="ar-SA"/>
                </w:rPr>
                <w:t>(1)</w:t>
              </w:r>
            </w:ins>
          </w:p>
        </w:tc>
        <w:tc>
          <w:tcPr>
            <w:tcW w:w="1035" w:type="dxa"/>
            <w:tcBorders/>
          </w:tcPr>
          <w:p>
            <w:pPr>
              <w:pStyle w:val="Compact"/>
              <w:keepNext w:val="true"/>
              <w:widowControl/>
              <w:spacing w:lineRule="exact" w:line="220" w:before="0" w:after="0"/>
              <w:jc w:val="left"/>
              <w:rPr>
                <w:kern w:val="0"/>
                <w:szCs w:val="24"/>
                <w:lang w:val="en-US" w:eastAsia="en-US" w:bidi="ar-SA"/>
                <w:ins w:id="3773" w:author="Changes 24 to 25 Oct" w:date="2026-10-25T16:02:42Z"/>
              </w:rPr>
            </w:pPr>
            <w:ins w:id="3772" w:author="Changes 24 to 25 Oct" w:date="2026-10-25T16:02:42Z">
              <w:r>
                <w:rPr>
                  <w:kern w:val="0"/>
                  <w:sz w:val="18"/>
                  <w:szCs w:val="24"/>
                  <w:lang w:val="en-US" w:eastAsia="en-US" w:bidi="ar-SA"/>
                </w:rPr>
                <w:t>(2)</w:t>
              </w:r>
            </w:ins>
          </w:p>
        </w:tc>
        <w:tc>
          <w:tcPr>
            <w:tcW w:w="1036" w:type="dxa"/>
            <w:tcBorders/>
          </w:tcPr>
          <w:p>
            <w:pPr>
              <w:pStyle w:val="Compact"/>
              <w:keepNext w:val="true"/>
              <w:widowControl/>
              <w:spacing w:lineRule="exact" w:line="220" w:before="0" w:after="0"/>
              <w:jc w:val="left"/>
              <w:rPr>
                <w:kern w:val="0"/>
                <w:szCs w:val="24"/>
                <w:lang w:val="en-US" w:eastAsia="en-US" w:bidi="ar-SA"/>
                <w:ins w:id="3775" w:author="Changes 24 to 25 Oct" w:date="2026-10-25T16:02:42Z"/>
              </w:rPr>
            </w:pPr>
            <w:ins w:id="3774" w:author="Changes 24 to 25 Oct" w:date="2026-10-25T16:02:42Z">
              <w:r>
                <w:rPr>
                  <w:kern w:val="0"/>
                  <w:sz w:val="18"/>
                  <w:szCs w:val="24"/>
                  <w:lang w:val="en-US" w:eastAsia="en-US" w:bidi="ar-SA"/>
                </w:rPr>
                <w:t>(3)</w:t>
              </w:r>
            </w:ins>
          </w:p>
        </w:tc>
        <w:tc>
          <w:tcPr>
            <w:tcW w:w="1130" w:type="dxa"/>
            <w:tcBorders/>
          </w:tcPr>
          <w:p>
            <w:pPr>
              <w:pStyle w:val="Compact"/>
              <w:keepNext w:val="true"/>
              <w:widowControl/>
              <w:spacing w:lineRule="exact" w:line="220" w:before="0" w:after="0"/>
              <w:jc w:val="left"/>
              <w:rPr>
                <w:kern w:val="0"/>
                <w:szCs w:val="24"/>
                <w:lang w:val="en-US" w:eastAsia="en-US" w:bidi="ar-SA"/>
                <w:ins w:id="3777" w:author="Changes 24 to 25 Oct" w:date="2026-10-25T16:02:42Z"/>
              </w:rPr>
            </w:pPr>
            <w:ins w:id="3776" w:author="Changes 24 to 25 Oct" w:date="2026-10-25T16:02:42Z">
              <w:r>
                <w:rPr>
                  <w:kern w:val="0"/>
                  <w:sz w:val="18"/>
                  <w:szCs w:val="24"/>
                  <w:lang w:val="en-US" w:eastAsia="en-US" w:bidi="ar-SA"/>
                </w:rPr>
                <w:t>(4)</w:t>
              </w:r>
            </w:ins>
          </w:p>
        </w:tc>
        <w:tc>
          <w:tcPr>
            <w:tcW w:w="1130" w:type="dxa"/>
            <w:tcBorders/>
          </w:tcPr>
          <w:p>
            <w:pPr>
              <w:pStyle w:val="Compact"/>
              <w:keepNext w:val="true"/>
              <w:widowControl/>
              <w:spacing w:lineRule="exact" w:line="220" w:before="0" w:after="0"/>
              <w:jc w:val="left"/>
              <w:rPr>
                <w:kern w:val="0"/>
                <w:szCs w:val="24"/>
                <w:lang w:val="en-US" w:eastAsia="en-US" w:bidi="ar-SA"/>
                <w:ins w:id="3779" w:author="Changes 24 to 25 Oct" w:date="2026-10-25T16:02:42Z"/>
              </w:rPr>
            </w:pPr>
            <w:ins w:id="3778" w:author="Changes 24 to 25 Oct" w:date="2026-10-25T16:02:42Z">
              <w:r>
                <w:rPr>
                  <w:kern w:val="0"/>
                  <w:sz w:val="18"/>
                  <w:szCs w:val="24"/>
                  <w:lang w:val="en-US" w:eastAsia="en-US" w:bidi="ar-SA"/>
                </w:rPr>
                <w:t>(5)</w:t>
              </w:r>
            </w:ins>
          </w:p>
        </w:tc>
        <w:tc>
          <w:tcPr>
            <w:tcW w:w="1130" w:type="dxa"/>
            <w:tcBorders/>
          </w:tcPr>
          <w:p>
            <w:pPr>
              <w:pStyle w:val="Compact"/>
              <w:keepNext w:val="true"/>
              <w:widowControl/>
              <w:spacing w:lineRule="exact" w:line="220" w:before="0" w:after="0"/>
              <w:jc w:val="left"/>
              <w:rPr>
                <w:kern w:val="0"/>
                <w:szCs w:val="24"/>
                <w:lang w:val="en-US" w:eastAsia="en-US" w:bidi="ar-SA"/>
                <w:ins w:id="3781" w:author="Changes 24 to 25 Oct" w:date="2026-10-25T16:02:42Z"/>
              </w:rPr>
            </w:pPr>
            <w:ins w:id="3780" w:author="Changes 24 to 25 Oct" w:date="2026-10-25T16:02:42Z">
              <w:r>
                <w:rPr>
                  <w:kern w:val="0"/>
                  <w:sz w:val="18"/>
                  <w:szCs w:val="24"/>
                  <w:lang w:val="en-US" w:eastAsia="en-US" w:bidi="ar-SA"/>
                </w:rPr>
                <w:t>(6)</w:t>
              </w:r>
            </w:ins>
          </w:p>
        </w:tc>
      </w:tr>
      <w:tr>
        <w:trPr>
          <w:ins w:id="3782" w:author="Changes 24 to 25 Oct" w:date="2026-10-25T16:02:42Z"/>
          <w:cantSplit w:val="true"/>
        </w:trPr>
        <w:tc>
          <w:tcPr>
            <w:tcW w:w="2008" w:type="dxa"/>
            <w:tcBorders/>
          </w:tcPr>
          <w:p>
            <w:pPr>
              <w:pStyle w:val="Compact"/>
              <w:keepNext w:val="true"/>
              <w:widowControl/>
              <w:spacing w:lineRule="exact" w:line="220" w:before="0" w:after="0"/>
              <w:jc w:val="left"/>
              <w:rPr>
                <w:kern w:val="0"/>
                <w:szCs w:val="24"/>
                <w:lang w:val="en-US" w:eastAsia="en-US" w:bidi="ar-SA"/>
                <w:ins w:id="3784" w:author="Changes 24 to 25 Oct" w:date="2026-10-25T16:02:42Z"/>
              </w:rPr>
            </w:pPr>
            <w:ins w:id="3783" w:author="Changes 24 to 25 Oct" w:date="2026-10-25T16:02:42Z">
              <w:r>
                <w:rPr>
                  <w:kern w:val="0"/>
                  <w:sz w:val="18"/>
                  <w:szCs w:val="24"/>
                  <w:lang w:val="en-US" w:eastAsia="en-US" w:bidi="ar-SA"/>
                </w:rPr>
                <w:t>IndonesiaRegion</w:t>
              </w:r>
            </w:ins>
          </w:p>
        </w:tc>
        <w:tc>
          <w:tcPr>
            <w:tcW w:w="1035" w:type="dxa"/>
            <w:tcBorders/>
          </w:tcPr>
          <w:p>
            <w:pPr>
              <w:pStyle w:val="Compact"/>
              <w:keepNext w:val="true"/>
              <w:widowControl/>
              <w:spacing w:lineRule="exact" w:line="220" w:before="0" w:after="0"/>
              <w:jc w:val="left"/>
              <w:rPr>
                <w:kern w:val="0"/>
                <w:szCs w:val="24"/>
                <w:lang w:val="en-US" w:eastAsia="en-US" w:bidi="ar-SA"/>
                <w:ins w:id="3786" w:author="Changes 24 to 25 Oct" w:date="2026-10-25T16:02:42Z"/>
              </w:rPr>
            </w:pPr>
            <w:ins w:id="3785" w:author="Changes 24 to 25 Oct" w:date="2026-10-25T16:02:42Z">
              <w:r>
                <w:rPr>
                  <w:kern w:val="0"/>
                  <w:sz w:val="18"/>
                  <w:szCs w:val="24"/>
                  <w:lang w:val="en-US" w:eastAsia="en-US" w:bidi="ar-SA"/>
                </w:rPr>
                <w:t>-0.075</w:t>
              </w:r>
            </w:ins>
          </w:p>
        </w:tc>
        <w:tc>
          <w:tcPr>
            <w:tcW w:w="1035" w:type="dxa"/>
            <w:tcBorders/>
          </w:tcPr>
          <w:p>
            <w:pPr>
              <w:pStyle w:val="Compact"/>
              <w:keepNext w:val="true"/>
              <w:widowControl/>
              <w:spacing w:lineRule="exact" w:line="220" w:before="0" w:after="0"/>
              <w:jc w:val="left"/>
              <w:rPr>
                <w:kern w:val="0"/>
                <w:szCs w:val="24"/>
                <w:lang w:val="en-US" w:eastAsia="en-US" w:bidi="ar-SA"/>
                <w:ins w:id="3788" w:author="Changes 24 to 25 Oct" w:date="2026-10-25T16:02:42Z"/>
              </w:rPr>
            </w:pPr>
            <w:ins w:id="3787" w:author="Changes 24 to 25 Oct" w:date="2026-10-25T16:02:42Z">
              <w:r>
                <w:rPr>
                  <w:kern w:val="0"/>
                  <w:sz w:val="18"/>
                  <w:szCs w:val="24"/>
                  <w:lang w:val="en-US" w:eastAsia="en-US" w:bidi="ar-SA"/>
                </w:rPr>
                <w:t>-0.302</w:t>
              </w:r>
            </w:ins>
          </w:p>
        </w:tc>
        <w:tc>
          <w:tcPr>
            <w:tcW w:w="1036" w:type="dxa"/>
            <w:tcBorders/>
          </w:tcPr>
          <w:p>
            <w:pPr>
              <w:pStyle w:val="Compact"/>
              <w:keepNext w:val="true"/>
              <w:widowControl/>
              <w:spacing w:lineRule="exact" w:line="220" w:before="0" w:after="0"/>
              <w:jc w:val="left"/>
              <w:rPr>
                <w:kern w:val="0"/>
                <w:szCs w:val="24"/>
                <w:lang w:val="en-US" w:eastAsia="en-US" w:bidi="ar-SA"/>
                <w:ins w:id="3790" w:author="Changes 24 to 25 Oct" w:date="2026-10-25T16:02:42Z"/>
              </w:rPr>
            </w:pPr>
            <w:ins w:id="3789" w:author="Changes 24 to 25 Oct" w:date="2026-10-25T16:02:42Z">
              <w:r>
                <w:rPr>
                  <w:kern w:val="0"/>
                  <w:sz w:val="18"/>
                  <w:szCs w:val="24"/>
                  <w:lang w:val="en-US" w:eastAsia="en-US" w:bidi="ar-SA"/>
                </w:rPr>
                <w:t>0.080</w:t>
              </w:r>
            </w:ins>
          </w:p>
        </w:tc>
        <w:tc>
          <w:tcPr>
            <w:tcW w:w="1130" w:type="dxa"/>
            <w:tcBorders/>
          </w:tcPr>
          <w:p>
            <w:pPr>
              <w:pStyle w:val="Compact"/>
              <w:keepNext w:val="true"/>
              <w:widowControl/>
              <w:spacing w:lineRule="exact" w:line="220" w:before="0" w:after="0"/>
              <w:jc w:val="left"/>
              <w:rPr>
                <w:kern w:val="0"/>
                <w:szCs w:val="24"/>
                <w:lang w:val="en-US" w:eastAsia="en-US" w:bidi="ar-SA"/>
                <w:ins w:id="3792" w:author="Changes 24 to 25 Oct" w:date="2026-10-25T16:02:42Z"/>
              </w:rPr>
            </w:pPr>
            <w:ins w:id="3791" w:author="Changes 24 to 25 Oct" w:date="2026-10-25T16:02:42Z">
              <w:r>
                <w:rPr>
                  <w:kern w:val="0"/>
                  <w:sz w:val="18"/>
                  <w:szCs w:val="24"/>
                  <w:lang w:val="en-US" w:eastAsia="en-US" w:bidi="ar-SA"/>
                </w:rPr>
                <w:t>15.214∗∗∗</w:t>
              </w:r>
            </w:ins>
          </w:p>
        </w:tc>
        <w:tc>
          <w:tcPr>
            <w:tcW w:w="1130" w:type="dxa"/>
            <w:tcBorders/>
          </w:tcPr>
          <w:p>
            <w:pPr>
              <w:pStyle w:val="Compact"/>
              <w:keepNext w:val="true"/>
              <w:widowControl/>
              <w:spacing w:lineRule="exact" w:line="220" w:before="0" w:after="0"/>
              <w:jc w:val="left"/>
              <w:rPr>
                <w:kern w:val="0"/>
                <w:szCs w:val="24"/>
                <w:lang w:val="en-US" w:eastAsia="en-US" w:bidi="ar-SA"/>
                <w:ins w:id="3794" w:author="Changes 24 to 25 Oct" w:date="2026-10-25T16:02:42Z"/>
              </w:rPr>
            </w:pPr>
            <w:ins w:id="3793" w:author="Changes 24 to 25 Oct" w:date="2026-10-25T16:02:42Z">
              <w:r>
                <w:rPr>
                  <w:kern w:val="0"/>
                  <w:sz w:val="18"/>
                  <w:szCs w:val="24"/>
                  <w:lang w:val="en-US" w:eastAsia="en-US" w:bidi="ar-SA"/>
                </w:rPr>
                <w:t>12.939∗∗∗</w:t>
              </w:r>
            </w:ins>
          </w:p>
        </w:tc>
        <w:tc>
          <w:tcPr>
            <w:tcW w:w="1130" w:type="dxa"/>
            <w:tcBorders/>
          </w:tcPr>
          <w:p>
            <w:pPr>
              <w:pStyle w:val="Compact"/>
              <w:keepNext w:val="true"/>
              <w:widowControl/>
              <w:spacing w:lineRule="exact" w:line="220" w:before="0" w:after="0"/>
              <w:jc w:val="left"/>
              <w:rPr>
                <w:kern w:val="0"/>
                <w:szCs w:val="24"/>
                <w:lang w:val="en-US" w:eastAsia="en-US" w:bidi="ar-SA"/>
                <w:ins w:id="3796" w:author="Changes 24 to 25 Oct" w:date="2026-10-25T16:02:42Z"/>
              </w:rPr>
            </w:pPr>
            <w:ins w:id="3795" w:author="Changes 24 to 25 Oct" w:date="2026-10-25T16:02:42Z">
              <w:r>
                <w:rPr>
                  <w:kern w:val="0"/>
                  <w:sz w:val="18"/>
                  <w:szCs w:val="24"/>
                  <w:lang w:val="en-US" w:eastAsia="en-US" w:bidi="ar-SA"/>
                </w:rPr>
                <w:t>17.092∗∗∗</w:t>
              </w:r>
            </w:ins>
          </w:p>
        </w:tc>
      </w:tr>
      <w:tr>
        <w:trPr>
          <w:ins w:id="379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799" w:author="Changes 24 to 25 Oct" w:date="2026-10-25T16:02:42Z"/>
              </w:rPr>
            </w:pPr>
            <w:ins w:id="379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801" w:author="Changes 24 to 25 Oct" w:date="2026-10-25T16:02:42Z"/>
              </w:rPr>
            </w:pPr>
            <w:ins w:id="3800" w:author="Changes 24 to 25 Oct" w:date="2026-10-25T16:02:42Z">
              <w:r>
                <w:rPr>
                  <w:kern w:val="0"/>
                  <w:sz w:val="18"/>
                  <w:szCs w:val="24"/>
                  <w:lang w:val="en-US" w:eastAsia="en-US" w:bidi="ar-SA"/>
                </w:rPr>
                <w:t>(0.361)</w:t>
              </w:r>
            </w:ins>
          </w:p>
        </w:tc>
        <w:tc>
          <w:tcPr>
            <w:tcW w:w="1035" w:type="dxa"/>
            <w:tcBorders/>
          </w:tcPr>
          <w:p>
            <w:pPr>
              <w:pStyle w:val="Compact"/>
              <w:widowControl/>
              <w:spacing w:lineRule="exact" w:line="220" w:before="0" w:after="0"/>
              <w:jc w:val="left"/>
              <w:rPr>
                <w:kern w:val="0"/>
                <w:szCs w:val="24"/>
                <w:lang w:val="en-US" w:eastAsia="en-US" w:bidi="ar-SA"/>
                <w:ins w:id="3803" w:author="Changes 24 to 25 Oct" w:date="2026-10-25T16:02:42Z"/>
              </w:rPr>
            </w:pPr>
            <w:ins w:id="3802" w:author="Changes 24 to 25 Oct" w:date="2026-10-25T16:02:42Z">
              <w:r>
                <w:rPr>
                  <w:kern w:val="0"/>
                  <w:sz w:val="18"/>
                  <w:szCs w:val="24"/>
                  <w:lang w:val="en-US" w:eastAsia="en-US" w:bidi="ar-SA"/>
                </w:rPr>
                <w:t>(0.349)</w:t>
              </w:r>
            </w:ins>
          </w:p>
        </w:tc>
        <w:tc>
          <w:tcPr>
            <w:tcW w:w="1036" w:type="dxa"/>
            <w:tcBorders/>
          </w:tcPr>
          <w:p>
            <w:pPr>
              <w:pStyle w:val="Compact"/>
              <w:widowControl/>
              <w:spacing w:lineRule="exact" w:line="220" w:before="0" w:after="0"/>
              <w:jc w:val="left"/>
              <w:rPr>
                <w:kern w:val="0"/>
                <w:szCs w:val="24"/>
                <w:lang w:val="en-US" w:eastAsia="en-US" w:bidi="ar-SA"/>
                <w:ins w:id="3805" w:author="Changes 24 to 25 Oct" w:date="2026-10-25T16:02:42Z"/>
              </w:rPr>
            </w:pPr>
            <w:ins w:id="3804" w:author="Changes 24 to 25 Oct" w:date="2026-10-25T16:02:42Z">
              <w:r>
                <w:rPr>
                  <w:kern w:val="0"/>
                  <w:sz w:val="18"/>
                  <w:szCs w:val="24"/>
                  <w:lang w:val="en-US" w:eastAsia="en-US" w:bidi="ar-SA"/>
                </w:rPr>
                <w:t>(0.396)</w:t>
              </w:r>
            </w:ins>
          </w:p>
        </w:tc>
        <w:tc>
          <w:tcPr>
            <w:tcW w:w="1130" w:type="dxa"/>
            <w:tcBorders/>
          </w:tcPr>
          <w:p>
            <w:pPr>
              <w:pStyle w:val="Compact"/>
              <w:widowControl/>
              <w:spacing w:lineRule="exact" w:line="220" w:before="0" w:after="0"/>
              <w:jc w:val="left"/>
              <w:rPr>
                <w:kern w:val="0"/>
                <w:szCs w:val="24"/>
                <w:lang w:val="en-US" w:eastAsia="en-US" w:bidi="ar-SA"/>
                <w:ins w:id="3807" w:author="Changes 24 to 25 Oct" w:date="2026-10-25T16:02:42Z"/>
              </w:rPr>
            </w:pPr>
            <w:ins w:id="3806" w:author="Changes 24 to 25 Oct" w:date="2026-10-25T16:02:42Z">
              <w:r>
                <w:rPr>
                  <w:kern w:val="0"/>
                  <w:sz w:val="18"/>
                  <w:szCs w:val="24"/>
                  <w:lang w:val="en-US" w:eastAsia="en-US" w:bidi="ar-SA"/>
                </w:rPr>
                <w:t>(3.857)</w:t>
              </w:r>
            </w:ins>
          </w:p>
        </w:tc>
        <w:tc>
          <w:tcPr>
            <w:tcW w:w="1130" w:type="dxa"/>
            <w:tcBorders/>
          </w:tcPr>
          <w:p>
            <w:pPr>
              <w:pStyle w:val="Compact"/>
              <w:widowControl/>
              <w:spacing w:lineRule="exact" w:line="220" w:before="0" w:after="0"/>
              <w:jc w:val="left"/>
              <w:rPr>
                <w:kern w:val="0"/>
                <w:szCs w:val="24"/>
                <w:lang w:val="en-US" w:eastAsia="en-US" w:bidi="ar-SA"/>
                <w:ins w:id="3809" w:author="Changes 24 to 25 Oct" w:date="2026-10-25T16:02:42Z"/>
              </w:rPr>
            </w:pPr>
            <w:ins w:id="3808" w:author="Changes 24 to 25 Oct" w:date="2026-10-25T16:02:42Z">
              <w:r>
                <w:rPr>
                  <w:kern w:val="0"/>
                  <w:sz w:val="18"/>
                  <w:szCs w:val="24"/>
                  <w:lang w:val="en-US" w:eastAsia="en-US" w:bidi="ar-SA"/>
                </w:rPr>
                <w:t>(3.290)</w:t>
              </w:r>
            </w:ins>
          </w:p>
        </w:tc>
        <w:tc>
          <w:tcPr>
            <w:tcW w:w="1130" w:type="dxa"/>
            <w:tcBorders/>
          </w:tcPr>
          <w:p>
            <w:pPr>
              <w:pStyle w:val="Compact"/>
              <w:widowControl/>
              <w:spacing w:lineRule="exact" w:line="220" w:before="0" w:after="0"/>
              <w:jc w:val="left"/>
              <w:rPr>
                <w:kern w:val="0"/>
                <w:szCs w:val="24"/>
                <w:lang w:val="en-US" w:eastAsia="en-US" w:bidi="ar-SA"/>
                <w:ins w:id="3811" w:author="Changes 24 to 25 Oct" w:date="2026-10-25T16:02:42Z"/>
              </w:rPr>
            </w:pPr>
            <w:ins w:id="3810" w:author="Changes 24 to 25 Oct" w:date="2026-10-25T16:02:42Z">
              <w:r>
                <w:rPr>
                  <w:kern w:val="0"/>
                  <w:sz w:val="18"/>
                  <w:szCs w:val="24"/>
                  <w:lang w:val="en-US" w:eastAsia="en-US" w:bidi="ar-SA"/>
                </w:rPr>
                <w:t>(3.168)</w:t>
              </w:r>
            </w:ins>
          </w:p>
        </w:tc>
      </w:tr>
      <w:tr>
        <w:trPr>
          <w:ins w:id="381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814" w:author="Changes 24 to 25 Oct" w:date="2026-10-25T16:02:42Z"/>
              </w:rPr>
            </w:pPr>
            <w:ins w:id="3813" w:author="Changes 24 to 25 Oct" w:date="2026-10-25T16:02:42Z">
              <w:r>
                <w:rPr>
                  <w:kern w:val="0"/>
                  <w:sz w:val="18"/>
                  <w:szCs w:val="24"/>
                  <w:lang w:val="en-US" w:eastAsia="en-US" w:bidi="ar-SA"/>
                </w:rPr>
                <w:t>ln(1+YearsListed)</w:t>
              </w:r>
            </w:ins>
          </w:p>
        </w:tc>
        <w:tc>
          <w:tcPr>
            <w:tcW w:w="1035" w:type="dxa"/>
            <w:tcBorders/>
          </w:tcPr>
          <w:p>
            <w:pPr>
              <w:pStyle w:val="Compact"/>
              <w:widowControl/>
              <w:spacing w:lineRule="exact" w:line="220" w:before="0" w:after="0"/>
              <w:jc w:val="left"/>
              <w:rPr>
                <w:kern w:val="0"/>
                <w:szCs w:val="24"/>
                <w:lang w:val="en-US" w:eastAsia="en-US" w:bidi="ar-SA"/>
                <w:ins w:id="3816" w:author="Changes 24 to 25 Oct" w:date="2026-10-25T16:02:42Z"/>
              </w:rPr>
            </w:pPr>
            <w:ins w:id="3815" w:author="Changes 24 to 25 Oct" w:date="2026-10-25T16:02:42Z">
              <w:r>
                <w:rPr>
                  <w:kern w:val="0"/>
                  <w:sz w:val="18"/>
                  <w:szCs w:val="24"/>
                  <w:lang w:val="en-US" w:eastAsia="en-US" w:bidi="ar-SA"/>
                </w:rPr>
                <w:t>-0.066</w:t>
              </w:r>
            </w:ins>
          </w:p>
        </w:tc>
        <w:tc>
          <w:tcPr>
            <w:tcW w:w="1035" w:type="dxa"/>
            <w:tcBorders/>
          </w:tcPr>
          <w:p>
            <w:pPr>
              <w:pStyle w:val="Compact"/>
              <w:widowControl/>
              <w:spacing w:lineRule="exact" w:line="220" w:before="0" w:after="0"/>
              <w:jc w:val="left"/>
              <w:rPr>
                <w:kern w:val="0"/>
                <w:szCs w:val="24"/>
                <w:lang w:val="en-US" w:eastAsia="en-US" w:bidi="ar-SA"/>
                <w:ins w:id="3818" w:author="Changes 24 to 25 Oct" w:date="2026-10-25T16:02:42Z"/>
              </w:rPr>
            </w:pPr>
            <w:ins w:id="3817" w:author="Changes 24 to 25 Oct" w:date="2026-10-25T16:02:42Z">
              <w:r>
                <w:rPr>
                  <w:kern w:val="0"/>
                  <w:sz w:val="18"/>
                  <w:szCs w:val="24"/>
                  <w:lang w:val="en-US" w:eastAsia="en-US" w:bidi="ar-SA"/>
                </w:rPr>
                <w:t>-0.068</w:t>
              </w:r>
            </w:ins>
          </w:p>
        </w:tc>
        <w:tc>
          <w:tcPr>
            <w:tcW w:w="1036" w:type="dxa"/>
            <w:tcBorders/>
          </w:tcPr>
          <w:p>
            <w:pPr>
              <w:pStyle w:val="Compact"/>
              <w:widowControl/>
              <w:spacing w:lineRule="exact" w:line="220" w:before="0" w:after="0"/>
              <w:jc w:val="left"/>
              <w:rPr>
                <w:kern w:val="0"/>
                <w:szCs w:val="24"/>
                <w:lang w:val="en-US" w:eastAsia="en-US" w:bidi="ar-SA"/>
                <w:ins w:id="3820" w:author="Changes 24 to 25 Oct" w:date="2026-10-25T16:02:42Z"/>
              </w:rPr>
            </w:pPr>
            <w:ins w:id="3819" w:author="Changes 24 to 25 Oct" w:date="2026-10-25T16:02:42Z">
              <w:r>
                <w:rPr>
                  <w:kern w:val="0"/>
                  <w:sz w:val="18"/>
                  <w:szCs w:val="24"/>
                  <w:lang w:val="en-US" w:eastAsia="en-US" w:bidi="ar-SA"/>
                </w:rPr>
                <w:t>0.093</w:t>
              </w:r>
            </w:ins>
          </w:p>
        </w:tc>
        <w:tc>
          <w:tcPr>
            <w:tcW w:w="1130" w:type="dxa"/>
            <w:tcBorders/>
          </w:tcPr>
          <w:p>
            <w:pPr>
              <w:pStyle w:val="Compact"/>
              <w:widowControl/>
              <w:spacing w:lineRule="exact" w:line="220" w:before="0" w:after="0"/>
              <w:jc w:val="left"/>
              <w:rPr>
                <w:kern w:val="0"/>
                <w:szCs w:val="24"/>
                <w:lang w:val="en-US" w:eastAsia="en-US" w:bidi="ar-SA"/>
                <w:ins w:id="3822" w:author="Changes 24 to 25 Oct" w:date="2026-10-25T16:02:42Z"/>
              </w:rPr>
            </w:pPr>
            <w:ins w:id="3821" w:author="Changes 24 to 25 Oct" w:date="2026-10-25T16:02:42Z">
              <w:r>
                <w:rPr>
                  <w:kern w:val="0"/>
                  <w:sz w:val="18"/>
                  <w:szCs w:val="24"/>
                  <w:lang w:val="en-US" w:eastAsia="en-US" w:bidi="ar-SA"/>
                </w:rPr>
                <w:t>-2.722</w:t>
              </w:r>
            </w:ins>
          </w:p>
        </w:tc>
        <w:tc>
          <w:tcPr>
            <w:tcW w:w="1130" w:type="dxa"/>
            <w:tcBorders/>
          </w:tcPr>
          <w:p>
            <w:pPr>
              <w:pStyle w:val="Compact"/>
              <w:widowControl/>
              <w:spacing w:lineRule="exact" w:line="220" w:before="0" w:after="0"/>
              <w:jc w:val="left"/>
              <w:rPr>
                <w:kern w:val="0"/>
                <w:szCs w:val="24"/>
                <w:lang w:val="en-US" w:eastAsia="en-US" w:bidi="ar-SA"/>
                <w:ins w:id="3824" w:author="Changes 24 to 25 Oct" w:date="2026-10-25T16:02:42Z"/>
              </w:rPr>
            </w:pPr>
            <w:ins w:id="3823" w:author="Changes 24 to 25 Oct" w:date="2026-10-25T16:02:42Z">
              <w:r>
                <w:rPr>
                  <w:kern w:val="0"/>
                  <w:sz w:val="18"/>
                  <w:szCs w:val="24"/>
                  <w:lang w:val="en-US" w:eastAsia="en-US" w:bidi="ar-SA"/>
                </w:rPr>
                <w:t>-2.719∗</w:t>
              </w:r>
            </w:ins>
          </w:p>
        </w:tc>
        <w:tc>
          <w:tcPr>
            <w:tcW w:w="1130" w:type="dxa"/>
            <w:tcBorders/>
          </w:tcPr>
          <w:p>
            <w:pPr>
              <w:pStyle w:val="Compact"/>
              <w:widowControl/>
              <w:spacing w:lineRule="exact" w:line="220" w:before="0" w:after="0"/>
              <w:jc w:val="left"/>
              <w:rPr>
                <w:kern w:val="0"/>
                <w:szCs w:val="24"/>
                <w:lang w:val="en-US" w:eastAsia="en-US" w:bidi="ar-SA"/>
                <w:ins w:id="3826" w:author="Changes 24 to 25 Oct" w:date="2026-10-25T16:02:42Z"/>
              </w:rPr>
            </w:pPr>
            <w:ins w:id="3825" w:author="Changes 24 to 25 Oct" w:date="2026-10-25T16:02:42Z">
              <w:r>
                <w:rPr>
                  <w:kern w:val="0"/>
                  <w:sz w:val="18"/>
                  <w:szCs w:val="24"/>
                  <w:lang w:val="en-US" w:eastAsia="en-US" w:bidi="ar-SA"/>
                </w:rPr>
                <w:t>-1.274</w:t>
              </w:r>
            </w:ins>
          </w:p>
        </w:tc>
      </w:tr>
      <w:tr>
        <w:trPr>
          <w:ins w:id="382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829" w:author="Changes 24 to 25 Oct" w:date="2026-10-25T16:02:42Z"/>
              </w:rPr>
            </w:pPr>
            <w:ins w:id="382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831" w:author="Changes 24 to 25 Oct" w:date="2026-10-25T16:02:42Z"/>
              </w:rPr>
            </w:pPr>
            <w:ins w:id="3830" w:author="Changes 24 to 25 Oct" w:date="2026-10-25T16:02:42Z">
              <w:r>
                <w:rPr>
                  <w:kern w:val="0"/>
                  <w:sz w:val="18"/>
                  <w:szCs w:val="24"/>
                  <w:lang w:val="en-US" w:eastAsia="en-US" w:bidi="ar-SA"/>
                </w:rPr>
                <w:t>(0.156)</w:t>
              </w:r>
            </w:ins>
          </w:p>
        </w:tc>
        <w:tc>
          <w:tcPr>
            <w:tcW w:w="1035" w:type="dxa"/>
            <w:tcBorders/>
          </w:tcPr>
          <w:p>
            <w:pPr>
              <w:pStyle w:val="Compact"/>
              <w:widowControl/>
              <w:spacing w:lineRule="exact" w:line="220" w:before="0" w:after="0"/>
              <w:jc w:val="left"/>
              <w:rPr>
                <w:kern w:val="0"/>
                <w:szCs w:val="24"/>
                <w:lang w:val="en-US" w:eastAsia="en-US" w:bidi="ar-SA"/>
                <w:ins w:id="3833" w:author="Changes 24 to 25 Oct" w:date="2026-10-25T16:02:42Z"/>
              </w:rPr>
            </w:pPr>
            <w:ins w:id="3832" w:author="Changes 24 to 25 Oct" w:date="2026-10-25T16:02:42Z">
              <w:r>
                <w:rPr>
                  <w:kern w:val="0"/>
                  <w:sz w:val="18"/>
                  <w:szCs w:val="24"/>
                  <w:lang w:val="en-US" w:eastAsia="en-US" w:bidi="ar-SA"/>
                </w:rPr>
                <w:t>(0.141)</w:t>
              </w:r>
            </w:ins>
          </w:p>
        </w:tc>
        <w:tc>
          <w:tcPr>
            <w:tcW w:w="1036" w:type="dxa"/>
            <w:tcBorders/>
          </w:tcPr>
          <w:p>
            <w:pPr>
              <w:pStyle w:val="Compact"/>
              <w:widowControl/>
              <w:spacing w:lineRule="exact" w:line="220" w:before="0" w:after="0"/>
              <w:jc w:val="left"/>
              <w:rPr>
                <w:kern w:val="0"/>
                <w:szCs w:val="24"/>
                <w:lang w:val="en-US" w:eastAsia="en-US" w:bidi="ar-SA"/>
                <w:ins w:id="3835" w:author="Changes 24 to 25 Oct" w:date="2026-10-25T16:02:42Z"/>
              </w:rPr>
            </w:pPr>
            <w:ins w:id="3834" w:author="Changes 24 to 25 Oct" w:date="2026-10-25T16:02:42Z">
              <w:r>
                <w:rPr>
                  <w:kern w:val="0"/>
                  <w:sz w:val="18"/>
                  <w:szCs w:val="24"/>
                  <w:lang w:val="en-US" w:eastAsia="en-US" w:bidi="ar-SA"/>
                </w:rPr>
                <w:t>(0.169)</w:t>
              </w:r>
            </w:ins>
          </w:p>
        </w:tc>
        <w:tc>
          <w:tcPr>
            <w:tcW w:w="1130" w:type="dxa"/>
            <w:tcBorders/>
          </w:tcPr>
          <w:p>
            <w:pPr>
              <w:pStyle w:val="Compact"/>
              <w:widowControl/>
              <w:spacing w:lineRule="exact" w:line="220" w:before="0" w:after="0"/>
              <w:jc w:val="left"/>
              <w:rPr>
                <w:kern w:val="0"/>
                <w:szCs w:val="24"/>
                <w:lang w:val="en-US" w:eastAsia="en-US" w:bidi="ar-SA"/>
                <w:ins w:id="3837" w:author="Changes 24 to 25 Oct" w:date="2026-10-25T16:02:42Z"/>
              </w:rPr>
            </w:pPr>
            <w:ins w:id="3836" w:author="Changes 24 to 25 Oct" w:date="2026-10-25T16:02:42Z">
              <w:r>
                <w:rPr>
                  <w:kern w:val="0"/>
                  <w:sz w:val="18"/>
                  <w:szCs w:val="24"/>
                  <w:lang w:val="en-US" w:eastAsia="en-US" w:bidi="ar-SA"/>
                </w:rPr>
                <w:t>(1.623)</w:t>
              </w:r>
            </w:ins>
          </w:p>
        </w:tc>
        <w:tc>
          <w:tcPr>
            <w:tcW w:w="1130" w:type="dxa"/>
            <w:tcBorders/>
          </w:tcPr>
          <w:p>
            <w:pPr>
              <w:pStyle w:val="Compact"/>
              <w:widowControl/>
              <w:spacing w:lineRule="exact" w:line="220" w:before="0" w:after="0"/>
              <w:jc w:val="left"/>
              <w:rPr>
                <w:kern w:val="0"/>
                <w:szCs w:val="24"/>
                <w:lang w:val="en-US" w:eastAsia="en-US" w:bidi="ar-SA"/>
                <w:ins w:id="3839" w:author="Changes 24 to 25 Oct" w:date="2026-10-25T16:02:42Z"/>
              </w:rPr>
            </w:pPr>
            <w:ins w:id="3838" w:author="Changes 24 to 25 Oct" w:date="2026-10-25T16:02:42Z">
              <w:r>
                <w:rPr>
                  <w:kern w:val="0"/>
                  <w:sz w:val="18"/>
                  <w:szCs w:val="24"/>
                  <w:lang w:val="en-US" w:eastAsia="en-US" w:bidi="ar-SA"/>
                </w:rPr>
                <w:t>(1.531)</w:t>
              </w:r>
            </w:ins>
          </w:p>
        </w:tc>
        <w:tc>
          <w:tcPr>
            <w:tcW w:w="1130" w:type="dxa"/>
            <w:tcBorders/>
          </w:tcPr>
          <w:p>
            <w:pPr>
              <w:pStyle w:val="Compact"/>
              <w:widowControl/>
              <w:spacing w:lineRule="exact" w:line="220" w:before="0" w:after="0"/>
              <w:jc w:val="left"/>
              <w:rPr>
                <w:kern w:val="0"/>
                <w:szCs w:val="24"/>
                <w:lang w:val="en-US" w:eastAsia="en-US" w:bidi="ar-SA"/>
                <w:ins w:id="3841" w:author="Changes 24 to 25 Oct" w:date="2026-10-25T16:02:42Z"/>
              </w:rPr>
            </w:pPr>
            <w:ins w:id="3840" w:author="Changes 24 to 25 Oct" w:date="2026-10-25T16:02:42Z">
              <w:r>
                <w:rPr>
                  <w:kern w:val="0"/>
                  <w:sz w:val="18"/>
                  <w:szCs w:val="24"/>
                  <w:lang w:val="en-US" w:eastAsia="en-US" w:bidi="ar-SA"/>
                </w:rPr>
                <w:t>(1.516)</w:t>
              </w:r>
            </w:ins>
          </w:p>
        </w:tc>
      </w:tr>
      <w:tr>
        <w:trPr>
          <w:ins w:id="384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844" w:author="Changes 24 to 25 Oct" w:date="2026-10-25T16:02:42Z"/>
              </w:rPr>
            </w:pPr>
            <w:ins w:id="3843" w:author="Changes 24 to 25 Oct" w:date="2026-10-25T16:02:42Z">
              <w:r>
                <w:rPr>
                  <w:kern w:val="0"/>
                  <w:sz w:val="18"/>
                  <w:szCs w:val="24"/>
                  <w:lang w:val="en-US" w:eastAsia="en-US" w:bidi="ar-SA"/>
                </w:rPr>
                <w:t>ln(Assets)</w:t>
              </w:r>
            </w:ins>
          </w:p>
        </w:tc>
        <w:tc>
          <w:tcPr>
            <w:tcW w:w="1035" w:type="dxa"/>
            <w:tcBorders/>
          </w:tcPr>
          <w:p>
            <w:pPr>
              <w:pStyle w:val="Compact"/>
              <w:widowControl/>
              <w:spacing w:lineRule="exact" w:line="220" w:before="0" w:after="0"/>
              <w:jc w:val="left"/>
              <w:rPr>
                <w:kern w:val="0"/>
                <w:szCs w:val="24"/>
                <w:lang w:val="en-US" w:eastAsia="en-US" w:bidi="ar-SA"/>
                <w:ins w:id="3846" w:author="Changes 24 to 25 Oct" w:date="2026-10-25T16:02:42Z"/>
              </w:rPr>
            </w:pPr>
            <w:ins w:id="3845" w:author="Changes 24 to 25 Oct" w:date="2026-10-25T16:02:42Z">
              <w:r>
                <w:rPr>
                  <w:kern w:val="0"/>
                  <w:sz w:val="18"/>
                  <w:szCs w:val="24"/>
                  <w:lang w:val="en-US" w:eastAsia="en-US" w:bidi="ar-SA"/>
                </w:rPr>
                <w:t>0.898∗∗∗</w:t>
              </w:r>
            </w:ins>
          </w:p>
        </w:tc>
        <w:tc>
          <w:tcPr>
            <w:tcW w:w="1035" w:type="dxa"/>
            <w:tcBorders/>
          </w:tcPr>
          <w:p>
            <w:pPr>
              <w:pStyle w:val="Compact"/>
              <w:widowControl/>
              <w:spacing w:lineRule="exact" w:line="220" w:before="0" w:after="0"/>
              <w:jc w:val="left"/>
              <w:rPr>
                <w:kern w:val="0"/>
                <w:szCs w:val="24"/>
                <w:lang w:val="en-US" w:eastAsia="en-US" w:bidi="ar-SA"/>
                <w:ins w:id="3848" w:author="Changes 24 to 25 Oct" w:date="2026-10-25T16:02:42Z"/>
              </w:rPr>
            </w:pPr>
            <w:ins w:id="3847" w:author="Changes 24 to 25 Oct" w:date="2026-10-25T16:02:42Z">
              <w:r>
                <w:rPr>
                  <w:kern w:val="0"/>
                  <w:sz w:val="18"/>
                  <w:szCs w:val="24"/>
                  <w:lang w:val="en-US" w:eastAsia="en-US" w:bidi="ar-SA"/>
                </w:rPr>
                <w:t>0.917∗∗∗</w:t>
              </w:r>
            </w:ins>
          </w:p>
        </w:tc>
        <w:tc>
          <w:tcPr>
            <w:tcW w:w="1036" w:type="dxa"/>
            <w:tcBorders/>
          </w:tcPr>
          <w:p>
            <w:pPr>
              <w:pStyle w:val="Compact"/>
              <w:widowControl/>
              <w:spacing w:lineRule="exact" w:line="220" w:before="0" w:after="0"/>
              <w:jc w:val="left"/>
              <w:rPr>
                <w:kern w:val="0"/>
                <w:szCs w:val="24"/>
                <w:lang w:val="en-US" w:eastAsia="en-US" w:bidi="ar-SA"/>
                <w:ins w:id="3850" w:author="Changes 24 to 25 Oct" w:date="2026-10-25T16:02:42Z"/>
              </w:rPr>
            </w:pPr>
            <w:ins w:id="3849" w:author="Changes 24 to 25 Oct" w:date="2026-10-25T16:02:42Z">
              <w:r>
                <w:rPr>
                  <w:kern w:val="0"/>
                  <w:sz w:val="18"/>
                  <w:szCs w:val="24"/>
                  <w:lang w:val="en-US" w:eastAsia="en-US" w:bidi="ar-SA"/>
                </w:rPr>
                <w:t>0.900∗∗∗</w:t>
              </w:r>
            </w:ins>
          </w:p>
        </w:tc>
        <w:tc>
          <w:tcPr>
            <w:tcW w:w="1130" w:type="dxa"/>
            <w:tcBorders/>
          </w:tcPr>
          <w:p>
            <w:pPr>
              <w:pStyle w:val="Compact"/>
              <w:widowControl/>
              <w:spacing w:lineRule="exact" w:line="220" w:before="0" w:after="0"/>
              <w:jc w:val="left"/>
              <w:rPr>
                <w:kern w:val="0"/>
                <w:szCs w:val="24"/>
                <w:lang w:val="en-US" w:eastAsia="en-US" w:bidi="ar-SA"/>
                <w:ins w:id="3852" w:author="Changes 24 to 25 Oct" w:date="2026-10-25T16:02:42Z"/>
              </w:rPr>
            </w:pPr>
            <w:ins w:id="3851" w:author="Changes 24 to 25 Oct" w:date="2026-10-25T16:02:42Z">
              <w:r>
                <w:rPr>
                  <w:kern w:val="0"/>
                  <w:sz w:val="18"/>
                  <w:szCs w:val="24"/>
                  <w:lang w:val="en-US" w:eastAsia="en-US" w:bidi="ar-SA"/>
                </w:rPr>
                <w:t>0.016</w:t>
              </w:r>
            </w:ins>
          </w:p>
        </w:tc>
        <w:tc>
          <w:tcPr>
            <w:tcW w:w="1130" w:type="dxa"/>
            <w:tcBorders/>
          </w:tcPr>
          <w:p>
            <w:pPr>
              <w:pStyle w:val="Compact"/>
              <w:widowControl/>
              <w:spacing w:lineRule="exact" w:line="220" w:before="0" w:after="0"/>
              <w:jc w:val="left"/>
              <w:rPr>
                <w:kern w:val="0"/>
                <w:szCs w:val="24"/>
                <w:lang w:val="en-US" w:eastAsia="en-US" w:bidi="ar-SA"/>
                <w:ins w:id="3854" w:author="Changes 24 to 25 Oct" w:date="2026-10-25T16:02:42Z"/>
              </w:rPr>
            </w:pPr>
            <w:ins w:id="3853" w:author="Changes 24 to 25 Oct" w:date="2026-10-25T16:02:42Z">
              <w:r>
                <w:rPr>
                  <w:kern w:val="0"/>
                  <w:sz w:val="18"/>
                  <w:szCs w:val="24"/>
                  <w:lang w:val="en-US" w:eastAsia="en-US" w:bidi="ar-SA"/>
                </w:rPr>
                <w:t>-0.281</w:t>
              </w:r>
            </w:ins>
          </w:p>
        </w:tc>
        <w:tc>
          <w:tcPr>
            <w:tcW w:w="1130" w:type="dxa"/>
            <w:tcBorders/>
          </w:tcPr>
          <w:p>
            <w:pPr>
              <w:pStyle w:val="Compact"/>
              <w:widowControl/>
              <w:spacing w:lineRule="exact" w:line="220" w:before="0" w:after="0"/>
              <w:jc w:val="left"/>
              <w:rPr>
                <w:kern w:val="0"/>
                <w:szCs w:val="24"/>
                <w:lang w:val="en-US" w:eastAsia="en-US" w:bidi="ar-SA"/>
                <w:ins w:id="3856" w:author="Changes 24 to 25 Oct" w:date="2026-10-25T16:02:42Z"/>
              </w:rPr>
            </w:pPr>
            <w:ins w:id="3855" w:author="Changes 24 to 25 Oct" w:date="2026-10-25T16:02:42Z">
              <w:r>
                <w:rPr>
                  <w:kern w:val="0"/>
                  <w:sz w:val="18"/>
                  <w:szCs w:val="24"/>
                  <w:lang w:val="en-US" w:eastAsia="en-US" w:bidi="ar-SA"/>
                </w:rPr>
                <w:t>-0.621</w:t>
              </w:r>
            </w:ins>
          </w:p>
        </w:tc>
      </w:tr>
      <w:tr>
        <w:trPr>
          <w:ins w:id="385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859" w:author="Changes 24 to 25 Oct" w:date="2026-10-25T16:02:42Z"/>
              </w:rPr>
            </w:pPr>
            <w:ins w:id="385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861" w:author="Changes 24 to 25 Oct" w:date="2026-10-25T16:02:42Z"/>
              </w:rPr>
            </w:pPr>
            <w:ins w:id="3860" w:author="Changes 24 to 25 Oct" w:date="2026-10-25T16:02:42Z">
              <w:r>
                <w:rPr>
                  <w:kern w:val="0"/>
                  <w:sz w:val="18"/>
                  <w:szCs w:val="24"/>
                  <w:lang w:val="en-US" w:eastAsia="en-US" w:bidi="ar-SA"/>
                </w:rPr>
                <w:t>(0.086)</w:t>
              </w:r>
            </w:ins>
          </w:p>
        </w:tc>
        <w:tc>
          <w:tcPr>
            <w:tcW w:w="1035" w:type="dxa"/>
            <w:tcBorders/>
          </w:tcPr>
          <w:p>
            <w:pPr>
              <w:pStyle w:val="Compact"/>
              <w:widowControl/>
              <w:spacing w:lineRule="exact" w:line="220" w:before="0" w:after="0"/>
              <w:jc w:val="left"/>
              <w:rPr>
                <w:kern w:val="0"/>
                <w:szCs w:val="24"/>
                <w:lang w:val="en-US" w:eastAsia="en-US" w:bidi="ar-SA"/>
                <w:ins w:id="3863" w:author="Changes 24 to 25 Oct" w:date="2026-10-25T16:02:42Z"/>
              </w:rPr>
            </w:pPr>
            <w:ins w:id="3862" w:author="Changes 24 to 25 Oct" w:date="2026-10-25T16:02:42Z">
              <w:r>
                <w:rPr>
                  <w:kern w:val="0"/>
                  <w:sz w:val="18"/>
                  <w:szCs w:val="24"/>
                  <w:lang w:val="en-US" w:eastAsia="en-US" w:bidi="ar-SA"/>
                </w:rPr>
                <w:t>(0.073)</w:t>
              </w:r>
            </w:ins>
          </w:p>
        </w:tc>
        <w:tc>
          <w:tcPr>
            <w:tcW w:w="1036" w:type="dxa"/>
            <w:tcBorders/>
          </w:tcPr>
          <w:p>
            <w:pPr>
              <w:pStyle w:val="Compact"/>
              <w:widowControl/>
              <w:spacing w:lineRule="exact" w:line="220" w:before="0" w:after="0"/>
              <w:jc w:val="left"/>
              <w:rPr>
                <w:kern w:val="0"/>
                <w:szCs w:val="24"/>
                <w:lang w:val="en-US" w:eastAsia="en-US" w:bidi="ar-SA"/>
                <w:ins w:id="3865" w:author="Changes 24 to 25 Oct" w:date="2026-10-25T16:02:42Z"/>
              </w:rPr>
            </w:pPr>
            <w:ins w:id="3864" w:author="Changes 24 to 25 Oct" w:date="2026-10-25T16:02:42Z">
              <w:r>
                <w:rPr>
                  <w:kern w:val="0"/>
                  <w:sz w:val="18"/>
                  <w:szCs w:val="24"/>
                  <w:lang w:val="en-US" w:eastAsia="en-US" w:bidi="ar-SA"/>
                </w:rPr>
                <w:t>(0.060)</w:t>
              </w:r>
            </w:ins>
          </w:p>
        </w:tc>
        <w:tc>
          <w:tcPr>
            <w:tcW w:w="1130" w:type="dxa"/>
            <w:tcBorders/>
          </w:tcPr>
          <w:p>
            <w:pPr>
              <w:pStyle w:val="Compact"/>
              <w:widowControl/>
              <w:spacing w:lineRule="exact" w:line="220" w:before="0" w:after="0"/>
              <w:jc w:val="left"/>
              <w:rPr>
                <w:kern w:val="0"/>
                <w:szCs w:val="24"/>
                <w:lang w:val="en-US" w:eastAsia="en-US" w:bidi="ar-SA"/>
                <w:ins w:id="3867" w:author="Changes 24 to 25 Oct" w:date="2026-10-25T16:02:42Z"/>
              </w:rPr>
            </w:pPr>
            <w:ins w:id="3866" w:author="Changes 24 to 25 Oct" w:date="2026-10-25T16:02:42Z">
              <w:r>
                <w:rPr>
                  <w:kern w:val="0"/>
                  <w:sz w:val="18"/>
                  <w:szCs w:val="24"/>
                  <w:lang w:val="en-US" w:eastAsia="en-US" w:bidi="ar-SA"/>
                </w:rPr>
                <w:t>(0.897)</w:t>
              </w:r>
            </w:ins>
          </w:p>
        </w:tc>
        <w:tc>
          <w:tcPr>
            <w:tcW w:w="1130" w:type="dxa"/>
            <w:tcBorders/>
          </w:tcPr>
          <w:p>
            <w:pPr>
              <w:pStyle w:val="Compact"/>
              <w:widowControl/>
              <w:spacing w:lineRule="exact" w:line="220" w:before="0" w:after="0"/>
              <w:jc w:val="left"/>
              <w:rPr>
                <w:kern w:val="0"/>
                <w:szCs w:val="24"/>
                <w:lang w:val="en-US" w:eastAsia="en-US" w:bidi="ar-SA"/>
                <w:ins w:id="3869" w:author="Changes 24 to 25 Oct" w:date="2026-10-25T16:02:42Z"/>
              </w:rPr>
            </w:pPr>
            <w:ins w:id="3868" w:author="Changes 24 to 25 Oct" w:date="2026-10-25T16:02:42Z">
              <w:r>
                <w:rPr>
                  <w:kern w:val="0"/>
                  <w:sz w:val="18"/>
                  <w:szCs w:val="24"/>
                  <w:lang w:val="en-US" w:eastAsia="en-US" w:bidi="ar-SA"/>
                </w:rPr>
                <w:t>(0.676)</w:t>
              </w:r>
            </w:ins>
          </w:p>
        </w:tc>
        <w:tc>
          <w:tcPr>
            <w:tcW w:w="1130" w:type="dxa"/>
            <w:tcBorders/>
          </w:tcPr>
          <w:p>
            <w:pPr>
              <w:pStyle w:val="Compact"/>
              <w:widowControl/>
              <w:spacing w:lineRule="exact" w:line="220" w:before="0" w:after="0"/>
              <w:jc w:val="left"/>
              <w:rPr>
                <w:kern w:val="0"/>
                <w:szCs w:val="24"/>
                <w:lang w:val="en-US" w:eastAsia="en-US" w:bidi="ar-SA"/>
                <w:ins w:id="3871" w:author="Changes 24 to 25 Oct" w:date="2026-10-25T16:02:42Z"/>
              </w:rPr>
            </w:pPr>
            <w:ins w:id="3870" w:author="Changes 24 to 25 Oct" w:date="2026-10-25T16:02:42Z">
              <w:r>
                <w:rPr>
                  <w:kern w:val="0"/>
                  <w:sz w:val="18"/>
                  <w:szCs w:val="24"/>
                  <w:lang w:val="en-US" w:eastAsia="en-US" w:bidi="ar-SA"/>
                </w:rPr>
                <w:t>(0.662)</w:t>
              </w:r>
            </w:ins>
          </w:p>
        </w:tc>
      </w:tr>
      <w:tr>
        <w:trPr>
          <w:ins w:id="387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874" w:author="Changes 24 to 25 Oct" w:date="2026-10-25T16:02:42Z"/>
              </w:rPr>
            </w:pPr>
            <w:ins w:id="3873" w:author="Changes 24 to 25 Oct" w:date="2026-10-25T16:02:42Z">
              <w:r>
                <w:rPr>
                  <w:kern w:val="0"/>
                  <w:sz w:val="18"/>
                  <w:szCs w:val="24"/>
                  <w:lang w:val="en-US" w:eastAsia="en-US" w:bidi="ar-SA"/>
                </w:rPr>
                <w:t>OnDemand</w:t>
              </w:r>
            </w:ins>
          </w:p>
        </w:tc>
        <w:tc>
          <w:tcPr>
            <w:tcW w:w="1035" w:type="dxa"/>
            <w:tcBorders/>
          </w:tcPr>
          <w:p>
            <w:pPr>
              <w:pStyle w:val="Compact"/>
              <w:widowControl/>
              <w:spacing w:lineRule="exact" w:line="220" w:before="0" w:after="0"/>
              <w:jc w:val="left"/>
              <w:rPr>
                <w:kern w:val="0"/>
                <w:szCs w:val="24"/>
                <w:lang w:val="en-US" w:eastAsia="en-US" w:bidi="ar-SA"/>
                <w:ins w:id="3876" w:author="Changes 24 to 25 Oct" w:date="2026-10-25T16:02:42Z"/>
              </w:rPr>
            </w:pPr>
            <w:ins w:id="3875" w:author="Changes 24 to 25 Oct" w:date="2026-10-25T16:02:42Z">
              <w:r>
                <w:rPr>
                  <w:kern w:val="0"/>
                  <w:sz w:val="18"/>
                  <w:szCs w:val="24"/>
                  <w:lang w:val="en-US" w:eastAsia="en-US" w:bidi="ar-SA"/>
                </w:rPr>
                <w:t>-0.950∗∗∗</w:t>
              </w:r>
            </w:ins>
          </w:p>
        </w:tc>
        <w:tc>
          <w:tcPr>
            <w:tcW w:w="1035" w:type="dxa"/>
            <w:tcBorders/>
          </w:tcPr>
          <w:p>
            <w:pPr>
              <w:pStyle w:val="Compact"/>
              <w:widowControl/>
              <w:spacing w:lineRule="exact" w:line="220" w:before="0" w:after="0"/>
              <w:jc w:val="left"/>
              <w:rPr>
                <w:kern w:val="0"/>
                <w:szCs w:val="24"/>
                <w:lang w:val="en-US" w:eastAsia="en-US" w:bidi="ar-SA"/>
                <w:ins w:id="3878" w:author="Changes 24 to 25 Oct" w:date="2026-10-25T16:02:42Z"/>
              </w:rPr>
            </w:pPr>
            <w:ins w:id="3877" w:author="Changes 24 to 25 Oct" w:date="2026-10-25T16:02:42Z">
              <w:r>
                <w:rPr>
                  <w:kern w:val="0"/>
                  <w:sz w:val="18"/>
                  <w:szCs w:val="24"/>
                  <w:lang w:val="en-US" w:eastAsia="en-US" w:bidi="ar-SA"/>
                </w:rPr>
                <w:t>-0.975∗∗∗</w:t>
              </w:r>
            </w:ins>
          </w:p>
        </w:tc>
        <w:tc>
          <w:tcPr>
            <w:tcW w:w="1036" w:type="dxa"/>
            <w:tcBorders/>
          </w:tcPr>
          <w:p>
            <w:pPr>
              <w:pStyle w:val="Compact"/>
              <w:widowControl/>
              <w:spacing w:lineRule="exact" w:line="220" w:before="0" w:after="0"/>
              <w:jc w:val="left"/>
              <w:rPr>
                <w:kern w:val="0"/>
                <w:szCs w:val="24"/>
                <w:lang w:val="en-US" w:eastAsia="en-US" w:bidi="ar-SA"/>
                <w:ins w:id="3880" w:author="Changes 24 to 25 Oct" w:date="2026-10-25T16:02:42Z"/>
              </w:rPr>
            </w:pPr>
            <w:ins w:id="3879" w:author="Changes 24 to 25 Oct" w:date="2026-10-25T16:02:42Z">
              <w:r>
                <w:rPr>
                  <w:kern w:val="0"/>
                  <w:sz w:val="18"/>
                  <w:szCs w:val="24"/>
                  <w:lang w:val="en-US" w:eastAsia="en-US" w:bidi="ar-SA"/>
                </w:rPr>
                <w:t>-1.011∗∗∗</w:t>
              </w:r>
            </w:ins>
          </w:p>
        </w:tc>
        <w:tc>
          <w:tcPr>
            <w:tcW w:w="1130" w:type="dxa"/>
            <w:tcBorders/>
          </w:tcPr>
          <w:p>
            <w:pPr>
              <w:pStyle w:val="Compact"/>
              <w:widowControl/>
              <w:spacing w:lineRule="exact" w:line="220" w:before="0" w:after="0"/>
              <w:jc w:val="left"/>
              <w:rPr>
                <w:kern w:val="0"/>
                <w:szCs w:val="24"/>
                <w:lang w:val="en-US" w:eastAsia="en-US" w:bidi="ar-SA"/>
                <w:ins w:id="3882" w:author="Changes 24 to 25 Oct" w:date="2026-10-25T16:02:42Z"/>
              </w:rPr>
            </w:pPr>
            <w:ins w:id="3881" w:author="Changes 24 to 25 Oct" w:date="2026-10-25T16:02:42Z">
              <w:r>
                <w:rPr>
                  <w:kern w:val="0"/>
                  <w:sz w:val="18"/>
                  <w:szCs w:val="24"/>
                  <w:lang w:val="en-US" w:eastAsia="en-US" w:bidi="ar-SA"/>
                </w:rPr>
                <w:t>-16.597∗∗∗</w:t>
              </w:r>
            </w:ins>
          </w:p>
        </w:tc>
        <w:tc>
          <w:tcPr>
            <w:tcW w:w="1130" w:type="dxa"/>
            <w:tcBorders/>
          </w:tcPr>
          <w:p>
            <w:pPr>
              <w:pStyle w:val="Compact"/>
              <w:widowControl/>
              <w:spacing w:lineRule="exact" w:line="220" w:before="0" w:after="0"/>
              <w:jc w:val="left"/>
              <w:rPr>
                <w:kern w:val="0"/>
                <w:szCs w:val="24"/>
                <w:lang w:val="en-US" w:eastAsia="en-US" w:bidi="ar-SA"/>
                <w:ins w:id="3884" w:author="Changes 24 to 25 Oct" w:date="2026-10-25T16:02:42Z"/>
              </w:rPr>
            </w:pPr>
            <w:ins w:id="3883" w:author="Changes 24 to 25 Oct" w:date="2026-10-25T16:02:42Z">
              <w:r>
                <w:rPr>
                  <w:kern w:val="0"/>
                  <w:sz w:val="18"/>
                  <w:szCs w:val="24"/>
                  <w:lang w:val="en-US" w:eastAsia="en-US" w:bidi="ar-SA"/>
                </w:rPr>
                <w:t>-17.876∗∗∗</w:t>
              </w:r>
            </w:ins>
          </w:p>
        </w:tc>
        <w:tc>
          <w:tcPr>
            <w:tcW w:w="1130" w:type="dxa"/>
            <w:tcBorders/>
          </w:tcPr>
          <w:p>
            <w:pPr>
              <w:pStyle w:val="Compact"/>
              <w:widowControl/>
              <w:spacing w:lineRule="exact" w:line="220" w:before="0" w:after="0"/>
              <w:jc w:val="left"/>
              <w:rPr>
                <w:kern w:val="0"/>
                <w:szCs w:val="24"/>
                <w:lang w:val="en-US" w:eastAsia="en-US" w:bidi="ar-SA"/>
                <w:ins w:id="3886" w:author="Changes 24 to 25 Oct" w:date="2026-10-25T16:02:42Z"/>
              </w:rPr>
            </w:pPr>
            <w:ins w:id="3885" w:author="Changes 24 to 25 Oct" w:date="2026-10-25T16:02:42Z">
              <w:r>
                <w:rPr>
                  <w:kern w:val="0"/>
                  <w:sz w:val="18"/>
                  <w:szCs w:val="24"/>
                  <w:lang w:val="en-US" w:eastAsia="en-US" w:bidi="ar-SA"/>
                </w:rPr>
                <w:t>-19.787∗∗∗</w:t>
              </w:r>
            </w:ins>
          </w:p>
        </w:tc>
      </w:tr>
      <w:tr>
        <w:trPr>
          <w:ins w:id="388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889" w:author="Changes 24 to 25 Oct" w:date="2026-10-25T16:02:42Z"/>
              </w:rPr>
            </w:pPr>
            <w:ins w:id="388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891" w:author="Changes 24 to 25 Oct" w:date="2026-10-25T16:02:42Z"/>
              </w:rPr>
            </w:pPr>
            <w:ins w:id="3890" w:author="Changes 24 to 25 Oct" w:date="2026-10-25T16:02:42Z">
              <w:r>
                <w:rPr>
                  <w:kern w:val="0"/>
                  <w:sz w:val="18"/>
                  <w:szCs w:val="24"/>
                  <w:lang w:val="en-US" w:eastAsia="en-US" w:bidi="ar-SA"/>
                </w:rPr>
                <w:t>(0.267)</w:t>
              </w:r>
            </w:ins>
          </w:p>
        </w:tc>
        <w:tc>
          <w:tcPr>
            <w:tcW w:w="1035" w:type="dxa"/>
            <w:tcBorders/>
          </w:tcPr>
          <w:p>
            <w:pPr>
              <w:pStyle w:val="Compact"/>
              <w:widowControl/>
              <w:spacing w:lineRule="exact" w:line="220" w:before="0" w:after="0"/>
              <w:jc w:val="left"/>
              <w:rPr>
                <w:kern w:val="0"/>
                <w:szCs w:val="24"/>
                <w:lang w:val="en-US" w:eastAsia="en-US" w:bidi="ar-SA"/>
                <w:ins w:id="3893" w:author="Changes 24 to 25 Oct" w:date="2026-10-25T16:02:42Z"/>
              </w:rPr>
            </w:pPr>
            <w:ins w:id="3892" w:author="Changes 24 to 25 Oct" w:date="2026-10-25T16:02:42Z">
              <w:r>
                <w:rPr>
                  <w:kern w:val="0"/>
                  <w:sz w:val="18"/>
                  <w:szCs w:val="24"/>
                  <w:lang w:val="en-US" w:eastAsia="en-US" w:bidi="ar-SA"/>
                </w:rPr>
                <w:t>(0.305)</w:t>
              </w:r>
            </w:ins>
          </w:p>
        </w:tc>
        <w:tc>
          <w:tcPr>
            <w:tcW w:w="1036" w:type="dxa"/>
            <w:tcBorders/>
          </w:tcPr>
          <w:p>
            <w:pPr>
              <w:pStyle w:val="Compact"/>
              <w:widowControl/>
              <w:spacing w:lineRule="exact" w:line="220" w:before="0" w:after="0"/>
              <w:jc w:val="left"/>
              <w:rPr>
                <w:kern w:val="0"/>
                <w:szCs w:val="24"/>
                <w:lang w:val="en-US" w:eastAsia="en-US" w:bidi="ar-SA"/>
                <w:ins w:id="3895" w:author="Changes 24 to 25 Oct" w:date="2026-10-25T16:02:42Z"/>
              </w:rPr>
            </w:pPr>
            <w:ins w:id="3894" w:author="Changes 24 to 25 Oct" w:date="2026-10-25T16:02:42Z">
              <w:r>
                <w:rPr>
                  <w:kern w:val="0"/>
                  <w:sz w:val="18"/>
                  <w:szCs w:val="24"/>
                  <w:lang w:val="en-US" w:eastAsia="en-US" w:bidi="ar-SA"/>
                </w:rPr>
                <w:t>(0.273)</w:t>
              </w:r>
            </w:ins>
          </w:p>
        </w:tc>
        <w:tc>
          <w:tcPr>
            <w:tcW w:w="1130" w:type="dxa"/>
            <w:tcBorders/>
          </w:tcPr>
          <w:p>
            <w:pPr>
              <w:pStyle w:val="Compact"/>
              <w:widowControl/>
              <w:spacing w:lineRule="exact" w:line="220" w:before="0" w:after="0"/>
              <w:jc w:val="left"/>
              <w:rPr>
                <w:kern w:val="0"/>
                <w:szCs w:val="24"/>
                <w:lang w:val="en-US" w:eastAsia="en-US" w:bidi="ar-SA"/>
                <w:ins w:id="3897" w:author="Changes 24 to 25 Oct" w:date="2026-10-25T16:02:42Z"/>
              </w:rPr>
            </w:pPr>
            <w:ins w:id="3896" w:author="Changes 24 to 25 Oct" w:date="2026-10-25T16:02:42Z">
              <w:r>
                <w:rPr>
                  <w:kern w:val="0"/>
                  <w:sz w:val="18"/>
                  <w:szCs w:val="24"/>
                  <w:lang w:val="en-US" w:eastAsia="en-US" w:bidi="ar-SA"/>
                </w:rPr>
                <w:t>(3.837)</w:t>
              </w:r>
            </w:ins>
          </w:p>
        </w:tc>
        <w:tc>
          <w:tcPr>
            <w:tcW w:w="1130" w:type="dxa"/>
            <w:tcBorders/>
          </w:tcPr>
          <w:p>
            <w:pPr>
              <w:pStyle w:val="Compact"/>
              <w:widowControl/>
              <w:spacing w:lineRule="exact" w:line="220" w:before="0" w:after="0"/>
              <w:jc w:val="left"/>
              <w:rPr>
                <w:kern w:val="0"/>
                <w:szCs w:val="24"/>
                <w:lang w:val="en-US" w:eastAsia="en-US" w:bidi="ar-SA"/>
                <w:ins w:id="3899" w:author="Changes 24 to 25 Oct" w:date="2026-10-25T16:02:42Z"/>
              </w:rPr>
            </w:pPr>
            <w:ins w:id="3898" w:author="Changes 24 to 25 Oct" w:date="2026-10-25T16:02:42Z">
              <w:r>
                <w:rPr>
                  <w:kern w:val="0"/>
                  <w:sz w:val="18"/>
                  <w:szCs w:val="24"/>
                  <w:lang w:val="en-US" w:eastAsia="en-US" w:bidi="ar-SA"/>
                </w:rPr>
                <w:t>(3.640)</w:t>
              </w:r>
            </w:ins>
          </w:p>
        </w:tc>
        <w:tc>
          <w:tcPr>
            <w:tcW w:w="1130" w:type="dxa"/>
            <w:tcBorders/>
          </w:tcPr>
          <w:p>
            <w:pPr>
              <w:pStyle w:val="Compact"/>
              <w:widowControl/>
              <w:spacing w:lineRule="exact" w:line="220" w:before="0" w:after="0"/>
              <w:jc w:val="left"/>
              <w:rPr>
                <w:kern w:val="0"/>
                <w:szCs w:val="24"/>
                <w:lang w:val="en-US" w:eastAsia="en-US" w:bidi="ar-SA"/>
                <w:ins w:id="3901" w:author="Changes 24 to 25 Oct" w:date="2026-10-25T16:02:42Z"/>
              </w:rPr>
            </w:pPr>
            <w:ins w:id="3900" w:author="Changes 24 to 25 Oct" w:date="2026-10-25T16:02:42Z">
              <w:r>
                <w:rPr>
                  <w:kern w:val="0"/>
                  <w:sz w:val="18"/>
                  <w:szCs w:val="24"/>
                  <w:lang w:val="en-US" w:eastAsia="en-US" w:bidi="ar-SA"/>
                </w:rPr>
                <w:t>(3.251)</w:t>
              </w:r>
            </w:ins>
          </w:p>
        </w:tc>
      </w:tr>
      <w:tr>
        <w:trPr>
          <w:ins w:id="390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904" w:author="Changes 24 to 25 Oct" w:date="2026-10-25T16:02:42Z"/>
              </w:rPr>
            </w:pPr>
            <w:ins w:id="3903" w:author="Changes 24 to 25 Oct" w:date="2026-10-25T16:02:42Z">
              <w:r>
                <w:rPr>
                  <w:kern w:val="0"/>
                  <w:sz w:val="18"/>
                  <w:szCs w:val="24"/>
                  <w:lang w:val="en-US" w:eastAsia="en-US" w:bidi="ar-SA"/>
                </w:rPr>
                <w:t>Travel</w:t>
              </w:r>
            </w:ins>
          </w:p>
        </w:tc>
        <w:tc>
          <w:tcPr>
            <w:tcW w:w="1035" w:type="dxa"/>
            <w:tcBorders/>
          </w:tcPr>
          <w:p>
            <w:pPr>
              <w:pStyle w:val="Compact"/>
              <w:widowControl/>
              <w:spacing w:lineRule="exact" w:line="220" w:before="0" w:after="0"/>
              <w:jc w:val="left"/>
              <w:rPr>
                <w:kern w:val="0"/>
                <w:szCs w:val="24"/>
                <w:lang w:val="en-US" w:eastAsia="en-US" w:bidi="ar-SA"/>
                <w:ins w:id="3906" w:author="Changes 24 to 25 Oct" w:date="2026-10-25T16:02:42Z"/>
              </w:rPr>
            </w:pPr>
            <w:ins w:id="3905" w:author="Changes 24 to 25 Oct" w:date="2026-10-25T16:02:42Z">
              <w:r>
                <w:rPr>
                  <w:kern w:val="0"/>
                  <w:sz w:val="18"/>
                  <w:szCs w:val="24"/>
                  <w:lang w:val="en-US" w:eastAsia="en-US" w:bidi="ar-SA"/>
                </w:rPr>
                <w:t>-0.053</w:t>
              </w:r>
            </w:ins>
          </w:p>
        </w:tc>
        <w:tc>
          <w:tcPr>
            <w:tcW w:w="1035" w:type="dxa"/>
            <w:tcBorders/>
          </w:tcPr>
          <w:p>
            <w:pPr>
              <w:pStyle w:val="Compact"/>
              <w:widowControl/>
              <w:spacing w:lineRule="exact" w:line="220" w:before="0" w:after="0"/>
              <w:jc w:val="left"/>
              <w:rPr>
                <w:kern w:val="0"/>
                <w:szCs w:val="24"/>
                <w:lang w:val="en-US" w:eastAsia="en-US" w:bidi="ar-SA"/>
                <w:ins w:id="3908" w:author="Changes 24 to 25 Oct" w:date="2026-10-25T16:02:42Z"/>
              </w:rPr>
            </w:pPr>
            <w:ins w:id="3907" w:author="Changes 24 to 25 Oct" w:date="2026-10-25T16:02:42Z">
              <w:r>
                <w:rPr>
                  <w:kern w:val="0"/>
                  <w:sz w:val="18"/>
                  <w:szCs w:val="24"/>
                  <w:lang w:val="en-US" w:eastAsia="en-US" w:bidi="ar-SA"/>
                </w:rPr>
                <w:t>-0.261</w:t>
              </w:r>
            </w:ins>
          </w:p>
        </w:tc>
        <w:tc>
          <w:tcPr>
            <w:tcW w:w="1036" w:type="dxa"/>
            <w:tcBorders/>
          </w:tcPr>
          <w:p>
            <w:pPr>
              <w:pStyle w:val="Compact"/>
              <w:widowControl/>
              <w:spacing w:lineRule="exact" w:line="220" w:before="0" w:after="0"/>
              <w:jc w:val="left"/>
              <w:rPr>
                <w:kern w:val="0"/>
                <w:szCs w:val="24"/>
                <w:lang w:val="en-US" w:eastAsia="en-US" w:bidi="ar-SA"/>
                <w:ins w:id="3910" w:author="Changes 24 to 25 Oct" w:date="2026-10-25T16:02:42Z"/>
              </w:rPr>
            </w:pPr>
            <w:ins w:id="3909" w:author="Changes 24 to 25 Oct" w:date="2026-10-25T16:02:42Z">
              <w:r>
                <w:rPr>
                  <w:kern w:val="0"/>
                  <w:sz w:val="18"/>
                  <w:szCs w:val="24"/>
                  <w:lang w:val="en-US" w:eastAsia="en-US" w:bidi="ar-SA"/>
                </w:rPr>
                <w:t>-0.266</w:t>
              </w:r>
            </w:ins>
          </w:p>
        </w:tc>
        <w:tc>
          <w:tcPr>
            <w:tcW w:w="1130" w:type="dxa"/>
            <w:tcBorders/>
          </w:tcPr>
          <w:p>
            <w:pPr>
              <w:pStyle w:val="Compact"/>
              <w:widowControl/>
              <w:spacing w:lineRule="exact" w:line="220" w:before="0" w:after="0"/>
              <w:jc w:val="left"/>
              <w:rPr>
                <w:kern w:val="0"/>
                <w:szCs w:val="24"/>
                <w:lang w:val="en-US" w:eastAsia="en-US" w:bidi="ar-SA"/>
                <w:ins w:id="3912" w:author="Changes 24 to 25 Oct" w:date="2026-10-25T16:02:42Z"/>
              </w:rPr>
            </w:pPr>
            <w:ins w:id="3911" w:author="Changes 24 to 25 Oct" w:date="2026-10-25T16:02:42Z">
              <w:r>
                <w:rPr>
                  <w:kern w:val="0"/>
                  <w:sz w:val="18"/>
                  <w:szCs w:val="24"/>
                  <w:lang w:val="en-US" w:eastAsia="en-US" w:bidi="ar-SA"/>
                </w:rPr>
                <w:t>-7.313∗</w:t>
              </w:r>
            </w:ins>
          </w:p>
        </w:tc>
        <w:tc>
          <w:tcPr>
            <w:tcW w:w="1130" w:type="dxa"/>
            <w:tcBorders/>
          </w:tcPr>
          <w:p>
            <w:pPr>
              <w:pStyle w:val="Compact"/>
              <w:widowControl/>
              <w:spacing w:lineRule="exact" w:line="220" w:before="0" w:after="0"/>
              <w:jc w:val="left"/>
              <w:rPr>
                <w:kern w:val="0"/>
                <w:szCs w:val="24"/>
                <w:lang w:val="en-US" w:eastAsia="en-US" w:bidi="ar-SA"/>
                <w:ins w:id="3914" w:author="Changes 24 to 25 Oct" w:date="2026-10-25T16:02:42Z"/>
              </w:rPr>
            </w:pPr>
            <w:ins w:id="3913" w:author="Changes 24 to 25 Oct" w:date="2026-10-25T16:02:42Z">
              <w:r>
                <w:rPr>
                  <w:kern w:val="0"/>
                  <w:sz w:val="18"/>
                  <w:szCs w:val="24"/>
                  <w:lang w:val="en-US" w:eastAsia="en-US" w:bidi="ar-SA"/>
                </w:rPr>
                <w:t>-8.346∗∗</w:t>
              </w:r>
            </w:ins>
          </w:p>
        </w:tc>
        <w:tc>
          <w:tcPr>
            <w:tcW w:w="1130" w:type="dxa"/>
            <w:tcBorders/>
          </w:tcPr>
          <w:p>
            <w:pPr>
              <w:pStyle w:val="Compact"/>
              <w:widowControl/>
              <w:spacing w:lineRule="exact" w:line="220" w:before="0" w:after="0"/>
              <w:jc w:val="left"/>
              <w:rPr>
                <w:kern w:val="0"/>
                <w:szCs w:val="24"/>
                <w:lang w:val="en-US" w:eastAsia="en-US" w:bidi="ar-SA"/>
                <w:ins w:id="3916" w:author="Changes 24 to 25 Oct" w:date="2026-10-25T16:02:42Z"/>
              </w:rPr>
            </w:pPr>
            <w:ins w:id="3915" w:author="Changes 24 to 25 Oct" w:date="2026-10-25T16:02:42Z">
              <w:r>
                <w:rPr>
                  <w:kern w:val="0"/>
                  <w:sz w:val="18"/>
                  <w:szCs w:val="24"/>
                  <w:lang w:val="en-US" w:eastAsia="en-US" w:bidi="ar-SA"/>
                </w:rPr>
                <w:t>-9.250∗∗</w:t>
              </w:r>
            </w:ins>
          </w:p>
        </w:tc>
      </w:tr>
      <w:tr>
        <w:trPr>
          <w:ins w:id="391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919" w:author="Changes 24 to 25 Oct" w:date="2026-10-25T16:02:42Z"/>
              </w:rPr>
            </w:pPr>
            <w:ins w:id="391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921" w:author="Changes 24 to 25 Oct" w:date="2026-10-25T16:02:42Z"/>
              </w:rPr>
            </w:pPr>
            <w:ins w:id="3920" w:author="Changes 24 to 25 Oct" w:date="2026-10-25T16:02:42Z">
              <w:r>
                <w:rPr>
                  <w:kern w:val="0"/>
                  <w:sz w:val="18"/>
                  <w:szCs w:val="24"/>
                  <w:lang w:val="en-US" w:eastAsia="en-US" w:bidi="ar-SA"/>
                </w:rPr>
                <w:t>(0.346)</w:t>
              </w:r>
            </w:ins>
          </w:p>
        </w:tc>
        <w:tc>
          <w:tcPr>
            <w:tcW w:w="1035" w:type="dxa"/>
            <w:tcBorders/>
          </w:tcPr>
          <w:p>
            <w:pPr>
              <w:pStyle w:val="Compact"/>
              <w:widowControl/>
              <w:spacing w:lineRule="exact" w:line="220" w:before="0" w:after="0"/>
              <w:jc w:val="left"/>
              <w:rPr>
                <w:kern w:val="0"/>
                <w:szCs w:val="24"/>
                <w:lang w:val="en-US" w:eastAsia="en-US" w:bidi="ar-SA"/>
                <w:ins w:id="3923" w:author="Changes 24 to 25 Oct" w:date="2026-10-25T16:02:42Z"/>
              </w:rPr>
            </w:pPr>
            <w:ins w:id="3922" w:author="Changes 24 to 25 Oct" w:date="2026-10-25T16:02:42Z">
              <w:r>
                <w:rPr>
                  <w:kern w:val="0"/>
                  <w:sz w:val="18"/>
                  <w:szCs w:val="24"/>
                  <w:lang w:val="en-US" w:eastAsia="en-US" w:bidi="ar-SA"/>
                </w:rPr>
                <w:t>(0.397)</w:t>
              </w:r>
            </w:ins>
          </w:p>
        </w:tc>
        <w:tc>
          <w:tcPr>
            <w:tcW w:w="1036" w:type="dxa"/>
            <w:tcBorders/>
          </w:tcPr>
          <w:p>
            <w:pPr>
              <w:pStyle w:val="Compact"/>
              <w:widowControl/>
              <w:spacing w:lineRule="exact" w:line="220" w:before="0" w:after="0"/>
              <w:jc w:val="left"/>
              <w:rPr>
                <w:kern w:val="0"/>
                <w:szCs w:val="24"/>
                <w:lang w:val="en-US" w:eastAsia="en-US" w:bidi="ar-SA"/>
                <w:ins w:id="3925" w:author="Changes 24 to 25 Oct" w:date="2026-10-25T16:02:42Z"/>
              </w:rPr>
            </w:pPr>
            <w:ins w:id="3924" w:author="Changes 24 to 25 Oct" w:date="2026-10-25T16:02:42Z">
              <w:r>
                <w:rPr>
                  <w:kern w:val="0"/>
                  <w:sz w:val="18"/>
                  <w:szCs w:val="24"/>
                  <w:lang w:val="en-US" w:eastAsia="en-US" w:bidi="ar-SA"/>
                </w:rPr>
                <w:t>(0.317)</w:t>
              </w:r>
            </w:ins>
          </w:p>
        </w:tc>
        <w:tc>
          <w:tcPr>
            <w:tcW w:w="1130" w:type="dxa"/>
            <w:tcBorders/>
          </w:tcPr>
          <w:p>
            <w:pPr>
              <w:pStyle w:val="Compact"/>
              <w:widowControl/>
              <w:spacing w:lineRule="exact" w:line="220" w:before="0" w:after="0"/>
              <w:jc w:val="left"/>
              <w:rPr>
                <w:kern w:val="0"/>
                <w:szCs w:val="24"/>
                <w:lang w:val="en-US" w:eastAsia="en-US" w:bidi="ar-SA"/>
                <w:ins w:id="3927" w:author="Changes 24 to 25 Oct" w:date="2026-10-25T16:02:42Z"/>
              </w:rPr>
            </w:pPr>
            <w:ins w:id="3926" w:author="Changes 24 to 25 Oct" w:date="2026-10-25T16:02:42Z">
              <w:r>
                <w:rPr>
                  <w:kern w:val="0"/>
                  <w:sz w:val="18"/>
                  <w:szCs w:val="24"/>
                  <w:lang w:val="en-US" w:eastAsia="en-US" w:bidi="ar-SA"/>
                </w:rPr>
                <w:t>(3.795)</w:t>
              </w:r>
            </w:ins>
          </w:p>
        </w:tc>
        <w:tc>
          <w:tcPr>
            <w:tcW w:w="1130" w:type="dxa"/>
            <w:tcBorders/>
          </w:tcPr>
          <w:p>
            <w:pPr>
              <w:pStyle w:val="Compact"/>
              <w:widowControl/>
              <w:spacing w:lineRule="exact" w:line="220" w:before="0" w:after="0"/>
              <w:jc w:val="left"/>
              <w:rPr>
                <w:kern w:val="0"/>
                <w:szCs w:val="24"/>
                <w:lang w:val="en-US" w:eastAsia="en-US" w:bidi="ar-SA"/>
                <w:ins w:id="3929" w:author="Changes 24 to 25 Oct" w:date="2026-10-25T16:02:42Z"/>
              </w:rPr>
            </w:pPr>
            <w:ins w:id="3928" w:author="Changes 24 to 25 Oct" w:date="2026-10-25T16:02:42Z">
              <w:r>
                <w:rPr>
                  <w:kern w:val="0"/>
                  <w:sz w:val="18"/>
                  <w:szCs w:val="24"/>
                  <w:lang w:val="en-US" w:eastAsia="en-US" w:bidi="ar-SA"/>
                </w:rPr>
                <w:t>(3.937)</w:t>
              </w:r>
            </w:ins>
          </w:p>
        </w:tc>
        <w:tc>
          <w:tcPr>
            <w:tcW w:w="1130" w:type="dxa"/>
            <w:tcBorders/>
          </w:tcPr>
          <w:p>
            <w:pPr>
              <w:pStyle w:val="Compact"/>
              <w:widowControl/>
              <w:spacing w:lineRule="exact" w:line="220" w:before="0" w:after="0"/>
              <w:jc w:val="left"/>
              <w:rPr>
                <w:kern w:val="0"/>
                <w:szCs w:val="24"/>
                <w:lang w:val="en-US" w:eastAsia="en-US" w:bidi="ar-SA"/>
                <w:ins w:id="3931" w:author="Changes 24 to 25 Oct" w:date="2026-10-25T16:02:42Z"/>
              </w:rPr>
            </w:pPr>
            <w:ins w:id="3930" w:author="Changes 24 to 25 Oct" w:date="2026-10-25T16:02:42Z">
              <w:r>
                <w:rPr>
                  <w:kern w:val="0"/>
                  <w:sz w:val="18"/>
                  <w:szCs w:val="24"/>
                  <w:lang w:val="en-US" w:eastAsia="en-US" w:bidi="ar-SA"/>
                </w:rPr>
                <w:t>(3.429)</w:t>
              </w:r>
            </w:ins>
          </w:p>
        </w:tc>
      </w:tr>
      <w:tr>
        <w:trPr>
          <w:ins w:id="393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934" w:author="Changes 24 to 25 Oct" w:date="2026-10-25T16:02:42Z"/>
              </w:rPr>
            </w:pPr>
            <w:ins w:id="3933" w:author="Changes 24 to 25 Oct" w:date="2026-10-25T16:02:42Z">
              <w:r>
                <w:rPr>
                  <w:kern w:val="0"/>
                  <w:sz w:val="18"/>
                  <w:szCs w:val="24"/>
                  <w:lang w:val="en-US" w:eastAsia="en-US" w:bidi="ar-SA"/>
                </w:rPr>
                <w:t>Freelance</w:t>
              </w:r>
            </w:ins>
          </w:p>
        </w:tc>
        <w:tc>
          <w:tcPr>
            <w:tcW w:w="1035" w:type="dxa"/>
            <w:tcBorders/>
          </w:tcPr>
          <w:p>
            <w:pPr>
              <w:pStyle w:val="Compact"/>
              <w:widowControl/>
              <w:spacing w:lineRule="exact" w:line="220" w:before="0" w:after="0"/>
              <w:jc w:val="left"/>
              <w:rPr>
                <w:kern w:val="0"/>
                <w:szCs w:val="24"/>
                <w:lang w:val="en-US" w:eastAsia="en-US" w:bidi="ar-SA"/>
                <w:ins w:id="3936" w:author="Changes 24 to 25 Oct" w:date="2026-10-25T16:02:42Z"/>
              </w:rPr>
            </w:pPr>
            <w:ins w:id="3935" w:author="Changes 24 to 25 Oct" w:date="2026-10-25T16:02:42Z">
              <w:r>
                <w:rPr>
                  <w:kern w:val="0"/>
                  <w:sz w:val="18"/>
                  <w:szCs w:val="24"/>
                  <w:lang w:val="en-US" w:eastAsia="en-US" w:bidi="ar-SA"/>
                </w:rPr>
                <w:t>-0.822</w:t>
              </w:r>
            </w:ins>
          </w:p>
        </w:tc>
        <w:tc>
          <w:tcPr>
            <w:tcW w:w="1035" w:type="dxa"/>
            <w:tcBorders/>
          </w:tcPr>
          <w:p>
            <w:pPr>
              <w:pStyle w:val="Compact"/>
              <w:widowControl/>
              <w:spacing w:lineRule="exact" w:line="220" w:before="0" w:after="0"/>
              <w:jc w:val="left"/>
              <w:rPr>
                <w:kern w:val="0"/>
                <w:szCs w:val="24"/>
                <w:lang w:val="en-US" w:eastAsia="en-US" w:bidi="ar-SA"/>
                <w:ins w:id="3938" w:author="Changes 24 to 25 Oct" w:date="2026-10-25T16:02:42Z"/>
              </w:rPr>
            </w:pPr>
            <w:ins w:id="3937" w:author="Changes 24 to 25 Oct" w:date="2026-10-25T16:02:42Z">
              <w:r>
                <w:rPr>
                  <w:kern w:val="0"/>
                  <w:sz w:val="18"/>
                  <w:szCs w:val="24"/>
                  <w:lang w:val="en-US" w:eastAsia="en-US" w:bidi="ar-SA"/>
                </w:rPr>
                <w:t>-0.878</w:t>
              </w:r>
            </w:ins>
          </w:p>
        </w:tc>
        <w:tc>
          <w:tcPr>
            <w:tcW w:w="1036" w:type="dxa"/>
            <w:tcBorders/>
          </w:tcPr>
          <w:p>
            <w:pPr>
              <w:pStyle w:val="Compact"/>
              <w:widowControl/>
              <w:spacing w:lineRule="exact" w:line="220" w:before="0" w:after="0"/>
              <w:jc w:val="left"/>
              <w:rPr>
                <w:kern w:val="0"/>
                <w:szCs w:val="24"/>
                <w:lang w:val="en-US" w:eastAsia="en-US" w:bidi="ar-SA"/>
                <w:ins w:id="3940" w:author="Changes 24 to 25 Oct" w:date="2026-10-25T16:02:42Z"/>
              </w:rPr>
            </w:pPr>
            <w:ins w:id="3939" w:author="Changes 24 to 25 Oct" w:date="2026-10-25T16:02:42Z">
              <w:r>
                <w:rPr>
                  <w:kern w:val="0"/>
                  <w:sz w:val="18"/>
                  <w:szCs w:val="24"/>
                  <w:lang w:val="en-US" w:eastAsia="en-US" w:bidi="ar-SA"/>
                </w:rPr>
                <w:t>-0.741</w:t>
              </w:r>
            </w:ins>
          </w:p>
        </w:tc>
        <w:tc>
          <w:tcPr>
            <w:tcW w:w="1130" w:type="dxa"/>
            <w:tcBorders/>
          </w:tcPr>
          <w:p>
            <w:pPr>
              <w:pStyle w:val="Compact"/>
              <w:widowControl/>
              <w:spacing w:lineRule="exact" w:line="220" w:before="0" w:after="0"/>
              <w:jc w:val="left"/>
              <w:rPr>
                <w:kern w:val="0"/>
                <w:szCs w:val="24"/>
                <w:lang w:val="en-US" w:eastAsia="en-US" w:bidi="ar-SA"/>
                <w:ins w:id="3942" w:author="Changes 24 to 25 Oct" w:date="2026-10-25T16:02:42Z"/>
              </w:rPr>
            </w:pPr>
            <w:ins w:id="3941" w:author="Changes 24 to 25 Oct" w:date="2026-10-25T16:02:42Z">
              <w:r>
                <w:rPr>
                  <w:kern w:val="0"/>
                  <w:sz w:val="18"/>
                  <w:szCs w:val="24"/>
                  <w:lang w:val="en-US" w:eastAsia="en-US" w:bidi="ar-SA"/>
                </w:rPr>
                <w:t>-11.946∗∗∗</w:t>
              </w:r>
            </w:ins>
          </w:p>
        </w:tc>
        <w:tc>
          <w:tcPr>
            <w:tcW w:w="1130" w:type="dxa"/>
            <w:tcBorders/>
          </w:tcPr>
          <w:p>
            <w:pPr>
              <w:pStyle w:val="Compact"/>
              <w:widowControl/>
              <w:spacing w:lineRule="exact" w:line="220" w:before="0" w:after="0"/>
              <w:jc w:val="left"/>
              <w:rPr>
                <w:kern w:val="0"/>
                <w:szCs w:val="24"/>
                <w:lang w:val="en-US" w:eastAsia="en-US" w:bidi="ar-SA"/>
                <w:ins w:id="3944" w:author="Changes 24 to 25 Oct" w:date="2026-10-25T16:02:42Z"/>
              </w:rPr>
            </w:pPr>
            <w:ins w:id="3943" w:author="Changes 24 to 25 Oct" w:date="2026-10-25T16:02:42Z">
              <w:r>
                <w:rPr>
                  <w:kern w:val="0"/>
                  <w:sz w:val="18"/>
                  <w:szCs w:val="24"/>
                  <w:lang w:val="en-US" w:eastAsia="en-US" w:bidi="ar-SA"/>
                </w:rPr>
                <w:t>-14.088∗∗∗</w:t>
              </w:r>
            </w:ins>
          </w:p>
        </w:tc>
        <w:tc>
          <w:tcPr>
            <w:tcW w:w="1130" w:type="dxa"/>
            <w:tcBorders/>
          </w:tcPr>
          <w:p>
            <w:pPr>
              <w:pStyle w:val="Compact"/>
              <w:widowControl/>
              <w:spacing w:lineRule="exact" w:line="220" w:before="0" w:after="0"/>
              <w:jc w:val="left"/>
              <w:rPr>
                <w:kern w:val="0"/>
                <w:szCs w:val="24"/>
                <w:lang w:val="en-US" w:eastAsia="en-US" w:bidi="ar-SA"/>
                <w:ins w:id="3946" w:author="Changes 24 to 25 Oct" w:date="2026-10-25T16:02:42Z"/>
              </w:rPr>
            </w:pPr>
            <w:ins w:id="3945" w:author="Changes 24 to 25 Oct" w:date="2026-10-25T16:02:42Z">
              <w:r>
                <w:rPr>
                  <w:kern w:val="0"/>
                  <w:sz w:val="18"/>
                  <w:szCs w:val="24"/>
                  <w:lang w:val="en-US" w:eastAsia="en-US" w:bidi="ar-SA"/>
                </w:rPr>
                <w:t>-13.658∗∗∗</w:t>
              </w:r>
            </w:ins>
          </w:p>
        </w:tc>
      </w:tr>
      <w:tr>
        <w:trPr>
          <w:ins w:id="394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949" w:author="Changes 24 to 25 Oct" w:date="2026-10-25T16:02:42Z"/>
              </w:rPr>
            </w:pPr>
            <w:ins w:id="394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951" w:author="Changes 24 to 25 Oct" w:date="2026-10-25T16:02:42Z"/>
              </w:rPr>
            </w:pPr>
            <w:ins w:id="3950" w:author="Changes 24 to 25 Oct" w:date="2026-10-25T16:02:42Z">
              <w:r>
                <w:rPr>
                  <w:kern w:val="0"/>
                  <w:sz w:val="18"/>
                  <w:szCs w:val="24"/>
                  <w:lang w:val="en-US" w:eastAsia="en-US" w:bidi="ar-SA"/>
                </w:rPr>
                <w:t>(0.540)</w:t>
              </w:r>
            </w:ins>
          </w:p>
        </w:tc>
        <w:tc>
          <w:tcPr>
            <w:tcW w:w="1035" w:type="dxa"/>
            <w:tcBorders/>
          </w:tcPr>
          <w:p>
            <w:pPr>
              <w:pStyle w:val="Compact"/>
              <w:widowControl/>
              <w:spacing w:lineRule="exact" w:line="220" w:before="0" w:after="0"/>
              <w:jc w:val="left"/>
              <w:rPr>
                <w:kern w:val="0"/>
                <w:szCs w:val="24"/>
                <w:lang w:val="en-US" w:eastAsia="en-US" w:bidi="ar-SA"/>
                <w:ins w:id="3953" w:author="Changes 24 to 25 Oct" w:date="2026-10-25T16:02:42Z"/>
              </w:rPr>
            </w:pPr>
            <w:ins w:id="3952" w:author="Changes 24 to 25 Oct" w:date="2026-10-25T16:02:42Z">
              <w:r>
                <w:rPr>
                  <w:kern w:val="0"/>
                  <w:sz w:val="18"/>
                  <w:szCs w:val="24"/>
                  <w:lang w:val="en-US" w:eastAsia="en-US" w:bidi="ar-SA"/>
                </w:rPr>
                <w:t>(0.576)</w:t>
              </w:r>
            </w:ins>
          </w:p>
        </w:tc>
        <w:tc>
          <w:tcPr>
            <w:tcW w:w="1036" w:type="dxa"/>
            <w:tcBorders/>
          </w:tcPr>
          <w:p>
            <w:pPr>
              <w:pStyle w:val="Compact"/>
              <w:widowControl/>
              <w:spacing w:lineRule="exact" w:line="220" w:before="0" w:after="0"/>
              <w:jc w:val="left"/>
              <w:rPr>
                <w:kern w:val="0"/>
                <w:szCs w:val="24"/>
                <w:lang w:val="en-US" w:eastAsia="en-US" w:bidi="ar-SA"/>
                <w:ins w:id="3955" w:author="Changes 24 to 25 Oct" w:date="2026-10-25T16:02:42Z"/>
              </w:rPr>
            </w:pPr>
            <w:ins w:id="3954" w:author="Changes 24 to 25 Oct" w:date="2026-10-25T16:02:42Z">
              <w:r>
                <w:rPr>
                  <w:kern w:val="0"/>
                  <w:sz w:val="18"/>
                  <w:szCs w:val="24"/>
                  <w:lang w:val="en-US" w:eastAsia="en-US" w:bidi="ar-SA"/>
                </w:rPr>
                <w:t>(0.580)</w:t>
              </w:r>
            </w:ins>
          </w:p>
        </w:tc>
        <w:tc>
          <w:tcPr>
            <w:tcW w:w="1130" w:type="dxa"/>
            <w:tcBorders/>
          </w:tcPr>
          <w:p>
            <w:pPr>
              <w:pStyle w:val="Compact"/>
              <w:widowControl/>
              <w:spacing w:lineRule="exact" w:line="220" w:before="0" w:after="0"/>
              <w:jc w:val="left"/>
              <w:rPr>
                <w:kern w:val="0"/>
                <w:szCs w:val="24"/>
                <w:lang w:val="en-US" w:eastAsia="en-US" w:bidi="ar-SA"/>
                <w:ins w:id="3957" w:author="Changes 24 to 25 Oct" w:date="2026-10-25T16:02:42Z"/>
              </w:rPr>
            </w:pPr>
            <w:ins w:id="3956" w:author="Changes 24 to 25 Oct" w:date="2026-10-25T16:02:42Z">
              <w:r>
                <w:rPr>
                  <w:kern w:val="0"/>
                  <w:sz w:val="18"/>
                  <w:szCs w:val="24"/>
                  <w:lang w:val="en-US" w:eastAsia="en-US" w:bidi="ar-SA"/>
                </w:rPr>
                <w:t>(3.706)</w:t>
              </w:r>
            </w:ins>
          </w:p>
        </w:tc>
        <w:tc>
          <w:tcPr>
            <w:tcW w:w="1130" w:type="dxa"/>
            <w:tcBorders/>
          </w:tcPr>
          <w:p>
            <w:pPr>
              <w:pStyle w:val="Compact"/>
              <w:widowControl/>
              <w:spacing w:lineRule="exact" w:line="220" w:before="0" w:after="0"/>
              <w:jc w:val="left"/>
              <w:rPr>
                <w:kern w:val="0"/>
                <w:szCs w:val="24"/>
                <w:lang w:val="en-US" w:eastAsia="en-US" w:bidi="ar-SA"/>
                <w:ins w:id="3959" w:author="Changes 24 to 25 Oct" w:date="2026-10-25T16:02:42Z"/>
              </w:rPr>
            </w:pPr>
            <w:ins w:id="3958" w:author="Changes 24 to 25 Oct" w:date="2026-10-25T16:02:42Z">
              <w:r>
                <w:rPr>
                  <w:kern w:val="0"/>
                  <w:sz w:val="18"/>
                  <w:szCs w:val="24"/>
                  <w:lang w:val="en-US" w:eastAsia="en-US" w:bidi="ar-SA"/>
                </w:rPr>
                <w:t>(3.599)</w:t>
              </w:r>
            </w:ins>
          </w:p>
        </w:tc>
        <w:tc>
          <w:tcPr>
            <w:tcW w:w="1130" w:type="dxa"/>
            <w:tcBorders/>
          </w:tcPr>
          <w:p>
            <w:pPr>
              <w:pStyle w:val="Compact"/>
              <w:widowControl/>
              <w:spacing w:lineRule="exact" w:line="220" w:before="0" w:after="0"/>
              <w:jc w:val="left"/>
              <w:rPr>
                <w:kern w:val="0"/>
                <w:szCs w:val="24"/>
                <w:lang w:val="en-US" w:eastAsia="en-US" w:bidi="ar-SA"/>
                <w:ins w:id="3961" w:author="Changes 24 to 25 Oct" w:date="2026-10-25T16:02:42Z"/>
              </w:rPr>
            </w:pPr>
            <w:ins w:id="3960" w:author="Changes 24 to 25 Oct" w:date="2026-10-25T16:02:42Z">
              <w:r>
                <w:rPr>
                  <w:kern w:val="0"/>
                  <w:sz w:val="18"/>
                  <w:szCs w:val="24"/>
                  <w:lang w:val="en-US" w:eastAsia="en-US" w:bidi="ar-SA"/>
                </w:rPr>
                <w:t>(3.581)</w:t>
              </w:r>
            </w:ins>
          </w:p>
        </w:tc>
      </w:tr>
      <w:tr>
        <w:trPr>
          <w:ins w:id="396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964" w:author="Changes 24 to 25 Oct" w:date="2026-10-25T16:02:42Z"/>
              </w:rPr>
            </w:pPr>
            <w:ins w:id="3963" w:author="Changes 24 to 25 Oct" w:date="2026-10-25T16:02:42Z">
              <w:r>
                <w:rPr>
                  <w:kern w:val="0"/>
                  <w:sz w:val="18"/>
                  <w:szCs w:val="24"/>
                  <w:lang w:val="en-US" w:eastAsia="en-US" w:bidi="ar-SA"/>
                </w:rPr>
                <w:t>Resale</w:t>
              </w:r>
            </w:ins>
          </w:p>
        </w:tc>
        <w:tc>
          <w:tcPr>
            <w:tcW w:w="1035" w:type="dxa"/>
            <w:tcBorders/>
          </w:tcPr>
          <w:p>
            <w:pPr>
              <w:pStyle w:val="Compact"/>
              <w:widowControl/>
              <w:spacing w:lineRule="exact" w:line="220" w:before="0" w:after="0"/>
              <w:jc w:val="left"/>
              <w:rPr>
                <w:kern w:val="0"/>
                <w:szCs w:val="24"/>
                <w:lang w:val="en-US" w:eastAsia="en-US" w:bidi="ar-SA"/>
                <w:ins w:id="3966" w:author="Changes 24 to 25 Oct" w:date="2026-10-25T16:02:42Z"/>
              </w:rPr>
            </w:pPr>
            <w:ins w:id="3965" w:author="Changes 24 to 25 Oct" w:date="2026-10-25T16:02:42Z">
              <w:r>
                <w:rPr>
                  <w:kern w:val="0"/>
                  <w:sz w:val="18"/>
                  <w:szCs w:val="24"/>
                  <w:lang w:val="en-US" w:eastAsia="en-US" w:bidi="ar-SA"/>
                </w:rPr>
                <w:t>-0.444</w:t>
              </w:r>
            </w:ins>
          </w:p>
        </w:tc>
        <w:tc>
          <w:tcPr>
            <w:tcW w:w="1035" w:type="dxa"/>
            <w:tcBorders/>
          </w:tcPr>
          <w:p>
            <w:pPr>
              <w:pStyle w:val="Compact"/>
              <w:widowControl/>
              <w:spacing w:lineRule="exact" w:line="220" w:before="0" w:after="0"/>
              <w:jc w:val="left"/>
              <w:rPr>
                <w:kern w:val="0"/>
                <w:szCs w:val="24"/>
                <w:lang w:val="en-US" w:eastAsia="en-US" w:bidi="ar-SA"/>
                <w:ins w:id="3968" w:author="Changes 24 to 25 Oct" w:date="2026-10-25T16:02:42Z"/>
              </w:rPr>
            </w:pPr>
            <w:ins w:id="3967" w:author="Changes 24 to 25 Oct" w:date="2026-10-25T16:02:42Z">
              <w:r>
                <w:rPr>
                  <w:kern w:val="0"/>
                  <w:sz w:val="18"/>
                  <w:szCs w:val="24"/>
                  <w:lang w:val="en-US" w:eastAsia="en-US" w:bidi="ar-SA"/>
                </w:rPr>
                <w:t>-0.527</w:t>
              </w:r>
            </w:ins>
          </w:p>
        </w:tc>
        <w:tc>
          <w:tcPr>
            <w:tcW w:w="1036" w:type="dxa"/>
            <w:tcBorders/>
          </w:tcPr>
          <w:p>
            <w:pPr>
              <w:pStyle w:val="Compact"/>
              <w:widowControl/>
              <w:spacing w:lineRule="exact" w:line="220" w:before="0" w:after="0"/>
              <w:jc w:val="left"/>
              <w:rPr>
                <w:kern w:val="0"/>
                <w:szCs w:val="24"/>
                <w:lang w:val="en-US" w:eastAsia="en-US" w:bidi="ar-SA"/>
                <w:ins w:id="3970" w:author="Changes 24 to 25 Oct" w:date="2026-10-25T16:02:42Z"/>
              </w:rPr>
            </w:pPr>
            <w:ins w:id="3969" w:author="Changes 24 to 25 Oct" w:date="2026-10-25T16:02:42Z">
              <w:r>
                <w:rPr>
                  <w:kern w:val="0"/>
                  <w:sz w:val="18"/>
                  <w:szCs w:val="24"/>
                  <w:lang w:val="en-US" w:eastAsia="en-US" w:bidi="ar-SA"/>
                </w:rPr>
                <w:t>-0.477</w:t>
              </w:r>
            </w:ins>
          </w:p>
        </w:tc>
        <w:tc>
          <w:tcPr>
            <w:tcW w:w="1130" w:type="dxa"/>
            <w:tcBorders/>
          </w:tcPr>
          <w:p>
            <w:pPr>
              <w:pStyle w:val="Compact"/>
              <w:widowControl/>
              <w:spacing w:lineRule="exact" w:line="220" w:before="0" w:after="0"/>
              <w:jc w:val="left"/>
              <w:rPr>
                <w:kern w:val="0"/>
                <w:szCs w:val="24"/>
                <w:lang w:val="en-US" w:eastAsia="en-US" w:bidi="ar-SA"/>
                <w:ins w:id="3972" w:author="Changes 24 to 25 Oct" w:date="2026-10-25T16:02:42Z"/>
              </w:rPr>
            </w:pPr>
            <w:ins w:id="3971" w:author="Changes 24 to 25 Oct" w:date="2026-10-25T16:02:42Z">
              <w:r>
                <w:rPr>
                  <w:kern w:val="0"/>
                  <w:sz w:val="18"/>
                  <w:szCs w:val="24"/>
                  <w:lang w:val="en-US" w:eastAsia="en-US" w:bidi="ar-SA"/>
                </w:rPr>
                <w:t>-8.393∗</w:t>
              </w:r>
            </w:ins>
          </w:p>
        </w:tc>
        <w:tc>
          <w:tcPr>
            <w:tcW w:w="1130" w:type="dxa"/>
            <w:tcBorders/>
          </w:tcPr>
          <w:p>
            <w:pPr>
              <w:pStyle w:val="Compact"/>
              <w:widowControl/>
              <w:spacing w:lineRule="exact" w:line="220" w:before="0" w:after="0"/>
              <w:jc w:val="left"/>
              <w:rPr>
                <w:kern w:val="0"/>
                <w:szCs w:val="24"/>
                <w:lang w:val="en-US" w:eastAsia="en-US" w:bidi="ar-SA"/>
                <w:ins w:id="3974" w:author="Changes 24 to 25 Oct" w:date="2026-10-25T16:02:42Z"/>
              </w:rPr>
            </w:pPr>
            <w:ins w:id="3973" w:author="Changes 24 to 25 Oct" w:date="2026-10-25T16:02:42Z">
              <w:r>
                <w:rPr>
                  <w:kern w:val="0"/>
                  <w:sz w:val="18"/>
                  <w:szCs w:val="24"/>
                  <w:lang w:val="en-US" w:eastAsia="en-US" w:bidi="ar-SA"/>
                </w:rPr>
                <w:t>-10.223∗∗</w:t>
              </w:r>
            </w:ins>
          </w:p>
        </w:tc>
        <w:tc>
          <w:tcPr>
            <w:tcW w:w="1130" w:type="dxa"/>
            <w:tcBorders/>
          </w:tcPr>
          <w:p>
            <w:pPr>
              <w:pStyle w:val="Compact"/>
              <w:widowControl/>
              <w:spacing w:lineRule="exact" w:line="220" w:before="0" w:after="0"/>
              <w:jc w:val="left"/>
              <w:rPr>
                <w:kern w:val="0"/>
                <w:szCs w:val="24"/>
                <w:lang w:val="en-US" w:eastAsia="en-US" w:bidi="ar-SA"/>
                <w:ins w:id="3976" w:author="Changes 24 to 25 Oct" w:date="2026-10-25T16:02:42Z"/>
              </w:rPr>
            </w:pPr>
            <w:ins w:id="3975" w:author="Changes 24 to 25 Oct" w:date="2026-10-25T16:02:42Z">
              <w:r>
                <w:rPr>
                  <w:kern w:val="0"/>
                  <w:sz w:val="18"/>
                  <w:szCs w:val="24"/>
                  <w:lang w:val="en-US" w:eastAsia="en-US" w:bidi="ar-SA"/>
                </w:rPr>
                <w:t>-10.912∗∗</w:t>
              </w:r>
            </w:ins>
          </w:p>
        </w:tc>
      </w:tr>
      <w:tr>
        <w:trPr>
          <w:ins w:id="397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979" w:author="Changes 24 to 25 Oct" w:date="2026-10-25T16:02:42Z"/>
              </w:rPr>
            </w:pPr>
            <w:ins w:id="397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981" w:author="Changes 24 to 25 Oct" w:date="2026-10-25T16:02:42Z"/>
              </w:rPr>
            </w:pPr>
            <w:ins w:id="3980" w:author="Changes 24 to 25 Oct" w:date="2026-10-25T16:02:42Z">
              <w:r>
                <w:rPr>
                  <w:kern w:val="0"/>
                  <w:sz w:val="18"/>
                  <w:szCs w:val="24"/>
                  <w:lang w:val="en-US" w:eastAsia="en-US" w:bidi="ar-SA"/>
                </w:rPr>
                <w:t>(0.367)</w:t>
              </w:r>
            </w:ins>
          </w:p>
        </w:tc>
        <w:tc>
          <w:tcPr>
            <w:tcW w:w="1035" w:type="dxa"/>
            <w:tcBorders/>
          </w:tcPr>
          <w:p>
            <w:pPr>
              <w:pStyle w:val="Compact"/>
              <w:widowControl/>
              <w:spacing w:lineRule="exact" w:line="220" w:before="0" w:after="0"/>
              <w:jc w:val="left"/>
              <w:rPr>
                <w:kern w:val="0"/>
                <w:szCs w:val="24"/>
                <w:lang w:val="en-US" w:eastAsia="en-US" w:bidi="ar-SA"/>
                <w:ins w:id="3983" w:author="Changes 24 to 25 Oct" w:date="2026-10-25T16:02:42Z"/>
              </w:rPr>
            </w:pPr>
            <w:ins w:id="3982" w:author="Changes 24 to 25 Oct" w:date="2026-10-25T16:02:42Z">
              <w:r>
                <w:rPr>
                  <w:kern w:val="0"/>
                  <w:sz w:val="18"/>
                  <w:szCs w:val="24"/>
                  <w:lang w:val="en-US" w:eastAsia="en-US" w:bidi="ar-SA"/>
                </w:rPr>
                <w:t>(0.402)</w:t>
              </w:r>
            </w:ins>
          </w:p>
        </w:tc>
        <w:tc>
          <w:tcPr>
            <w:tcW w:w="1036" w:type="dxa"/>
            <w:tcBorders/>
          </w:tcPr>
          <w:p>
            <w:pPr>
              <w:pStyle w:val="Compact"/>
              <w:widowControl/>
              <w:spacing w:lineRule="exact" w:line="220" w:before="0" w:after="0"/>
              <w:jc w:val="left"/>
              <w:rPr>
                <w:kern w:val="0"/>
                <w:szCs w:val="24"/>
                <w:lang w:val="en-US" w:eastAsia="en-US" w:bidi="ar-SA"/>
                <w:ins w:id="3985" w:author="Changes 24 to 25 Oct" w:date="2026-10-25T16:02:42Z"/>
              </w:rPr>
            </w:pPr>
            <w:ins w:id="3984" w:author="Changes 24 to 25 Oct" w:date="2026-10-25T16:02:42Z">
              <w:r>
                <w:rPr>
                  <w:kern w:val="0"/>
                  <w:sz w:val="18"/>
                  <w:szCs w:val="24"/>
                  <w:lang w:val="en-US" w:eastAsia="en-US" w:bidi="ar-SA"/>
                </w:rPr>
                <w:t>(0.484)</w:t>
              </w:r>
            </w:ins>
          </w:p>
        </w:tc>
        <w:tc>
          <w:tcPr>
            <w:tcW w:w="1130" w:type="dxa"/>
            <w:tcBorders/>
          </w:tcPr>
          <w:p>
            <w:pPr>
              <w:pStyle w:val="Compact"/>
              <w:widowControl/>
              <w:spacing w:lineRule="exact" w:line="220" w:before="0" w:after="0"/>
              <w:jc w:val="left"/>
              <w:rPr>
                <w:kern w:val="0"/>
                <w:szCs w:val="24"/>
                <w:lang w:val="en-US" w:eastAsia="en-US" w:bidi="ar-SA"/>
                <w:ins w:id="3987" w:author="Changes 24 to 25 Oct" w:date="2026-10-25T16:02:42Z"/>
              </w:rPr>
            </w:pPr>
            <w:ins w:id="3986" w:author="Changes 24 to 25 Oct" w:date="2026-10-25T16:02:42Z">
              <w:r>
                <w:rPr>
                  <w:kern w:val="0"/>
                  <w:sz w:val="18"/>
                  <w:szCs w:val="24"/>
                  <w:lang w:val="en-US" w:eastAsia="en-US" w:bidi="ar-SA"/>
                </w:rPr>
                <w:t>(4.385)</w:t>
              </w:r>
            </w:ins>
          </w:p>
        </w:tc>
        <w:tc>
          <w:tcPr>
            <w:tcW w:w="1130" w:type="dxa"/>
            <w:tcBorders/>
          </w:tcPr>
          <w:p>
            <w:pPr>
              <w:pStyle w:val="Compact"/>
              <w:widowControl/>
              <w:spacing w:lineRule="exact" w:line="220" w:before="0" w:after="0"/>
              <w:jc w:val="left"/>
              <w:rPr>
                <w:kern w:val="0"/>
                <w:szCs w:val="24"/>
                <w:lang w:val="en-US" w:eastAsia="en-US" w:bidi="ar-SA"/>
                <w:ins w:id="3989" w:author="Changes 24 to 25 Oct" w:date="2026-10-25T16:02:42Z"/>
              </w:rPr>
            </w:pPr>
            <w:ins w:id="3988" w:author="Changes 24 to 25 Oct" w:date="2026-10-25T16:02:42Z">
              <w:r>
                <w:rPr>
                  <w:kern w:val="0"/>
                  <w:sz w:val="18"/>
                  <w:szCs w:val="24"/>
                  <w:lang w:val="en-US" w:eastAsia="en-US" w:bidi="ar-SA"/>
                </w:rPr>
                <w:t>(4.491)</w:t>
              </w:r>
            </w:ins>
          </w:p>
        </w:tc>
        <w:tc>
          <w:tcPr>
            <w:tcW w:w="1130" w:type="dxa"/>
            <w:tcBorders/>
          </w:tcPr>
          <w:p>
            <w:pPr>
              <w:pStyle w:val="Compact"/>
              <w:widowControl/>
              <w:spacing w:lineRule="exact" w:line="220" w:before="0" w:after="0"/>
              <w:jc w:val="left"/>
              <w:rPr>
                <w:kern w:val="0"/>
                <w:szCs w:val="24"/>
                <w:lang w:val="en-US" w:eastAsia="en-US" w:bidi="ar-SA"/>
                <w:ins w:id="3991" w:author="Changes 24 to 25 Oct" w:date="2026-10-25T16:02:42Z"/>
              </w:rPr>
            </w:pPr>
            <w:ins w:id="3990" w:author="Changes 24 to 25 Oct" w:date="2026-10-25T16:02:42Z">
              <w:r>
                <w:rPr>
                  <w:kern w:val="0"/>
                  <w:sz w:val="18"/>
                  <w:szCs w:val="24"/>
                  <w:lang w:val="en-US" w:eastAsia="en-US" w:bidi="ar-SA"/>
                </w:rPr>
                <w:t>(4.700)</w:t>
              </w:r>
            </w:ins>
          </w:p>
        </w:tc>
      </w:tr>
      <w:tr>
        <w:trPr>
          <w:ins w:id="399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3994" w:author="Changes 24 to 25 Oct" w:date="2026-10-25T16:02:42Z"/>
              </w:rPr>
            </w:pPr>
            <w:ins w:id="3993" w:author="Changes 24 to 25 Oct" w:date="2026-10-25T16:02:42Z">
              <w:r>
                <w:rPr>
                  <w:kern w:val="0"/>
                  <w:sz w:val="18"/>
                  <w:szCs w:val="24"/>
                  <w:lang w:val="en-US" w:eastAsia="en-US" w:bidi="ar-SA"/>
                </w:rPr>
                <w:t>GDPGrowth</w:t>
              </w:r>
            </w:ins>
          </w:p>
        </w:tc>
        <w:tc>
          <w:tcPr>
            <w:tcW w:w="1035" w:type="dxa"/>
            <w:tcBorders/>
          </w:tcPr>
          <w:p>
            <w:pPr>
              <w:pStyle w:val="Compact"/>
              <w:widowControl/>
              <w:spacing w:lineRule="exact" w:line="220" w:before="0" w:after="0"/>
              <w:jc w:val="left"/>
              <w:rPr>
                <w:kern w:val="0"/>
                <w:szCs w:val="24"/>
                <w:lang w:val="en-US" w:eastAsia="en-US" w:bidi="ar-SA"/>
                <w:ins w:id="3996" w:author="Changes 24 to 25 Oct" w:date="2026-10-25T16:02:42Z"/>
              </w:rPr>
            </w:pPr>
            <w:ins w:id="3995"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3998" w:author="Changes 24 to 25 Oct" w:date="2026-10-25T16:02:42Z"/>
              </w:rPr>
            </w:pPr>
            <w:ins w:id="3997" w:author="Changes 24 to 25 Oct" w:date="2026-10-25T16:02:42Z">
              <w:r>
                <w:rPr>
                  <w:kern w:val="0"/>
                  <w:sz w:val="18"/>
                  <w:szCs w:val="24"/>
                  <w:lang w:val="en-US" w:eastAsia="en-US" w:bidi="ar-SA"/>
                </w:rPr>
                <w:t>0.106∗</w:t>
              </w:r>
            </w:ins>
          </w:p>
        </w:tc>
        <w:tc>
          <w:tcPr>
            <w:tcW w:w="1036" w:type="dxa"/>
            <w:tcBorders/>
          </w:tcPr>
          <w:p>
            <w:pPr>
              <w:pStyle w:val="Compact"/>
              <w:widowControl/>
              <w:spacing w:lineRule="exact" w:line="220" w:before="0" w:after="0"/>
              <w:jc w:val="left"/>
              <w:rPr>
                <w:kern w:val="0"/>
                <w:szCs w:val="24"/>
                <w:lang w:val="en-US" w:eastAsia="en-US" w:bidi="ar-SA"/>
                <w:ins w:id="4000" w:author="Changes 24 to 25 Oct" w:date="2026-10-25T16:02:42Z"/>
              </w:rPr>
            </w:pPr>
            <w:ins w:id="3999" w:author="Changes 24 to 25 Oct" w:date="2026-10-25T16:02:42Z">
              <w:r>
                <w:rPr>
                  <w:kern w:val="0"/>
                  <w:sz w:val="18"/>
                  <w:szCs w:val="24"/>
                  <w:lang w:val="en-US" w:eastAsia="en-US" w:bidi="ar-SA"/>
                </w:rPr>
                <w:t>0.148∗∗</w:t>
              </w:r>
            </w:ins>
          </w:p>
        </w:tc>
        <w:tc>
          <w:tcPr>
            <w:tcW w:w="1130" w:type="dxa"/>
            <w:tcBorders/>
          </w:tcPr>
          <w:p>
            <w:pPr>
              <w:pStyle w:val="Compact"/>
              <w:widowControl/>
              <w:spacing w:lineRule="exact" w:line="220" w:before="0" w:after="0"/>
              <w:jc w:val="left"/>
              <w:rPr>
                <w:kern w:val="0"/>
                <w:szCs w:val="24"/>
                <w:lang w:val="en-US" w:eastAsia="en-US" w:bidi="ar-SA"/>
                <w:ins w:id="4002" w:author="Changes 24 to 25 Oct" w:date="2026-10-25T16:02:42Z"/>
              </w:rPr>
            </w:pPr>
            <w:ins w:id="4001"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004" w:author="Changes 24 to 25 Oct" w:date="2026-10-25T16:02:42Z"/>
              </w:rPr>
            </w:pPr>
            <w:ins w:id="4003" w:author="Changes 24 to 25 Oct" w:date="2026-10-25T16:02:42Z">
              <w:r>
                <w:rPr>
                  <w:kern w:val="0"/>
                  <w:sz w:val="18"/>
                  <w:szCs w:val="24"/>
                  <w:lang w:val="en-US" w:eastAsia="en-US" w:bidi="ar-SA"/>
                </w:rPr>
                <w:t>1.301∗∗</w:t>
              </w:r>
            </w:ins>
          </w:p>
        </w:tc>
        <w:tc>
          <w:tcPr>
            <w:tcW w:w="1130" w:type="dxa"/>
            <w:tcBorders/>
          </w:tcPr>
          <w:p>
            <w:pPr>
              <w:pStyle w:val="Compact"/>
              <w:widowControl/>
              <w:spacing w:lineRule="exact" w:line="220" w:before="0" w:after="0"/>
              <w:jc w:val="left"/>
              <w:rPr>
                <w:kern w:val="0"/>
                <w:szCs w:val="24"/>
                <w:lang w:val="en-US" w:eastAsia="en-US" w:bidi="ar-SA"/>
                <w:ins w:id="4006" w:author="Changes 24 to 25 Oct" w:date="2026-10-25T16:02:42Z"/>
              </w:rPr>
            </w:pPr>
            <w:ins w:id="4005" w:author="Changes 24 to 25 Oct" w:date="2026-10-25T16:02:42Z">
              <w:r>
                <w:rPr>
                  <w:kern w:val="0"/>
                  <w:sz w:val="18"/>
                  <w:szCs w:val="24"/>
                  <w:lang w:val="en-US" w:eastAsia="en-US" w:bidi="ar-SA"/>
                </w:rPr>
                <w:t>1.479∗∗</w:t>
              </w:r>
            </w:ins>
          </w:p>
        </w:tc>
      </w:tr>
      <w:tr>
        <w:trPr>
          <w:ins w:id="400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009" w:author="Changes 24 to 25 Oct" w:date="2026-10-25T16:02:42Z"/>
              </w:rPr>
            </w:pPr>
            <w:ins w:id="400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11" w:author="Changes 24 to 25 Oct" w:date="2026-10-25T16:02:42Z"/>
              </w:rPr>
            </w:pPr>
            <w:ins w:id="4010"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13" w:author="Changes 24 to 25 Oct" w:date="2026-10-25T16:02:42Z"/>
              </w:rPr>
            </w:pPr>
            <w:ins w:id="4012" w:author="Changes 24 to 25 Oct" w:date="2026-10-25T16:02:42Z">
              <w:r>
                <w:rPr>
                  <w:kern w:val="0"/>
                  <w:sz w:val="18"/>
                  <w:szCs w:val="24"/>
                  <w:lang w:val="en-US" w:eastAsia="en-US" w:bidi="ar-SA"/>
                </w:rPr>
                <w:t>(0.057)</w:t>
              </w:r>
            </w:ins>
          </w:p>
        </w:tc>
        <w:tc>
          <w:tcPr>
            <w:tcW w:w="1036" w:type="dxa"/>
            <w:tcBorders/>
          </w:tcPr>
          <w:p>
            <w:pPr>
              <w:pStyle w:val="Compact"/>
              <w:widowControl/>
              <w:spacing w:lineRule="exact" w:line="220" w:before="0" w:after="0"/>
              <w:jc w:val="left"/>
              <w:rPr>
                <w:kern w:val="0"/>
                <w:szCs w:val="24"/>
                <w:lang w:val="en-US" w:eastAsia="en-US" w:bidi="ar-SA"/>
                <w:ins w:id="4015" w:author="Changes 24 to 25 Oct" w:date="2026-10-25T16:02:42Z"/>
              </w:rPr>
            </w:pPr>
            <w:ins w:id="4014" w:author="Changes 24 to 25 Oct" w:date="2026-10-25T16:02:42Z">
              <w:r>
                <w:rPr>
                  <w:kern w:val="0"/>
                  <w:sz w:val="18"/>
                  <w:szCs w:val="24"/>
                  <w:lang w:val="en-US" w:eastAsia="en-US" w:bidi="ar-SA"/>
                </w:rPr>
                <w:t>(0.067)</w:t>
              </w:r>
            </w:ins>
          </w:p>
        </w:tc>
        <w:tc>
          <w:tcPr>
            <w:tcW w:w="1130" w:type="dxa"/>
            <w:tcBorders/>
          </w:tcPr>
          <w:p>
            <w:pPr>
              <w:pStyle w:val="Compact"/>
              <w:widowControl/>
              <w:spacing w:lineRule="exact" w:line="220" w:before="0" w:after="0"/>
              <w:jc w:val="left"/>
              <w:rPr>
                <w:kern w:val="0"/>
                <w:szCs w:val="24"/>
                <w:lang w:val="en-US" w:eastAsia="en-US" w:bidi="ar-SA"/>
                <w:ins w:id="4017" w:author="Changes 24 to 25 Oct" w:date="2026-10-25T16:02:42Z"/>
              </w:rPr>
            </w:pPr>
            <w:ins w:id="4016"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019" w:author="Changes 24 to 25 Oct" w:date="2026-10-25T16:02:42Z"/>
              </w:rPr>
            </w:pPr>
            <w:ins w:id="4018" w:author="Changes 24 to 25 Oct" w:date="2026-10-25T16:02:42Z">
              <w:r>
                <w:rPr>
                  <w:kern w:val="0"/>
                  <w:sz w:val="18"/>
                  <w:szCs w:val="24"/>
                  <w:lang w:val="en-US" w:eastAsia="en-US" w:bidi="ar-SA"/>
                </w:rPr>
                <w:t>(0.573)</w:t>
              </w:r>
            </w:ins>
          </w:p>
        </w:tc>
        <w:tc>
          <w:tcPr>
            <w:tcW w:w="1130" w:type="dxa"/>
            <w:tcBorders/>
          </w:tcPr>
          <w:p>
            <w:pPr>
              <w:pStyle w:val="Compact"/>
              <w:widowControl/>
              <w:spacing w:lineRule="exact" w:line="220" w:before="0" w:after="0"/>
              <w:jc w:val="left"/>
              <w:rPr>
                <w:kern w:val="0"/>
                <w:szCs w:val="24"/>
                <w:lang w:val="en-US" w:eastAsia="en-US" w:bidi="ar-SA"/>
                <w:ins w:id="4021" w:author="Changes 24 to 25 Oct" w:date="2026-10-25T16:02:42Z"/>
              </w:rPr>
            </w:pPr>
            <w:ins w:id="4020" w:author="Changes 24 to 25 Oct" w:date="2026-10-25T16:02:42Z">
              <w:r>
                <w:rPr>
                  <w:kern w:val="0"/>
                  <w:sz w:val="18"/>
                  <w:szCs w:val="24"/>
                  <w:lang w:val="en-US" w:eastAsia="en-US" w:bidi="ar-SA"/>
                </w:rPr>
                <w:t>(0.552)</w:t>
              </w:r>
            </w:ins>
          </w:p>
        </w:tc>
      </w:tr>
      <w:tr>
        <w:trPr>
          <w:ins w:id="402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024" w:author="Changes 24 to 25 Oct" w:date="2026-10-25T16:02:42Z"/>
              </w:rPr>
            </w:pPr>
            <w:ins w:id="4023" w:author="Changes 24 to 25 Oct" w:date="2026-10-25T16:02:42Z">
              <w:r>
                <w:rPr>
                  <w:kern w:val="0"/>
                  <w:sz w:val="18"/>
                  <w:szCs w:val="24"/>
                  <w:lang w:val="en-US" w:eastAsia="en-US" w:bidi="ar-SA"/>
                </w:rPr>
                <w:t>Inflation</w:t>
              </w:r>
            </w:ins>
          </w:p>
        </w:tc>
        <w:tc>
          <w:tcPr>
            <w:tcW w:w="1035" w:type="dxa"/>
            <w:tcBorders/>
          </w:tcPr>
          <w:p>
            <w:pPr>
              <w:pStyle w:val="Compact"/>
              <w:widowControl/>
              <w:spacing w:lineRule="exact" w:line="220" w:before="0" w:after="0"/>
              <w:jc w:val="left"/>
              <w:rPr>
                <w:kern w:val="0"/>
                <w:szCs w:val="24"/>
                <w:lang w:val="en-US" w:eastAsia="en-US" w:bidi="ar-SA"/>
                <w:ins w:id="4026" w:author="Changes 24 to 25 Oct" w:date="2026-10-25T16:02:42Z"/>
              </w:rPr>
            </w:pPr>
            <w:ins w:id="4025"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28" w:author="Changes 24 to 25 Oct" w:date="2026-10-25T16:02:42Z"/>
              </w:rPr>
            </w:pPr>
            <w:ins w:id="4027" w:author="Changes 24 to 25 Oct" w:date="2026-10-25T16:02:42Z">
              <w:r>
                <w:rPr>
                  <w:kern w:val="0"/>
                  <w:sz w:val="18"/>
                  <w:szCs w:val="24"/>
                  <w:lang w:val="en-US" w:eastAsia="en-US" w:bidi="ar-SA"/>
                </w:rPr>
                <w:t>-0.001</w:t>
              </w:r>
            </w:ins>
          </w:p>
        </w:tc>
        <w:tc>
          <w:tcPr>
            <w:tcW w:w="1036" w:type="dxa"/>
            <w:tcBorders/>
          </w:tcPr>
          <w:p>
            <w:pPr>
              <w:pStyle w:val="Compact"/>
              <w:widowControl/>
              <w:spacing w:lineRule="exact" w:line="220" w:before="0" w:after="0"/>
              <w:jc w:val="left"/>
              <w:rPr>
                <w:kern w:val="0"/>
                <w:szCs w:val="24"/>
                <w:lang w:val="en-US" w:eastAsia="en-US" w:bidi="ar-SA"/>
                <w:ins w:id="4030" w:author="Changes 24 to 25 Oct" w:date="2026-10-25T16:02:42Z"/>
              </w:rPr>
            </w:pPr>
            <w:ins w:id="4029" w:author="Changes 24 to 25 Oct" w:date="2026-10-25T16:02:42Z">
              <w:r>
                <w:rPr>
                  <w:kern w:val="0"/>
                  <w:sz w:val="18"/>
                  <w:szCs w:val="24"/>
                  <w:lang w:val="en-US" w:eastAsia="en-US" w:bidi="ar-SA"/>
                </w:rPr>
                <w:t>0.001</w:t>
              </w:r>
            </w:ins>
          </w:p>
        </w:tc>
        <w:tc>
          <w:tcPr>
            <w:tcW w:w="1130" w:type="dxa"/>
            <w:tcBorders/>
          </w:tcPr>
          <w:p>
            <w:pPr>
              <w:pStyle w:val="Compact"/>
              <w:widowControl/>
              <w:spacing w:lineRule="exact" w:line="220" w:before="0" w:after="0"/>
              <w:jc w:val="left"/>
              <w:rPr>
                <w:kern w:val="0"/>
                <w:szCs w:val="24"/>
                <w:lang w:val="en-US" w:eastAsia="en-US" w:bidi="ar-SA"/>
                <w:ins w:id="4032" w:author="Changes 24 to 25 Oct" w:date="2026-10-25T16:02:42Z"/>
              </w:rPr>
            </w:pPr>
            <w:ins w:id="4031"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034" w:author="Changes 24 to 25 Oct" w:date="2026-10-25T16:02:42Z"/>
              </w:rPr>
            </w:pPr>
            <w:ins w:id="4033" w:author="Changes 24 to 25 Oct" w:date="2026-10-25T16:02:42Z">
              <w:r>
                <w:rPr>
                  <w:kern w:val="0"/>
                  <w:sz w:val="18"/>
                  <w:szCs w:val="24"/>
                  <w:lang w:val="en-US" w:eastAsia="en-US" w:bidi="ar-SA"/>
                </w:rPr>
                <w:t>-0.018</w:t>
              </w:r>
            </w:ins>
          </w:p>
        </w:tc>
        <w:tc>
          <w:tcPr>
            <w:tcW w:w="1130" w:type="dxa"/>
            <w:tcBorders/>
          </w:tcPr>
          <w:p>
            <w:pPr>
              <w:pStyle w:val="Compact"/>
              <w:widowControl/>
              <w:spacing w:lineRule="exact" w:line="220" w:before="0" w:after="0"/>
              <w:jc w:val="left"/>
              <w:rPr>
                <w:kern w:val="0"/>
                <w:szCs w:val="24"/>
                <w:lang w:val="en-US" w:eastAsia="en-US" w:bidi="ar-SA"/>
                <w:ins w:id="4036" w:author="Changes 24 to 25 Oct" w:date="2026-10-25T16:02:42Z"/>
              </w:rPr>
            </w:pPr>
            <w:ins w:id="4035" w:author="Changes 24 to 25 Oct" w:date="2026-10-25T16:02:42Z">
              <w:r>
                <w:rPr>
                  <w:kern w:val="0"/>
                  <w:sz w:val="18"/>
                  <w:szCs w:val="24"/>
                  <w:lang w:val="en-US" w:eastAsia="en-US" w:bidi="ar-SA"/>
                </w:rPr>
                <w:t>-0.006</w:t>
              </w:r>
            </w:ins>
          </w:p>
        </w:tc>
      </w:tr>
      <w:tr>
        <w:trPr>
          <w:ins w:id="403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039" w:author="Changes 24 to 25 Oct" w:date="2026-10-25T16:02:42Z"/>
              </w:rPr>
            </w:pPr>
            <w:ins w:id="403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41" w:author="Changes 24 to 25 Oct" w:date="2026-10-25T16:02:42Z"/>
              </w:rPr>
            </w:pPr>
            <w:ins w:id="4040"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43" w:author="Changes 24 to 25 Oct" w:date="2026-10-25T16:02:42Z"/>
              </w:rPr>
            </w:pPr>
            <w:ins w:id="4042" w:author="Changes 24 to 25 Oct" w:date="2026-10-25T16:02:42Z">
              <w:r>
                <w:rPr>
                  <w:kern w:val="0"/>
                  <w:sz w:val="18"/>
                  <w:szCs w:val="24"/>
                  <w:lang w:val="en-US" w:eastAsia="en-US" w:bidi="ar-SA"/>
                </w:rPr>
                <w:t>(0.003)</w:t>
              </w:r>
            </w:ins>
          </w:p>
        </w:tc>
        <w:tc>
          <w:tcPr>
            <w:tcW w:w="1036" w:type="dxa"/>
            <w:tcBorders/>
          </w:tcPr>
          <w:p>
            <w:pPr>
              <w:pStyle w:val="Compact"/>
              <w:widowControl/>
              <w:spacing w:lineRule="exact" w:line="220" w:before="0" w:after="0"/>
              <w:jc w:val="left"/>
              <w:rPr>
                <w:kern w:val="0"/>
                <w:szCs w:val="24"/>
                <w:lang w:val="en-US" w:eastAsia="en-US" w:bidi="ar-SA"/>
                <w:ins w:id="4045" w:author="Changes 24 to 25 Oct" w:date="2026-10-25T16:02:42Z"/>
              </w:rPr>
            </w:pPr>
            <w:ins w:id="4044" w:author="Changes 24 to 25 Oct" w:date="2026-10-25T16:02:42Z">
              <w:r>
                <w:rPr>
                  <w:kern w:val="0"/>
                  <w:sz w:val="18"/>
                  <w:szCs w:val="24"/>
                  <w:lang w:val="en-US" w:eastAsia="en-US" w:bidi="ar-SA"/>
                </w:rPr>
                <w:t>(0.003)</w:t>
              </w:r>
            </w:ins>
          </w:p>
        </w:tc>
        <w:tc>
          <w:tcPr>
            <w:tcW w:w="1130" w:type="dxa"/>
            <w:tcBorders/>
          </w:tcPr>
          <w:p>
            <w:pPr>
              <w:pStyle w:val="Compact"/>
              <w:widowControl/>
              <w:spacing w:lineRule="exact" w:line="220" w:before="0" w:after="0"/>
              <w:jc w:val="left"/>
              <w:rPr>
                <w:kern w:val="0"/>
                <w:szCs w:val="24"/>
                <w:lang w:val="en-US" w:eastAsia="en-US" w:bidi="ar-SA"/>
                <w:ins w:id="4047" w:author="Changes 24 to 25 Oct" w:date="2026-10-25T16:02:42Z"/>
              </w:rPr>
            </w:pPr>
            <w:ins w:id="4046"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049" w:author="Changes 24 to 25 Oct" w:date="2026-10-25T16:02:42Z"/>
              </w:rPr>
            </w:pPr>
            <w:ins w:id="4048" w:author="Changes 24 to 25 Oct" w:date="2026-10-25T16:02:42Z">
              <w:r>
                <w:rPr>
                  <w:kern w:val="0"/>
                  <w:sz w:val="18"/>
                  <w:szCs w:val="24"/>
                  <w:lang w:val="en-US" w:eastAsia="en-US" w:bidi="ar-SA"/>
                </w:rPr>
                <w:t>(0.024)</w:t>
              </w:r>
            </w:ins>
          </w:p>
        </w:tc>
        <w:tc>
          <w:tcPr>
            <w:tcW w:w="1130" w:type="dxa"/>
            <w:tcBorders/>
          </w:tcPr>
          <w:p>
            <w:pPr>
              <w:pStyle w:val="Compact"/>
              <w:widowControl/>
              <w:spacing w:lineRule="exact" w:line="220" w:before="0" w:after="0"/>
              <w:jc w:val="left"/>
              <w:rPr>
                <w:kern w:val="0"/>
                <w:szCs w:val="24"/>
                <w:lang w:val="en-US" w:eastAsia="en-US" w:bidi="ar-SA"/>
                <w:ins w:id="4051" w:author="Changes 24 to 25 Oct" w:date="2026-10-25T16:02:42Z"/>
              </w:rPr>
            </w:pPr>
            <w:ins w:id="4050" w:author="Changes 24 to 25 Oct" w:date="2026-10-25T16:02:42Z">
              <w:r>
                <w:rPr>
                  <w:kern w:val="0"/>
                  <w:sz w:val="18"/>
                  <w:szCs w:val="24"/>
                  <w:lang w:val="en-US" w:eastAsia="en-US" w:bidi="ar-SA"/>
                </w:rPr>
                <w:t>(0.027)</w:t>
              </w:r>
            </w:ins>
          </w:p>
        </w:tc>
      </w:tr>
      <w:tr>
        <w:trPr>
          <w:ins w:id="405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054" w:author="Changes 24 to 25 Oct" w:date="2026-10-25T16:02:42Z"/>
              </w:rPr>
            </w:pPr>
            <w:ins w:id="4053" w:author="Changes 24 to 25 Oct" w:date="2026-10-25T16:02:42Z">
              <w:r>
                <w:rPr>
                  <w:kern w:val="0"/>
                  <w:sz w:val="18"/>
                  <w:szCs w:val="24"/>
                  <w:lang w:val="en-US" w:eastAsia="en-US" w:bidi="ar-SA"/>
                </w:rPr>
                <w:t>HouseholdGrowth</w:t>
              </w:r>
            </w:ins>
          </w:p>
        </w:tc>
        <w:tc>
          <w:tcPr>
            <w:tcW w:w="1035" w:type="dxa"/>
            <w:tcBorders/>
          </w:tcPr>
          <w:p>
            <w:pPr>
              <w:pStyle w:val="Compact"/>
              <w:widowControl/>
              <w:spacing w:lineRule="exact" w:line="220" w:before="0" w:after="0"/>
              <w:jc w:val="left"/>
              <w:rPr>
                <w:kern w:val="0"/>
                <w:szCs w:val="24"/>
                <w:lang w:val="en-US" w:eastAsia="en-US" w:bidi="ar-SA"/>
                <w:ins w:id="4056" w:author="Changes 24 to 25 Oct" w:date="2026-10-25T16:02:42Z"/>
              </w:rPr>
            </w:pPr>
            <w:ins w:id="4055"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58" w:author="Changes 24 to 25 Oct" w:date="2026-10-25T16:02:42Z"/>
              </w:rPr>
            </w:pPr>
            <w:ins w:id="4057" w:author="Changes 24 to 25 Oct" w:date="2026-10-25T16:02:42Z">
              <w:r>
                <w:rPr>
                  <w:kern w:val="0"/>
                  <w:sz w:val="18"/>
                  <w:szCs w:val="24"/>
                  <w:lang w:val="en-US" w:eastAsia="en-US" w:bidi="ar-SA"/>
                </w:rPr>
                <w:t>-0.053∗∗</w:t>
              </w:r>
            </w:ins>
          </w:p>
        </w:tc>
        <w:tc>
          <w:tcPr>
            <w:tcW w:w="1036" w:type="dxa"/>
            <w:tcBorders/>
          </w:tcPr>
          <w:p>
            <w:pPr>
              <w:pStyle w:val="Compact"/>
              <w:widowControl/>
              <w:spacing w:lineRule="exact" w:line="220" w:before="0" w:after="0"/>
              <w:jc w:val="left"/>
              <w:rPr>
                <w:kern w:val="0"/>
                <w:szCs w:val="24"/>
                <w:lang w:val="en-US" w:eastAsia="en-US" w:bidi="ar-SA"/>
                <w:ins w:id="4060" w:author="Changes 24 to 25 Oct" w:date="2026-10-25T16:02:42Z"/>
              </w:rPr>
            </w:pPr>
            <w:ins w:id="4059" w:author="Changes 24 to 25 Oct" w:date="2026-10-25T16:02:42Z">
              <w:r>
                <w:rPr>
                  <w:kern w:val="0"/>
                  <w:sz w:val="18"/>
                  <w:szCs w:val="24"/>
                  <w:lang w:val="en-US" w:eastAsia="en-US" w:bidi="ar-SA"/>
                </w:rPr>
                <w:t>-0.014</w:t>
              </w:r>
            </w:ins>
          </w:p>
        </w:tc>
        <w:tc>
          <w:tcPr>
            <w:tcW w:w="1130" w:type="dxa"/>
            <w:tcBorders/>
          </w:tcPr>
          <w:p>
            <w:pPr>
              <w:pStyle w:val="Compact"/>
              <w:widowControl/>
              <w:spacing w:lineRule="exact" w:line="220" w:before="0" w:after="0"/>
              <w:jc w:val="left"/>
              <w:rPr>
                <w:kern w:val="0"/>
                <w:szCs w:val="24"/>
                <w:lang w:val="en-US" w:eastAsia="en-US" w:bidi="ar-SA"/>
                <w:ins w:id="4062" w:author="Changes 24 to 25 Oct" w:date="2026-10-25T16:02:42Z"/>
              </w:rPr>
            </w:pPr>
            <w:ins w:id="4061"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064" w:author="Changes 24 to 25 Oct" w:date="2026-10-25T16:02:42Z"/>
              </w:rPr>
            </w:pPr>
            <w:ins w:id="4063" w:author="Changes 24 to 25 Oct" w:date="2026-10-25T16:02:42Z">
              <w:r>
                <w:rPr>
                  <w:kern w:val="0"/>
                  <w:sz w:val="18"/>
                  <w:szCs w:val="24"/>
                  <w:lang w:val="en-US" w:eastAsia="en-US" w:bidi="ar-SA"/>
                </w:rPr>
                <w:t>-0.785∗</w:t>
              </w:r>
            </w:ins>
          </w:p>
        </w:tc>
        <w:tc>
          <w:tcPr>
            <w:tcW w:w="1130" w:type="dxa"/>
            <w:tcBorders/>
          </w:tcPr>
          <w:p>
            <w:pPr>
              <w:pStyle w:val="Compact"/>
              <w:widowControl/>
              <w:spacing w:lineRule="exact" w:line="220" w:before="0" w:after="0"/>
              <w:jc w:val="left"/>
              <w:rPr>
                <w:kern w:val="0"/>
                <w:szCs w:val="24"/>
                <w:lang w:val="en-US" w:eastAsia="en-US" w:bidi="ar-SA"/>
                <w:ins w:id="4066" w:author="Changes 24 to 25 Oct" w:date="2026-10-25T16:02:42Z"/>
              </w:rPr>
            </w:pPr>
            <w:ins w:id="4065" w:author="Changes 24 to 25 Oct" w:date="2026-10-25T16:02:42Z">
              <w:r>
                <w:rPr>
                  <w:kern w:val="0"/>
                  <w:sz w:val="18"/>
                  <w:szCs w:val="24"/>
                  <w:lang w:val="en-US" w:eastAsia="en-US" w:bidi="ar-SA"/>
                </w:rPr>
                <w:t>-0.687</w:t>
              </w:r>
            </w:ins>
          </w:p>
        </w:tc>
      </w:tr>
      <w:tr>
        <w:trPr>
          <w:ins w:id="406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069" w:author="Changes 24 to 25 Oct" w:date="2026-10-25T16:02:42Z"/>
              </w:rPr>
            </w:pPr>
            <w:ins w:id="406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71" w:author="Changes 24 to 25 Oct" w:date="2026-10-25T16:02:42Z"/>
              </w:rPr>
            </w:pPr>
            <w:ins w:id="4070"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73" w:author="Changes 24 to 25 Oct" w:date="2026-10-25T16:02:42Z"/>
              </w:rPr>
            </w:pPr>
            <w:ins w:id="4072" w:author="Changes 24 to 25 Oct" w:date="2026-10-25T16:02:42Z">
              <w:r>
                <w:rPr>
                  <w:kern w:val="0"/>
                  <w:sz w:val="18"/>
                  <w:szCs w:val="24"/>
                  <w:lang w:val="en-US" w:eastAsia="en-US" w:bidi="ar-SA"/>
                </w:rPr>
                <w:t>(0.025)</w:t>
              </w:r>
            </w:ins>
          </w:p>
        </w:tc>
        <w:tc>
          <w:tcPr>
            <w:tcW w:w="1036" w:type="dxa"/>
            <w:tcBorders/>
          </w:tcPr>
          <w:p>
            <w:pPr>
              <w:pStyle w:val="Compact"/>
              <w:widowControl/>
              <w:spacing w:lineRule="exact" w:line="220" w:before="0" w:after="0"/>
              <w:jc w:val="left"/>
              <w:rPr>
                <w:kern w:val="0"/>
                <w:szCs w:val="24"/>
                <w:lang w:val="en-US" w:eastAsia="en-US" w:bidi="ar-SA"/>
                <w:ins w:id="4075" w:author="Changes 24 to 25 Oct" w:date="2026-10-25T16:02:42Z"/>
              </w:rPr>
            </w:pPr>
            <w:ins w:id="4074" w:author="Changes 24 to 25 Oct" w:date="2026-10-25T16:02:42Z">
              <w:r>
                <w:rPr>
                  <w:kern w:val="0"/>
                  <w:sz w:val="18"/>
                  <w:szCs w:val="24"/>
                  <w:lang w:val="en-US" w:eastAsia="en-US" w:bidi="ar-SA"/>
                </w:rPr>
                <w:t>(0.031)</w:t>
              </w:r>
            </w:ins>
          </w:p>
        </w:tc>
        <w:tc>
          <w:tcPr>
            <w:tcW w:w="1130" w:type="dxa"/>
            <w:tcBorders/>
          </w:tcPr>
          <w:p>
            <w:pPr>
              <w:pStyle w:val="Compact"/>
              <w:widowControl/>
              <w:spacing w:lineRule="exact" w:line="220" w:before="0" w:after="0"/>
              <w:jc w:val="left"/>
              <w:rPr>
                <w:kern w:val="0"/>
                <w:szCs w:val="24"/>
                <w:lang w:val="en-US" w:eastAsia="en-US" w:bidi="ar-SA"/>
                <w:ins w:id="4077" w:author="Changes 24 to 25 Oct" w:date="2026-10-25T16:02:42Z"/>
              </w:rPr>
            </w:pPr>
            <w:ins w:id="4076"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079" w:author="Changes 24 to 25 Oct" w:date="2026-10-25T16:02:42Z"/>
              </w:rPr>
            </w:pPr>
            <w:ins w:id="4078" w:author="Changes 24 to 25 Oct" w:date="2026-10-25T16:02:42Z">
              <w:r>
                <w:rPr>
                  <w:kern w:val="0"/>
                  <w:sz w:val="18"/>
                  <w:szCs w:val="24"/>
                  <w:lang w:val="en-US" w:eastAsia="en-US" w:bidi="ar-SA"/>
                </w:rPr>
                <w:t>(0.452)</w:t>
              </w:r>
            </w:ins>
          </w:p>
        </w:tc>
        <w:tc>
          <w:tcPr>
            <w:tcW w:w="1130" w:type="dxa"/>
            <w:tcBorders/>
          </w:tcPr>
          <w:p>
            <w:pPr>
              <w:pStyle w:val="Compact"/>
              <w:widowControl/>
              <w:spacing w:lineRule="exact" w:line="220" w:before="0" w:after="0"/>
              <w:jc w:val="left"/>
              <w:rPr>
                <w:kern w:val="0"/>
                <w:szCs w:val="24"/>
                <w:lang w:val="en-US" w:eastAsia="en-US" w:bidi="ar-SA"/>
                <w:ins w:id="4081" w:author="Changes 24 to 25 Oct" w:date="2026-10-25T16:02:42Z"/>
              </w:rPr>
            </w:pPr>
            <w:ins w:id="4080" w:author="Changes 24 to 25 Oct" w:date="2026-10-25T16:02:42Z">
              <w:r>
                <w:rPr>
                  <w:kern w:val="0"/>
                  <w:sz w:val="18"/>
                  <w:szCs w:val="24"/>
                  <w:lang w:val="en-US" w:eastAsia="en-US" w:bidi="ar-SA"/>
                </w:rPr>
                <w:t>(0.490)</w:t>
              </w:r>
            </w:ins>
          </w:p>
        </w:tc>
      </w:tr>
      <w:tr>
        <w:trPr>
          <w:ins w:id="408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084" w:author="Changes 24 to 25 Oct" w:date="2026-10-25T16:02:42Z"/>
              </w:rPr>
            </w:pPr>
            <w:ins w:id="4083" w:author="Changes 24 to 25 Oct" w:date="2026-10-25T16:02:42Z">
              <w:r>
                <w:rPr>
                  <w:kern w:val="0"/>
                  <w:sz w:val="18"/>
                  <w:szCs w:val="24"/>
                  <w:lang w:val="en-US" w:eastAsia="en-US" w:bidi="ar-SA"/>
                </w:rPr>
                <w:t>PolicyRate</w:t>
              </w:r>
            </w:ins>
          </w:p>
        </w:tc>
        <w:tc>
          <w:tcPr>
            <w:tcW w:w="1035" w:type="dxa"/>
            <w:tcBorders/>
          </w:tcPr>
          <w:p>
            <w:pPr>
              <w:pStyle w:val="Compact"/>
              <w:widowControl/>
              <w:spacing w:lineRule="exact" w:line="220" w:before="0" w:after="0"/>
              <w:jc w:val="left"/>
              <w:rPr>
                <w:kern w:val="0"/>
                <w:szCs w:val="24"/>
                <w:lang w:val="en-US" w:eastAsia="en-US" w:bidi="ar-SA"/>
                <w:ins w:id="4086" w:author="Changes 24 to 25 Oct" w:date="2026-10-25T16:02:42Z"/>
              </w:rPr>
            </w:pPr>
            <w:ins w:id="4085"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088" w:author="Changes 24 to 25 Oct" w:date="2026-10-25T16:02:42Z"/>
              </w:rPr>
            </w:pPr>
            <w:ins w:id="4087" w:author="Changes 24 to 25 Oct" w:date="2026-10-25T16:02:42Z">
              <w:r>
                <w:rPr>
                  <w:kern w:val="0"/>
                  <w:sz w:val="18"/>
                  <w:szCs w:val="24"/>
                  <w:lang w:val="en-US" w:eastAsia="en-US" w:bidi="ar-SA"/>
                </w:rPr>
                <w:t>0.008</w:t>
              </w:r>
            </w:ins>
          </w:p>
        </w:tc>
        <w:tc>
          <w:tcPr>
            <w:tcW w:w="1036" w:type="dxa"/>
            <w:tcBorders/>
          </w:tcPr>
          <w:p>
            <w:pPr>
              <w:pStyle w:val="Compact"/>
              <w:widowControl/>
              <w:spacing w:lineRule="exact" w:line="220" w:before="0" w:after="0"/>
              <w:jc w:val="left"/>
              <w:rPr>
                <w:kern w:val="0"/>
                <w:szCs w:val="24"/>
                <w:lang w:val="en-US" w:eastAsia="en-US" w:bidi="ar-SA"/>
                <w:ins w:id="4090" w:author="Changes 24 to 25 Oct" w:date="2026-10-25T16:02:42Z"/>
              </w:rPr>
            </w:pPr>
            <w:ins w:id="4089" w:author="Changes 24 to 25 Oct" w:date="2026-10-25T16:02:42Z">
              <w:r>
                <w:rPr>
                  <w:kern w:val="0"/>
                  <w:sz w:val="18"/>
                  <w:szCs w:val="24"/>
                  <w:lang w:val="en-US" w:eastAsia="en-US" w:bidi="ar-SA"/>
                </w:rPr>
                <w:t>0.011</w:t>
              </w:r>
            </w:ins>
          </w:p>
        </w:tc>
        <w:tc>
          <w:tcPr>
            <w:tcW w:w="1130" w:type="dxa"/>
            <w:tcBorders/>
          </w:tcPr>
          <w:p>
            <w:pPr>
              <w:pStyle w:val="Compact"/>
              <w:widowControl/>
              <w:spacing w:lineRule="exact" w:line="220" w:before="0" w:after="0"/>
              <w:jc w:val="left"/>
              <w:rPr>
                <w:kern w:val="0"/>
                <w:szCs w:val="24"/>
                <w:lang w:val="en-US" w:eastAsia="en-US" w:bidi="ar-SA"/>
                <w:ins w:id="4092" w:author="Changes 24 to 25 Oct" w:date="2026-10-25T16:02:42Z"/>
              </w:rPr>
            </w:pPr>
            <w:ins w:id="4091"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094" w:author="Changes 24 to 25 Oct" w:date="2026-10-25T16:02:42Z"/>
              </w:rPr>
            </w:pPr>
            <w:ins w:id="4093" w:author="Changes 24 to 25 Oct" w:date="2026-10-25T16:02:42Z">
              <w:r>
                <w:rPr>
                  <w:kern w:val="0"/>
                  <w:sz w:val="18"/>
                  <w:szCs w:val="24"/>
                  <w:lang w:val="en-US" w:eastAsia="en-US" w:bidi="ar-SA"/>
                </w:rPr>
                <w:t>-0.033</w:t>
              </w:r>
            </w:ins>
          </w:p>
        </w:tc>
        <w:tc>
          <w:tcPr>
            <w:tcW w:w="1130" w:type="dxa"/>
            <w:tcBorders/>
          </w:tcPr>
          <w:p>
            <w:pPr>
              <w:pStyle w:val="Compact"/>
              <w:widowControl/>
              <w:spacing w:lineRule="exact" w:line="220" w:before="0" w:after="0"/>
              <w:jc w:val="left"/>
              <w:rPr>
                <w:kern w:val="0"/>
                <w:szCs w:val="24"/>
                <w:lang w:val="en-US" w:eastAsia="en-US" w:bidi="ar-SA"/>
                <w:ins w:id="4096" w:author="Changes 24 to 25 Oct" w:date="2026-10-25T16:02:42Z"/>
              </w:rPr>
            </w:pPr>
            <w:ins w:id="4095" w:author="Changes 24 to 25 Oct" w:date="2026-10-25T16:02:42Z">
              <w:r>
                <w:rPr>
                  <w:kern w:val="0"/>
                  <w:sz w:val="18"/>
                  <w:szCs w:val="24"/>
                  <w:lang w:val="en-US" w:eastAsia="en-US" w:bidi="ar-SA"/>
                </w:rPr>
                <w:t>-0.005</w:t>
              </w:r>
            </w:ins>
          </w:p>
        </w:tc>
      </w:tr>
      <w:tr>
        <w:trPr>
          <w:ins w:id="409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099" w:author="Changes 24 to 25 Oct" w:date="2026-10-25T16:02:42Z"/>
              </w:rPr>
            </w:pPr>
            <w:ins w:id="409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101" w:author="Changes 24 to 25 Oct" w:date="2026-10-25T16:02:42Z"/>
              </w:rPr>
            </w:pPr>
            <w:ins w:id="4100"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103" w:author="Changes 24 to 25 Oct" w:date="2026-10-25T16:02:42Z"/>
              </w:rPr>
            </w:pPr>
            <w:ins w:id="4102" w:author="Changes 24 to 25 Oct" w:date="2026-10-25T16:02:42Z">
              <w:r>
                <w:rPr>
                  <w:kern w:val="0"/>
                  <w:sz w:val="18"/>
                  <w:szCs w:val="24"/>
                  <w:lang w:val="en-US" w:eastAsia="en-US" w:bidi="ar-SA"/>
                </w:rPr>
                <w:t>(0.007)</w:t>
              </w:r>
            </w:ins>
          </w:p>
        </w:tc>
        <w:tc>
          <w:tcPr>
            <w:tcW w:w="1036" w:type="dxa"/>
            <w:tcBorders/>
          </w:tcPr>
          <w:p>
            <w:pPr>
              <w:pStyle w:val="Compact"/>
              <w:widowControl/>
              <w:spacing w:lineRule="exact" w:line="220" w:before="0" w:after="0"/>
              <w:jc w:val="left"/>
              <w:rPr>
                <w:kern w:val="0"/>
                <w:szCs w:val="24"/>
                <w:lang w:val="en-US" w:eastAsia="en-US" w:bidi="ar-SA"/>
                <w:ins w:id="4105" w:author="Changes 24 to 25 Oct" w:date="2026-10-25T16:02:42Z"/>
              </w:rPr>
            </w:pPr>
            <w:ins w:id="4104" w:author="Changes 24 to 25 Oct" w:date="2026-10-25T16:02:42Z">
              <w:r>
                <w:rPr>
                  <w:kern w:val="0"/>
                  <w:sz w:val="18"/>
                  <w:szCs w:val="24"/>
                  <w:lang w:val="en-US" w:eastAsia="en-US" w:bidi="ar-SA"/>
                </w:rPr>
                <w:t>(0.007)</w:t>
              </w:r>
            </w:ins>
          </w:p>
        </w:tc>
        <w:tc>
          <w:tcPr>
            <w:tcW w:w="1130" w:type="dxa"/>
            <w:tcBorders/>
          </w:tcPr>
          <w:p>
            <w:pPr>
              <w:pStyle w:val="Compact"/>
              <w:widowControl/>
              <w:spacing w:lineRule="exact" w:line="220" w:before="0" w:after="0"/>
              <w:jc w:val="left"/>
              <w:rPr>
                <w:kern w:val="0"/>
                <w:szCs w:val="24"/>
                <w:lang w:val="en-US" w:eastAsia="en-US" w:bidi="ar-SA"/>
                <w:ins w:id="4107" w:author="Changes 24 to 25 Oct" w:date="2026-10-25T16:02:42Z"/>
              </w:rPr>
            </w:pPr>
            <w:ins w:id="4106" w:author="Changes 24 to 25 Oct" w:date="2026-10-25T16:02:42Z">
              <w:r>
                <w:rPr>
                  <w:kern w:val="0"/>
                  <w:szCs w:val="24"/>
                  <w:lang w:val="en-US" w:eastAsia="en-US" w:bidi="ar-SA"/>
                </w:rPr>
              </w:r>
            </w:ins>
          </w:p>
        </w:tc>
        <w:tc>
          <w:tcPr>
            <w:tcW w:w="1130" w:type="dxa"/>
            <w:tcBorders/>
          </w:tcPr>
          <w:p>
            <w:pPr>
              <w:pStyle w:val="Compact"/>
              <w:widowControl/>
              <w:spacing w:lineRule="exact" w:line="220" w:before="0" w:after="0"/>
              <w:jc w:val="left"/>
              <w:rPr>
                <w:kern w:val="0"/>
                <w:szCs w:val="24"/>
                <w:lang w:val="en-US" w:eastAsia="en-US" w:bidi="ar-SA"/>
                <w:ins w:id="4109" w:author="Changes 24 to 25 Oct" w:date="2026-10-25T16:02:42Z"/>
              </w:rPr>
            </w:pPr>
            <w:ins w:id="4108" w:author="Changes 24 to 25 Oct" w:date="2026-10-25T16:02:42Z">
              <w:r>
                <w:rPr>
                  <w:kern w:val="0"/>
                  <w:sz w:val="18"/>
                  <w:szCs w:val="24"/>
                  <w:lang w:val="en-US" w:eastAsia="en-US" w:bidi="ar-SA"/>
                </w:rPr>
                <w:t>(0.082)</w:t>
              </w:r>
            </w:ins>
          </w:p>
        </w:tc>
        <w:tc>
          <w:tcPr>
            <w:tcW w:w="1130" w:type="dxa"/>
            <w:tcBorders/>
          </w:tcPr>
          <w:p>
            <w:pPr>
              <w:pStyle w:val="Compact"/>
              <w:widowControl/>
              <w:spacing w:lineRule="exact" w:line="220" w:before="0" w:after="0"/>
              <w:jc w:val="left"/>
              <w:rPr>
                <w:kern w:val="0"/>
                <w:szCs w:val="24"/>
                <w:lang w:val="en-US" w:eastAsia="en-US" w:bidi="ar-SA"/>
                <w:ins w:id="4111" w:author="Changes 24 to 25 Oct" w:date="2026-10-25T16:02:42Z"/>
              </w:rPr>
            </w:pPr>
            <w:ins w:id="4110" w:author="Changes 24 to 25 Oct" w:date="2026-10-25T16:02:42Z">
              <w:r>
                <w:rPr>
                  <w:kern w:val="0"/>
                  <w:sz w:val="18"/>
                  <w:szCs w:val="24"/>
                  <w:lang w:val="en-US" w:eastAsia="en-US" w:bidi="ar-SA"/>
                </w:rPr>
                <w:t>(0.075)</w:t>
              </w:r>
            </w:ins>
          </w:p>
        </w:tc>
      </w:tr>
      <w:tr>
        <w:trPr>
          <w:ins w:id="411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114" w:author="Changes 24 to 25 Oct" w:date="2026-10-25T16:02:42Z"/>
              </w:rPr>
            </w:pPr>
            <w:ins w:id="4113" w:author="Changes 24 to 25 Oct" w:date="2026-10-25T16:02:42Z">
              <w:r>
                <w:rPr>
                  <w:kern w:val="0"/>
                  <w:sz w:val="18"/>
                  <w:szCs w:val="24"/>
                  <w:lang w:val="en-US" w:eastAsia="en-US" w:bidi="ar-SA"/>
                </w:rPr>
                <w:t>Constant</w:t>
              </w:r>
            </w:ins>
          </w:p>
        </w:tc>
        <w:tc>
          <w:tcPr>
            <w:tcW w:w="1035" w:type="dxa"/>
            <w:tcBorders/>
          </w:tcPr>
          <w:p>
            <w:pPr>
              <w:pStyle w:val="Compact"/>
              <w:widowControl/>
              <w:spacing w:lineRule="exact" w:line="220" w:before="0" w:after="0"/>
              <w:jc w:val="left"/>
              <w:rPr>
                <w:kern w:val="0"/>
                <w:szCs w:val="24"/>
                <w:lang w:val="en-US" w:eastAsia="en-US" w:bidi="ar-SA"/>
                <w:ins w:id="4116" w:author="Changes 24 to 25 Oct" w:date="2026-10-25T16:02:42Z"/>
              </w:rPr>
            </w:pPr>
            <w:ins w:id="4115" w:author="Changes 24 to 25 Oct" w:date="2026-10-25T16:02:42Z">
              <w:r>
                <w:rPr>
                  <w:kern w:val="0"/>
                  <w:sz w:val="18"/>
                  <w:szCs w:val="24"/>
                  <w:lang w:val="en-US" w:eastAsia="en-US" w:bidi="ar-SA"/>
                </w:rPr>
                <w:t>2.148∗∗∗</w:t>
              </w:r>
            </w:ins>
          </w:p>
        </w:tc>
        <w:tc>
          <w:tcPr>
            <w:tcW w:w="1035" w:type="dxa"/>
            <w:tcBorders/>
          </w:tcPr>
          <w:p>
            <w:pPr>
              <w:pStyle w:val="Compact"/>
              <w:widowControl/>
              <w:spacing w:lineRule="exact" w:line="220" w:before="0" w:after="0"/>
              <w:jc w:val="left"/>
              <w:rPr>
                <w:kern w:val="0"/>
                <w:szCs w:val="24"/>
                <w:lang w:val="en-US" w:eastAsia="en-US" w:bidi="ar-SA"/>
                <w:ins w:id="4118" w:author="Changes 24 to 25 Oct" w:date="2026-10-25T16:02:42Z"/>
              </w:rPr>
            </w:pPr>
            <w:ins w:id="4117" w:author="Changes 24 to 25 Oct" w:date="2026-10-25T16:02:42Z">
              <w:r>
                <w:rPr>
                  <w:kern w:val="0"/>
                  <w:sz w:val="18"/>
                  <w:szCs w:val="24"/>
                  <w:lang w:val="en-US" w:eastAsia="en-US" w:bidi="ar-SA"/>
                </w:rPr>
                <w:t>1.962∗∗∗</w:t>
              </w:r>
            </w:ins>
          </w:p>
        </w:tc>
        <w:tc>
          <w:tcPr>
            <w:tcW w:w="1036" w:type="dxa"/>
            <w:tcBorders/>
          </w:tcPr>
          <w:p>
            <w:pPr>
              <w:pStyle w:val="Compact"/>
              <w:widowControl/>
              <w:spacing w:lineRule="exact" w:line="220" w:before="0" w:after="0"/>
              <w:jc w:val="left"/>
              <w:rPr>
                <w:kern w:val="0"/>
                <w:szCs w:val="24"/>
                <w:lang w:val="en-US" w:eastAsia="en-US" w:bidi="ar-SA"/>
                <w:ins w:id="4120" w:author="Changes 24 to 25 Oct" w:date="2026-10-25T16:02:42Z"/>
              </w:rPr>
            </w:pPr>
            <w:ins w:id="4119" w:author="Changes 24 to 25 Oct" w:date="2026-10-25T16:02:42Z">
              <w:r>
                <w:rPr>
                  <w:kern w:val="0"/>
                  <w:sz w:val="18"/>
                  <w:szCs w:val="24"/>
                  <w:lang w:val="en-US" w:eastAsia="en-US" w:bidi="ar-SA"/>
                </w:rPr>
                <w:t>2.108∗∗∗</w:t>
              </w:r>
            </w:ins>
          </w:p>
        </w:tc>
        <w:tc>
          <w:tcPr>
            <w:tcW w:w="1130" w:type="dxa"/>
            <w:tcBorders/>
          </w:tcPr>
          <w:p>
            <w:pPr>
              <w:pStyle w:val="Compact"/>
              <w:widowControl/>
              <w:spacing w:lineRule="exact" w:line="220" w:before="0" w:after="0"/>
              <w:jc w:val="left"/>
              <w:rPr>
                <w:kern w:val="0"/>
                <w:szCs w:val="24"/>
                <w:lang w:val="en-US" w:eastAsia="en-US" w:bidi="ar-SA"/>
                <w:ins w:id="4122" w:author="Changes 24 to 25 Oct" w:date="2026-10-25T16:02:42Z"/>
              </w:rPr>
            </w:pPr>
            <w:ins w:id="4121" w:author="Changes 24 to 25 Oct" w:date="2026-10-25T16:02:42Z">
              <w:r>
                <w:rPr>
                  <w:kern w:val="0"/>
                  <w:sz w:val="18"/>
                  <w:szCs w:val="24"/>
                  <w:lang w:val="en-US" w:eastAsia="en-US" w:bidi="ar-SA"/>
                </w:rPr>
                <w:t>18.840∗∗</w:t>
              </w:r>
            </w:ins>
          </w:p>
        </w:tc>
        <w:tc>
          <w:tcPr>
            <w:tcW w:w="1130" w:type="dxa"/>
            <w:tcBorders/>
          </w:tcPr>
          <w:p>
            <w:pPr>
              <w:pStyle w:val="Compact"/>
              <w:widowControl/>
              <w:spacing w:lineRule="exact" w:line="220" w:before="0" w:after="0"/>
              <w:jc w:val="left"/>
              <w:rPr>
                <w:kern w:val="0"/>
                <w:szCs w:val="24"/>
                <w:lang w:val="en-US" w:eastAsia="en-US" w:bidi="ar-SA"/>
                <w:ins w:id="4124" w:author="Changes 24 to 25 Oct" w:date="2026-10-25T16:02:42Z"/>
              </w:rPr>
            </w:pPr>
            <w:ins w:id="4123" w:author="Changes 24 to 25 Oct" w:date="2026-10-25T16:02:42Z">
              <w:r>
                <w:rPr>
                  <w:kern w:val="0"/>
                  <w:sz w:val="18"/>
                  <w:szCs w:val="24"/>
                  <w:lang w:val="en-US" w:eastAsia="en-US" w:bidi="ar-SA"/>
                </w:rPr>
                <w:t>21.744∗∗∗</w:t>
              </w:r>
            </w:ins>
          </w:p>
        </w:tc>
        <w:tc>
          <w:tcPr>
            <w:tcW w:w="1130" w:type="dxa"/>
            <w:tcBorders/>
          </w:tcPr>
          <w:p>
            <w:pPr>
              <w:pStyle w:val="Compact"/>
              <w:widowControl/>
              <w:spacing w:lineRule="exact" w:line="220" w:before="0" w:after="0"/>
              <w:jc w:val="left"/>
              <w:rPr>
                <w:kern w:val="0"/>
                <w:szCs w:val="24"/>
                <w:lang w:val="en-US" w:eastAsia="en-US" w:bidi="ar-SA"/>
                <w:ins w:id="4126" w:author="Changes 24 to 25 Oct" w:date="2026-10-25T16:02:42Z"/>
              </w:rPr>
            </w:pPr>
            <w:ins w:id="4125" w:author="Changes 24 to 25 Oct" w:date="2026-10-25T16:02:42Z">
              <w:r>
                <w:rPr>
                  <w:kern w:val="0"/>
                  <w:sz w:val="18"/>
                  <w:szCs w:val="24"/>
                  <w:lang w:val="en-US" w:eastAsia="en-US" w:bidi="ar-SA"/>
                </w:rPr>
                <w:t>27.343∗∗∗</w:t>
              </w:r>
            </w:ins>
          </w:p>
        </w:tc>
      </w:tr>
      <w:tr>
        <w:trPr>
          <w:ins w:id="412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129" w:author="Changes 24 to 25 Oct" w:date="2026-10-25T16:02:42Z"/>
              </w:rPr>
            </w:pPr>
            <w:ins w:id="4128" w:author="Changes 24 to 25 Oct" w:date="2026-10-25T16:02:42Z">
              <w:r>
                <w:rPr>
                  <w:kern w:val="0"/>
                  <w:szCs w:val="24"/>
                  <w:lang w:val="en-US" w:eastAsia="en-US" w:bidi="ar-SA"/>
                </w:rPr>
              </w:r>
            </w:ins>
          </w:p>
        </w:tc>
        <w:tc>
          <w:tcPr>
            <w:tcW w:w="1035" w:type="dxa"/>
            <w:tcBorders/>
          </w:tcPr>
          <w:p>
            <w:pPr>
              <w:pStyle w:val="Compact"/>
              <w:widowControl/>
              <w:spacing w:lineRule="exact" w:line="220" w:before="0" w:after="0"/>
              <w:jc w:val="left"/>
              <w:rPr>
                <w:kern w:val="0"/>
                <w:szCs w:val="24"/>
                <w:lang w:val="en-US" w:eastAsia="en-US" w:bidi="ar-SA"/>
                <w:ins w:id="4131" w:author="Changes 24 to 25 Oct" w:date="2026-10-25T16:02:42Z"/>
              </w:rPr>
            </w:pPr>
            <w:ins w:id="4130" w:author="Changes 24 to 25 Oct" w:date="2026-10-25T16:02:42Z">
              <w:r>
                <w:rPr>
                  <w:kern w:val="0"/>
                  <w:sz w:val="18"/>
                  <w:szCs w:val="24"/>
                  <w:lang w:val="en-US" w:eastAsia="en-US" w:bidi="ar-SA"/>
                </w:rPr>
                <w:t>(0.490)</w:t>
              </w:r>
            </w:ins>
          </w:p>
        </w:tc>
        <w:tc>
          <w:tcPr>
            <w:tcW w:w="1035" w:type="dxa"/>
            <w:tcBorders/>
          </w:tcPr>
          <w:p>
            <w:pPr>
              <w:pStyle w:val="Compact"/>
              <w:widowControl/>
              <w:spacing w:lineRule="exact" w:line="220" w:before="0" w:after="0"/>
              <w:jc w:val="left"/>
              <w:rPr>
                <w:kern w:val="0"/>
                <w:szCs w:val="24"/>
                <w:lang w:val="en-US" w:eastAsia="en-US" w:bidi="ar-SA"/>
                <w:ins w:id="4133" w:author="Changes 24 to 25 Oct" w:date="2026-10-25T16:02:42Z"/>
              </w:rPr>
            </w:pPr>
            <w:ins w:id="4132" w:author="Changes 24 to 25 Oct" w:date="2026-10-25T16:02:42Z">
              <w:r>
                <w:rPr>
                  <w:kern w:val="0"/>
                  <w:sz w:val="18"/>
                  <w:szCs w:val="24"/>
                  <w:lang w:val="en-US" w:eastAsia="en-US" w:bidi="ar-SA"/>
                </w:rPr>
                <w:t>(0.572)</w:t>
              </w:r>
            </w:ins>
          </w:p>
        </w:tc>
        <w:tc>
          <w:tcPr>
            <w:tcW w:w="1036" w:type="dxa"/>
            <w:tcBorders/>
          </w:tcPr>
          <w:p>
            <w:pPr>
              <w:pStyle w:val="Compact"/>
              <w:widowControl/>
              <w:spacing w:lineRule="exact" w:line="220" w:before="0" w:after="0"/>
              <w:jc w:val="left"/>
              <w:rPr>
                <w:kern w:val="0"/>
                <w:szCs w:val="24"/>
                <w:lang w:val="en-US" w:eastAsia="en-US" w:bidi="ar-SA"/>
                <w:ins w:id="4135" w:author="Changes 24 to 25 Oct" w:date="2026-10-25T16:02:42Z"/>
              </w:rPr>
            </w:pPr>
            <w:ins w:id="4134" w:author="Changes 24 to 25 Oct" w:date="2026-10-25T16:02:42Z">
              <w:r>
                <w:rPr>
                  <w:kern w:val="0"/>
                  <w:sz w:val="18"/>
                  <w:szCs w:val="24"/>
                  <w:lang w:val="en-US" w:eastAsia="en-US" w:bidi="ar-SA"/>
                </w:rPr>
                <w:t>(0.575)</w:t>
              </w:r>
            </w:ins>
          </w:p>
        </w:tc>
        <w:tc>
          <w:tcPr>
            <w:tcW w:w="1130" w:type="dxa"/>
            <w:tcBorders/>
          </w:tcPr>
          <w:p>
            <w:pPr>
              <w:pStyle w:val="Compact"/>
              <w:widowControl/>
              <w:spacing w:lineRule="exact" w:line="220" w:before="0" w:after="0"/>
              <w:jc w:val="left"/>
              <w:rPr>
                <w:kern w:val="0"/>
                <w:szCs w:val="24"/>
                <w:lang w:val="en-US" w:eastAsia="en-US" w:bidi="ar-SA"/>
                <w:ins w:id="4137" w:author="Changes 24 to 25 Oct" w:date="2026-10-25T16:02:42Z"/>
              </w:rPr>
            </w:pPr>
            <w:ins w:id="4136" w:author="Changes 24 to 25 Oct" w:date="2026-10-25T16:02:42Z">
              <w:r>
                <w:rPr>
                  <w:kern w:val="0"/>
                  <w:sz w:val="18"/>
                  <w:szCs w:val="24"/>
                  <w:lang w:val="en-US" w:eastAsia="en-US" w:bidi="ar-SA"/>
                </w:rPr>
                <w:t>(7.237)</w:t>
              </w:r>
            </w:ins>
          </w:p>
        </w:tc>
        <w:tc>
          <w:tcPr>
            <w:tcW w:w="1130" w:type="dxa"/>
            <w:tcBorders/>
          </w:tcPr>
          <w:p>
            <w:pPr>
              <w:pStyle w:val="Compact"/>
              <w:widowControl/>
              <w:spacing w:lineRule="exact" w:line="220" w:before="0" w:after="0"/>
              <w:jc w:val="left"/>
              <w:rPr>
                <w:kern w:val="0"/>
                <w:szCs w:val="24"/>
                <w:lang w:val="en-US" w:eastAsia="en-US" w:bidi="ar-SA"/>
                <w:ins w:id="4139" w:author="Changes 24 to 25 Oct" w:date="2026-10-25T16:02:42Z"/>
              </w:rPr>
            </w:pPr>
            <w:ins w:id="4138" w:author="Changes 24 to 25 Oct" w:date="2026-10-25T16:02:42Z">
              <w:r>
                <w:rPr>
                  <w:kern w:val="0"/>
                  <w:sz w:val="18"/>
                  <w:szCs w:val="24"/>
                  <w:lang w:val="en-US" w:eastAsia="en-US" w:bidi="ar-SA"/>
                </w:rPr>
                <w:t>(6.165)</w:t>
              </w:r>
            </w:ins>
          </w:p>
        </w:tc>
        <w:tc>
          <w:tcPr>
            <w:tcW w:w="1130" w:type="dxa"/>
            <w:tcBorders/>
          </w:tcPr>
          <w:p>
            <w:pPr>
              <w:pStyle w:val="Compact"/>
              <w:widowControl/>
              <w:spacing w:lineRule="exact" w:line="220" w:before="0" w:after="0"/>
              <w:jc w:val="left"/>
              <w:rPr>
                <w:kern w:val="0"/>
                <w:szCs w:val="24"/>
                <w:lang w:val="en-US" w:eastAsia="en-US" w:bidi="ar-SA"/>
                <w:ins w:id="4141" w:author="Changes 24 to 25 Oct" w:date="2026-10-25T16:02:42Z"/>
              </w:rPr>
            </w:pPr>
            <w:ins w:id="4140" w:author="Changes 24 to 25 Oct" w:date="2026-10-25T16:02:42Z">
              <w:r>
                <w:rPr>
                  <w:kern w:val="0"/>
                  <w:sz w:val="18"/>
                  <w:szCs w:val="24"/>
                  <w:lang w:val="en-US" w:eastAsia="en-US" w:bidi="ar-SA"/>
                </w:rPr>
                <w:t>(7.166)</w:t>
              </w:r>
            </w:ins>
          </w:p>
        </w:tc>
      </w:tr>
      <w:tr>
        <w:trPr>
          <w:ins w:id="414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144" w:author="Changes 24 to 25 Oct" w:date="2026-10-25T16:02:42Z"/>
              </w:rPr>
            </w:pPr>
            <w:ins w:id="4143" w:author="Changes 24 to 25 Oct" w:date="2026-10-25T16:02:42Z">
              <w:r>
                <w:rPr>
                  <w:kern w:val="0"/>
                  <w:sz w:val="18"/>
                  <w:szCs w:val="24"/>
                  <w:lang w:val="en-US" w:eastAsia="en-US" w:bidi="ar-SA"/>
                </w:rPr>
                <w:t>Observations</w:t>
              </w:r>
            </w:ins>
          </w:p>
        </w:tc>
        <w:tc>
          <w:tcPr>
            <w:tcW w:w="1035" w:type="dxa"/>
            <w:tcBorders/>
          </w:tcPr>
          <w:p>
            <w:pPr>
              <w:pStyle w:val="Compact"/>
              <w:widowControl/>
              <w:spacing w:lineRule="exact" w:line="220" w:before="0" w:after="0"/>
              <w:jc w:val="left"/>
              <w:rPr>
                <w:kern w:val="0"/>
                <w:szCs w:val="24"/>
                <w:lang w:val="en-US" w:eastAsia="en-US" w:bidi="ar-SA"/>
                <w:ins w:id="4146" w:author="Changes 24 to 25 Oct" w:date="2026-10-25T16:02:42Z"/>
              </w:rPr>
            </w:pPr>
            <w:ins w:id="4145" w:author="Changes 24 to 25 Oct" w:date="2026-10-25T16:02:42Z">
              <w:r>
                <w:rPr>
                  <w:kern w:val="0"/>
                  <w:sz w:val="18"/>
                  <w:szCs w:val="24"/>
                  <w:lang w:val="en-US" w:eastAsia="en-US" w:bidi="ar-SA"/>
                </w:rPr>
                <w:t>202</w:t>
              </w:r>
            </w:ins>
          </w:p>
        </w:tc>
        <w:tc>
          <w:tcPr>
            <w:tcW w:w="1035" w:type="dxa"/>
            <w:tcBorders/>
          </w:tcPr>
          <w:p>
            <w:pPr>
              <w:pStyle w:val="Compact"/>
              <w:widowControl/>
              <w:spacing w:lineRule="exact" w:line="220" w:before="0" w:after="0"/>
              <w:jc w:val="left"/>
              <w:rPr>
                <w:kern w:val="0"/>
                <w:szCs w:val="24"/>
                <w:lang w:val="en-US" w:eastAsia="en-US" w:bidi="ar-SA"/>
                <w:ins w:id="4148" w:author="Changes 24 to 25 Oct" w:date="2026-10-25T16:02:42Z"/>
              </w:rPr>
            </w:pPr>
            <w:ins w:id="4147" w:author="Changes 24 to 25 Oct" w:date="2026-10-25T16:02:42Z">
              <w:r>
                <w:rPr>
                  <w:kern w:val="0"/>
                  <w:sz w:val="18"/>
                  <w:szCs w:val="24"/>
                  <w:lang w:val="en-US" w:eastAsia="en-US" w:bidi="ar-SA"/>
                </w:rPr>
                <w:t>178</w:t>
              </w:r>
            </w:ins>
          </w:p>
        </w:tc>
        <w:tc>
          <w:tcPr>
            <w:tcW w:w="1036" w:type="dxa"/>
            <w:tcBorders/>
          </w:tcPr>
          <w:p>
            <w:pPr>
              <w:pStyle w:val="Compact"/>
              <w:widowControl/>
              <w:spacing w:lineRule="exact" w:line="220" w:before="0" w:after="0"/>
              <w:jc w:val="left"/>
              <w:rPr>
                <w:kern w:val="0"/>
                <w:szCs w:val="24"/>
                <w:lang w:val="en-US" w:eastAsia="en-US" w:bidi="ar-SA"/>
                <w:ins w:id="4150" w:author="Changes 24 to 25 Oct" w:date="2026-10-25T16:02:42Z"/>
              </w:rPr>
            </w:pPr>
            <w:ins w:id="4149" w:author="Changes 24 to 25 Oct" w:date="2026-10-25T16:02:42Z">
              <w:r>
                <w:rPr>
                  <w:kern w:val="0"/>
                  <w:sz w:val="18"/>
                  <w:szCs w:val="24"/>
                  <w:lang w:val="en-US" w:eastAsia="en-US" w:bidi="ar-SA"/>
                </w:rPr>
                <w:t>178</w:t>
              </w:r>
            </w:ins>
          </w:p>
        </w:tc>
        <w:tc>
          <w:tcPr>
            <w:tcW w:w="1130" w:type="dxa"/>
            <w:tcBorders/>
          </w:tcPr>
          <w:p>
            <w:pPr>
              <w:pStyle w:val="Compact"/>
              <w:widowControl/>
              <w:spacing w:lineRule="exact" w:line="220" w:before="0" w:after="0"/>
              <w:jc w:val="left"/>
              <w:rPr>
                <w:kern w:val="0"/>
                <w:szCs w:val="24"/>
                <w:lang w:val="en-US" w:eastAsia="en-US" w:bidi="ar-SA"/>
                <w:ins w:id="4152" w:author="Changes 24 to 25 Oct" w:date="2026-10-25T16:02:42Z"/>
              </w:rPr>
            </w:pPr>
            <w:ins w:id="4151" w:author="Changes 24 to 25 Oct" w:date="2026-10-25T16:02:42Z">
              <w:r>
                <w:rPr>
                  <w:kern w:val="0"/>
                  <w:sz w:val="18"/>
                  <w:szCs w:val="24"/>
                  <w:lang w:val="en-US" w:eastAsia="en-US" w:bidi="ar-SA"/>
                </w:rPr>
                <w:t>202</w:t>
              </w:r>
            </w:ins>
          </w:p>
        </w:tc>
        <w:tc>
          <w:tcPr>
            <w:tcW w:w="1130" w:type="dxa"/>
            <w:tcBorders/>
          </w:tcPr>
          <w:p>
            <w:pPr>
              <w:pStyle w:val="Compact"/>
              <w:widowControl/>
              <w:spacing w:lineRule="exact" w:line="220" w:before="0" w:after="0"/>
              <w:jc w:val="left"/>
              <w:rPr>
                <w:kern w:val="0"/>
                <w:szCs w:val="24"/>
                <w:lang w:val="en-US" w:eastAsia="en-US" w:bidi="ar-SA"/>
                <w:ins w:id="4154" w:author="Changes 24 to 25 Oct" w:date="2026-10-25T16:02:42Z"/>
              </w:rPr>
            </w:pPr>
            <w:ins w:id="4153" w:author="Changes 24 to 25 Oct" w:date="2026-10-25T16:02:42Z">
              <w:r>
                <w:rPr>
                  <w:kern w:val="0"/>
                  <w:sz w:val="18"/>
                  <w:szCs w:val="24"/>
                  <w:lang w:val="en-US" w:eastAsia="en-US" w:bidi="ar-SA"/>
                </w:rPr>
                <w:t>178</w:t>
              </w:r>
            </w:ins>
          </w:p>
        </w:tc>
        <w:tc>
          <w:tcPr>
            <w:tcW w:w="1130" w:type="dxa"/>
            <w:tcBorders/>
          </w:tcPr>
          <w:p>
            <w:pPr>
              <w:pStyle w:val="Compact"/>
              <w:widowControl/>
              <w:spacing w:lineRule="exact" w:line="220" w:before="0" w:after="0"/>
              <w:jc w:val="left"/>
              <w:rPr>
                <w:kern w:val="0"/>
                <w:szCs w:val="24"/>
                <w:lang w:val="en-US" w:eastAsia="en-US" w:bidi="ar-SA"/>
                <w:ins w:id="4156" w:author="Changes 24 to 25 Oct" w:date="2026-10-25T16:02:42Z"/>
              </w:rPr>
            </w:pPr>
            <w:ins w:id="4155" w:author="Changes 24 to 25 Oct" w:date="2026-10-25T16:02:42Z">
              <w:r>
                <w:rPr>
                  <w:kern w:val="0"/>
                  <w:sz w:val="18"/>
                  <w:szCs w:val="24"/>
                  <w:lang w:val="en-US" w:eastAsia="en-US" w:bidi="ar-SA"/>
                </w:rPr>
                <w:t>178</w:t>
              </w:r>
            </w:ins>
          </w:p>
        </w:tc>
      </w:tr>
      <w:tr>
        <w:trPr>
          <w:ins w:id="4157"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159" w:author="Changes 24 to 25 Oct" w:date="2026-10-25T16:02:42Z"/>
              </w:rPr>
            </w:pPr>
            <w:ins w:id="4158" w:author="Changes 24 to 25 Oct" w:date="2026-10-25T16:02:42Z">
              <w:r>
                <w:rPr>
                  <w:kern w:val="0"/>
                  <w:sz w:val="18"/>
                  <w:szCs w:val="24"/>
                  <w:lang w:val="en-US" w:eastAsia="en-US" w:bidi="ar-SA"/>
                </w:rPr>
                <w:t>Platforms (clusters)</w:t>
              </w:r>
            </w:ins>
          </w:p>
        </w:tc>
        <w:tc>
          <w:tcPr>
            <w:tcW w:w="1035" w:type="dxa"/>
            <w:tcBorders/>
          </w:tcPr>
          <w:p>
            <w:pPr>
              <w:pStyle w:val="Compact"/>
              <w:widowControl/>
              <w:spacing w:lineRule="exact" w:line="220" w:before="0" w:after="0"/>
              <w:jc w:val="left"/>
              <w:rPr>
                <w:kern w:val="0"/>
                <w:szCs w:val="24"/>
                <w:lang w:val="en-US" w:eastAsia="en-US" w:bidi="ar-SA"/>
                <w:ins w:id="4161" w:author="Changes 24 to 25 Oct" w:date="2026-10-25T16:02:42Z"/>
              </w:rPr>
            </w:pPr>
            <w:ins w:id="4160" w:author="Changes 24 to 25 Oct" w:date="2026-10-25T16:02:42Z">
              <w:r>
                <w:rPr>
                  <w:kern w:val="0"/>
                  <w:sz w:val="18"/>
                  <w:szCs w:val="24"/>
                  <w:lang w:val="en-US" w:eastAsia="en-US" w:bidi="ar-SA"/>
                </w:rPr>
                <w:t>32</w:t>
              </w:r>
            </w:ins>
          </w:p>
        </w:tc>
        <w:tc>
          <w:tcPr>
            <w:tcW w:w="1035" w:type="dxa"/>
            <w:tcBorders/>
          </w:tcPr>
          <w:p>
            <w:pPr>
              <w:pStyle w:val="Compact"/>
              <w:widowControl/>
              <w:spacing w:lineRule="exact" w:line="220" w:before="0" w:after="0"/>
              <w:jc w:val="left"/>
              <w:rPr>
                <w:kern w:val="0"/>
                <w:szCs w:val="24"/>
                <w:lang w:val="en-US" w:eastAsia="en-US" w:bidi="ar-SA"/>
                <w:ins w:id="4163" w:author="Changes 24 to 25 Oct" w:date="2026-10-25T16:02:42Z"/>
              </w:rPr>
            </w:pPr>
            <w:ins w:id="4162" w:author="Changes 24 to 25 Oct" w:date="2026-10-25T16:02:42Z">
              <w:r>
                <w:rPr>
                  <w:kern w:val="0"/>
                  <w:sz w:val="18"/>
                  <w:szCs w:val="24"/>
                  <w:lang w:val="en-US" w:eastAsia="en-US" w:bidi="ar-SA"/>
                </w:rPr>
                <w:t>30</w:t>
              </w:r>
            </w:ins>
          </w:p>
        </w:tc>
        <w:tc>
          <w:tcPr>
            <w:tcW w:w="1036" w:type="dxa"/>
            <w:tcBorders/>
          </w:tcPr>
          <w:p>
            <w:pPr>
              <w:pStyle w:val="Compact"/>
              <w:widowControl/>
              <w:spacing w:lineRule="exact" w:line="220" w:before="0" w:after="0"/>
              <w:jc w:val="left"/>
              <w:rPr>
                <w:kern w:val="0"/>
                <w:szCs w:val="24"/>
                <w:lang w:val="en-US" w:eastAsia="en-US" w:bidi="ar-SA"/>
                <w:ins w:id="4165" w:author="Changes 24 to 25 Oct" w:date="2026-10-25T16:02:42Z"/>
              </w:rPr>
            </w:pPr>
            <w:ins w:id="4164" w:author="Changes 24 to 25 Oct" w:date="2026-10-25T16:02:42Z">
              <w:r>
                <w:rPr>
                  <w:kern w:val="0"/>
                  <w:sz w:val="18"/>
                  <w:szCs w:val="24"/>
                  <w:lang w:val="en-US" w:eastAsia="en-US" w:bidi="ar-SA"/>
                </w:rPr>
                <w:t>30</w:t>
              </w:r>
            </w:ins>
          </w:p>
        </w:tc>
        <w:tc>
          <w:tcPr>
            <w:tcW w:w="1130" w:type="dxa"/>
            <w:tcBorders/>
          </w:tcPr>
          <w:p>
            <w:pPr>
              <w:pStyle w:val="Compact"/>
              <w:widowControl/>
              <w:spacing w:lineRule="exact" w:line="220" w:before="0" w:after="0"/>
              <w:jc w:val="left"/>
              <w:rPr>
                <w:kern w:val="0"/>
                <w:szCs w:val="24"/>
                <w:lang w:val="en-US" w:eastAsia="en-US" w:bidi="ar-SA"/>
                <w:ins w:id="4167" w:author="Changes 24 to 25 Oct" w:date="2026-10-25T16:02:42Z"/>
              </w:rPr>
            </w:pPr>
            <w:ins w:id="4166" w:author="Changes 24 to 25 Oct" w:date="2026-10-25T16:02:42Z">
              <w:r>
                <w:rPr>
                  <w:kern w:val="0"/>
                  <w:sz w:val="18"/>
                  <w:szCs w:val="24"/>
                  <w:lang w:val="en-US" w:eastAsia="en-US" w:bidi="ar-SA"/>
                </w:rPr>
                <w:t>32</w:t>
              </w:r>
            </w:ins>
          </w:p>
        </w:tc>
        <w:tc>
          <w:tcPr>
            <w:tcW w:w="1130" w:type="dxa"/>
            <w:tcBorders/>
          </w:tcPr>
          <w:p>
            <w:pPr>
              <w:pStyle w:val="Compact"/>
              <w:widowControl/>
              <w:spacing w:lineRule="exact" w:line="220" w:before="0" w:after="0"/>
              <w:jc w:val="left"/>
              <w:rPr>
                <w:kern w:val="0"/>
                <w:szCs w:val="24"/>
                <w:lang w:val="en-US" w:eastAsia="en-US" w:bidi="ar-SA"/>
                <w:ins w:id="4169" w:author="Changes 24 to 25 Oct" w:date="2026-10-25T16:02:42Z"/>
              </w:rPr>
            </w:pPr>
            <w:ins w:id="4168" w:author="Changes 24 to 25 Oct" w:date="2026-10-25T16:02:42Z">
              <w:r>
                <w:rPr>
                  <w:kern w:val="0"/>
                  <w:sz w:val="18"/>
                  <w:szCs w:val="24"/>
                  <w:lang w:val="en-US" w:eastAsia="en-US" w:bidi="ar-SA"/>
                </w:rPr>
                <w:t>30</w:t>
              </w:r>
            </w:ins>
          </w:p>
        </w:tc>
        <w:tc>
          <w:tcPr>
            <w:tcW w:w="1130" w:type="dxa"/>
            <w:tcBorders/>
          </w:tcPr>
          <w:p>
            <w:pPr>
              <w:pStyle w:val="Compact"/>
              <w:widowControl/>
              <w:spacing w:lineRule="exact" w:line="220" w:before="0" w:after="0"/>
              <w:jc w:val="left"/>
              <w:rPr>
                <w:kern w:val="0"/>
                <w:szCs w:val="24"/>
                <w:lang w:val="en-US" w:eastAsia="en-US" w:bidi="ar-SA"/>
                <w:ins w:id="4171" w:author="Changes 24 to 25 Oct" w:date="2026-10-25T16:02:42Z"/>
              </w:rPr>
            </w:pPr>
            <w:ins w:id="4170" w:author="Changes 24 to 25 Oct" w:date="2026-10-25T16:02:42Z">
              <w:r>
                <w:rPr>
                  <w:kern w:val="0"/>
                  <w:sz w:val="18"/>
                  <w:szCs w:val="24"/>
                  <w:lang w:val="en-US" w:eastAsia="en-US" w:bidi="ar-SA"/>
                </w:rPr>
                <w:t>30</w:t>
              </w:r>
            </w:ins>
          </w:p>
        </w:tc>
      </w:tr>
      <w:tr>
        <w:trPr>
          <w:ins w:id="4172" w:author="Changes 24 to 25 Oct" w:date="2026-10-25T16:02:42Z"/>
          <w:cantSplit w:val="true"/>
        </w:trPr>
        <w:tc>
          <w:tcPr>
            <w:tcW w:w="2008" w:type="dxa"/>
            <w:tcBorders/>
          </w:tcPr>
          <w:p>
            <w:pPr>
              <w:pStyle w:val="Compact"/>
              <w:widowControl/>
              <w:spacing w:lineRule="exact" w:line="220" w:before="0" w:after="0"/>
              <w:jc w:val="left"/>
              <w:rPr>
                <w:kern w:val="0"/>
                <w:szCs w:val="24"/>
                <w:lang w:val="en-US" w:eastAsia="en-US" w:bidi="ar-SA"/>
                <w:ins w:id="4175" w:author="Changes 24 to 25 Oct" w:date="2026-10-25T16:02:42Z"/>
              </w:rPr>
            </w:pPr>
            <w:ins w:id="4173" w:author="Changes 24 to 25 Oct" w:date="2026-10-25T16:02:42Z">
              <w:r>
                <w:rPr>
                  <w:i/>
                  <w:iCs/>
                  <w:kern w:val="0"/>
                  <w:sz w:val="18"/>
                  <w:szCs w:val="24"/>
                  <w:lang w:val="en-US" w:eastAsia="en-US" w:bidi="ar-SA"/>
                </w:rPr>
                <w:t>R</w:t>
              </w:r>
            </w:ins>
            <w:ins w:id="4174" w:author="Changes 24 to 25 Oct" w:date="2026-10-25T16:02:42Z">
              <w:r>
                <w:rPr>
                  <w:kern w:val="0"/>
                  <w:sz w:val="18"/>
                  <w:szCs w:val="24"/>
                  <w:vertAlign w:val="superscript"/>
                  <w:lang w:val="en-US" w:eastAsia="en-US" w:bidi="ar-SA"/>
                </w:rPr>
                <w:t>2</w:t>
              </w:r>
            </w:ins>
          </w:p>
        </w:tc>
        <w:tc>
          <w:tcPr>
            <w:tcW w:w="1035" w:type="dxa"/>
            <w:tcBorders/>
          </w:tcPr>
          <w:p>
            <w:pPr>
              <w:pStyle w:val="Compact"/>
              <w:widowControl/>
              <w:spacing w:lineRule="exact" w:line="220" w:before="0" w:after="0"/>
              <w:jc w:val="left"/>
              <w:rPr>
                <w:kern w:val="0"/>
                <w:szCs w:val="24"/>
                <w:lang w:val="en-US" w:eastAsia="en-US" w:bidi="ar-SA"/>
                <w:ins w:id="4177" w:author="Changes 24 to 25 Oct" w:date="2026-10-25T16:02:42Z"/>
              </w:rPr>
            </w:pPr>
            <w:ins w:id="4176" w:author="Changes 24 to 25 Oct" w:date="2026-10-25T16:02:42Z">
              <w:r>
                <w:rPr>
                  <w:kern w:val="0"/>
                  <w:sz w:val="18"/>
                  <w:szCs w:val="24"/>
                  <w:lang w:val="en-US" w:eastAsia="en-US" w:bidi="ar-SA"/>
                </w:rPr>
                <w:t>0.808</w:t>
              </w:r>
            </w:ins>
          </w:p>
        </w:tc>
        <w:tc>
          <w:tcPr>
            <w:tcW w:w="1035" w:type="dxa"/>
            <w:tcBorders/>
          </w:tcPr>
          <w:p>
            <w:pPr>
              <w:pStyle w:val="Compact"/>
              <w:widowControl/>
              <w:spacing w:lineRule="exact" w:line="220" w:before="0" w:after="0"/>
              <w:jc w:val="left"/>
              <w:rPr>
                <w:kern w:val="0"/>
                <w:szCs w:val="24"/>
                <w:lang w:val="en-US" w:eastAsia="en-US" w:bidi="ar-SA"/>
                <w:ins w:id="4179" w:author="Changes 24 to 25 Oct" w:date="2026-10-25T16:02:42Z"/>
              </w:rPr>
            </w:pPr>
            <w:ins w:id="4178" w:author="Changes 24 to 25 Oct" w:date="2026-10-25T16:02:42Z">
              <w:r>
                <w:rPr>
                  <w:kern w:val="0"/>
                  <w:sz w:val="18"/>
                  <w:szCs w:val="24"/>
                  <w:lang w:val="en-US" w:eastAsia="en-US" w:bidi="ar-SA"/>
                </w:rPr>
                <w:t>0.842</w:t>
              </w:r>
            </w:ins>
          </w:p>
        </w:tc>
        <w:tc>
          <w:tcPr>
            <w:tcW w:w="1036" w:type="dxa"/>
            <w:tcBorders/>
          </w:tcPr>
          <w:p>
            <w:pPr>
              <w:pStyle w:val="Compact"/>
              <w:widowControl/>
              <w:spacing w:lineRule="exact" w:line="220" w:before="0" w:after="0"/>
              <w:jc w:val="left"/>
              <w:rPr>
                <w:kern w:val="0"/>
                <w:szCs w:val="24"/>
                <w:lang w:val="en-US" w:eastAsia="en-US" w:bidi="ar-SA"/>
                <w:ins w:id="4181" w:author="Changes 24 to 25 Oct" w:date="2026-10-25T16:02:42Z"/>
              </w:rPr>
            </w:pPr>
            <w:ins w:id="4180" w:author="Changes 24 to 25 Oct" w:date="2026-10-25T16:02:42Z">
              <w:r>
                <w:rPr>
                  <w:kern w:val="0"/>
                  <w:sz w:val="18"/>
                  <w:szCs w:val="24"/>
                  <w:lang w:val="en-US" w:eastAsia="en-US" w:bidi="ar-SA"/>
                </w:rPr>
                <w:t>0.867</w:t>
              </w:r>
            </w:ins>
          </w:p>
        </w:tc>
        <w:tc>
          <w:tcPr>
            <w:tcW w:w="1130" w:type="dxa"/>
            <w:tcBorders/>
          </w:tcPr>
          <w:p>
            <w:pPr>
              <w:pStyle w:val="Compact"/>
              <w:widowControl/>
              <w:spacing w:lineRule="exact" w:line="220" w:before="0" w:after="0"/>
              <w:jc w:val="left"/>
              <w:rPr>
                <w:kern w:val="0"/>
                <w:szCs w:val="24"/>
                <w:lang w:val="en-US" w:eastAsia="en-US" w:bidi="ar-SA"/>
                <w:ins w:id="4183" w:author="Changes 24 to 25 Oct" w:date="2026-10-25T16:02:42Z"/>
              </w:rPr>
            </w:pPr>
            <w:ins w:id="4182" w:author="Changes 24 to 25 Oct" w:date="2026-10-25T16:02:42Z">
              <w:r>
                <w:rPr>
                  <w:kern w:val="0"/>
                  <w:sz w:val="18"/>
                  <w:szCs w:val="24"/>
                  <w:lang w:val="en-US" w:eastAsia="en-US" w:bidi="ar-SA"/>
                </w:rPr>
                <w:t>0.438</w:t>
              </w:r>
            </w:ins>
          </w:p>
        </w:tc>
        <w:tc>
          <w:tcPr>
            <w:tcW w:w="1130" w:type="dxa"/>
            <w:tcBorders/>
          </w:tcPr>
          <w:p>
            <w:pPr>
              <w:pStyle w:val="Compact"/>
              <w:widowControl/>
              <w:spacing w:lineRule="exact" w:line="220" w:before="0" w:after="0"/>
              <w:jc w:val="left"/>
              <w:rPr>
                <w:kern w:val="0"/>
                <w:szCs w:val="24"/>
                <w:lang w:val="en-US" w:eastAsia="en-US" w:bidi="ar-SA"/>
                <w:ins w:id="4185" w:author="Changes 24 to 25 Oct" w:date="2026-10-25T16:02:42Z"/>
              </w:rPr>
            </w:pPr>
            <w:ins w:id="4184" w:author="Changes 24 to 25 Oct" w:date="2026-10-25T16:02:42Z">
              <w:r>
                <w:rPr>
                  <w:kern w:val="0"/>
                  <w:sz w:val="18"/>
                  <w:szCs w:val="24"/>
                  <w:lang w:val="en-US" w:eastAsia="en-US" w:bidi="ar-SA"/>
                </w:rPr>
                <w:t>0.515</w:t>
              </w:r>
            </w:ins>
          </w:p>
        </w:tc>
        <w:tc>
          <w:tcPr>
            <w:tcW w:w="1130" w:type="dxa"/>
            <w:tcBorders/>
          </w:tcPr>
          <w:p>
            <w:pPr>
              <w:pStyle w:val="Compact"/>
              <w:widowControl/>
              <w:spacing w:lineRule="exact" w:line="220" w:before="0" w:after="0"/>
              <w:jc w:val="left"/>
              <w:rPr>
                <w:kern w:val="0"/>
                <w:szCs w:val="24"/>
                <w:lang w:val="en-US" w:eastAsia="en-US" w:bidi="ar-SA"/>
                <w:ins w:id="4187" w:author="Changes 24 to 25 Oct" w:date="2026-10-25T16:02:42Z"/>
              </w:rPr>
            </w:pPr>
            <w:ins w:id="4186" w:author="Changes 24 to 25 Oct" w:date="2026-10-25T16:02:42Z">
              <w:r>
                <w:rPr>
                  <w:kern w:val="0"/>
                  <w:sz w:val="18"/>
                  <w:szCs w:val="24"/>
                  <w:lang w:val="en-US" w:eastAsia="en-US" w:bidi="ar-SA"/>
                </w:rPr>
                <w:t>0.571</w:t>
              </w:r>
            </w:ins>
          </w:p>
        </w:tc>
      </w:tr>
      <w:tr>
        <w:trPr>
          <w:ins w:id="4188" w:author="Changes 24 to 25 Oct" w:date="2026-10-25T16:02:42Z"/>
          <w:cantSplit w:val="true"/>
        </w:trPr>
        <w:tc>
          <w:tcPr>
            <w:tcW w:w="2008" w:type="dxa"/>
            <w:tcBorders/>
          </w:tcPr>
          <w:p>
            <w:pPr>
              <w:pStyle w:val="Compact"/>
              <w:keepNext w:val="true"/>
              <w:widowControl/>
              <w:spacing w:lineRule="exact" w:line="220" w:before="0" w:after="0"/>
              <w:jc w:val="left"/>
              <w:rPr>
                <w:kern w:val="0"/>
                <w:szCs w:val="24"/>
                <w:lang w:val="en-US" w:eastAsia="en-US" w:bidi="ar-SA"/>
                <w:ins w:id="4190" w:author="Changes 24 to 25 Oct" w:date="2026-10-25T16:02:42Z"/>
              </w:rPr>
            </w:pPr>
            <w:ins w:id="4189" w:author="Changes 24 to 25 Oct" w:date="2026-10-25T16:02:42Z">
              <w:r>
                <w:rPr>
                  <w:kern w:val="0"/>
                  <w:sz w:val="18"/>
                  <w:szCs w:val="24"/>
                  <w:lang w:val="en-US" w:eastAsia="en-US" w:bidi="ar-SA"/>
                </w:rPr>
                <w:t>Year dummies</w:t>
              </w:r>
            </w:ins>
          </w:p>
        </w:tc>
        <w:tc>
          <w:tcPr>
            <w:tcW w:w="1035" w:type="dxa"/>
            <w:tcBorders/>
          </w:tcPr>
          <w:p>
            <w:pPr>
              <w:pStyle w:val="Compact"/>
              <w:keepNext w:val="true"/>
              <w:widowControl/>
              <w:spacing w:lineRule="exact" w:line="220" w:before="0" w:after="0"/>
              <w:jc w:val="left"/>
              <w:rPr>
                <w:kern w:val="0"/>
                <w:szCs w:val="24"/>
                <w:lang w:val="en-US" w:eastAsia="en-US" w:bidi="ar-SA"/>
                <w:ins w:id="4192" w:author="Changes 24 to 25 Oct" w:date="2026-10-25T16:02:42Z"/>
              </w:rPr>
            </w:pPr>
            <w:ins w:id="4191" w:author="Changes 24 to 25 Oct" w:date="2026-10-25T16:02:42Z">
              <w:r>
                <w:rPr>
                  <w:kern w:val="0"/>
                  <w:sz w:val="18"/>
                  <w:szCs w:val="24"/>
                  <w:lang w:val="en-US" w:eastAsia="en-US" w:bidi="ar-SA"/>
                </w:rPr>
                <w:t>No</w:t>
              </w:r>
            </w:ins>
          </w:p>
        </w:tc>
        <w:tc>
          <w:tcPr>
            <w:tcW w:w="1035" w:type="dxa"/>
            <w:tcBorders/>
          </w:tcPr>
          <w:p>
            <w:pPr>
              <w:pStyle w:val="Compact"/>
              <w:keepNext w:val="true"/>
              <w:widowControl/>
              <w:spacing w:lineRule="exact" w:line="220" w:before="0" w:after="0"/>
              <w:jc w:val="left"/>
              <w:rPr>
                <w:kern w:val="0"/>
                <w:szCs w:val="24"/>
                <w:lang w:val="en-US" w:eastAsia="en-US" w:bidi="ar-SA"/>
                <w:ins w:id="4194" w:author="Changes 24 to 25 Oct" w:date="2026-10-25T16:02:42Z"/>
              </w:rPr>
            </w:pPr>
            <w:ins w:id="4193" w:author="Changes 24 to 25 Oct" w:date="2026-10-25T16:02:42Z">
              <w:r>
                <w:rPr>
                  <w:kern w:val="0"/>
                  <w:sz w:val="18"/>
                  <w:szCs w:val="24"/>
                  <w:lang w:val="en-US" w:eastAsia="en-US" w:bidi="ar-SA"/>
                </w:rPr>
                <w:t>No</w:t>
              </w:r>
            </w:ins>
          </w:p>
        </w:tc>
        <w:tc>
          <w:tcPr>
            <w:tcW w:w="1036" w:type="dxa"/>
            <w:tcBorders/>
          </w:tcPr>
          <w:p>
            <w:pPr>
              <w:pStyle w:val="Compact"/>
              <w:keepNext w:val="true"/>
              <w:widowControl/>
              <w:spacing w:lineRule="exact" w:line="220" w:before="0" w:after="0"/>
              <w:jc w:val="left"/>
              <w:rPr>
                <w:kern w:val="0"/>
                <w:szCs w:val="24"/>
                <w:lang w:val="en-US" w:eastAsia="en-US" w:bidi="ar-SA"/>
                <w:ins w:id="4196" w:author="Changes 24 to 25 Oct" w:date="2026-10-25T16:02:42Z"/>
              </w:rPr>
            </w:pPr>
            <w:ins w:id="4195" w:author="Changes 24 to 25 Oct" w:date="2026-10-25T16:02:42Z">
              <w:r>
                <w:rPr>
                  <w:kern w:val="0"/>
                  <w:sz w:val="18"/>
                  <w:szCs w:val="24"/>
                  <w:lang w:val="en-US" w:eastAsia="en-US" w:bidi="ar-SA"/>
                </w:rPr>
                <w:t>Yes</w:t>
              </w:r>
            </w:ins>
          </w:p>
        </w:tc>
        <w:tc>
          <w:tcPr>
            <w:tcW w:w="1130" w:type="dxa"/>
            <w:tcBorders/>
          </w:tcPr>
          <w:p>
            <w:pPr>
              <w:pStyle w:val="Compact"/>
              <w:keepNext w:val="true"/>
              <w:widowControl/>
              <w:spacing w:lineRule="exact" w:line="220" w:before="0" w:after="0"/>
              <w:jc w:val="left"/>
              <w:rPr>
                <w:kern w:val="0"/>
                <w:szCs w:val="24"/>
                <w:lang w:val="en-US" w:eastAsia="en-US" w:bidi="ar-SA"/>
                <w:ins w:id="4198" w:author="Changes 24 to 25 Oct" w:date="2026-10-25T16:02:42Z"/>
              </w:rPr>
            </w:pPr>
            <w:ins w:id="4197" w:author="Changes 24 to 25 Oct" w:date="2026-10-25T16:02:42Z">
              <w:r>
                <w:rPr>
                  <w:kern w:val="0"/>
                  <w:sz w:val="18"/>
                  <w:szCs w:val="24"/>
                  <w:lang w:val="en-US" w:eastAsia="en-US" w:bidi="ar-SA"/>
                </w:rPr>
                <w:t>No</w:t>
              </w:r>
            </w:ins>
          </w:p>
        </w:tc>
        <w:tc>
          <w:tcPr>
            <w:tcW w:w="1130" w:type="dxa"/>
            <w:tcBorders/>
          </w:tcPr>
          <w:p>
            <w:pPr>
              <w:pStyle w:val="Compact"/>
              <w:keepNext w:val="true"/>
              <w:widowControl/>
              <w:spacing w:lineRule="exact" w:line="220" w:before="0" w:after="0"/>
              <w:jc w:val="left"/>
              <w:rPr>
                <w:kern w:val="0"/>
                <w:szCs w:val="24"/>
                <w:lang w:val="en-US" w:eastAsia="en-US" w:bidi="ar-SA"/>
                <w:ins w:id="4200" w:author="Changes 24 to 25 Oct" w:date="2026-10-25T16:02:42Z"/>
              </w:rPr>
            </w:pPr>
            <w:ins w:id="4199" w:author="Changes 24 to 25 Oct" w:date="2026-10-25T16:02:42Z">
              <w:r>
                <w:rPr>
                  <w:kern w:val="0"/>
                  <w:sz w:val="18"/>
                  <w:szCs w:val="24"/>
                  <w:lang w:val="en-US" w:eastAsia="en-US" w:bidi="ar-SA"/>
                </w:rPr>
                <w:t>No</w:t>
              </w:r>
            </w:ins>
          </w:p>
        </w:tc>
        <w:tc>
          <w:tcPr>
            <w:tcW w:w="1130" w:type="dxa"/>
            <w:tcBorders/>
          </w:tcPr>
          <w:p>
            <w:pPr>
              <w:pStyle w:val="Compact"/>
              <w:keepNext w:val="true"/>
              <w:widowControl/>
              <w:spacing w:lineRule="exact" w:line="220" w:before="0" w:after="0"/>
              <w:jc w:val="left"/>
              <w:rPr>
                <w:kern w:val="0"/>
                <w:szCs w:val="24"/>
                <w:lang w:val="en-US" w:eastAsia="en-US" w:bidi="ar-SA"/>
                <w:ins w:id="4202" w:author="Changes 24 to 25 Oct" w:date="2026-10-25T16:02:42Z"/>
              </w:rPr>
            </w:pPr>
            <w:ins w:id="4201" w:author="Changes 24 to 25 Oct" w:date="2026-10-25T16:02:42Z">
              <w:r>
                <w:rPr>
                  <w:kern w:val="0"/>
                  <w:sz w:val="18"/>
                  <w:szCs w:val="24"/>
                  <w:lang w:val="en-US" w:eastAsia="en-US" w:bidi="ar-SA"/>
                </w:rPr>
                <w:t>Yes</w:t>
              </w:r>
            </w:ins>
          </w:p>
        </w:tc>
      </w:tr>
      <w:tr>
        <w:trPr>
          <w:ins w:id="4203" w:author="Changes 24 to 25 Oct" w:date="2026-10-25T16:02:42Z"/>
          <w:cantSplit w:val="true"/>
        </w:trPr>
        <w:tc>
          <w:tcPr>
            <w:tcW w:w="2008" w:type="dxa"/>
            <w:tcBorders>
              <w:bottom w:val="single" w:sz="8" w:space="0" w:color="000000"/>
            </w:tcBorders>
          </w:tcPr>
          <w:p>
            <w:pPr>
              <w:pStyle w:val="Compact"/>
              <w:widowControl/>
              <w:spacing w:lineRule="exact" w:line="220" w:before="0" w:after="0"/>
              <w:jc w:val="left"/>
              <w:rPr>
                <w:kern w:val="0"/>
                <w:szCs w:val="24"/>
                <w:lang w:val="en-US" w:eastAsia="en-US" w:bidi="ar-SA"/>
                <w:ins w:id="4207" w:author="Changes 24 to 25 Oct" w:date="2026-10-25T16:02:42Z"/>
              </w:rPr>
            </w:pPr>
            <w:ins w:id="4204" w:author="Changes 24 to 25 Oct" w:date="2026-10-25T16:02:42Z">
              <w:r>
                <w:rPr>
                  <w:kern w:val="0"/>
                  <w:sz w:val="18"/>
                  <w:szCs w:val="24"/>
                  <w:lang w:val="en-US" w:eastAsia="en-US" w:bidi="ar-SA"/>
                </w:rPr>
                <w:t xml:space="preserve">Wild-bootstrap </w:t>
              </w:r>
            </w:ins>
            <w:ins w:id="4205" w:author="Changes 24 to 25 Oct" w:date="2026-10-25T16:02:42Z">
              <w:r>
                <w:rPr>
                  <w:i/>
                  <w:iCs/>
                  <w:kern w:val="0"/>
                  <w:sz w:val="18"/>
                  <w:szCs w:val="24"/>
                  <w:lang w:val="en-US" w:eastAsia="en-US" w:bidi="ar-SA"/>
                </w:rPr>
                <w:t>p</w:t>
              </w:r>
            </w:ins>
            <w:ins w:id="4206" w:author="Changes 24 to 25 Oct" w:date="2026-10-25T16:02:42Z">
              <w:r>
                <w:rPr>
                  <w:kern w:val="0"/>
                  <w:sz w:val="18"/>
                  <w:szCs w:val="24"/>
                  <w:lang w:val="en-US" w:eastAsia="en-US" w:bidi="ar-SA"/>
                </w:rPr>
                <w:t>, IndonesiaRegion</w:t>
              </w:r>
            </w:ins>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ins w:id="4209" w:author="Changes 24 to 25 Oct" w:date="2026-10-25T16:02:42Z"/>
              </w:rPr>
            </w:pPr>
            <w:ins w:id="4208" w:author="Changes 24 to 25 Oct" w:date="2026-10-25T16:02:42Z">
              <w:r>
                <w:rPr>
                  <w:kern w:val="0"/>
                  <w:sz w:val="18"/>
                  <w:szCs w:val="24"/>
                  <w:lang w:val="en-US" w:eastAsia="en-US" w:bidi="ar-SA"/>
                </w:rPr>
                <w:t>0.848</w:t>
              </w:r>
            </w:ins>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ins w:id="4211" w:author="Changes 24 to 25 Oct" w:date="2026-10-25T16:02:42Z"/>
              </w:rPr>
            </w:pPr>
            <w:ins w:id="4210" w:author="Changes 24 to 25 Oct" w:date="2026-10-25T16:02:42Z">
              <w:r>
                <w:rPr>
                  <w:kern w:val="0"/>
                  <w:sz w:val="18"/>
                  <w:szCs w:val="24"/>
                  <w:lang w:val="en-US" w:eastAsia="en-US" w:bidi="ar-SA"/>
                </w:rPr>
                <w:t>0.475</w:t>
              </w:r>
            </w:ins>
          </w:p>
        </w:tc>
        <w:tc>
          <w:tcPr>
            <w:tcW w:w="1036" w:type="dxa"/>
            <w:tcBorders>
              <w:bottom w:val="single" w:sz="8" w:space="0" w:color="000000"/>
            </w:tcBorders>
          </w:tcPr>
          <w:p>
            <w:pPr>
              <w:pStyle w:val="Compact"/>
              <w:widowControl/>
              <w:spacing w:lineRule="exact" w:line="220" w:before="0" w:after="0"/>
              <w:jc w:val="left"/>
              <w:rPr>
                <w:kern w:val="0"/>
                <w:szCs w:val="24"/>
                <w:lang w:val="en-US" w:eastAsia="en-US" w:bidi="ar-SA"/>
                <w:ins w:id="4213" w:author="Changes 24 to 25 Oct" w:date="2026-10-25T16:02:42Z"/>
              </w:rPr>
            </w:pPr>
            <w:ins w:id="4212" w:author="Changes 24 to 25 Oct" w:date="2026-10-25T16:02:42Z">
              <w:r>
                <w:rPr>
                  <w:kern w:val="0"/>
                  <w:sz w:val="18"/>
                  <w:szCs w:val="24"/>
                  <w:lang w:val="en-US" w:eastAsia="en-US" w:bidi="ar-SA"/>
                </w:rPr>
                <w:t>0.866</w:t>
              </w:r>
            </w:ins>
          </w:p>
        </w:tc>
        <w:tc>
          <w:tcPr>
            <w:tcW w:w="1130" w:type="dxa"/>
            <w:tcBorders>
              <w:bottom w:val="single" w:sz="8" w:space="0" w:color="000000"/>
            </w:tcBorders>
          </w:tcPr>
          <w:p>
            <w:pPr>
              <w:pStyle w:val="Compact"/>
              <w:widowControl/>
              <w:spacing w:lineRule="exact" w:line="220" w:before="0" w:after="0"/>
              <w:jc w:val="left"/>
              <w:rPr>
                <w:kern w:val="0"/>
                <w:szCs w:val="24"/>
                <w:lang w:val="en-US" w:eastAsia="en-US" w:bidi="ar-SA"/>
                <w:ins w:id="4215" w:author="Changes 24 to 25 Oct" w:date="2026-10-25T16:02:42Z"/>
              </w:rPr>
            </w:pPr>
            <w:ins w:id="4214" w:author="Changes 24 to 25 Oct" w:date="2026-10-25T16:02:42Z">
              <w:r>
                <w:rPr>
                  <w:kern w:val="0"/>
                  <w:sz w:val="18"/>
                  <w:szCs w:val="24"/>
                  <w:lang w:val="en-US" w:eastAsia="en-US" w:bidi="ar-SA"/>
                </w:rPr>
                <w:t>0.031</w:t>
              </w:r>
            </w:ins>
          </w:p>
        </w:tc>
        <w:tc>
          <w:tcPr>
            <w:tcW w:w="1130" w:type="dxa"/>
            <w:tcBorders>
              <w:bottom w:val="single" w:sz="8" w:space="0" w:color="000000"/>
            </w:tcBorders>
          </w:tcPr>
          <w:p>
            <w:pPr>
              <w:pStyle w:val="Compact"/>
              <w:widowControl/>
              <w:spacing w:lineRule="exact" w:line="220" w:before="0" w:after="0"/>
              <w:jc w:val="left"/>
              <w:rPr>
                <w:kern w:val="0"/>
                <w:szCs w:val="24"/>
                <w:lang w:val="en-US" w:eastAsia="en-US" w:bidi="ar-SA"/>
                <w:ins w:id="4217" w:author="Changes 24 to 25 Oct" w:date="2026-10-25T16:02:42Z"/>
              </w:rPr>
            </w:pPr>
            <w:ins w:id="4216" w:author="Changes 24 to 25 Oct" w:date="2026-10-25T16:02:42Z">
              <w:r>
                <w:rPr>
                  <w:kern w:val="0"/>
                  <w:sz w:val="18"/>
                  <w:szCs w:val="24"/>
                  <w:lang w:val="en-US" w:eastAsia="en-US" w:bidi="ar-SA"/>
                </w:rPr>
                <w:t>0.039</w:t>
              </w:r>
            </w:ins>
          </w:p>
        </w:tc>
        <w:tc>
          <w:tcPr>
            <w:tcW w:w="1130" w:type="dxa"/>
            <w:tcBorders>
              <w:bottom w:val="single" w:sz="8" w:space="0" w:color="000000"/>
            </w:tcBorders>
          </w:tcPr>
          <w:p>
            <w:pPr>
              <w:pStyle w:val="Compact"/>
              <w:widowControl/>
              <w:spacing w:lineRule="exact" w:line="220" w:before="0" w:after="0"/>
              <w:jc w:val="left"/>
              <w:rPr>
                <w:kern w:val="0"/>
                <w:szCs w:val="24"/>
                <w:lang w:val="en-US" w:eastAsia="en-US" w:bidi="ar-SA"/>
                <w:ins w:id="4219" w:author="Changes 24 to 25 Oct" w:date="2026-10-25T16:02:42Z"/>
              </w:rPr>
            </w:pPr>
            <w:ins w:id="4218" w:author="Changes 24 to 25 Oct" w:date="2026-10-25T16:02:42Z">
              <w:r>
                <w:rPr>
                  <w:kern w:val="0"/>
                  <w:sz w:val="18"/>
                  <w:szCs w:val="24"/>
                  <w:lang w:val="en-US" w:eastAsia="en-US" w:bidi="ar-SA"/>
                </w:rPr>
                <w:t>0.005</w:t>
              </w:r>
            </w:ins>
          </w:p>
        </w:tc>
      </w:tr>
    </w:tbl>
    <w:p>
      <w:pPr>
        <w:pStyle w:val="TableNote"/>
        <w:rPr>
          <w:ins w:id="4222" w:author="Changes 24 to 25 Oct" w:date="2026-10-25T16:02:42Z"/>
        </w:rPr>
      </w:pPr>
      <w:ins w:id="4220" w:author="Changes 24 to 25 Oct" w:date="2026-10-25T16:02:42Z">
        <w:r>
          <w:rPr>
            <w:i/>
            <w:iCs/>
          </w:rPr>
          <w:t>Note:</w:t>
        </w:r>
      </w:ins>
      <w:ins w:id="4221" w:author="Changes 24 to 25 Oct" w:date="2026-10-25T16:02:42Z">
        <w:r>
          <w:rPr/>
          <w:t xml:space="preserve"> The take rate and its parts are not regressors, because the ecosystem ratio is one divided by the take rate, minus one. Source: company filings; filings with the US Securities and Exchange Commission; World Bank; Bank for International Settlements; author’s calculations. Exploratory.</w:t>
        </w:r>
      </w:ins>
      <w:r>
        <w:br w:type="page"/>
      </w:r>
    </w:p>
    <w:p>
      <w:pPr>
        <w:pStyle w:val="TableCaption"/>
        <w:keepNext w:val="true"/>
        <w:rPr>
          <w:ins w:id="4225" w:author="Changes 24 to 25 Oct" w:date="2026-10-25T16:02:42Z"/>
        </w:rPr>
      </w:pPr>
      <w:ins w:id="4223" w:author="Changes 24 to 25 Oct" w:date="2026-10-25T16:02:42Z">
        <w:r>
          <w:rPr>
            <w:b/>
          </w:rPr>
          <w:t>Table 5.</w:t>
        </w:r>
      </w:ins>
      <w:ins w:id="4224" w:author="Changes 24 to 25 Oct" w:date="2026-10-25T16:02:42Z">
        <w:r>
          <w:rPr>
            <w:b w:val="false"/>
          </w:rPr>
          <w:t xml:space="preserve"> The 2023 rise in the count of online sellers (thousands)</w:t>
        </w:r>
      </w:ins>
    </w:p>
    <w:p>
      <w:pPr>
        <w:pStyle w:val="TableNote"/>
        <w:keepNext w:val="true"/>
        <w:rPr>
          <w:ins w:id="4227" w:author="Changes 24 to 25 Oct" w:date="2026-10-25T16:02:42Z"/>
        </w:rPr>
      </w:pPr>
      <w:ins w:id="4226" w:author="Changes 24 to 25 Oct" w:date="2026-10-25T16:02:42Z">
        <w:r>
          <w:rPr/>
          <w:t>This table splits the rise in the number of online sellers between the weighted totals of the two BPS survey files into net entry and earlier sellers who were newly counted. The first column assumes that no seller stopped between the surveys, and the second assumes that sellers stopped at 5 percent a year. The percentages are shares of the rise.</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4187"/>
        <w:gridCol w:w="1570"/>
        <w:gridCol w:w="2748"/>
      </w:tblGrid>
      <w:tr>
        <w:trPr>
          <w:tblHeader w:val="true"/>
          <w:ins w:id="4228" w:author="Changes 24 to 25 Oct" w:date="2026-10-25T16:02:42Z"/>
          <w:cantSplit w:val="true"/>
        </w:trPr>
        <w:tc>
          <w:tcPr>
            <w:tcW w:w="418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30" w:author="Changes 24 to 25 Oct" w:date="2026-10-25T16:02:42Z"/>
              </w:rPr>
            </w:pPr>
            <w:ins w:id="4229" w:author="Changes 24 to 25 Oct" w:date="2026-10-25T16:02:42Z">
              <w:r>
                <w:rPr>
                  <w:b/>
                  <w:kern w:val="0"/>
                  <w:sz w:val="18"/>
                  <w:szCs w:val="24"/>
                  <w:lang w:val="en-US" w:eastAsia="en-US" w:bidi="ar-SA"/>
                </w:rPr>
                <w:t>Part of the rise</w:t>
              </w:r>
            </w:ins>
          </w:p>
        </w:tc>
        <w:tc>
          <w:tcPr>
            <w:tcW w:w="157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32" w:author="Changes 24 to 25 Oct" w:date="2026-10-25T16:02:42Z"/>
              </w:rPr>
            </w:pPr>
            <w:ins w:id="4231" w:author="Changes 24 to 25 Oct" w:date="2026-10-25T16:02:42Z">
              <w:r>
                <w:rPr>
                  <w:b/>
                  <w:kern w:val="0"/>
                  <w:sz w:val="18"/>
                  <w:szCs w:val="24"/>
                  <w:lang w:val="en-US" w:eastAsia="en-US" w:bidi="ar-SA"/>
                </w:rPr>
                <w:t>If no seller stopped</w:t>
              </w:r>
            </w:ins>
          </w:p>
        </w:tc>
        <w:tc>
          <w:tcPr>
            <w:tcW w:w="274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34" w:author="Changes 24 to 25 Oct" w:date="2026-10-25T16:02:42Z"/>
              </w:rPr>
            </w:pPr>
            <w:ins w:id="4233" w:author="Changes 24 to 25 Oct" w:date="2026-10-25T16:02:42Z">
              <w:r>
                <w:rPr>
                  <w:b/>
                  <w:kern w:val="0"/>
                  <w:sz w:val="18"/>
                  <w:szCs w:val="24"/>
                  <w:lang w:val="en-US" w:eastAsia="en-US" w:bidi="ar-SA"/>
                </w:rPr>
                <w:t>If sellers stopped at 5 percent a year</w:t>
              </w:r>
            </w:ins>
          </w:p>
        </w:tc>
      </w:tr>
      <w:tr>
        <w:trPr>
          <w:ins w:id="4235" w:author="Changes 24 to 25 Oct" w:date="2026-10-25T16:02:42Z"/>
          <w:cantSplit w:val="true"/>
        </w:trPr>
        <w:tc>
          <w:tcPr>
            <w:tcW w:w="4187" w:type="dxa"/>
            <w:tcBorders/>
          </w:tcPr>
          <w:p>
            <w:pPr>
              <w:pStyle w:val="Compact"/>
              <w:keepNext w:val="true"/>
              <w:widowControl/>
              <w:spacing w:lineRule="exact" w:line="220" w:before="0" w:after="0"/>
              <w:jc w:val="left"/>
              <w:rPr>
                <w:kern w:val="0"/>
                <w:szCs w:val="24"/>
                <w:lang w:val="en-US" w:eastAsia="en-US" w:bidi="ar-SA"/>
                <w:ins w:id="4237" w:author="Changes 24 to 25 Oct" w:date="2026-10-25T16:02:42Z"/>
              </w:rPr>
            </w:pPr>
            <w:ins w:id="4236" w:author="Changes 24 to 25 Oct" w:date="2026-10-25T16:02:42Z">
              <w:r>
                <w:rPr>
                  <w:kern w:val="0"/>
                  <w:sz w:val="18"/>
                  <w:szCs w:val="24"/>
                  <w:lang w:val="en-US" w:eastAsia="en-US" w:bidi="ar-SA"/>
                </w:rPr>
                <w:t>Rise between the weighted totals of the two files</w:t>
              </w:r>
            </w:ins>
          </w:p>
        </w:tc>
        <w:tc>
          <w:tcPr>
            <w:tcW w:w="1570" w:type="dxa"/>
            <w:tcBorders/>
          </w:tcPr>
          <w:p>
            <w:pPr>
              <w:pStyle w:val="Compact"/>
              <w:keepNext w:val="true"/>
              <w:widowControl/>
              <w:spacing w:lineRule="exact" w:line="220" w:before="0" w:after="0"/>
              <w:jc w:val="left"/>
              <w:rPr>
                <w:kern w:val="0"/>
                <w:szCs w:val="24"/>
                <w:lang w:val="en-US" w:eastAsia="en-US" w:bidi="ar-SA"/>
                <w:ins w:id="4239" w:author="Changes 24 to 25 Oct" w:date="2026-10-25T16:02:42Z"/>
              </w:rPr>
            </w:pPr>
            <w:ins w:id="4238" w:author="Changes 24 to 25 Oct" w:date="2026-10-25T16:02:42Z">
              <w:r>
                <w:rPr>
                  <w:kern w:val="0"/>
                  <w:sz w:val="18"/>
                  <w:szCs w:val="24"/>
                  <w:lang w:val="en-US" w:eastAsia="en-US" w:bidi="ar-SA"/>
                </w:rPr>
                <w:t>819 (100%)</w:t>
              </w:r>
            </w:ins>
          </w:p>
        </w:tc>
        <w:tc>
          <w:tcPr>
            <w:tcW w:w="2748" w:type="dxa"/>
            <w:tcBorders/>
          </w:tcPr>
          <w:p>
            <w:pPr>
              <w:pStyle w:val="Compact"/>
              <w:keepNext w:val="true"/>
              <w:widowControl/>
              <w:spacing w:lineRule="exact" w:line="220" w:before="0" w:after="0"/>
              <w:jc w:val="left"/>
              <w:rPr>
                <w:kern w:val="0"/>
                <w:szCs w:val="24"/>
                <w:lang w:val="en-US" w:eastAsia="en-US" w:bidi="ar-SA"/>
                <w:ins w:id="4241" w:author="Changes 24 to 25 Oct" w:date="2026-10-25T16:02:42Z"/>
              </w:rPr>
            </w:pPr>
            <w:ins w:id="4240" w:author="Changes 24 to 25 Oct" w:date="2026-10-25T16:02:42Z">
              <w:r>
                <w:rPr>
                  <w:kern w:val="0"/>
                  <w:sz w:val="18"/>
                  <w:szCs w:val="24"/>
                  <w:lang w:val="en-US" w:eastAsia="en-US" w:bidi="ar-SA"/>
                </w:rPr>
                <w:t>819 (100%)</w:t>
              </w:r>
            </w:ins>
          </w:p>
        </w:tc>
      </w:tr>
      <w:tr>
        <w:trPr>
          <w:ins w:id="4242" w:author="Changes 24 to 25 Oct" w:date="2026-10-25T16:02:42Z"/>
          <w:cantSplit w:val="true"/>
        </w:trPr>
        <w:tc>
          <w:tcPr>
            <w:tcW w:w="4187" w:type="dxa"/>
            <w:tcBorders/>
          </w:tcPr>
          <w:p>
            <w:pPr>
              <w:pStyle w:val="Compact"/>
              <w:keepNext w:val="true"/>
              <w:widowControl/>
              <w:spacing w:lineRule="exact" w:line="220" w:before="0" w:after="0"/>
              <w:jc w:val="left"/>
              <w:rPr>
                <w:kern w:val="0"/>
                <w:szCs w:val="24"/>
                <w:lang w:val="en-US" w:eastAsia="en-US" w:bidi="ar-SA"/>
                <w:ins w:id="4244" w:author="Changes 24 to 25 Oct" w:date="2026-10-25T16:02:42Z"/>
              </w:rPr>
            </w:pPr>
            <w:ins w:id="4243" w:author="Changes 24 to 25 Oct" w:date="2026-10-25T16:02:42Z">
              <w:r>
                <w:rPr>
                  <w:kern w:val="0"/>
                  <w:sz w:val="18"/>
                  <w:szCs w:val="24"/>
                  <w:lang w:val="en-US" w:eastAsia="en-US" w:bidi="ar-SA"/>
                </w:rPr>
                <w:t>Net entry: sellers who began in 2023, less those who stopped</w:t>
              </w:r>
            </w:ins>
          </w:p>
        </w:tc>
        <w:tc>
          <w:tcPr>
            <w:tcW w:w="1570" w:type="dxa"/>
            <w:tcBorders/>
          </w:tcPr>
          <w:p>
            <w:pPr>
              <w:pStyle w:val="Compact"/>
              <w:keepNext w:val="true"/>
              <w:widowControl/>
              <w:spacing w:lineRule="exact" w:line="220" w:before="0" w:after="0"/>
              <w:jc w:val="left"/>
              <w:rPr>
                <w:kern w:val="0"/>
                <w:szCs w:val="24"/>
                <w:lang w:val="en-US" w:eastAsia="en-US" w:bidi="ar-SA"/>
                <w:ins w:id="4246" w:author="Changes 24 to 25 Oct" w:date="2026-10-25T16:02:42Z"/>
              </w:rPr>
            </w:pPr>
            <w:ins w:id="4245" w:author="Changes 24 to 25 Oct" w:date="2026-10-25T16:02:42Z">
              <w:r>
                <w:rPr>
                  <w:kern w:val="0"/>
                  <w:sz w:val="18"/>
                  <w:szCs w:val="24"/>
                  <w:lang w:val="en-US" w:eastAsia="en-US" w:bidi="ar-SA"/>
                </w:rPr>
                <w:t>513 (63%)</w:t>
              </w:r>
            </w:ins>
          </w:p>
        </w:tc>
        <w:tc>
          <w:tcPr>
            <w:tcW w:w="2748" w:type="dxa"/>
            <w:tcBorders/>
          </w:tcPr>
          <w:p>
            <w:pPr>
              <w:pStyle w:val="Compact"/>
              <w:keepNext w:val="true"/>
              <w:widowControl/>
              <w:spacing w:lineRule="exact" w:line="220" w:before="0" w:after="0"/>
              <w:jc w:val="left"/>
              <w:rPr>
                <w:kern w:val="0"/>
                <w:szCs w:val="24"/>
                <w:lang w:val="en-US" w:eastAsia="en-US" w:bidi="ar-SA"/>
                <w:ins w:id="4248" w:author="Changes 24 to 25 Oct" w:date="2026-10-25T16:02:42Z"/>
              </w:rPr>
            </w:pPr>
            <w:ins w:id="4247" w:author="Changes 24 to 25 Oct" w:date="2026-10-25T16:02:42Z">
              <w:r>
                <w:rPr>
                  <w:kern w:val="0"/>
                  <w:sz w:val="18"/>
                  <w:szCs w:val="24"/>
                  <w:lang w:val="en-US" w:eastAsia="en-US" w:bidi="ar-SA"/>
                </w:rPr>
                <w:t>361 (44%)</w:t>
              </w:r>
            </w:ins>
          </w:p>
        </w:tc>
      </w:tr>
      <w:tr>
        <w:trPr>
          <w:ins w:id="4249" w:author="Changes 24 to 25 Oct" w:date="2026-10-25T16:02:42Z"/>
          <w:cantSplit w:val="true"/>
        </w:trPr>
        <w:tc>
          <w:tcPr>
            <w:tcW w:w="4187" w:type="dxa"/>
            <w:tcBorders>
              <w:bottom w:val="single" w:sz="8" w:space="0" w:color="000000"/>
            </w:tcBorders>
          </w:tcPr>
          <w:p>
            <w:pPr>
              <w:pStyle w:val="Compact"/>
              <w:widowControl/>
              <w:spacing w:lineRule="exact" w:line="220" w:before="0" w:after="0"/>
              <w:jc w:val="left"/>
              <w:rPr>
                <w:kern w:val="0"/>
                <w:szCs w:val="24"/>
                <w:lang w:val="en-US" w:eastAsia="en-US" w:bidi="ar-SA"/>
                <w:ins w:id="4251" w:author="Changes 24 to 25 Oct" w:date="2026-10-25T16:02:42Z"/>
              </w:rPr>
            </w:pPr>
            <w:ins w:id="4250" w:author="Changes 24 to 25 Oct" w:date="2026-10-25T16:02:42Z">
              <w:r>
                <w:rPr>
                  <w:kern w:val="0"/>
                  <w:sz w:val="18"/>
                  <w:szCs w:val="24"/>
                  <w:lang w:val="en-US" w:eastAsia="en-US" w:bidi="ar-SA"/>
                </w:rPr>
                <w:t>Earlier sellers newly counted above the whole 2022 count</w:t>
              </w:r>
            </w:ins>
          </w:p>
        </w:tc>
        <w:tc>
          <w:tcPr>
            <w:tcW w:w="1570" w:type="dxa"/>
            <w:tcBorders>
              <w:bottom w:val="single" w:sz="8" w:space="0" w:color="000000"/>
            </w:tcBorders>
          </w:tcPr>
          <w:p>
            <w:pPr>
              <w:pStyle w:val="Compact"/>
              <w:widowControl/>
              <w:spacing w:lineRule="exact" w:line="220" w:before="0" w:after="0"/>
              <w:jc w:val="left"/>
              <w:rPr>
                <w:kern w:val="0"/>
                <w:szCs w:val="24"/>
                <w:lang w:val="en-US" w:eastAsia="en-US" w:bidi="ar-SA"/>
                <w:ins w:id="4253" w:author="Changes 24 to 25 Oct" w:date="2026-10-25T16:02:42Z"/>
              </w:rPr>
            </w:pPr>
            <w:ins w:id="4252" w:author="Changes 24 to 25 Oct" w:date="2026-10-25T16:02:42Z">
              <w:r>
                <w:rPr>
                  <w:kern w:val="0"/>
                  <w:sz w:val="18"/>
                  <w:szCs w:val="24"/>
                  <w:lang w:val="en-US" w:eastAsia="en-US" w:bidi="ar-SA"/>
                </w:rPr>
                <w:t>306 (37%)</w:t>
              </w:r>
            </w:ins>
          </w:p>
        </w:tc>
        <w:tc>
          <w:tcPr>
            <w:tcW w:w="2748" w:type="dxa"/>
            <w:tcBorders>
              <w:bottom w:val="single" w:sz="8" w:space="0" w:color="000000"/>
            </w:tcBorders>
          </w:tcPr>
          <w:p>
            <w:pPr>
              <w:pStyle w:val="Compact"/>
              <w:widowControl/>
              <w:spacing w:lineRule="exact" w:line="220" w:before="0" w:after="0"/>
              <w:jc w:val="left"/>
              <w:rPr>
                <w:kern w:val="0"/>
                <w:szCs w:val="24"/>
                <w:lang w:val="en-US" w:eastAsia="en-US" w:bidi="ar-SA"/>
                <w:ins w:id="4255" w:author="Changes 24 to 25 Oct" w:date="2026-10-25T16:02:42Z"/>
              </w:rPr>
            </w:pPr>
            <w:ins w:id="4254" w:author="Changes 24 to 25 Oct" w:date="2026-10-25T16:02:42Z">
              <w:r>
                <w:rPr>
                  <w:kern w:val="0"/>
                  <w:sz w:val="18"/>
                  <w:szCs w:val="24"/>
                  <w:lang w:val="en-US" w:eastAsia="en-US" w:bidi="ar-SA"/>
                </w:rPr>
                <w:t>458 (56%)</w:t>
              </w:r>
            </w:ins>
          </w:p>
        </w:tc>
      </w:tr>
    </w:tbl>
    <w:p>
      <w:pPr>
        <w:pStyle w:val="TableNote"/>
        <w:rPr>
          <w:ins w:id="4258" w:author="Changes 24 to 25 Oct" w:date="2026-10-25T16:02:42Z"/>
        </w:rPr>
      </w:pPr>
      <w:ins w:id="4256" w:author="Changes 24 to 25 Oct" w:date="2026-10-25T16:02:42Z">
        <w:r>
          <w:rPr>
            <w:i/>
            <w:iCs/>
          </w:rPr>
          <w:t>Note:</w:t>
        </w:r>
      </w:ins>
      <w:ins w:id="4257" w:author="Changes 24 to 25 Oct" w:date="2026-10-25T16:02:42Z">
        <w:r>
          <w:rPr/>
          <w:t xml:space="preserve"> BPS’s published counts give a rise of 821 thousand (BPS 2025a). Source: BPS survey files, weighted; author’s calculations.</w:t>
        </w:r>
      </w:ins>
      <w:r>
        <w:br w:type="page"/>
      </w:r>
    </w:p>
    <w:p>
      <w:pPr>
        <w:pStyle w:val="TableCaption"/>
        <w:keepNext w:val="true"/>
        <w:rPr>
          <w:ins w:id="4261" w:author="Changes 24 to 25 Oct" w:date="2026-10-25T16:02:42Z"/>
        </w:rPr>
      </w:pPr>
      <w:ins w:id="4259" w:author="Changes 24 to 25 Oct" w:date="2026-10-25T16:02:42Z">
        <w:r>
          <w:rPr>
            <w:b/>
          </w:rPr>
          <w:t>Table 6.</w:t>
        </w:r>
      </w:ins>
      <w:ins w:id="4260" w:author="Changes 24 to 25 Oct" w:date="2026-10-25T16:02:42Z">
        <w:r>
          <w:rPr>
            <w:b w:val="false"/>
          </w:rPr>
          <w:t xml:space="preserve"> Indonesia’s recent rules and what each acts on</w:t>
        </w:r>
      </w:ins>
    </w:p>
    <w:p>
      <w:pPr>
        <w:pStyle w:val="TableNote"/>
        <w:keepNext w:val="true"/>
        <w:rPr>
          <w:ins w:id="4263" w:author="Changes 24 to 25 Oct" w:date="2026-10-25T16:02:42Z"/>
        </w:rPr>
      </w:pPr>
      <w:ins w:id="4262" w:author="Changes 24 to 25 Oct" w:date="2026-10-25T16:02:42Z">
        <w:r>
          <w:rPr/>
          <w:t>This table lists each recent Indonesian rule that bears on the figures in Chapters 4 and 5. For each rule it gives what the rule does, which part of the figures it acts on, the section of Chapter 5 that measures that part, and the status of the legal text when this thesis was written. Amounts in rupiah (Rp) are converted to US dollars in the note.</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683"/>
        <w:gridCol w:w="2281"/>
        <w:gridCol w:w="1320"/>
        <w:gridCol w:w="940"/>
        <w:gridCol w:w="2281"/>
      </w:tblGrid>
      <w:tr>
        <w:trPr>
          <w:tblHeader w:val="true"/>
          <w:ins w:id="4264" w:author="Changes 24 to 25 Oct" w:date="2026-10-25T16:02:42Z"/>
          <w:cantSplit w:val="true"/>
        </w:trPr>
        <w:tc>
          <w:tcPr>
            <w:tcW w:w="168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66" w:author="Changes 24 to 25 Oct" w:date="2026-10-25T16:02:42Z"/>
              </w:rPr>
            </w:pPr>
            <w:ins w:id="4265" w:author="Changes 24 to 25 Oct" w:date="2026-10-25T16:02:42Z">
              <w:r>
                <w:rPr>
                  <w:b/>
                  <w:kern w:val="0"/>
                  <w:sz w:val="18"/>
                  <w:szCs w:val="24"/>
                  <w:lang w:val="en-US" w:eastAsia="en-US" w:bidi="ar-SA"/>
                </w:rPr>
                <w:t>Rule</w:t>
              </w:r>
            </w:ins>
          </w:p>
        </w:tc>
        <w:tc>
          <w:tcPr>
            <w:tcW w:w="228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68" w:author="Changes 24 to 25 Oct" w:date="2026-10-25T16:02:42Z"/>
              </w:rPr>
            </w:pPr>
            <w:ins w:id="4267" w:author="Changes 24 to 25 Oct" w:date="2026-10-25T16:02:42Z">
              <w:r>
                <w:rPr>
                  <w:b/>
                  <w:kern w:val="0"/>
                  <w:sz w:val="18"/>
                  <w:szCs w:val="24"/>
                  <w:lang w:val="en-US" w:eastAsia="en-US" w:bidi="ar-SA"/>
                </w:rPr>
                <w:t>What it does</w:t>
              </w:r>
            </w:ins>
          </w:p>
        </w:tc>
        <w:tc>
          <w:tcPr>
            <w:tcW w:w="13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70" w:author="Changes 24 to 25 Oct" w:date="2026-10-25T16:02:42Z"/>
              </w:rPr>
            </w:pPr>
            <w:ins w:id="4269" w:author="Changes 24 to 25 Oct" w:date="2026-10-25T16:02:42Z">
              <w:r>
                <w:rPr>
                  <w:b/>
                  <w:kern w:val="0"/>
                  <w:sz w:val="18"/>
                  <w:szCs w:val="24"/>
                  <w:lang w:val="en-US" w:eastAsia="en-US" w:bidi="ar-SA"/>
                </w:rPr>
                <w:t>What it acts on</w:t>
              </w:r>
            </w:ins>
          </w:p>
        </w:tc>
        <w:tc>
          <w:tcPr>
            <w:tcW w:w="94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72" w:author="Changes 24 to 25 Oct" w:date="2026-10-25T16:02:42Z"/>
              </w:rPr>
            </w:pPr>
            <w:ins w:id="4271" w:author="Changes 24 to 25 Oct" w:date="2026-10-25T16:02:42Z">
              <w:r>
                <w:rPr>
                  <w:b/>
                  <w:kern w:val="0"/>
                  <w:sz w:val="18"/>
                  <w:szCs w:val="24"/>
                  <w:lang w:val="en-US" w:eastAsia="en-US" w:bidi="ar-SA"/>
                </w:rPr>
                <w:t>Measured in</w:t>
              </w:r>
            </w:ins>
          </w:p>
        </w:tc>
        <w:tc>
          <w:tcPr>
            <w:tcW w:w="228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274" w:author="Changes 24 to 25 Oct" w:date="2026-10-25T16:02:42Z"/>
              </w:rPr>
            </w:pPr>
            <w:ins w:id="4273" w:author="Changes 24 to 25 Oct" w:date="2026-10-25T16:02:42Z">
              <w:r>
                <w:rPr>
                  <w:b/>
                  <w:kern w:val="0"/>
                  <w:sz w:val="18"/>
                  <w:szCs w:val="24"/>
                  <w:lang w:val="en-US" w:eastAsia="en-US" w:bidi="ar-SA"/>
                </w:rPr>
                <w:t>Status of the text</w:t>
              </w:r>
            </w:ins>
          </w:p>
        </w:tc>
      </w:tr>
      <w:tr>
        <w:trPr>
          <w:ins w:id="4275"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ins w:id="4277" w:author="Changes 24 to 25 Oct" w:date="2026-10-25T16:02:42Z"/>
              </w:rPr>
            </w:pPr>
            <w:ins w:id="4276" w:author="Changes 24 to 25 Oct" w:date="2026-10-25T16:02:42Z">
              <w:r>
                <w:rPr>
                  <w:kern w:val="0"/>
                  <w:sz w:val="18"/>
                  <w:szCs w:val="24"/>
                  <w:lang w:val="en-US" w:eastAsia="en-US" w:bidi="ar-SA"/>
                </w:rPr>
                <w:t>Commission cap (Transport Minister Decree KP-PHB 532/2026; Presidential Regulation 27/2026)</w:t>
              </w:r>
            </w:ins>
          </w:p>
        </w:tc>
        <w:tc>
          <w:tcPr>
            <w:tcW w:w="2281" w:type="dxa"/>
            <w:tcBorders/>
          </w:tcPr>
          <w:p>
            <w:pPr>
              <w:pStyle w:val="Compact"/>
              <w:keepNext w:val="true"/>
              <w:widowControl/>
              <w:spacing w:lineRule="exact" w:line="220" w:before="0" w:after="0"/>
              <w:jc w:val="left"/>
              <w:rPr>
                <w:kern w:val="0"/>
                <w:szCs w:val="24"/>
                <w:lang w:val="en-US" w:eastAsia="en-US" w:bidi="ar-SA"/>
                <w:ins w:id="4279" w:author="Changes 24 to 25 Oct" w:date="2026-10-25T16:02:42Z"/>
              </w:rPr>
            </w:pPr>
            <w:ins w:id="4278" w:author="Changes 24 to 25 Oct" w:date="2026-10-25T16:02:42Z">
              <w:r>
                <w:rPr>
                  <w:kern w:val="0"/>
                  <w:sz w:val="18"/>
                  <w:szCs w:val="24"/>
                  <w:lang w:val="en-US" w:eastAsia="en-US" w:bidi="ar-SA"/>
                </w:rPr>
                <w:t>Caps the commission on two-wheel passenger trips at 8 percent from 1 July 2026</w:t>
              </w:r>
            </w:ins>
          </w:p>
        </w:tc>
        <w:tc>
          <w:tcPr>
            <w:tcW w:w="1320" w:type="dxa"/>
            <w:tcBorders/>
          </w:tcPr>
          <w:p>
            <w:pPr>
              <w:pStyle w:val="Compact"/>
              <w:keepNext w:val="true"/>
              <w:widowControl/>
              <w:spacing w:lineRule="exact" w:line="220" w:before="0" w:after="0"/>
              <w:jc w:val="left"/>
              <w:rPr>
                <w:kern w:val="0"/>
                <w:szCs w:val="24"/>
                <w:lang w:val="en-US" w:eastAsia="en-US" w:bidi="ar-SA"/>
                <w:ins w:id="4281" w:author="Changes 24 to 25 Oct" w:date="2026-10-25T16:02:42Z"/>
              </w:rPr>
            </w:pPr>
            <w:ins w:id="4280" w:author="Changes 24 to 25 Oct" w:date="2026-10-25T16:02:42Z">
              <w:r>
                <w:rPr>
                  <w:kern w:val="0"/>
                  <w:sz w:val="18"/>
                  <w:szCs w:val="24"/>
                  <w:lang w:val="en-US" w:eastAsia="en-US" w:bidi="ar-SA"/>
                </w:rPr>
                <w:t>The fee rate, for one service</w:t>
              </w:r>
            </w:ins>
          </w:p>
        </w:tc>
        <w:tc>
          <w:tcPr>
            <w:tcW w:w="940" w:type="dxa"/>
            <w:tcBorders/>
          </w:tcPr>
          <w:p>
            <w:pPr>
              <w:pStyle w:val="Compact"/>
              <w:keepNext w:val="true"/>
              <w:widowControl/>
              <w:spacing w:lineRule="exact" w:line="220" w:before="0" w:after="0"/>
              <w:jc w:val="left"/>
              <w:rPr>
                <w:kern w:val="0"/>
                <w:szCs w:val="24"/>
                <w:lang w:val="en-US" w:eastAsia="en-US" w:bidi="ar-SA"/>
                <w:ins w:id="4283" w:author="Changes 24 to 25 Oct" w:date="2026-10-25T16:02:42Z"/>
              </w:rPr>
            </w:pPr>
            <w:ins w:id="4282" w:author="Changes 24 to 25 Oct" w:date="2026-10-25T16:02:42Z">
              <w:r>
                <w:rPr>
                  <w:kern w:val="0"/>
                  <w:sz w:val="18"/>
                  <w:szCs w:val="24"/>
                  <w:lang w:val="en-US" w:eastAsia="en-US" w:bidi="ar-SA"/>
                </w:rPr>
                <w:t>5.3</w:t>
              </w:r>
            </w:ins>
          </w:p>
        </w:tc>
        <w:tc>
          <w:tcPr>
            <w:tcW w:w="2281" w:type="dxa"/>
            <w:tcBorders/>
          </w:tcPr>
          <w:p>
            <w:pPr>
              <w:pStyle w:val="Compact"/>
              <w:keepNext w:val="true"/>
              <w:widowControl/>
              <w:spacing w:lineRule="exact" w:line="220" w:before="0" w:after="0"/>
              <w:jc w:val="left"/>
              <w:rPr>
                <w:kern w:val="0"/>
                <w:szCs w:val="24"/>
                <w:lang w:val="en-US" w:eastAsia="en-US" w:bidi="ar-SA"/>
                <w:ins w:id="4285" w:author="Changes 24 to 25 Oct" w:date="2026-10-25T16:02:42Z"/>
              </w:rPr>
            </w:pPr>
            <w:ins w:id="4284" w:author="Changes 24 to 25 Oct" w:date="2026-10-25T16:02:42Z">
              <w:r>
                <w:rPr>
                  <w:kern w:val="0"/>
                  <w:sz w:val="18"/>
                  <w:szCs w:val="24"/>
                  <w:lang w:val="en-US" w:eastAsia="en-US" w:bidi="ar-SA"/>
                </w:rPr>
                <w:t>Decree in force from July 2026; presidential regulation released 8 October 2026; neither text public when this thesis was written</w:t>
              </w:r>
            </w:ins>
          </w:p>
        </w:tc>
      </w:tr>
      <w:tr>
        <w:trPr>
          <w:ins w:id="4286"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ins w:id="4288" w:author="Changes 24 to 25 Oct" w:date="2026-10-25T16:02:42Z"/>
              </w:rPr>
            </w:pPr>
            <w:ins w:id="4287" w:author="Changes 24 to 25 Oct" w:date="2026-10-25T16:02:42Z">
              <w:r>
                <w:rPr>
                  <w:kern w:val="0"/>
                  <w:sz w:val="18"/>
                  <w:szCs w:val="24"/>
                  <w:lang w:val="en-US" w:eastAsia="en-US" w:bidi="ar-SA"/>
                </w:rPr>
                <w:t>Discount rule (Trade Minister Regulation 19/2026, Art. 18)</w:t>
              </w:r>
            </w:ins>
          </w:p>
        </w:tc>
        <w:tc>
          <w:tcPr>
            <w:tcW w:w="2281" w:type="dxa"/>
            <w:tcBorders/>
          </w:tcPr>
          <w:p>
            <w:pPr>
              <w:pStyle w:val="Compact"/>
              <w:keepNext w:val="true"/>
              <w:widowControl/>
              <w:spacing w:lineRule="exact" w:line="220" w:before="0" w:after="0"/>
              <w:jc w:val="left"/>
              <w:rPr>
                <w:kern w:val="0"/>
                <w:szCs w:val="24"/>
                <w:lang w:val="en-US" w:eastAsia="en-US" w:bidi="ar-SA"/>
                <w:ins w:id="4290" w:author="Changes 24 to 25 Oct" w:date="2026-10-25T16:02:42Z"/>
              </w:rPr>
            </w:pPr>
            <w:ins w:id="4289" w:author="Changes 24 to 25 Oct" w:date="2026-10-25T16:02:42Z">
              <w:r>
                <w:rPr>
                  <w:kern w:val="0"/>
                  <w:sz w:val="18"/>
                  <w:szCs w:val="24"/>
                  <w:lang w:val="en-US" w:eastAsia="en-US" w:bidi="ar-SA"/>
                </w:rPr>
                <w:t>Requires every online trade operator, including ride-hailing apps that sell goods, to prevent repeated price subsidies that hurt local products and endless below-cost discounts</w:t>
              </w:r>
            </w:ins>
          </w:p>
        </w:tc>
        <w:tc>
          <w:tcPr>
            <w:tcW w:w="1320" w:type="dxa"/>
            <w:tcBorders/>
          </w:tcPr>
          <w:p>
            <w:pPr>
              <w:pStyle w:val="Compact"/>
              <w:keepNext w:val="true"/>
              <w:widowControl/>
              <w:spacing w:lineRule="exact" w:line="220" w:before="0" w:after="0"/>
              <w:jc w:val="left"/>
              <w:rPr>
                <w:kern w:val="0"/>
                <w:szCs w:val="24"/>
                <w:lang w:val="en-US" w:eastAsia="en-US" w:bidi="ar-SA"/>
                <w:ins w:id="4292" w:author="Changes 24 to 25 Oct" w:date="2026-10-25T16:02:42Z"/>
              </w:rPr>
            </w:pPr>
            <w:ins w:id="4291" w:author="Changes 24 to 25 Oct" w:date="2026-10-25T16:02:42Z">
              <w:r>
                <w:rPr>
                  <w:kern w:val="0"/>
                  <w:sz w:val="18"/>
                  <w:szCs w:val="24"/>
                  <w:lang w:val="en-US" w:eastAsia="en-US" w:bidi="ar-SA"/>
                </w:rPr>
                <w:t>The incentive rate</w:t>
              </w:r>
            </w:ins>
          </w:p>
        </w:tc>
        <w:tc>
          <w:tcPr>
            <w:tcW w:w="940" w:type="dxa"/>
            <w:tcBorders/>
          </w:tcPr>
          <w:p>
            <w:pPr>
              <w:pStyle w:val="Compact"/>
              <w:keepNext w:val="true"/>
              <w:widowControl/>
              <w:spacing w:lineRule="exact" w:line="220" w:before="0" w:after="0"/>
              <w:jc w:val="left"/>
              <w:rPr>
                <w:kern w:val="0"/>
                <w:szCs w:val="24"/>
                <w:lang w:val="en-US" w:eastAsia="en-US" w:bidi="ar-SA"/>
                <w:ins w:id="4294" w:author="Changes 24 to 25 Oct" w:date="2026-10-25T16:02:42Z"/>
              </w:rPr>
            </w:pPr>
            <w:ins w:id="4293" w:author="Changes 24 to 25 Oct" w:date="2026-10-25T16:02:42Z">
              <w:r>
                <w:rPr>
                  <w:kern w:val="0"/>
                  <w:sz w:val="18"/>
                  <w:szCs w:val="24"/>
                  <w:lang w:val="en-US" w:eastAsia="en-US" w:bidi="ar-SA"/>
                </w:rPr>
                <w:t>5.3</w:t>
              </w:r>
            </w:ins>
          </w:p>
        </w:tc>
        <w:tc>
          <w:tcPr>
            <w:tcW w:w="2281" w:type="dxa"/>
            <w:tcBorders/>
          </w:tcPr>
          <w:p>
            <w:pPr>
              <w:pStyle w:val="Compact"/>
              <w:keepNext w:val="true"/>
              <w:widowControl/>
              <w:spacing w:lineRule="exact" w:line="220" w:before="0" w:after="0"/>
              <w:jc w:val="left"/>
              <w:rPr>
                <w:kern w:val="0"/>
                <w:szCs w:val="24"/>
                <w:lang w:val="en-US" w:eastAsia="en-US" w:bidi="ar-SA"/>
                <w:ins w:id="4296" w:author="Changes 24 to 25 Oct" w:date="2026-10-25T16:02:42Z"/>
              </w:rPr>
            </w:pPr>
            <w:ins w:id="4295" w:author="Changes 24 to 25 Oct" w:date="2026-10-25T16:02:42Z">
              <w:r>
                <w:rPr>
                  <w:kern w:val="0"/>
                  <w:sz w:val="18"/>
                  <w:szCs w:val="24"/>
                  <w:lang w:val="en-US" w:eastAsia="en-US" w:bidi="ar-SA"/>
                </w:rPr>
                <w:t>Primary text read</w:t>
              </w:r>
            </w:ins>
          </w:p>
        </w:tc>
      </w:tr>
      <w:tr>
        <w:trPr>
          <w:ins w:id="4297"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ins w:id="4299" w:author="Changes 24 to 25 Oct" w:date="2026-10-25T16:02:42Z"/>
              </w:rPr>
            </w:pPr>
            <w:ins w:id="4298" w:author="Changes 24 to 25 Oct" w:date="2026-10-25T16:02:42Z">
              <w:r>
                <w:rPr>
                  <w:kern w:val="0"/>
                  <w:sz w:val="18"/>
                  <w:szCs w:val="24"/>
                  <w:lang w:val="en-US" w:eastAsia="en-US" w:bidi="ar-SA"/>
                </w:rPr>
                <w:t>Marketplace tax (Finance Minister Regulation 37/2025)</w:t>
              </w:r>
            </w:ins>
          </w:p>
        </w:tc>
        <w:tc>
          <w:tcPr>
            <w:tcW w:w="2281" w:type="dxa"/>
            <w:tcBorders/>
          </w:tcPr>
          <w:p>
            <w:pPr>
              <w:pStyle w:val="Compact"/>
              <w:keepNext w:val="true"/>
              <w:widowControl/>
              <w:spacing w:lineRule="exact" w:line="220" w:before="0" w:after="0"/>
              <w:jc w:val="left"/>
              <w:rPr>
                <w:kern w:val="0"/>
                <w:szCs w:val="24"/>
                <w:lang w:val="en-US" w:eastAsia="en-US" w:bidi="ar-SA"/>
                <w:ins w:id="4301" w:author="Changes 24 to 25 Oct" w:date="2026-10-25T16:02:42Z"/>
              </w:rPr>
            </w:pPr>
            <w:ins w:id="4300" w:author="Changes 24 to 25 Oct" w:date="2026-10-25T16:02:42Z">
              <w:r>
                <w:rPr>
                  <w:kern w:val="0"/>
                  <w:sz w:val="18"/>
                  <w:szCs w:val="24"/>
                  <w:lang w:val="en-US" w:eastAsia="en-US" w:bidi="ar-SA"/>
                </w:rPr>
                <w:t>Designated marketplaces collect 0.5 percent of domestic sellers’ gross sales; individuals with sales up to Rp500 million a year are exempt; every seller gives a tax number or national identity number</w:t>
              </w:r>
            </w:ins>
          </w:p>
        </w:tc>
        <w:tc>
          <w:tcPr>
            <w:tcW w:w="1320" w:type="dxa"/>
            <w:tcBorders/>
          </w:tcPr>
          <w:p>
            <w:pPr>
              <w:pStyle w:val="Compact"/>
              <w:keepNext w:val="true"/>
              <w:widowControl/>
              <w:spacing w:lineRule="exact" w:line="220" w:before="0" w:after="0"/>
              <w:jc w:val="left"/>
              <w:rPr>
                <w:kern w:val="0"/>
                <w:szCs w:val="24"/>
                <w:lang w:val="en-US" w:eastAsia="en-US" w:bidi="ar-SA"/>
                <w:ins w:id="4303" w:author="Changes 24 to 25 Oct" w:date="2026-10-25T16:02:42Z"/>
              </w:rPr>
            </w:pPr>
            <w:ins w:id="4302" w:author="Changes 24 to 25 Oct" w:date="2026-10-25T16:02:42Z">
              <w:r>
                <w:rPr>
                  <w:kern w:val="0"/>
                  <w:sz w:val="18"/>
                  <w:szCs w:val="24"/>
                  <w:lang w:val="en-US" w:eastAsia="en-US" w:bidi="ar-SA"/>
                </w:rPr>
                <w:t>Sellers’ sales inside marketplaces</w:t>
              </w:r>
            </w:ins>
          </w:p>
        </w:tc>
        <w:tc>
          <w:tcPr>
            <w:tcW w:w="940" w:type="dxa"/>
            <w:tcBorders/>
          </w:tcPr>
          <w:p>
            <w:pPr>
              <w:pStyle w:val="Compact"/>
              <w:keepNext w:val="true"/>
              <w:widowControl/>
              <w:spacing w:lineRule="exact" w:line="220" w:before="0" w:after="0"/>
              <w:jc w:val="left"/>
              <w:rPr>
                <w:kern w:val="0"/>
                <w:szCs w:val="24"/>
                <w:lang w:val="en-US" w:eastAsia="en-US" w:bidi="ar-SA"/>
                <w:ins w:id="4305" w:author="Changes 24 to 25 Oct" w:date="2026-10-25T16:02:42Z"/>
              </w:rPr>
            </w:pPr>
            <w:ins w:id="4304" w:author="Changes 24 to 25 Oct" w:date="2026-10-25T16:02:42Z">
              <w:r>
                <w:rPr>
                  <w:kern w:val="0"/>
                  <w:sz w:val="18"/>
                  <w:szCs w:val="24"/>
                  <w:lang w:val="en-US" w:eastAsia="en-US" w:bidi="ar-SA"/>
                </w:rPr>
                <w:t>5.9</w:t>
              </w:r>
            </w:ins>
          </w:p>
        </w:tc>
        <w:tc>
          <w:tcPr>
            <w:tcW w:w="2281" w:type="dxa"/>
            <w:tcBorders/>
          </w:tcPr>
          <w:p>
            <w:pPr>
              <w:pStyle w:val="Compact"/>
              <w:keepNext w:val="true"/>
              <w:widowControl/>
              <w:spacing w:lineRule="exact" w:line="220" w:before="0" w:after="0"/>
              <w:jc w:val="left"/>
              <w:rPr>
                <w:kern w:val="0"/>
                <w:szCs w:val="24"/>
                <w:lang w:val="en-US" w:eastAsia="en-US" w:bidi="ar-SA"/>
                <w:ins w:id="4307" w:author="Changes 24 to 25 Oct" w:date="2026-10-25T16:02:42Z"/>
              </w:rPr>
            </w:pPr>
            <w:ins w:id="4306" w:author="Changes 24 to 25 Oct" w:date="2026-10-25T16:02:42Z">
              <w:r>
                <w:rPr>
                  <w:kern w:val="0"/>
                  <w:sz w:val="18"/>
                  <w:szCs w:val="24"/>
                  <w:lang w:val="en-US" w:eastAsia="en-US" w:bidi="ar-SA"/>
                </w:rPr>
                <w:t>Primary text read; collected by Shopee, Tokopedia, Lazada and Blibli since 1 October 2026</w:t>
              </w:r>
            </w:ins>
          </w:p>
        </w:tc>
      </w:tr>
      <w:tr>
        <w:trPr>
          <w:ins w:id="4308"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ins w:id="4310" w:author="Changes 24 to 25 Oct" w:date="2026-10-25T16:02:42Z"/>
              </w:rPr>
            </w:pPr>
            <w:ins w:id="4309" w:author="Changes 24 to 25 Oct" w:date="2026-10-25T16:02:42Z">
              <w:r>
                <w:rPr>
                  <w:kern w:val="0"/>
                  <w:sz w:val="18"/>
                  <w:szCs w:val="24"/>
                  <w:lang w:val="en-US" w:eastAsia="en-US" w:bidi="ar-SA"/>
                </w:rPr>
                <w:t>Small-business final tax (Government Regulation 20/2026)</w:t>
              </w:r>
            </w:ins>
          </w:p>
        </w:tc>
        <w:tc>
          <w:tcPr>
            <w:tcW w:w="2281" w:type="dxa"/>
            <w:tcBorders/>
          </w:tcPr>
          <w:p>
            <w:pPr>
              <w:pStyle w:val="Compact"/>
              <w:keepNext w:val="true"/>
              <w:widowControl/>
              <w:spacing w:lineRule="exact" w:line="220" w:before="0" w:after="0"/>
              <w:jc w:val="left"/>
              <w:rPr>
                <w:kern w:val="0"/>
                <w:szCs w:val="24"/>
                <w:lang w:val="en-US" w:eastAsia="en-US" w:bidi="ar-SA"/>
                <w:ins w:id="4312" w:author="Changes 24 to 25 Oct" w:date="2026-10-25T16:02:42Z"/>
              </w:rPr>
            </w:pPr>
            <w:ins w:id="4311" w:author="Changes 24 to 25 Oct" w:date="2026-10-25T16:02:42Z">
              <w:r>
                <w:rPr>
                  <w:kern w:val="0"/>
                  <w:sz w:val="18"/>
                  <w:szCs w:val="24"/>
                  <w:lang w:val="en-US" w:eastAsia="en-US" w:bidi="ar-SA"/>
                </w:rPr>
                <w:t>Keeps a 0.5 percent final tax on turnover up to Rp4.8 billion a year; excludes content creators</w:t>
              </w:r>
            </w:ins>
          </w:p>
        </w:tc>
        <w:tc>
          <w:tcPr>
            <w:tcW w:w="1320" w:type="dxa"/>
            <w:tcBorders/>
          </w:tcPr>
          <w:p>
            <w:pPr>
              <w:pStyle w:val="Compact"/>
              <w:keepNext w:val="true"/>
              <w:widowControl/>
              <w:spacing w:lineRule="exact" w:line="220" w:before="0" w:after="0"/>
              <w:jc w:val="left"/>
              <w:rPr>
                <w:kern w:val="0"/>
                <w:szCs w:val="24"/>
                <w:lang w:val="en-US" w:eastAsia="en-US" w:bidi="ar-SA"/>
                <w:ins w:id="4314" w:author="Changes 24 to 25 Oct" w:date="2026-10-25T16:02:42Z"/>
              </w:rPr>
            </w:pPr>
            <w:ins w:id="4313" w:author="Changes 24 to 25 Oct" w:date="2026-10-25T16:02:42Z">
              <w:r>
                <w:rPr>
                  <w:kern w:val="0"/>
                  <w:sz w:val="18"/>
                  <w:szCs w:val="24"/>
                  <w:lang w:val="en-US" w:eastAsia="en-US" w:bidi="ar-SA"/>
                </w:rPr>
                <w:t>Small sellers in every channel</w:t>
              </w:r>
            </w:ins>
          </w:p>
        </w:tc>
        <w:tc>
          <w:tcPr>
            <w:tcW w:w="940" w:type="dxa"/>
            <w:tcBorders/>
          </w:tcPr>
          <w:p>
            <w:pPr>
              <w:pStyle w:val="Compact"/>
              <w:keepNext w:val="true"/>
              <w:widowControl/>
              <w:spacing w:lineRule="exact" w:line="220" w:before="0" w:after="0"/>
              <w:jc w:val="left"/>
              <w:rPr>
                <w:kern w:val="0"/>
                <w:szCs w:val="24"/>
                <w:lang w:val="en-US" w:eastAsia="en-US" w:bidi="ar-SA"/>
                <w:ins w:id="4316" w:author="Changes 24 to 25 Oct" w:date="2026-10-25T16:02:42Z"/>
              </w:rPr>
            </w:pPr>
            <w:ins w:id="4315" w:author="Changes 24 to 25 Oct" w:date="2026-10-25T16:02:42Z">
              <w:r>
                <w:rPr>
                  <w:kern w:val="0"/>
                  <w:sz w:val="18"/>
                  <w:szCs w:val="24"/>
                  <w:lang w:val="en-US" w:eastAsia="en-US" w:bidi="ar-SA"/>
                </w:rPr>
                <w:t>Not measured</w:t>
              </w:r>
            </w:ins>
          </w:p>
        </w:tc>
        <w:tc>
          <w:tcPr>
            <w:tcW w:w="2281" w:type="dxa"/>
            <w:tcBorders/>
          </w:tcPr>
          <w:p>
            <w:pPr>
              <w:pStyle w:val="Compact"/>
              <w:keepNext w:val="true"/>
              <w:widowControl/>
              <w:spacing w:lineRule="exact" w:line="220" w:before="0" w:after="0"/>
              <w:jc w:val="left"/>
              <w:rPr>
                <w:kern w:val="0"/>
                <w:szCs w:val="24"/>
                <w:lang w:val="en-US" w:eastAsia="en-US" w:bidi="ar-SA"/>
                <w:ins w:id="4318" w:author="Changes 24 to 25 Oct" w:date="2026-10-25T16:02:42Z"/>
              </w:rPr>
            </w:pPr>
            <w:ins w:id="4317" w:author="Changes 24 to 25 Oct" w:date="2026-10-25T16:02:42Z">
              <w:r>
                <w:rPr>
                  <w:kern w:val="0"/>
                  <w:sz w:val="18"/>
                  <w:szCs w:val="24"/>
                  <w:lang w:val="en-US" w:eastAsia="en-US" w:bidi="ar-SA"/>
                </w:rPr>
                <w:t>Primary text read</w:t>
              </w:r>
            </w:ins>
          </w:p>
        </w:tc>
      </w:tr>
      <w:tr>
        <w:trPr>
          <w:ins w:id="4319"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ins w:id="4321" w:author="Changes 24 to 25 Oct" w:date="2026-10-25T16:02:42Z"/>
              </w:rPr>
            </w:pPr>
            <w:ins w:id="4320" w:author="Changes 24 to 25 Oct" w:date="2026-10-25T16:02:42Z">
              <w:r>
                <w:rPr>
                  <w:kern w:val="0"/>
                  <w:sz w:val="18"/>
                  <w:szCs w:val="24"/>
                  <w:lang w:val="en-US" w:eastAsia="en-US" w:bidi="ar-SA"/>
                </w:rPr>
                <w:t>Platform data to BPS (BPS Regulation 4/2023)</w:t>
              </w:r>
            </w:ins>
          </w:p>
        </w:tc>
        <w:tc>
          <w:tcPr>
            <w:tcW w:w="2281" w:type="dxa"/>
            <w:tcBorders/>
          </w:tcPr>
          <w:p>
            <w:pPr>
              <w:pStyle w:val="Compact"/>
              <w:keepNext w:val="true"/>
              <w:widowControl/>
              <w:spacing w:lineRule="exact" w:line="220" w:before="0" w:after="0"/>
              <w:jc w:val="left"/>
              <w:rPr>
                <w:kern w:val="0"/>
                <w:szCs w:val="24"/>
                <w:lang w:val="en-US" w:eastAsia="en-US" w:bidi="ar-SA"/>
                <w:ins w:id="4323" w:author="Changes 24 to 25 Oct" w:date="2026-10-25T16:02:42Z"/>
              </w:rPr>
            </w:pPr>
            <w:ins w:id="4322" w:author="Changes 24 to 25 Oct" w:date="2026-10-25T16:02:42Z">
              <w:r>
                <w:rPr>
                  <w:kern w:val="0"/>
                  <w:sz w:val="18"/>
                  <w:szCs w:val="24"/>
                  <w:lang w:val="en-US" w:eastAsia="en-US" w:bidi="ar-SA"/>
                </w:rPr>
                <w:t>E-commerce operators must send BPS their revenue, transactions and numbers of sellers and buyers, with sanctions</w:t>
              </w:r>
            </w:ins>
          </w:p>
        </w:tc>
        <w:tc>
          <w:tcPr>
            <w:tcW w:w="1320" w:type="dxa"/>
            <w:tcBorders/>
          </w:tcPr>
          <w:p>
            <w:pPr>
              <w:pStyle w:val="Compact"/>
              <w:keepNext w:val="true"/>
              <w:widowControl/>
              <w:spacing w:lineRule="exact" w:line="220" w:before="0" w:after="0"/>
              <w:jc w:val="left"/>
              <w:rPr>
                <w:kern w:val="0"/>
                <w:szCs w:val="24"/>
                <w:lang w:val="en-US" w:eastAsia="en-US" w:bidi="ar-SA"/>
                <w:ins w:id="4325" w:author="Changes 24 to 25 Oct" w:date="2026-10-25T16:02:42Z"/>
              </w:rPr>
            </w:pPr>
            <w:ins w:id="4324" w:author="Changes 24 to 25 Oct" w:date="2026-10-25T16:02:42Z">
              <w:r>
                <w:rPr>
                  <w:kern w:val="0"/>
                  <w:sz w:val="18"/>
                  <w:szCs w:val="24"/>
                  <w:lang w:val="en-US" w:eastAsia="en-US" w:bidi="ar-SA"/>
                </w:rPr>
                <w:t>BPS’s coverage</w:t>
              </w:r>
            </w:ins>
          </w:p>
        </w:tc>
        <w:tc>
          <w:tcPr>
            <w:tcW w:w="940" w:type="dxa"/>
            <w:tcBorders/>
          </w:tcPr>
          <w:p>
            <w:pPr>
              <w:pStyle w:val="Compact"/>
              <w:keepNext w:val="true"/>
              <w:widowControl/>
              <w:spacing w:lineRule="exact" w:line="220" w:before="0" w:after="0"/>
              <w:jc w:val="left"/>
              <w:rPr>
                <w:kern w:val="0"/>
                <w:szCs w:val="24"/>
                <w:lang w:val="en-US" w:eastAsia="en-US" w:bidi="ar-SA"/>
                <w:ins w:id="4327" w:author="Changes 24 to 25 Oct" w:date="2026-10-25T16:02:42Z"/>
              </w:rPr>
            </w:pPr>
            <w:ins w:id="4326" w:author="Changes 24 to 25 Oct" w:date="2026-10-25T16:02:42Z">
              <w:r>
                <w:rPr>
                  <w:kern w:val="0"/>
                  <w:sz w:val="18"/>
                  <w:szCs w:val="24"/>
                  <w:lang w:val="en-US" w:eastAsia="en-US" w:bidi="ar-SA"/>
                </w:rPr>
                <w:t>5.10</w:t>
              </w:r>
            </w:ins>
          </w:p>
        </w:tc>
        <w:tc>
          <w:tcPr>
            <w:tcW w:w="2281" w:type="dxa"/>
            <w:tcBorders/>
          </w:tcPr>
          <w:p>
            <w:pPr>
              <w:pStyle w:val="Compact"/>
              <w:keepNext w:val="true"/>
              <w:widowControl/>
              <w:spacing w:lineRule="exact" w:line="220" w:before="0" w:after="0"/>
              <w:jc w:val="left"/>
              <w:rPr>
                <w:kern w:val="0"/>
                <w:szCs w:val="24"/>
                <w:lang w:val="en-US" w:eastAsia="en-US" w:bidi="ar-SA"/>
                <w:ins w:id="4329" w:author="Changes 24 to 25 Oct" w:date="2026-10-25T16:02:42Z"/>
              </w:rPr>
            </w:pPr>
            <w:ins w:id="4328" w:author="Changes 24 to 25 Oct" w:date="2026-10-25T16:02:42Z">
              <w:r>
                <w:rPr>
                  <w:kern w:val="0"/>
                  <w:sz w:val="18"/>
                  <w:szCs w:val="24"/>
                  <w:lang w:val="en-US" w:eastAsia="en-US" w:bidi="ar-SA"/>
                </w:rPr>
                <w:t>Primary text read</w:t>
              </w:r>
            </w:ins>
          </w:p>
        </w:tc>
      </w:tr>
      <w:tr>
        <w:trPr>
          <w:ins w:id="4330" w:author="Changes 24 to 25 Oct" w:date="2026-10-25T16:02:42Z"/>
          <w:cantSplit w:val="true"/>
        </w:trPr>
        <w:tc>
          <w:tcPr>
            <w:tcW w:w="1683" w:type="dxa"/>
            <w:tcBorders/>
          </w:tcPr>
          <w:p>
            <w:pPr>
              <w:pStyle w:val="Compact"/>
              <w:keepNext w:val="true"/>
              <w:widowControl/>
              <w:spacing w:lineRule="exact" w:line="220" w:before="0" w:after="0"/>
              <w:jc w:val="left"/>
              <w:rPr>
                <w:kern w:val="0"/>
                <w:szCs w:val="24"/>
                <w:lang w:val="en-US" w:eastAsia="en-US" w:bidi="ar-SA"/>
                <w:ins w:id="4332" w:author="Changes 24 to 25 Oct" w:date="2026-10-25T16:02:42Z"/>
              </w:rPr>
            </w:pPr>
            <w:ins w:id="4331" w:author="Changes 24 to 25 Oct" w:date="2026-10-25T16:02:42Z">
              <w:r>
                <w:rPr>
                  <w:kern w:val="0"/>
                  <w:sz w:val="18"/>
                  <w:szCs w:val="24"/>
                  <w:lang w:val="en-US" w:eastAsia="en-US" w:bidi="ar-SA"/>
                </w:rPr>
                <w:t>Economic census 2026</w:t>
              </w:r>
            </w:ins>
          </w:p>
        </w:tc>
        <w:tc>
          <w:tcPr>
            <w:tcW w:w="2281" w:type="dxa"/>
            <w:tcBorders/>
          </w:tcPr>
          <w:p>
            <w:pPr>
              <w:pStyle w:val="Compact"/>
              <w:keepNext w:val="true"/>
              <w:widowControl/>
              <w:spacing w:lineRule="exact" w:line="220" w:before="0" w:after="0"/>
              <w:jc w:val="left"/>
              <w:rPr>
                <w:kern w:val="0"/>
                <w:szCs w:val="24"/>
                <w:lang w:val="en-US" w:eastAsia="en-US" w:bidi="ar-SA"/>
                <w:ins w:id="4334" w:author="Changes 24 to 25 Oct" w:date="2026-10-25T16:02:42Z"/>
              </w:rPr>
            </w:pPr>
            <w:ins w:id="4333" w:author="Changes 24 to 25 Oct" w:date="2026-10-25T16:02:42Z">
              <w:r>
                <w:rPr>
                  <w:kern w:val="0"/>
                  <w:sz w:val="18"/>
                  <w:szCs w:val="24"/>
                  <w:lang w:val="en-US" w:eastAsia="en-US" w:bidi="ar-SA"/>
                </w:rPr>
                <w:t>Door-to-door count of all businesses, including online selling, affiliates and influencers</w:t>
              </w:r>
            </w:ins>
          </w:p>
        </w:tc>
        <w:tc>
          <w:tcPr>
            <w:tcW w:w="1320" w:type="dxa"/>
            <w:tcBorders/>
          </w:tcPr>
          <w:p>
            <w:pPr>
              <w:pStyle w:val="Compact"/>
              <w:keepNext w:val="true"/>
              <w:widowControl/>
              <w:spacing w:lineRule="exact" w:line="220" w:before="0" w:after="0"/>
              <w:jc w:val="left"/>
              <w:rPr>
                <w:kern w:val="0"/>
                <w:szCs w:val="24"/>
                <w:lang w:val="en-US" w:eastAsia="en-US" w:bidi="ar-SA"/>
                <w:ins w:id="4336" w:author="Changes 24 to 25 Oct" w:date="2026-10-25T16:02:42Z"/>
              </w:rPr>
            </w:pPr>
            <w:ins w:id="4335" w:author="Changes 24 to 25 Oct" w:date="2026-10-25T16:02:42Z">
              <w:r>
                <w:rPr>
                  <w:kern w:val="0"/>
                  <w:sz w:val="18"/>
                  <w:szCs w:val="24"/>
                  <w:lang w:val="en-US" w:eastAsia="en-US" w:bidi="ar-SA"/>
                </w:rPr>
                <w:t>BPS’s sampling frame</w:t>
              </w:r>
            </w:ins>
          </w:p>
        </w:tc>
        <w:tc>
          <w:tcPr>
            <w:tcW w:w="940" w:type="dxa"/>
            <w:tcBorders/>
          </w:tcPr>
          <w:p>
            <w:pPr>
              <w:pStyle w:val="Compact"/>
              <w:keepNext w:val="true"/>
              <w:widowControl/>
              <w:spacing w:lineRule="exact" w:line="220" w:before="0" w:after="0"/>
              <w:jc w:val="left"/>
              <w:rPr>
                <w:kern w:val="0"/>
                <w:szCs w:val="24"/>
                <w:lang w:val="en-US" w:eastAsia="en-US" w:bidi="ar-SA"/>
                <w:ins w:id="4338" w:author="Changes 24 to 25 Oct" w:date="2026-10-25T16:02:42Z"/>
              </w:rPr>
            </w:pPr>
            <w:ins w:id="4337" w:author="Changes 24 to 25 Oct" w:date="2026-10-25T16:02:42Z">
              <w:r>
                <w:rPr>
                  <w:kern w:val="0"/>
                  <w:sz w:val="18"/>
                  <w:szCs w:val="24"/>
                  <w:lang w:val="en-US" w:eastAsia="en-US" w:bidi="ar-SA"/>
                </w:rPr>
                <w:t>5.7</w:t>
              </w:r>
            </w:ins>
          </w:p>
        </w:tc>
        <w:tc>
          <w:tcPr>
            <w:tcW w:w="2281" w:type="dxa"/>
            <w:tcBorders/>
          </w:tcPr>
          <w:p>
            <w:pPr>
              <w:pStyle w:val="Compact"/>
              <w:keepNext w:val="true"/>
              <w:widowControl/>
              <w:spacing w:lineRule="exact" w:line="220" w:before="0" w:after="0"/>
              <w:jc w:val="left"/>
              <w:rPr>
                <w:kern w:val="0"/>
                <w:szCs w:val="24"/>
                <w:lang w:val="en-US" w:eastAsia="en-US" w:bidi="ar-SA"/>
                <w:ins w:id="4340" w:author="Changes 24 to 25 Oct" w:date="2026-10-25T16:02:42Z"/>
              </w:rPr>
            </w:pPr>
            <w:ins w:id="4339" w:author="Changes 24 to 25 Oct" w:date="2026-10-25T16:02:42Z">
              <w:r>
                <w:rPr>
                  <w:kern w:val="0"/>
                  <w:sz w:val="18"/>
                  <w:szCs w:val="24"/>
                  <w:lang w:val="en-US" w:eastAsia="en-US" w:bidi="ar-SA"/>
                </w:rPr>
                <w:t>News reports; results not yet released</w:t>
              </w:r>
            </w:ins>
          </w:p>
        </w:tc>
      </w:tr>
      <w:tr>
        <w:trPr>
          <w:ins w:id="4341" w:author="Changes 24 to 25 Oct" w:date="2026-10-25T16:02:42Z"/>
          <w:cantSplit w:val="true"/>
        </w:trPr>
        <w:tc>
          <w:tcPr>
            <w:tcW w:w="1683" w:type="dxa"/>
            <w:tcBorders>
              <w:bottom w:val="single" w:sz="8" w:space="0" w:color="000000"/>
            </w:tcBorders>
          </w:tcPr>
          <w:p>
            <w:pPr>
              <w:pStyle w:val="Compact"/>
              <w:widowControl/>
              <w:spacing w:lineRule="exact" w:line="220" w:before="0" w:after="0"/>
              <w:jc w:val="left"/>
              <w:rPr>
                <w:kern w:val="0"/>
                <w:szCs w:val="24"/>
                <w:lang w:val="en-US" w:eastAsia="en-US" w:bidi="ar-SA"/>
                <w:ins w:id="4343" w:author="Changes 24 to 25 Oct" w:date="2026-10-25T16:02:42Z"/>
              </w:rPr>
            </w:pPr>
            <w:ins w:id="4342" w:author="Changes 24 to 25 Oct" w:date="2026-10-25T16:02:42Z">
              <w:r>
                <w:rPr>
                  <w:kern w:val="0"/>
                  <w:sz w:val="18"/>
                  <w:szCs w:val="24"/>
                  <w:lang w:val="en-US" w:eastAsia="en-US" w:bidi="ar-SA"/>
                </w:rPr>
                <w:t>Ban on payments on social media (Trade Minister Regulation 31/2023, carried into Regulation 19/2026)</w:t>
              </w:r>
            </w:ins>
          </w:p>
        </w:tc>
        <w:tc>
          <w:tcPr>
            <w:tcW w:w="2281" w:type="dxa"/>
            <w:tcBorders>
              <w:bottom w:val="single" w:sz="8" w:space="0" w:color="000000"/>
            </w:tcBorders>
          </w:tcPr>
          <w:p>
            <w:pPr>
              <w:pStyle w:val="Compact"/>
              <w:widowControl/>
              <w:spacing w:lineRule="exact" w:line="220" w:before="0" w:after="0"/>
              <w:jc w:val="left"/>
              <w:rPr>
                <w:kern w:val="0"/>
                <w:szCs w:val="24"/>
                <w:lang w:val="en-US" w:eastAsia="en-US" w:bidi="ar-SA"/>
                <w:ins w:id="4345" w:author="Changes 24 to 25 Oct" w:date="2026-10-25T16:02:42Z"/>
              </w:rPr>
            </w:pPr>
            <w:ins w:id="4344" w:author="Changes 24 to 25 Oct" w:date="2026-10-25T16:02:42Z">
              <w:r>
                <w:rPr>
                  <w:kern w:val="0"/>
                  <w:sz w:val="18"/>
                  <w:szCs w:val="24"/>
                  <w:lang w:val="en-US" w:eastAsia="en-US" w:bidi="ar-SA"/>
                </w:rPr>
                <w:t>Bars social media platforms from handling payments for sales</w:t>
              </w:r>
            </w:ins>
          </w:p>
        </w:tc>
        <w:tc>
          <w:tcPr>
            <w:tcW w:w="1320" w:type="dxa"/>
            <w:tcBorders>
              <w:bottom w:val="single" w:sz="8" w:space="0" w:color="000000"/>
            </w:tcBorders>
          </w:tcPr>
          <w:p>
            <w:pPr>
              <w:pStyle w:val="Compact"/>
              <w:widowControl/>
              <w:spacing w:lineRule="exact" w:line="220" w:before="0" w:after="0"/>
              <w:jc w:val="left"/>
              <w:rPr>
                <w:kern w:val="0"/>
                <w:szCs w:val="24"/>
                <w:lang w:val="en-US" w:eastAsia="en-US" w:bidi="ar-SA"/>
                <w:ins w:id="4347" w:author="Changes 24 to 25 Oct" w:date="2026-10-25T16:02:42Z"/>
              </w:rPr>
            </w:pPr>
            <w:ins w:id="4346" w:author="Changes 24 to 25 Oct" w:date="2026-10-25T16:02:42Z">
              <w:r>
                <w:rPr>
                  <w:kern w:val="0"/>
                  <w:sz w:val="18"/>
                  <w:szCs w:val="24"/>
                  <w:lang w:val="en-US" w:eastAsia="en-US" w:bidi="ar-SA"/>
                </w:rPr>
                <w:t>Where online sales are paid</w:t>
              </w:r>
            </w:ins>
          </w:p>
        </w:tc>
        <w:tc>
          <w:tcPr>
            <w:tcW w:w="940" w:type="dxa"/>
            <w:tcBorders>
              <w:bottom w:val="single" w:sz="8" w:space="0" w:color="000000"/>
            </w:tcBorders>
          </w:tcPr>
          <w:p>
            <w:pPr>
              <w:pStyle w:val="Compact"/>
              <w:widowControl/>
              <w:spacing w:lineRule="exact" w:line="220" w:before="0" w:after="0"/>
              <w:jc w:val="left"/>
              <w:rPr>
                <w:kern w:val="0"/>
                <w:szCs w:val="24"/>
                <w:lang w:val="en-US" w:eastAsia="en-US" w:bidi="ar-SA"/>
                <w:ins w:id="4349" w:author="Changes 24 to 25 Oct" w:date="2026-10-25T16:02:42Z"/>
              </w:rPr>
            </w:pPr>
            <w:ins w:id="4348" w:author="Changes 24 to 25 Oct" w:date="2026-10-25T16:02:42Z">
              <w:r>
                <w:rPr>
                  <w:kern w:val="0"/>
                  <w:sz w:val="18"/>
                  <w:szCs w:val="24"/>
                  <w:lang w:val="en-US" w:eastAsia="en-US" w:bidi="ar-SA"/>
                </w:rPr>
                <w:t>5.9</w:t>
              </w:r>
            </w:ins>
          </w:p>
        </w:tc>
        <w:tc>
          <w:tcPr>
            <w:tcW w:w="2281" w:type="dxa"/>
            <w:tcBorders>
              <w:bottom w:val="single" w:sz="8" w:space="0" w:color="000000"/>
            </w:tcBorders>
          </w:tcPr>
          <w:p>
            <w:pPr>
              <w:pStyle w:val="Compact"/>
              <w:widowControl/>
              <w:spacing w:lineRule="exact" w:line="220" w:before="0" w:after="0"/>
              <w:jc w:val="left"/>
              <w:rPr>
                <w:kern w:val="0"/>
                <w:szCs w:val="24"/>
                <w:lang w:val="en-US" w:eastAsia="en-US" w:bidi="ar-SA"/>
                <w:ins w:id="4351" w:author="Changes 24 to 25 Oct" w:date="2026-10-25T16:02:42Z"/>
              </w:rPr>
            </w:pPr>
            <w:ins w:id="4350" w:author="Changes 24 to 25 Oct" w:date="2026-10-25T16:02:42Z">
              <w:r>
                <w:rPr>
                  <w:kern w:val="0"/>
                  <w:sz w:val="18"/>
                  <w:szCs w:val="24"/>
                  <w:lang w:val="en-US" w:eastAsia="en-US" w:bidi="ar-SA"/>
                </w:rPr>
                <w:t>Primary text read</w:t>
              </w:r>
            </w:ins>
          </w:p>
        </w:tc>
      </w:tr>
    </w:tbl>
    <w:p>
      <w:pPr>
        <w:pStyle w:val="TableNote"/>
        <w:rPr>
          <w:ins w:id="4354" w:author="Changes 24 to 25 Oct" w:date="2026-10-25T16:02:42Z"/>
        </w:rPr>
      </w:pPr>
      <w:ins w:id="4352" w:author="Changes 24 to 25 Oct" w:date="2026-10-25T16:02:42Z">
        <w:r>
          <w:rPr>
            <w:i/>
            <w:iCs/>
          </w:rPr>
          <w:t>Note:</w:t>
        </w:r>
      </w:ins>
      <w:ins w:id="4353" w:author="Changes 24 to 25 Oct" w:date="2026-10-25T16:02:42Z">
        <w:r>
          <w:rPr/>
          <w:t xml:space="preserve"> 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ins>
      <w:r>
        <w:br w:type="page"/>
      </w:r>
    </w:p>
    <w:p>
      <w:pPr>
        <w:pStyle w:val="TableCaption"/>
        <w:keepNext w:val="true"/>
        <w:rPr>
          <w:ins w:id="4357" w:author="Changes 24 to 25 Oct" w:date="2026-10-25T16:02:42Z"/>
        </w:rPr>
      </w:pPr>
      <w:ins w:id="4355" w:author="Changes 24 to 25 Oct" w:date="2026-10-25T16:02:42Z">
        <w:r>
          <w:rPr>
            <w:b/>
          </w:rPr>
          <w:t>Table 7.</w:t>
        </w:r>
      </w:ins>
      <w:ins w:id="4356" w:author="Changes 24 to 25 Oct" w:date="2026-10-25T16:02:42Z">
        <w:r>
          <w:rPr>
            <w:b w:val="false"/>
          </w:rPr>
          <w:t xml:space="preserve"> Registered predictions on the 2026 rules</w:t>
        </w:r>
      </w:ins>
    </w:p>
    <w:p>
      <w:pPr>
        <w:pStyle w:val="TableNote"/>
        <w:keepNext w:val="true"/>
        <w:rPr>
          <w:ins w:id="4359" w:author="Changes 24 to 25 Oct" w:date="2026-10-25T16:02:42Z"/>
        </w:rPr>
      </w:pPr>
      <w:ins w:id="4358" w:author="Changes 24 to 25 Oct" w:date="2026-10-25T16:02:42Z">
        <w:r>
          <w:rPr/>
          <w:t>This table lists the registered predictions on the 2026 rules. For each prediction it gives what is expected, the rule it bears on and the date it is scored. The outcome stays blank until the company or BPS releases the figure.</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224"/>
        <w:gridCol w:w="3689"/>
        <w:gridCol w:w="2272"/>
        <w:gridCol w:w="1319"/>
      </w:tblGrid>
      <w:tr>
        <w:trPr>
          <w:tblHeader w:val="true"/>
          <w:ins w:id="4360" w:author="Changes 24 to 25 Oct" w:date="2026-10-25T16:02:42Z"/>
          <w:cantSplit w:val="true"/>
        </w:trPr>
        <w:tc>
          <w:tcPr>
            <w:tcW w:w="122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362" w:author="Changes 24 to 25 Oct" w:date="2026-10-25T16:02:42Z"/>
              </w:rPr>
            </w:pPr>
            <w:ins w:id="4361" w:author="Changes 24 to 25 Oct" w:date="2026-10-25T16:02:42Z">
              <w:r>
                <w:rPr>
                  <w:b/>
                  <w:kern w:val="0"/>
                  <w:sz w:val="18"/>
                  <w:szCs w:val="24"/>
                  <w:lang w:val="en-US" w:eastAsia="en-US" w:bidi="ar-SA"/>
                </w:rPr>
                <w:t>Prediction</w:t>
              </w:r>
            </w:ins>
          </w:p>
        </w:tc>
        <w:tc>
          <w:tcPr>
            <w:tcW w:w="368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364" w:author="Changes 24 to 25 Oct" w:date="2026-10-25T16:02:42Z"/>
              </w:rPr>
            </w:pPr>
            <w:ins w:id="4363" w:author="Changes 24 to 25 Oct" w:date="2026-10-25T16:02:42Z">
              <w:r>
                <w:rPr>
                  <w:b/>
                  <w:kern w:val="0"/>
                  <w:sz w:val="18"/>
                  <w:szCs w:val="24"/>
                  <w:lang w:val="en-US" w:eastAsia="en-US" w:bidi="ar-SA"/>
                </w:rPr>
                <w:t>What it expects</w:t>
              </w:r>
            </w:ins>
          </w:p>
        </w:tc>
        <w:tc>
          <w:tcPr>
            <w:tcW w:w="227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366" w:author="Changes 24 to 25 Oct" w:date="2026-10-25T16:02:42Z"/>
              </w:rPr>
            </w:pPr>
            <w:ins w:id="4365" w:author="Changes 24 to 25 Oct" w:date="2026-10-25T16:02:42Z">
              <w:r>
                <w:rPr>
                  <w:b/>
                  <w:kern w:val="0"/>
                  <w:sz w:val="18"/>
                  <w:szCs w:val="24"/>
                  <w:lang w:val="en-US" w:eastAsia="en-US" w:bidi="ar-SA"/>
                </w:rPr>
                <w:t>Bears on</w:t>
              </w:r>
            </w:ins>
          </w:p>
        </w:tc>
        <w:tc>
          <w:tcPr>
            <w:tcW w:w="131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368" w:author="Changes 24 to 25 Oct" w:date="2026-10-25T16:02:42Z"/>
              </w:rPr>
            </w:pPr>
            <w:ins w:id="4367" w:author="Changes 24 to 25 Oct" w:date="2026-10-25T16:02:42Z">
              <w:r>
                <w:rPr>
                  <w:b/>
                  <w:kern w:val="0"/>
                  <w:sz w:val="18"/>
                  <w:szCs w:val="24"/>
                  <w:lang w:val="en-US" w:eastAsia="en-US" w:bidi="ar-SA"/>
                </w:rPr>
                <w:t>Scored</w:t>
              </w:r>
            </w:ins>
          </w:p>
        </w:tc>
      </w:tr>
      <w:tr>
        <w:trPr>
          <w:ins w:id="4369"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371" w:author="Changes 24 to 25 Oct" w:date="2026-10-25T16:02:42Z"/>
              </w:rPr>
            </w:pPr>
            <w:ins w:id="4370" w:author="Changes 24 to 25 Oct" w:date="2026-10-25T16:02:42Z">
              <w:r>
                <w:rPr>
                  <w:kern w:val="0"/>
                  <w:sz w:val="18"/>
                  <w:szCs w:val="24"/>
                  <w:lang w:val="en-US" w:eastAsia="en-US" w:bidi="ar-SA"/>
                </w:rPr>
                <w:t>P1</w:t>
              </w:r>
            </w:ins>
          </w:p>
        </w:tc>
        <w:tc>
          <w:tcPr>
            <w:tcW w:w="3689" w:type="dxa"/>
            <w:tcBorders/>
          </w:tcPr>
          <w:p>
            <w:pPr>
              <w:pStyle w:val="Compact"/>
              <w:keepNext w:val="true"/>
              <w:widowControl/>
              <w:spacing w:lineRule="exact" w:line="220" w:before="0" w:after="0"/>
              <w:jc w:val="left"/>
              <w:rPr>
                <w:kern w:val="0"/>
                <w:szCs w:val="24"/>
                <w:lang w:val="en-US" w:eastAsia="en-US" w:bidi="ar-SA"/>
                <w:ins w:id="4373" w:author="Changes 24 to 25 Oct" w:date="2026-10-25T16:02:42Z"/>
              </w:rPr>
            </w:pPr>
            <w:ins w:id="4372" w:author="Changes 24 to 25 Oct" w:date="2026-10-25T16:02:42Z">
              <w:r>
                <w:rPr>
                  <w:kern w:val="0"/>
                  <w:sz w:val="18"/>
                  <w:szCs w:val="24"/>
                  <w:lang w:val="en-US" w:eastAsia="en-US" w:bidi="ar-SA"/>
                </w:rPr>
                <w:t>GoTo’s on-demand take rate falls by 0.3 to 2.5 points from the second quarter of 2026</w:t>
              </w:r>
            </w:ins>
          </w:p>
        </w:tc>
        <w:tc>
          <w:tcPr>
            <w:tcW w:w="2272" w:type="dxa"/>
            <w:tcBorders/>
          </w:tcPr>
          <w:p>
            <w:pPr>
              <w:pStyle w:val="Compact"/>
              <w:keepNext w:val="true"/>
              <w:widowControl/>
              <w:spacing w:lineRule="exact" w:line="220" w:before="0" w:after="0"/>
              <w:jc w:val="left"/>
              <w:rPr>
                <w:kern w:val="0"/>
                <w:szCs w:val="24"/>
                <w:lang w:val="en-US" w:eastAsia="en-US" w:bidi="ar-SA"/>
                <w:ins w:id="4375" w:author="Changes 24 to 25 Oct" w:date="2026-10-25T16:02:42Z"/>
              </w:rPr>
            </w:pPr>
            <w:ins w:id="4374" w:author="Changes 24 to 25 Oct" w:date="2026-10-25T16:02:42Z">
              <w:r>
                <w:rPr>
                  <w:kern w:val="0"/>
                  <w:sz w:val="18"/>
                  <w:szCs w:val="24"/>
                  <w:lang w:val="en-US" w:eastAsia="en-US" w:bidi="ar-SA"/>
                </w:rPr>
                <w:t>Commission cap</w:t>
              </w:r>
            </w:ins>
          </w:p>
        </w:tc>
        <w:tc>
          <w:tcPr>
            <w:tcW w:w="1319" w:type="dxa"/>
            <w:tcBorders/>
          </w:tcPr>
          <w:p>
            <w:pPr>
              <w:pStyle w:val="Compact"/>
              <w:keepNext w:val="true"/>
              <w:widowControl/>
              <w:spacing w:lineRule="exact" w:line="220" w:before="0" w:after="0"/>
              <w:jc w:val="left"/>
              <w:rPr>
                <w:kern w:val="0"/>
                <w:szCs w:val="24"/>
                <w:lang w:val="en-US" w:eastAsia="en-US" w:bidi="ar-SA"/>
                <w:ins w:id="4377" w:author="Changes 24 to 25 Oct" w:date="2026-10-25T16:02:42Z"/>
              </w:rPr>
            </w:pPr>
            <w:ins w:id="4376" w:author="Changes 24 to 25 Oct" w:date="2026-10-25T16:02:42Z">
              <w:r>
                <w:rPr>
                  <w:kern w:val="0"/>
                  <w:sz w:val="18"/>
                  <w:szCs w:val="24"/>
                  <w:lang w:val="en-US" w:eastAsia="en-US" w:bidi="ar-SA"/>
                </w:rPr>
                <w:t>Late October 2026</w:t>
              </w:r>
            </w:ins>
          </w:p>
        </w:tc>
      </w:tr>
      <w:tr>
        <w:trPr>
          <w:ins w:id="4378"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380" w:author="Changes 24 to 25 Oct" w:date="2026-10-25T16:02:42Z"/>
              </w:rPr>
            </w:pPr>
            <w:ins w:id="4379" w:author="Changes 24 to 25 Oct" w:date="2026-10-25T16:02:42Z">
              <w:r>
                <w:rPr>
                  <w:kern w:val="0"/>
                  <w:sz w:val="18"/>
                  <w:szCs w:val="24"/>
                  <w:lang w:val="en-US" w:eastAsia="en-US" w:bidi="ar-SA"/>
                </w:rPr>
                <w:t>P3</w:t>
              </w:r>
            </w:ins>
          </w:p>
        </w:tc>
        <w:tc>
          <w:tcPr>
            <w:tcW w:w="3689" w:type="dxa"/>
            <w:tcBorders/>
          </w:tcPr>
          <w:p>
            <w:pPr>
              <w:pStyle w:val="Compact"/>
              <w:keepNext w:val="true"/>
              <w:widowControl/>
              <w:spacing w:lineRule="exact" w:line="220" w:before="0" w:after="0"/>
              <w:jc w:val="left"/>
              <w:rPr>
                <w:kern w:val="0"/>
                <w:szCs w:val="24"/>
                <w:lang w:val="en-US" w:eastAsia="en-US" w:bidi="ar-SA"/>
                <w:ins w:id="4382" w:author="Changes 24 to 25 Oct" w:date="2026-10-25T16:02:42Z"/>
              </w:rPr>
            </w:pPr>
            <w:ins w:id="4381" w:author="Changes 24 to 25 Oct" w:date="2026-10-25T16:02:42Z">
              <w:r>
                <w:rPr>
                  <w:kern w:val="0"/>
                  <w:sz w:val="18"/>
                  <w:szCs w:val="24"/>
                  <w:lang w:val="en-US" w:eastAsia="en-US" w:bidi="ar-SA"/>
                </w:rPr>
                <w:t>GoTo’s on-demand transaction value grows by 0 to 12 percent on a year earlier</w:t>
              </w:r>
            </w:ins>
          </w:p>
        </w:tc>
        <w:tc>
          <w:tcPr>
            <w:tcW w:w="2272" w:type="dxa"/>
            <w:tcBorders/>
          </w:tcPr>
          <w:p>
            <w:pPr>
              <w:pStyle w:val="Compact"/>
              <w:keepNext w:val="true"/>
              <w:widowControl/>
              <w:spacing w:lineRule="exact" w:line="220" w:before="0" w:after="0"/>
              <w:jc w:val="left"/>
              <w:rPr>
                <w:kern w:val="0"/>
                <w:szCs w:val="24"/>
                <w:lang w:val="en-US" w:eastAsia="en-US" w:bidi="ar-SA"/>
                <w:ins w:id="4384" w:author="Changes 24 to 25 Oct" w:date="2026-10-25T16:02:42Z"/>
              </w:rPr>
            </w:pPr>
            <w:ins w:id="4383" w:author="Changes 24 to 25 Oct" w:date="2026-10-25T16:02:42Z">
              <w:r>
                <w:rPr>
                  <w:kern w:val="0"/>
                  <w:sz w:val="18"/>
                  <w:szCs w:val="24"/>
                  <w:lang w:val="en-US" w:eastAsia="en-US" w:bidi="ar-SA"/>
                </w:rPr>
                <w:t>Commission cap</w:t>
              </w:r>
            </w:ins>
          </w:p>
        </w:tc>
        <w:tc>
          <w:tcPr>
            <w:tcW w:w="1319" w:type="dxa"/>
            <w:tcBorders/>
          </w:tcPr>
          <w:p>
            <w:pPr>
              <w:pStyle w:val="Compact"/>
              <w:keepNext w:val="true"/>
              <w:widowControl/>
              <w:spacing w:lineRule="exact" w:line="220" w:before="0" w:after="0"/>
              <w:jc w:val="left"/>
              <w:rPr>
                <w:kern w:val="0"/>
                <w:szCs w:val="24"/>
                <w:lang w:val="en-US" w:eastAsia="en-US" w:bidi="ar-SA"/>
                <w:ins w:id="4386" w:author="Changes 24 to 25 Oct" w:date="2026-10-25T16:02:42Z"/>
              </w:rPr>
            </w:pPr>
            <w:ins w:id="4385" w:author="Changes 24 to 25 Oct" w:date="2026-10-25T16:02:42Z">
              <w:r>
                <w:rPr>
                  <w:kern w:val="0"/>
                  <w:sz w:val="18"/>
                  <w:szCs w:val="24"/>
                  <w:lang w:val="en-US" w:eastAsia="en-US" w:bidi="ar-SA"/>
                </w:rPr>
                <w:t>Late October 2026</w:t>
              </w:r>
            </w:ins>
          </w:p>
        </w:tc>
      </w:tr>
      <w:tr>
        <w:trPr>
          <w:ins w:id="4387"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389" w:author="Changes 24 to 25 Oct" w:date="2026-10-25T16:02:42Z"/>
              </w:rPr>
            </w:pPr>
            <w:ins w:id="4388" w:author="Changes 24 to 25 Oct" w:date="2026-10-25T16:02:42Z">
              <w:r>
                <w:rPr>
                  <w:kern w:val="0"/>
                  <w:sz w:val="18"/>
                  <w:szCs w:val="24"/>
                  <w:lang w:val="en-US" w:eastAsia="en-US" w:bidi="ar-SA"/>
                </w:rPr>
                <w:t>P5</w:t>
              </w:r>
            </w:ins>
          </w:p>
        </w:tc>
        <w:tc>
          <w:tcPr>
            <w:tcW w:w="3689" w:type="dxa"/>
            <w:tcBorders/>
          </w:tcPr>
          <w:p>
            <w:pPr>
              <w:pStyle w:val="Compact"/>
              <w:keepNext w:val="true"/>
              <w:widowControl/>
              <w:spacing w:lineRule="exact" w:line="220" w:before="0" w:after="0"/>
              <w:jc w:val="left"/>
              <w:rPr>
                <w:kern w:val="0"/>
                <w:szCs w:val="24"/>
                <w:lang w:val="en-US" w:eastAsia="en-US" w:bidi="ar-SA"/>
                <w:ins w:id="4391" w:author="Changes 24 to 25 Oct" w:date="2026-10-25T16:02:42Z"/>
              </w:rPr>
            </w:pPr>
            <w:ins w:id="4390" w:author="Changes 24 to 25 Oct" w:date="2026-10-25T16:02:42Z">
              <w:r>
                <w:rPr>
                  <w:kern w:val="0"/>
                  <w:sz w:val="18"/>
                  <w:szCs w:val="24"/>
                  <w:lang w:val="en-US" w:eastAsia="en-US" w:bidi="ar-SA"/>
                </w:rPr>
                <w:t>GoTo’s on-demand transaction value grows by at least 5 percent; the prediction fails only below 2 percent</w:t>
              </w:r>
            </w:ins>
          </w:p>
        </w:tc>
        <w:tc>
          <w:tcPr>
            <w:tcW w:w="2272" w:type="dxa"/>
            <w:tcBorders/>
          </w:tcPr>
          <w:p>
            <w:pPr>
              <w:pStyle w:val="Compact"/>
              <w:keepNext w:val="true"/>
              <w:widowControl/>
              <w:spacing w:lineRule="exact" w:line="220" w:before="0" w:after="0"/>
              <w:jc w:val="left"/>
              <w:rPr>
                <w:kern w:val="0"/>
                <w:szCs w:val="24"/>
                <w:lang w:val="en-US" w:eastAsia="en-US" w:bidi="ar-SA"/>
                <w:ins w:id="4393" w:author="Changes 24 to 25 Oct" w:date="2026-10-25T16:02:42Z"/>
              </w:rPr>
            </w:pPr>
            <w:ins w:id="4392" w:author="Changes 24 to 25 Oct" w:date="2026-10-25T16:02:42Z">
              <w:r>
                <w:rPr>
                  <w:kern w:val="0"/>
                  <w:sz w:val="18"/>
                  <w:szCs w:val="24"/>
                  <w:lang w:val="en-US" w:eastAsia="en-US" w:bidi="ar-SA"/>
                </w:rPr>
                <w:t>Commission cap, with spending on growth</w:t>
              </w:r>
            </w:ins>
          </w:p>
        </w:tc>
        <w:tc>
          <w:tcPr>
            <w:tcW w:w="1319" w:type="dxa"/>
            <w:tcBorders/>
          </w:tcPr>
          <w:p>
            <w:pPr>
              <w:pStyle w:val="Compact"/>
              <w:keepNext w:val="true"/>
              <w:widowControl/>
              <w:spacing w:lineRule="exact" w:line="220" w:before="0" w:after="0"/>
              <w:jc w:val="left"/>
              <w:rPr>
                <w:kern w:val="0"/>
                <w:szCs w:val="24"/>
                <w:lang w:val="en-US" w:eastAsia="en-US" w:bidi="ar-SA"/>
                <w:ins w:id="4395" w:author="Changes 24 to 25 Oct" w:date="2026-10-25T16:02:42Z"/>
              </w:rPr>
            </w:pPr>
            <w:ins w:id="4394" w:author="Changes 24 to 25 Oct" w:date="2026-10-25T16:02:42Z">
              <w:r>
                <w:rPr>
                  <w:kern w:val="0"/>
                  <w:sz w:val="18"/>
                  <w:szCs w:val="24"/>
                  <w:lang w:val="en-US" w:eastAsia="en-US" w:bidi="ar-SA"/>
                </w:rPr>
                <w:t>Late October 2026</w:t>
              </w:r>
            </w:ins>
          </w:p>
        </w:tc>
      </w:tr>
      <w:tr>
        <w:trPr>
          <w:ins w:id="4396"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398" w:author="Changes 24 to 25 Oct" w:date="2026-10-25T16:02:42Z"/>
              </w:rPr>
            </w:pPr>
            <w:ins w:id="4397" w:author="Changes 24 to 25 Oct" w:date="2026-10-25T16:02:42Z">
              <w:r>
                <w:rPr>
                  <w:kern w:val="0"/>
                  <w:sz w:val="18"/>
                  <w:szCs w:val="24"/>
                  <w:lang w:val="en-US" w:eastAsia="en-US" w:bidi="ar-SA"/>
                </w:rPr>
                <w:t>R1</w:t>
              </w:r>
            </w:ins>
          </w:p>
        </w:tc>
        <w:tc>
          <w:tcPr>
            <w:tcW w:w="3689" w:type="dxa"/>
            <w:tcBorders/>
          </w:tcPr>
          <w:p>
            <w:pPr>
              <w:pStyle w:val="Compact"/>
              <w:keepNext w:val="true"/>
              <w:widowControl/>
              <w:spacing w:lineRule="exact" w:line="220" w:before="0" w:after="0"/>
              <w:jc w:val="left"/>
              <w:rPr>
                <w:kern w:val="0"/>
                <w:szCs w:val="24"/>
                <w:lang w:val="en-US" w:eastAsia="en-US" w:bidi="ar-SA"/>
                <w:ins w:id="4400" w:author="Changes 24 to 25 Oct" w:date="2026-10-25T16:02:42Z"/>
              </w:rPr>
            </w:pPr>
            <w:ins w:id="4399" w:author="Changes 24 to 25 Oct" w:date="2026-10-25T16:02:42Z">
              <w:r>
                <w:rPr>
                  <w:kern w:val="0"/>
                  <w:sz w:val="18"/>
                  <w:szCs w:val="24"/>
                  <w:lang w:val="en-US" w:eastAsia="en-US" w:bidi="ar-SA"/>
                </w:rPr>
                <w:t>GoTo’s on-demand revenue growth less transaction value growth lies between −0.5 and +12.5 points; it follows from P1 and P3</w:t>
              </w:r>
            </w:ins>
          </w:p>
        </w:tc>
        <w:tc>
          <w:tcPr>
            <w:tcW w:w="2272" w:type="dxa"/>
            <w:tcBorders/>
          </w:tcPr>
          <w:p>
            <w:pPr>
              <w:pStyle w:val="Compact"/>
              <w:keepNext w:val="true"/>
              <w:widowControl/>
              <w:spacing w:lineRule="exact" w:line="220" w:before="0" w:after="0"/>
              <w:jc w:val="left"/>
              <w:rPr>
                <w:kern w:val="0"/>
                <w:szCs w:val="24"/>
                <w:lang w:val="en-US" w:eastAsia="en-US" w:bidi="ar-SA"/>
                <w:ins w:id="4402" w:author="Changes 24 to 25 Oct" w:date="2026-10-25T16:02:42Z"/>
              </w:rPr>
            </w:pPr>
            <w:ins w:id="4401" w:author="Changes 24 to 25 Oct" w:date="2026-10-25T16:02:42Z">
              <w:r>
                <w:rPr>
                  <w:kern w:val="0"/>
                  <w:sz w:val="18"/>
                  <w:szCs w:val="24"/>
                  <w:lang w:val="en-US" w:eastAsia="en-US" w:bidi="ar-SA"/>
                </w:rPr>
                <w:t>Commission cap</w:t>
              </w:r>
            </w:ins>
          </w:p>
        </w:tc>
        <w:tc>
          <w:tcPr>
            <w:tcW w:w="1319" w:type="dxa"/>
            <w:tcBorders/>
          </w:tcPr>
          <w:p>
            <w:pPr>
              <w:pStyle w:val="Compact"/>
              <w:keepNext w:val="true"/>
              <w:widowControl/>
              <w:spacing w:lineRule="exact" w:line="220" w:before="0" w:after="0"/>
              <w:jc w:val="left"/>
              <w:rPr>
                <w:kern w:val="0"/>
                <w:szCs w:val="24"/>
                <w:lang w:val="en-US" w:eastAsia="en-US" w:bidi="ar-SA"/>
                <w:ins w:id="4404" w:author="Changes 24 to 25 Oct" w:date="2026-10-25T16:02:42Z"/>
              </w:rPr>
            </w:pPr>
            <w:ins w:id="4403" w:author="Changes 24 to 25 Oct" w:date="2026-10-25T16:02:42Z">
              <w:r>
                <w:rPr>
                  <w:kern w:val="0"/>
                  <w:sz w:val="18"/>
                  <w:szCs w:val="24"/>
                  <w:lang w:val="en-US" w:eastAsia="en-US" w:bidi="ar-SA"/>
                </w:rPr>
                <w:t>Late October 2026</w:t>
              </w:r>
            </w:ins>
          </w:p>
        </w:tc>
      </w:tr>
      <w:tr>
        <w:trPr>
          <w:ins w:id="4405"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407" w:author="Changes 24 to 25 Oct" w:date="2026-10-25T16:02:42Z"/>
              </w:rPr>
            </w:pPr>
            <w:ins w:id="4406" w:author="Changes 24 to 25 Oct" w:date="2026-10-25T16:02:42Z">
              <w:r>
                <w:rPr>
                  <w:kern w:val="0"/>
                  <w:sz w:val="18"/>
                  <w:szCs w:val="24"/>
                  <w:lang w:val="en-US" w:eastAsia="en-US" w:bidi="ar-SA"/>
                </w:rPr>
                <w:t>R2</w:t>
              </w:r>
            </w:ins>
          </w:p>
        </w:tc>
        <w:tc>
          <w:tcPr>
            <w:tcW w:w="3689" w:type="dxa"/>
            <w:tcBorders/>
          </w:tcPr>
          <w:p>
            <w:pPr>
              <w:pStyle w:val="Compact"/>
              <w:keepNext w:val="true"/>
              <w:widowControl/>
              <w:spacing w:lineRule="exact" w:line="220" w:before="0" w:after="0"/>
              <w:jc w:val="left"/>
              <w:rPr>
                <w:kern w:val="0"/>
                <w:szCs w:val="24"/>
                <w:lang w:val="en-US" w:eastAsia="en-US" w:bidi="ar-SA"/>
                <w:ins w:id="4409" w:author="Changes 24 to 25 Oct" w:date="2026-10-25T16:02:42Z"/>
              </w:rPr>
            </w:pPr>
            <w:ins w:id="4408" w:author="Changes 24 to 25 Oct" w:date="2026-10-25T16:02:42Z">
              <w:r>
                <w:rPr>
                  <w:kern w:val="0"/>
                  <w:sz w:val="18"/>
                  <w:szCs w:val="24"/>
                  <w:lang w:val="en-US" w:eastAsia="en-US" w:bidi="ar-SA"/>
                </w:rPr>
                <w:t>GoTo’s on-demand transaction value grows more slowly than household spending</w:t>
              </w:r>
            </w:ins>
          </w:p>
        </w:tc>
        <w:tc>
          <w:tcPr>
            <w:tcW w:w="2272" w:type="dxa"/>
            <w:tcBorders/>
          </w:tcPr>
          <w:p>
            <w:pPr>
              <w:pStyle w:val="Compact"/>
              <w:keepNext w:val="true"/>
              <w:widowControl/>
              <w:spacing w:lineRule="exact" w:line="220" w:before="0" w:after="0"/>
              <w:jc w:val="left"/>
              <w:rPr>
                <w:kern w:val="0"/>
                <w:szCs w:val="24"/>
                <w:lang w:val="en-US" w:eastAsia="en-US" w:bidi="ar-SA"/>
                <w:ins w:id="4411" w:author="Changes 24 to 25 Oct" w:date="2026-10-25T16:02:42Z"/>
              </w:rPr>
            </w:pPr>
            <w:ins w:id="4410" w:author="Changes 24 to 25 Oct" w:date="2026-10-25T16:02:42Z">
              <w:r>
                <w:rPr>
                  <w:kern w:val="0"/>
                  <w:sz w:val="18"/>
                  <w:szCs w:val="24"/>
                  <w:lang w:val="en-US" w:eastAsia="en-US" w:bidi="ar-SA"/>
                </w:rPr>
                <w:t>Buying through platforms</w:t>
              </w:r>
            </w:ins>
          </w:p>
        </w:tc>
        <w:tc>
          <w:tcPr>
            <w:tcW w:w="1319" w:type="dxa"/>
            <w:tcBorders/>
          </w:tcPr>
          <w:p>
            <w:pPr>
              <w:pStyle w:val="Compact"/>
              <w:keepNext w:val="true"/>
              <w:widowControl/>
              <w:spacing w:lineRule="exact" w:line="220" w:before="0" w:after="0"/>
              <w:jc w:val="left"/>
              <w:rPr>
                <w:kern w:val="0"/>
                <w:szCs w:val="24"/>
                <w:lang w:val="en-US" w:eastAsia="en-US" w:bidi="ar-SA"/>
                <w:ins w:id="4413" w:author="Changes 24 to 25 Oct" w:date="2026-10-25T16:02:42Z"/>
              </w:rPr>
            </w:pPr>
            <w:ins w:id="4412" w:author="Changes 24 to 25 Oct" w:date="2026-10-25T16:02:42Z">
              <w:r>
                <w:rPr>
                  <w:kern w:val="0"/>
                  <w:sz w:val="18"/>
                  <w:szCs w:val="24"/>
                  <w:lang w:val="en-US" w:eastAsia="en-US" w:bidi="ar-SA"/>
                </w:rPr>
                <w:t>Early November 2026</w:t>
              </w:r>
            </w:ins>
          </w:p>
        </w:tc>
      </w:tr>
      <w:tr>
        <w:trPr>
          <w:ins w:id="4414"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416" w:author="Changes 24 to 25 Oct" w:date="2026-10-25T16:02:42Z"/>
              </w:rPr>
            </w:pPr>
            <w:ins w:id="4415" w:author="Changes 24 to 25 Oct" w:date="2026-10-25T16:02:42Z">
              <w:r>
                <w:rPr>
                  <w:kern w:val="0"/>
                  <w:sz w:val="18"/>
                  <w:szCs w:val="24"/>
                  <w:lang w:val="en-US" w:eastAsia="en-US" w:bidi="ar-SA"/>
                </w:rPr>
                <w:t>P2</w:t>
              </w:r>
            </w:ins>
          </w:p>
        </w:tc>
        <w:tc>
          <w:tcPr>
            <w:tcW w:w="3689" w:type="dxa"/>
            <w:tcBorders/>
          </w:tcPr>
          <w:p>
            <w:pPr>
              <w:pStyle w:val="Compact"/>
              <w:keepNext w:val="true"/>
              <w:widowControl/>
              <w:spacing w:lineRule="exact" w:line="220" w:before="0" w:after="0"/>
              <w:jc w:val="left"/>
              <w:rPr>
                <w:kern w:val="0"/>
                <w:szCs w:val="24"/>
                <w:lang w:val="en-US" w:eastAsia="en-US" w:bidi="ar-SA"/>
                <w:ins w:id="4418" w:author="Changes 24 to 25 Oct" w:date="2026-10-25T16:02:42Z"/>
              </w:rPr>
            </w:pPr>
            <w:ins w:id="4417" w:author="Changes 24 to 25 Oct" w:date="2026-10-25T16:02:42Z">
              <w:r>
                <w:rPr>
                  <w:kern w:val="0"/>
                  <w:sz w:val="18"/>
                  <w:szCs w:val="24"/>
                  <w:lang w:val="en-US" w:eastAsia="en-US" w:bidi="ar-SA"/>
                </w:rPr>
                <w:t>Grab’s on-demand take rate stays within −0.6 to +0.4 points of the second quarter</w:t>
              </w:r>
            </w:ins>
          </w:p>
        </w:tc>
        <w:tc>
          <w:tcPr>
            <w:tcW w:w="2272" w:type="dxa"/>
            <w:tcBorders/>
          </w:tcPr>
          <w:p>
            <w:pPr>
              <w:pStyle w:val="Compact"/>
              <w:keepNext w:val="true"/>
              <w:widowControl/>
              <w:spacing w:lineRule="exact" w:line="220" w:before="0" w:after="0"/>
              <w:jc w:val="left"/>
              <w:rPr>
                <w:kern w:val="0"/>
                <w:szCs w:val="24"/>
                <w:lang w:val="en-US" w:eastAsia="en-US" w:bidi="ar-SA"/>
                <w:ins w:id="4420" w:author="Changes 24 to 25 Oct" w:date="2026-10-25T16:02:42Z"/>
              </w:rPr>
            </w:pPr>
            <w:ins w:id="4419" w:author="Changes 24 to 25 Oct" w:date="2026-10-25T16:02:42Z">
              <w:r>
                <w:rPr>
                  <w:kern w:val="0"/>
                  <w:sz w:val="18"/>
                  <w:szCs w:val="24"/>
                  <w:lang w:val="en-US" w:eastAsia="en-US" w:bidi="ar-SA"/>
                </w:rPr>
                <w:t>Commission cap</w:t>
              </w:r>
            </w:ins>
          </w:p>
        </w:tc>
        <w:tc>
          <w:tcPr>
            <w:tcW w:w="1319" w:type="dxa"/>
            <w:tcBorders/>
          </w:tcPr>
          <w:p>
            <w:pPr>
              <w:pStyle w:val="Compact"/>
              <w:keepNext w:val="true"/>
              <w:widowControl/>
              <w:spacing w:lineRule="exact" w:line="220" w:before="0" w:after="0"/>
              <w:jc w:val="left"/>
              <w:rPr>
                <w:kern w:val="0"/>
                <w:szCs w:val="24"/>
                <w:lang w:val="en-US" w:eastAsia="en-US" w:bidi="ar-SA"/>
                <w:ins w:id="4422" w:author="Changes 24 to 25 Oct" w:date="2026-10-25T16:02:42Z"/>
              </w:rPr>
            </w:pPr>
            <w:ins w:id="4421" w:author="Changes 24 to 25 Oct" w:date="2026-10-25T16:02:42Z">
              <w:r>
                <w:rPr>
                  <w:kern w:val="0"/>
                  <w:sz w:val="18"/>
                  <w:szCs w:val="24"/>
                  <w:lang w:val="en-US" w:eastAsia="en-US" w:bidi="ar-SA"/>
                </w:rPr>
                <w:t>Mid-November 2026</w:t>
              </w:r>
            </w:ins>
          </w:p>
        </w:tc>
      </w:tr>
      <w:tr>
        <w:trPr>
          <w:ins w:id="4423"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425" w:author="Changes 24 to 25 Oct" w:date="2026-10-25T16:02:42Z"/>
              </w:rPr>
            </w:pPr>
            <w:ins w:id="4424" w:author="Changes 24 to 25 Oct" w:date="2026-10-25T16:02:42Z">
              <w:r>
                <w:rPr>
                  <w:kern w:val="0"/>
                  <w:sz w:val="18"/>
                  <w:szCs w:val="24"/>
                  <w:lang w:val="en-US" w:eastAsia="en-US" w:bidi="ar-SA"/>
                </w:rPr>
                <w:t>P4</w:t>
              </w:r>
            </w:ins>
          </w:p>
        </w:tc>
        <w:tc>
          <w:tcPr>
            <w:tcW w:w="3689" w:type="dxa"/>
            <w:tcBorders/>
          </w:tcPr>
          <w:p>
            <w:pPr>
              <w:pStyle w:val="Compact"/>
              <w:keepNext w:val="true"/>
              <w:widowControl/>
              <w:spacing w:lineRule="exact" w:line="220" w:before="0" w:after="0"/>
              <w:jc w:val="left"/>
              <w:rPr>
                <w:kern w:val="0"/>
                <w:szCs w:val="24"/>
                <w:lang w:val="en-US" w:eastAsia="en-US" w:bidi="ar-SA"/>
                <w:ins w:id="4427" w:author="Changes 24 to 25 Oct" w:date="2026-10-25T16:02:42Z"/>
              </w:rPr>
            </w:pPr>
            <w:ins w:id="4426" w:author="Changes 24 to 25 Oct" w:date="2026-10-25T16:02:42Z">
              <w:r>
                <w:rPr>
                  <w:kern w:val="0"/>
                  <w:sz w:val="18"/>
                  <w:szCs w:val="24"/>
                  <w:lang w:val="en-US" w:eastAsia="en-US" w:bidi="ar-SA"/>
                </w:rPr>
                <w:t>Grab’s change in the rides take rate, less its change in the deliveries take rate, is at most +0.3 points</w:t>
              </w:r>
            </w:ins>
          </w:p>
        </w:tc>
        <w:tc>
          <w:tcPr>
            <w:tcW w:w="2272" w:type="dxa"/>
            <w:tcBorders/>
          </w:tcPr>
          <w:p>
            <w:pPr>
              <w:pStyle w:val="Compact"/>
              <w:keepNext w:val="true"/>
              <w:widowControl/>
              <w:spacing w:lineRule="exact" w:line="220" w:before="0" w:after="0"/>
              <w:jc w:val="left"/>
              <w:rPr>
                <w:kern w:val="0"/>
                <w:szCs w:val="24"/>
                <w:lang w:val="en-US" w:eastAsia="en-US" w:bidi="ar-SA"/>
                <w:ins w:id="4429" w:author="Changes 24 to 25 Oct" w:date="2026-10-25T16:02:42Z"/>
              </w:rPr>
            </w:pPr>
            <w:ins w:id="4428" w:author="Changes 24 to 25 Oct" w:date="2026-10-25T16:02:42Z">
              <w:r>
                <w:rPr>
                  <w:kern w:val="0"/>
                  <w:sz w:val="18"/>
                  <w:szCs w:val="24"/>
                  <w:lang w:val="en-US" w:eastAsia="en-US" w:bidi="ar-SA"/>
                </w:rPr>
                <w:t>Commission cap</w:t>
              </w:r>
            </w:ins>
          </w:p>
        </w:tc>
        <w:tc>
          <w:tcPr>
            <w:tcW w:w="1319" w:type="dxa"/>
            <w:tcBorders/>
          </w:tcPr>
          <w:p>
            <w:pPr>
              <w:pStyle w:val="Compact"/>
              <w:keepNext w:val="true"/>
              <w:widowControl/>
              <w:spacing w:lineRule="exact" w:line="220" w:before="0" w:after="0"/>
              <w:jc w:val="left"/>
              <w:rPr>
                <w:kern w:val="0"/>
                <w:szCs w:val="24"/>
                <w:lang w:val="en-US" w:eastAsia="en-US" w:bidi="ar-SA"/>
                <w:ins w:id="4431" w:author="Changes 24 to 25 Oct" w:date="2026-10-25T16:02:42Z"/>
              </w:rPr>
            </w:pPr>
            <w:ins w:id="4430" w:author="Changes 24 to 25 Oct" w:date="2026-10-25T16:02:42Z">
              <w:r>
                <w:rPr>
                  <w:kern w:val="0"/>
                  <w:sz w:val="18"/>
                  <w:szCs w:val="24"/>
                  <w:lang w:val="en-US" w:eastAsia="en-US" w:bidi="ar-SA"/>
                </w:rPr>
                <w:t>Mid-November 2026</w:t>
              </w:r>
            </w:ins>
          </w:p>
        </w:tc>
      </w:tr>
      <w:tr>
        <w:trPr>
          <w:ins w:id="4432"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4434" w:author="Changes 24 to 25 Oct" w:date="2026-10-25T16:02:42Z"/>
              </w:rPr>
            </w:pPr>
            <w:ins w:id="4433" w:author="Changes 24 to 25 Oct" w:date="2026-10-25T16:02:42Z">
              <w:r>
                <w:rPr>
                  <w:kern w:val="0"/>
                  <w:sz w:val="18"/>
                  <w:szCs w:val="24"/>
                  <w:lang w:val="en-US" w:eastAsia="en-US" w:bidi="ar-SA"/>
                </w:rPr>
                <w:t>R3</w:t>
              </w:r>
            </w:ins>
          </w:p>
        </w:tc>
        <w:tc>
          <w:tcPr>
            <w:tcW w:w="3689" w:type="dxa"/>
            <w:tcBorders/>
          </w:tcPr>
          <w:p>
            <w:pPr>
              <w:pStyle w:val="Compact"/>
              <w:keepNext w:val="true"/>
              <w:widowControl/>
              <w:spacing w:lineRule="exact" w:line="220" w:before="0" w:after="0"/>
              <w:jc w:val="left"/>
              <w:rPr>
                <w:kern w:val="0"/>
                <w:szCs w:val="24"/>
                <w:lang w:val="en-US" w:eastAsia="en-US" w:bidi="ar-SA"/>
                <w:ins w:id="4436" w:author="Changes 24 to 25 Oct" w:date="2026-10-25T16:02:42Z"/>
              </w:rPr>
            </w:pPr>
            <w:ins w:id="4435" w:author="Changes 24 to 25 Oct" w:date="2026-10-25T16:02:42Z">
              <w:r>
                <w:rPr>
                  <w:kern w:val="0"/>
                  <w:sz w:val="18"/>
                  <w:szCs w:val="24"/>
                  <w:lang w:val="en-US" w:eastAsia="en-US" w:bidi="ar-SA"/>
                </w:rPr>
                <w:t>Shopee’s revenue growth less its transaction value growth is at least +10 points</w:t>
              </w:r>
            </w:ins>
          </w:p>
        </w:tc>
        <w:tc>
          <w:tcPr>
            <w:tcW w:w="2272" w:type="dxa"/>
            <w:tcBorders/>
          </w:tcPr>
          <w:p>
            <w:pPr>
              <w:pStyle w:val="Compact"/>
              <w:keepNext w:val="true"/>
              <w:widowControl/>
              <w:spacing w:lineRule="exact" w:line="220" w:before="0" w:after="0"/>
              <w:jc w:val="left"/>
              <w:rPr>
                <w:kern w:val="0"/>
                <w:szCs w:val="24"/>
                <w:lang w:val="en-US" w:eastAsia="en-US" w:bidi="ar-SA"/>
                <w:ins w:id="4438" w:author="Changes 24 to 25 Oct" w:date="2026-10-25T16:02:42Z"/>
              </w:rPr>
            </w:pPr>
            <w:ins w:id="4437" w:author="Changes 24 to 25 Oct" w:date="2026-10-25T16:02:42Z">
              <w:r>
                <w:rPr>
                  <w:kern w:val="0"/>
                  <w:sz w:val="18"/>
                  <w:szCs w:val="24"/>
                  <w:lang w:val="en-US" w:eastAsia="en-US" w:bidi="ar-SA"/>
                </w:rPr>
                <w:t>Marketplace fees</w:t>
              </w:r>
            </w:ins>
          </w:p>
        </w:tc>
        <w:tc>
          <w:tcPr>
            <w:tcW w:w="1319" w:type="dxa"/>
            <w:tcBorders/>
          </w:tcPr>
          <w:p>
            <w:pPr>
              <w:pStyle w:val="Compact"/>
              <w:keepNext w:val="true"/>
              <w:widowControl/>
              <w:spacing w:lineRule="exact" w:line="220" w:before="0" w:after="0"/>
              <w:jc w:val="left"/>
              <w:rPr>
                <w:kern w:val="0"/>
                <w:szCs w:val="24"/>
                <w:lang w:val="en-US" w:eastAsia="en-US" w:bidi="ar-SA"/>
                <w:ins w:id="4440" w:author="Changes 24 to 25 Oct" w:date="2026-10-25T16:02:42Z"/>
              </w:rPr>
            </w:pPr>
            <w:ins w:id="4439" w:author="Changes 24 to 25 Oct" w:date="2026-10-25T16:02:42Z">
              <w:r>
                <w:rPr>
                  <w:kern w:val="0"/>
                  <w:sz w:val="18"/>
                  <w:szCs w:val="24"/>
                  <w:lang w:val="en-US" w:eastAsia="en-US" w:bidi="ar-SA"/>
                </w:rPr>
                <w:t>Mid-November 2026</w:t>
              </w:r>
            </w:ins>
          </w:p>
        </w:tc>
      </w:tr>
      <w:tr>
        <w:trPr>
          <w:ins w:id="4441" w:author="Changes 24 to 25 Oct" w:date="2026-10-25T16:02:42Z"/>
          <w:cantSplit w:val="true"/>
        </w:trPr>
        <w:tc>
          <w:tcPr>
            <w:tcW w:w="1224" w:type="dxa"/>
            <w:tcBorders>
              <w:bottom w:val="single" w:sz="8" w:space="0" w:color="000000"/>
            </w:tcBorders>
          </w:tcPr>
          <w:p>
            <w:pPr>
              <w:pStyle w:val="Compact"/>
              <w:widowControl/>
              <w:spacing w:lineRule="exact" w:line="220" w:before="0" w:after="0"/>
              <w:jc w:val="left"/>
              <w:rPr>
                <w:kern w:val="0"/>
                <w:szCs w:val="24"/>
                <w:lang w:val="en-US" w:eastAsia="en-US" w:bidi="ar-SA"/>
                <w:ins w:id="4443" w:author="Changes 24 to 25 Oct" w:date="2026-10-25T16:02:42Z"/>
              </w:rPr>
            </w:pPr>
            <w:ins w:id="4442" w:author="Changes 24 to 25 Oct" w:date="2026-10-25T16:02:42Z">
              <w:r>
                <w:rPr>
                  <w:kern w:val="0"/>
                  <w:sz w:val="18"/>
                  <w:szCs w:val="24"/>
                  <w:lang w:val="en-US" w:eastAsia="en-US" w:bidi="ar-SA"/>
                </w:rPr>
                <w:t>Marketplace share</w:t>
              </w:r>
            </w:ins>
          </w:p>
        </w:tc>
        <w:tc>
          <w:tcPr>
            <w:tcW w:w="3689" w:type="dxa"/>
            <w:tcBorders>
              <w:bottom w:val="single" w:sz="8" w:space="0" w:color="000000"/>
            </w:tcBorders>
          </w:tcPr>
          <w:p>
            <w:pPr>
              <w:pStyle w:val="Compact"/>
              <w:widowControl/>
              <w:spacing w:lineRule="exact" w:line="220" w:before="0" w:after="0"/>
              <w:jc w:val="left"/>
              <w:rPr>
                <w:kern w:val="0"/>
                <w:szCs w:val="24"/>
                <w:lang w:val="en-US" w:eastAsia="en-US" w:bidi="ar-SA"/>
                <w:ins w:id="4445" w:author="Changes 24 to 25 Oct" w:date="2026-10-25T16:02:42Z"/>
              </w:rPr>
            </w:pPr>
            <w:ins w:id="4444" w:author="Changes 24 to 25 Oct" w:date="2026-10-25T16:02:42Z">
              <w:r>
                <w:rPr>
                  <w:kern w:val="0"/>
                  <w:sz w:val="18"/>
                  <w:szCs w:val="24"/>
                  <w:lang w:val="en-US" w:eastAsia="en-US" w:bidi="ar-SA"/>
                </w:rPr>
                <w:t>BPS’s next marketplace share of online sales value is at most 15.79 percent</w:t>
              </w:r>
            </w:ins>
          </w:p>
        </w:tc>
        <w:tc>
          <w:tcPr>
            <w:tcW w:w="2272" w:type="dxa"/>
            <w:tcBorders>
              <w:bottom w:val="single" w:sz="8" w:space="0" w:color="000000"/>
            </w:tcBorders>
          </w:tcPr>
          <w:p>
            <w:pPr>
              <w:pStyle w:val="Compact"/>
              <w:widowControl/>
              <w:spacing w:lineRule="exact" w:line="220" w:before="0" w:after="0"/>
              <w:jc w:val="left"/>
              <w:rPr>
                <w:kern w:val="0"/>
                <w:szCs w:val="24"/>
                <w:lang w:val="en-US" w:eastAsia="en-US" w:bidi="ar-SA"/>
                <w:ins w:id="4447" w:author="Changes 24 to 25 Oct" w:date="2026-10-25T16:02:42Z"/>
              </w:rPr>
            </w:pPr>
            <w:ins w:id="4446" w:author="Changes 24 to 25 Oct" w:date="2026-10-25T16:02:42Z">
              <w:r>
                <w:rPr>
                  <w:kern w:val="0"/>
                  <w:sz w:val="18"/>
                  <w:szCs w:val="24"/>
                  <w:lang w:val="en-US" w:eastAsia="en-US" w:bidi="ar-SA"/>
                </w:rPr>
                <w:t>Reach of marketplace rules</w:t>
              </w:r>
            </w:ins>
          </w:p>
        </w:tc>
        <w:tc>
          <w:tcPr>
            <w:tcW w:w="1319" w:type="dxa"/>
            <w:tcBorders>
              <w:bottom w:val="single" w:sz="8" w:space="0" w:color="000000"/>
            </w:tcBorders>
          </w:tcPr>
          <w:p>
            <w:pPr>
              <w:pStyle w:val="Compact"/>
              <w:widowControl/>
              <w:spacing w:lineRule="exact" w:line="220" w:before="0" w:after="0"/>
              <w:jc w:val="left"/>
              <w:rPr>
                <w:kern w:val="0"/>
                <w:szCs w:val="24"/>
                <w:lang w:val="en-US" w:eastAsia="en-US" w:bidi="ar-SA"/>
                <w:ins w:id="4449" w:author="Changes 24 to 25 Oct" w:date="2026-10-25T16:02:42Z"/>
              </w:rPr>
            </w:pPr>
            <w:ins w:id="4448" w:author="Changes 24 to 25 Oct" w:date="2026-10-25T16:02:42Z">
              <w:r>
                <w:rPr>
                  <w:kern w:val="0"/>
                  <w:sz w:val="18"/>
                  <w:szCs w:val="24"/>
                  <w:lang w:val="en-US" w:eastAsia="en-US" w:bidi="ar-SA"/>
                </w:rPr>
                <w:t>Next BPS release</w:t>
              </w:r>
            </w:ins>
          </w:p>
        </w:tc>
      </w:tr>
    </w:tbl>
    <w:p>
      <w:pPr>
        <w:pStyle w:val="TableNote"/>
        <w:rPr>
          <w:ins w:id="4452" w:author="Changes 24 to 25 Oct" w:date="2026-10-25T16:02:42Z"/>
        </w:rPr>
      </w:pPr>
      <w:ins w:id="4450" w:author="Changes 24 to 25 Oct" w:date="2026-10-25T16:02:42Z">
        <w:r>
          <w:rPr>
            <w:i/>
            <w:iCs/>
          </w:rPr>
          <w:t>Note:</w:t>
        </w:r>
      </w:ins>
      <w:ins w:id="4451" w:author="Changes 24 to 25 Oct" w:date="2026-10-25T16:02:42Z">
        <w:r>
          <w:rPr/>
          <w:t xml:space="preserve"> Ranges as registered; registration dates are in Appendix D. A tenth prediction, that the start of the marketplace tax would slip again, is withdrawn: collection had begun on 1 October 2026, a day before the prediction was registered. Sources for scoring: company results releases; BPS national accounts and e-commerce publication.</w:t>
        </w:r>
      </w:ins>
      <w:bookmarkEnd w:id="101"/>
    </w:p>
    <w:p>
      <w:pPr>
        <w:pStyle w:val="Heading1"/>
        <w:rPr>
          <w:ins w:id="4454" w:author="Changes 24 to 25 Oct" w:date="2026-10-25T16:02:42Z"/>
        </w:rPr>
      </w:pPr>
      <w:ins w:id="4453" w:author="Changes 24 to 25 Oct" w:date="2026-10-25T16:02:42Z">
        <w:bookmarkStart w:id="102" w:name="appendices"/>
        <w:r>
          <w:rPr/>
          <w:t>Appendices</w:t>
        </w:r>
      </w:ins>
    </w:p>
    <w:p>
      <w:pPr>
        <w:pStyle w:val="FirstParagraph"/>
        <w:rPr>
          <w:ins w:id="4456" w:author="Changes 24 to 25 Oct" w:date="2026-10-25T16:02:42Z"/>
        </w:rPr>
      </w:pPr>
      <w:ins w:id="4455" w:author="Changes 24 to 25 Oct" w:date="2026-10-25T16:02:42Z">
        <w:r>
          <w:rPr/>
          <w:t>These appendices hold the detail that the main text points to. Every number comes from a table in the project’s repository, named in the notes in small type. Nothing here changes a result in Chapter 5.</w:t>
        </w:r>
      </w:ins>
    </w:p>
    <w:p>
      <w:pPr>
        <w:pStyle w:val="Heading2"/>
        <w:rPr>
          <w:ins w:id="4458" w:author="Changes 24 to 25 Oct" w:date="2026-10-25T16:02:42Z"/>
        </w:rPr>
      </w:pPr>
      <w:ins w:id="4457" w:author="Changes 24 to 25 Oct" w:date="2026-10-25T16:02:42Z">
        <w:r>
          <w:rPr/>
          <w:t>Appendix A. Definition of variables</w:t>
        </w:r>
      </w:ins>
    </w:p>
    <w:p>
      <w:pPr>
        <w:pStyle w:val="Heading3"/>
        <w:rPr>
          <w:ins w:id="4460" w:author="Changes 24 to 25 Oct" w:date="2026-10-25T16:02:42Z"/>
        </w:rPr>
      </w:pPr>
      <w:ins w:id="4459" w:author="Changes 24 to 25 Oct" w:date="2026-10-25T16:02:42Z">
        <w:r>
          <w:rPr/>
          <w:t>A.1 Variables</w:t>
        </w:r>
      </w:ins>
    </w:p>
    <w:p>
      <w:pPr>
        <w:pStyle w:val="FirstParagraph"/>
        <w:rPr>
          <w:ins w:id="4462" w:author="Changes 24 to 25 Oct" w:date="2026-10-25T16:02:42Z"/>
        </w:rPr>
      </w:pPr>
      <w:ins w:id="4461" w:author="Changes 24 to 25 Oct" w:date="2026-10-25T16:02:42Z">
        <w:r>
          <w:rPr/>
          <w:t>Every variable and symbol used in the empirical analyses is listed with its definition and data source. The subscripts i and t mark the platform and the year. Amounts in the text are in US dollars, at the World Bank’s average rate for the year (World Bank 2026). Growth is the simple percentage change, g(X), defined in Panel A.</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2241"/>
        <w:gridCol w:w="3132"/>
        <w:gridCol w:w="3132"/>
      </w:tblGrid>
      <w:tr>
        <w:trPr>
          <w:tblHeader w:val="true"/>
          <w:ins w:id="4463" w:author="Changes 24 to 25 Oct" w:date="2026-10-25T16:02:42Z"/>
          <w:cantSplit w:val="true"/>
        </w:trPr>
        <w:tc>
          <w:tcPr>
            <w:tcW w:w="224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465" w:author="Changes 24 to 25 Oct" w:date="2026-10-25T16:02:42Z"/>
              </w:rPr>
            </w:pPr>
            <w:ins w:id="4464" w:author="Changes 24 to 25 Oct" w:date="2026-10-25T16:02:42Z">
              <w:r>
                <w:rPr>
                  <w:b/>
                  <w:kern w:val="0"/>
                  <w:sz w:val="18"/>
                  <w:szCs w:val="24"/>
                  <w:lang w:val="en-US" w:eastAsia="en-US" w:bidi="ar-SA"/>
                </w:rPr>
                <w:t>Variable</w:t>
              </w:r>
            </w:ins>
          </w:p>
        </w:tc>
        <w:tc>
          <w:tcPr>
            <w:tcW w:w="313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467" w:author="Changes 24 to 25 Oct" w:date="2026-10-25T16:02:42Z"/>
              </w:rPr>
            </w:pPr>
            <w:ins w:id="4466" w:author="Changes 24 to 25 Oct" w:date="2026-10-25T16:02:42Z">
              <w:r>
                <w:rPr>
                  <w:b/>
                  <w:kern w:val="0"/>
                  <w:sz w:val="18"/>
                  <w:szCs w:val="24"/>
                  <w:lang w:val="en-US" w:eastAsia="en-US" w:bidi="ar-SA"/>
                </w:rPr>
                <w:t>Definition</w:t>
              </w:r>
            </w:ins>
          </w:p>
        </w:tc>
        <w:tc>
          <w:tcPr>
            <w:tcW w:w="313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469" w:author="Changes 24 to 25 Oct" w:date="2026-10-25T16:02:42Z"/>
              </w:rPr>
            </w:pPr>
            <w:ins w:id="4468" w:author="Changes 24 to 25 Oct" w:date="2026-10-25T16:02:42Z">
              <w:r>
                <w:rPr>
                  <w:b/>
                  <w:kern w:val="0"/>
                  <w:sz w:val="18"/>
                  <w:szCs w:val="24"/>
                  <w:lang w:val="en-US" w:eastAsia="en-US" w:bidi="ar-SA"/>
                </w:rPr>
                <w:t>Source</w:t>
              </w:r>
            </w:ins>
          </w:p>
        </w:tc>
      </w:tr>
      <w:tr>
        <w:trPr>
          <w:ins w:id="4470" w:author="Changes 24 to 25 Oct" w:date="2026-10-25T16:02:42Z"/>
          <w:cantSplit w:val="true"/>
        </w:trPr>
        <w:tc>
          <w:tcPr>
            <w:tcW w:w="8505" w:type="dxa"/>
            <w:gridSpan w:val="3"/>
            <w:tcBorders/>
          </w:tcPr>
          <w:p>
            <w:pPr>
              <w:pStyle w:val="Compact"/>
              <w:keepNext w:val="true"/>
              <w:widowControl/>
              <w:spacing w:lineRule="exact" w:line="220" w:before="0" w:after="0"/>
              <w:jc w:val="left"/>
              <w:rPr>
                <w:kern w:val="0"/>
                <w:szCs w:val="24"/>
                <w:lang w:val="en-US" w:eastAsia="en-US" w:bidi="ar-SA"/>
                <w:ins w:id="4472" w:author="Changes 24 to 25 Oct" w:date="2026-10-25T16:02:42Z"/>
              </w:rPr>
            </w:pPr>
            <w:ins w:id="4471" w:author="Changes 24 to 25 Oct" w:date="2026-10-25T16:02:42Z">
              <w:r>
                <w:rPr>
                  <w:i/>
                  <w:iCs/>
                  <w:kern w:val="0"/>
                  <w:sz w:val="18"/>
                  <w:szCs w:val="24"/>
                  <w:lang w:val="en-US" w:eastAsia="en-US" w:bidi="ar-SA"/>
                </w:rPr>
                <w:t>Panel A: Platform measures</w:t>
              </w:r>
            </w:ins>
          </w:p>
        </w:tc>
      </w:tr>
      <w:tr>
        <w:trPr>
          <w:ins w:id="4473" w:author="Changes 24 to 25 Oct" w:date="2026-10-25T16:02:42Z"/>
          <w:cantSplit w:val="true"/>
        </w:trPr>
        <w:tc>
          <w:tcPr>
            <w:tcW w:w="2241" w:type="dxa"/>
            <w:tcBorders/>
          </w:tcPr>
          <w:p>
            <w:pPr>
              <w:pStyle w:val="Compact"/>
              <w:keepNext w:val="true"/>
              <w:widowControl/>
              <w:spacing w:lineRule="exact" w:line="220" w:before="0" w:after="0"/>
              <w:jc w:val="left"/>
              <w:rPr>
                <w:kern w:val="0"/>
                <w:szCs w:val="24"/>
                <w:lang w:val="en-US" w:eastAsia="en-US" w:bidi="ar-SA"/>
                <w:ins w:id="4476" w:author="Changes 24 to 25 Oct" w:date="2026-10-25T16:02:42Z"/>
              </w:rPr>
            </w:pPr>
            <w:ins w:id="4474" w:author="Changes 24 to 25 Oct" w:date="2026-10-25T16:02:42Z">
              <w:r>
                <w:rPr>
                  <w:kern w:val="0"/>
                  <w:sz w:val="18"/>
                  <w:szCs w:val="24"/>
                  <w:lang w:val="en-US" w:eastAsia="en-US" w:bidi="ar-SA"/>
                </w:rPr>
                <w:t>V</w:t>
              </w:r>
            </w:ins>
            <w:ins w:id="4475" w:author="Changes 24 to 25 Oct" w:date="2026-10-25T16:02:42Z">
              <w:r>
                <w:rPr>
                  <w:kern w:val="0"/>
                  <w:sz w:val="18"/>
                  <w:szCs w:val="24"/>
                  <w:vertAlign w:val="subscript"/>
                  <w:lang w:val="en-US" w:eastAsia="en-US" w:bidi="ar-SA"/>
                </w:rPr>
                <w:t>it</w:t>
              </w:r>
            </w:ins>
          </w:p>
        </w:tc>
        <w:tc>
          <w:tcPr>
            <w:tcW w:w="3132" w:type="dxa"/>
            <w:tcBorders/>
          </w:tcPr>
          <w:p>
            <w:pPr>
              <w:pStyle w:val="Compact"/>
              <w:keepNext w:val="true"/>
              <w:widowControl/>
              <w:spacing w:lineRule="exact" w:line="220" w:before="0" w:after="0"/>
              <w:jc w:val="left"/>
              <w:rPr>
                <w:kern w:val="0"/>
                <w:szCs w:val="24"/>
                <w:lang w:val="en-US" w:eastAsia="en-US" w:bidi="ar-SA"/>
                <w:ins w:id="4478" w:author="Changes 24 to 25 Oct" w:date="2026-10-25T16:02:42Z"/>
              </w:rPr>
            </w:pPr>
            <w:ins w:id="4477" w:author="Changes 24 to 25 Oct" w:date="2026-10-25T16:02:42Z">
              <w:r>
                <w:rPr>
                  <w:kern w:val="0"/>
                  <w:sz w:val="18"/>
                  <w:szCs w:val="24"/>
                  <w:lang w:val="en-US" w:eastAsia="en-US" w:bidi="ar-SA"/>
                </w:rPr>
                <w:t>Transaction value: everything bought through platform i in year t, in the company’s own currency. Companies also call it gross merchandise value (GMV), gross transaction value (GTV) or total payment volume (TPV).</w:t>
              </w:r>
            </w:ins>
          </w:p>
        </w:tc>
        <w:tc>
          <w:tcPr>
            <w:tcW w:w="3132" w:type="dxa"/>
            <w:tcBorders/>
          </w:tcPr>
          <w:p>
            <w:pPr>
              <w:pStyle w:val="Compact"/>
              <w:keepNext w:val="true"/>
              <w:widowControl/>
              <w:spacing w:lineRule="exact" w:line="220" w:before="0" w:after="0"/>
              <w:jc w:val="left"/>
              <w:rPr>
                <w:kern w:val="0"/>
                <w:szCs w:val="24"/>
                <w:lang w:val="en-US" w:eastAsia="en-US" w:bidi="ar-SA"/>
                <w:ins w:id="4480" w:author="Changes 24 to 25 Oct" w:date="2026-10-25T16:02:42Z"/>
              </w:rPr>
            </w:pPr>
            <w:ins w:id="4479" w:author="Changes 24 to 25 Oct" w:date="2026-10-25T16:02:42Z">
              <w:r>
                <w:rPr>
                  <w:kern w:val="0"/>
                  <w:sz w:val="18"/>
                  <w:szCs w:val="24"/>
                  <w:lang w:val="en-US" w:eastAsia="en-US" w:bidi="ar-SA"/>
                </w:rPr>
                <w:t>Company annual reports, annual filings (Form 20-F) and investor releases; Appendix B lists each series</w:t>
              </w:r>
            </w:ins>
          </w:p>
        </w:tc>
      </w:tr>
      <w:tr>
        <w:trPr>
          <w:ins w:id="4481"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484" w:author="Changes 24 to 25 Oct" w:date="2026-10-25T16:02:42Z"/>
              </w:rPr>
            </w:pPr>
            <w:ins w:id="4482" w:author="Changes 24 to 25 Oct" w:date="2026-10-25T16:02:42Z">
              <w:r>
                <w:rPr>
                  <w:kern w:val="0"/>
                  <w:sz w:val="18"/>
                  <w:szCs w:val="24"/>
                  <w:lang w:val="en-US" w:eastAsia="en-US" w:bidi="ar-SA"/>
                </w:rPr>
                <w:t>R</w:t>
              </w:r>
            </w:ins>
            <w:ins w:id="4483"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488" w:author="Changes 24 to 25 Oct" w:date="2026-10-25T16:02:42Z"/>
              </w:rPr>
            </w:pPr>
            <w:ins w:id="4485" w:author="Changes 24 to 25 Oct" w:date="2026-10-25T16:02:42Z">
              <w:r>
                <w:rPr>
                  <w:kern w:val="0"/>
                  <w:sz w:val="18"/>
                  <w:szCs w:val="24"/>
                  <w:lang w:val="en-US" w:eastAsia="en-US" w:bidi="ar-SA"/>
                </w:rPr>
                <w:t>Revenue: what the platform recognizes as its own income in its accounts, for the same business and period as V</w:t>
              </w:r>
            </w:ins>
            <w:ins w:id="4486" w:author="Changes 24 to 25 Oct" w:date="2026-10-25T16:02:42Z">
              <w:r>
                <w:rPr>
                  <w:kern w:val="0"/>
                  <w:sz w:val="18"/>
                  <w:szCs w:val="24"/>
                  <w:vertAlign w:val="subscript"/>
                  <w:lang w:val="en-US" w:eastAsia="en-US" w:bidi="ar-SA"/>
                </w:rPr>
                <w:t>it</w:t>
              </w:r>
            </w:ins>
            <w:ins w:id="4487" w:author="Changes 24 to 25 Oct" w:date="2026-10-25T16:02:42Z">
              <w:r>
                <w:rPr>
                  <w:kern w:val="0"/>
                  <w:sz w:val="18"/>
                  <w:szCs w:val="24"/>
                  <w:lang w:val="en-US" w:eastAsia="en-US" w:bidi="ar-SA"/>
                </w:rPr>
                <w:t>.</w:t>
              </w:r>
            </w:ins>
          </w:p>
        </w:tc>
        <w:tc>
          <w:tcPr>
            <w:tcW w:w="3132" w:type="dxa"/>
            <w:tcBorders/>
          </w:tcPr>
          <w:p>
            <w:pPr>
              <w:pStyle w:val="Compact"/>
              <w:widowControl/>
              <w:spacing w:lineRule="exact" w:line="220" w:before="0" w:after="0"/>
              <w:jc w:val="left"/>
              <w:rPr>
                <w:kern w:val="0"/>
                <w:szCs w:val="24"/>
                <w:lang w:val="en-US" w:eastAsia="en-US" w:bidi="ar-SA"/>
                <w:ins w:id="4491" w:author="Changes 24 to 25 Oct" w:date="2026-10-25T16:02:42Z"/>
              </w:rPr>
            </w:pPr>
            <w:ins w:id="4489" w:author="Changes 24 to 25 Oct" w:date="2026-10-25T16:02:42Z">
              <w:r>
                <w:rPr>
                  <w:kern w:val="0"/>
                  <w:sz w:val="18"/>
                  <w:szCs w:val="24"/>
                  <w:lang w:val="en-US" w:eastAsia="en-US" w:bidi="ar-SA"/>
                </w:rPr>
                <w:t>Same as V</w:t>
              </w:r>
            </w:ins>
            <w:ins w:id="4490" w:author="Changes 24 to 25 Oct" w:date="2026-10-25T16:02:42Z">
              <w:r>
                <w:rPr>
                  <w:kern w:val="0"/>
                  <w:sz w:val="18"/>
                  <w:szCs w:val="24"/>
                  <w:vertAlign w:val="subscript"/>
                  <w:lang w:val="en-US" w:eastAsia="en-US" w:bidi="ar-SA"/>
                </w:rPr>
                <w:t>it</w:t>
              </w:r>
            </w:ins>
          </w:p>
        </w:tc>
      </w:tr>
      <w:tr>
        <w:trPr>
          <w:ins w:id="4492"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495" w:author="Changes 24 to 25 Oct" w:date="2026-10-25T16:02:42Z"/>
              </w:rPr>
            </w:pPr>
            <w:ins w:id="4493" w:author="Changes 24 to 25 Oct" w:date="2026-10-25T16:02:42Z">
              <w:r>
                <w:rPr>
                  <w:kern w:val="0"/>
                  <w:sz w:val="18"/>
                  <w:szCs w:val="24"/>
                  <w:lang w:val="en-US" w:eastAsia="en-US" w:bidi="ar-SA"/>
                </w:rPr>
                <w:t>m</w:t>
              </w:r>
            </w:ins>
            <w:ins w:id="4494"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501" w:author="Changes 24 to 25 Oct" w:date="2026-10-25T16:02:42Z"/>
              </w:rPr>
            </w:pPr>
            <w:ins w:id="4496" w:author="Changes 24 to 25 Oct" w:date="2026-10-25T16:02:42Z">
              <w:r>
                <w:rPr>
                  <w:kern w:val="0"/>
                  <w:sz w:val="18"/>
                  <w:szCs w:val="24"/>
                  <w:lang w:val="en-US" w:eastAsia="en-US" w:bidi="ar-SA"/>
                </w:rPr>
                <w:t>Take rate: R</w:t>
              </w:r>
            </w:ins>
            <w:ins w:id="4497" w:author="Changes 24 to 25 Oct" w:date="2026-10-25T16:02:42Z">
              <w:r>
                <w:rPr>
                  <w:kern w:val="0"/>
                  <w:sz w:val="18"/>
                  <w:szCs w:val="24"/>
                  <w:vertAlign w:val="subscript"/>
                  <w:lang w:val="en-US" w:eastAsia="en-US" w:bidi="ar-SA"/>
                </w:rPr>
                <w:t>it</w:t>
              </w:r>
            </w:ins>
            <w:ins w:id="4498" w:author="Changes 24 to 25 Oct" w:date="2026-10-25T16:02:42Z">
              <w:r>
                <w:rPr>
                  <w:kern w:val="0"/>
                  <w:sz w:val="18"/>
                  <w:szCs w:val="24"/>
                  <w:lang w:val="en-US" w:eastAsia="en-US" w:bidi="ar-SA"/>
                </w:rPr>
                <w:t xml:space="preserve"> divided by V</w:t>
              </w:r>
            </w:ins>
            <w:ins w:id="4499" w:author="Changes 24 to 25 Oct" w:date="2026-10-25T16:02:42Z">
              <w:r>
                <w:rPr>
                  <w:kern w:val="0"/>
                  <w:sz w:val="18"/>
                  <w:szCs w:val="24"/>
                  <w:vertAlign w:val="subscript"/>
                  <w:lang w:val="en-US" w:eastAsia="en-US" w:bidi="ar-SA"/>
                </w:rPr>
                <w:t>it</w:t>
              </w:r>
            </w:ins>
            <w:ins w:id="4500" w:author="Changes 24 to 25 Oct" w:date="2026-10-25T16:02:42Z">
              <w:r>
                <w:rPr>
                  <w:kern w:val="0"/>
                  <w:sz w:val="18"/>
                  <w:szCs w:val="24"/>
                  <w:lang w:val="en-US" w:eastAsia="en-US" w:bidi="ar-SA"/>
                </w:rPr>
                <w:t>, the share of each sale that the platform keeps.</w:t>
              </w:r>
            </w:ins>
          </w:p>
        </w:tc>
        <w:tc>
          <w:tcPr>
            <w:tcW w:w="3132" w:type="dxa"/>
            <w:tcBorders/>
          </w:tcPr>
          <w:p>
            <w:pPr>
              <w:pStyle w:val="Compact"/>
              <w:widowControl/>
              <w:spacing w:lineRule="exact" w:line="220" w:before="0" w:after="0"/>
              <w:jc w:val="left"/>
              <w:rPr>
                <w:kern w:val="0"/>
                <w:szCs w:val="24"/>
                <w:lang w:val="en-US" w:eastAsia="en-US" w:bidi="ar-SA"/>
                <w:ins w:id="4503" w:author="Changes 24 to 25 Oct" w:date="2026-10-25T16:02:42Z"/>
              </w:rPr>
            </w:pPr>
            <w:ins w:id="4502" w:author="Changes 24 to 25 Oct" w:date="2026-10-25T16:02:42Z">
              <w:r>
                <w:rPr>
                  <w:kern w:val="0"/>
                  <w:sz w:val="18"/>
                  <w:szCs w:val="24"/>
                  <w:lang w:val="en-US" w:eastAsia="en-US" w:bidi="ar-SA"/>
                </w:rPr>
                <w:t>Author’s calculation</w:t>
              </w:r>
            </w:ins>
          </w:p>
        </w:tc>
      </w:tr>
      <w:tr>
        <w:trPr>
          <w:ins w:id="4504"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07" w:author="Changes 24 to 25 Oct" w:date="2026-10-25T16:02:42Z"/>
              </w:rPr>
            </w:pPr>
            <w:ins w:id="4505" w:author="Changes 24 to 25 Oct" w:date="2026-10-25T16:02:42Z">
              <w:r>
                <w:rPr>
                  <w:kern w:val="0"/>
                  <w:sz w:val="18"/>
                  <w:szCs w:val="24"/>
                  <w:lang w:val="en-US" w:eastAsia="en-US" w:bidi="ar-SA"/>
                </w:rPr>
                <w:t>f</w:t>
              </w:r>
            </w:ins>
            <w:ins w:id="4506"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511" w:author="Changes 24 to 25 Oct" w:date="2026-10-25T16:02:42Z"/>
              </w:rPr>
            </w:pPr>
            <w:ins w:id="4508" w:author="Changes 24 to 25 Oct" w:date="2026-10-25T16:02:42Z">
              <w:r>
                <w:rPr>
                  <w:kern w:val="0"/>
                  <w:sz w:val="18"/>
                  <w:szCs w:val="24"/>
                  <w:lang w:val="en-US" w:eastAsia="en-US" w:bidi="ar-SA"/>
                </w:rPr>
                <w:t>Fee rate: the platform’s revenue before customer incentives, divided by V</w:t>
              </w:r>
            </w:ins>
            <w:ins w:id="4509" w:author="Changes 24 to 25 Oct" w:date="2026-10-25T16:02:42Z">
              <w:r>
                <w:rPr>
                  <w:kern w:val="0"/>
                  <w:sz w:val="18"/>
                  <w:szCs w:val="24"/>
                  <w:vertAlign w:val="subscript"/>
                  <w:lang w:val="en-US" w:eastAsia="en-US" w:bidi="ar-SA"/>
                </w:rPr>
                <w:t>it</w:t>
              </w:r>
            </w:ins>
            <w:ins w:id="4510" w:author="Changes 24 to 25 Oct" w:date="2026-10-25T16:02:42Z">
              <w:r>
                <w:rPr>
                  <w:kern w:val="0"/>
                  <w:sz w:val="18"/>
                  <w:szCs w:val="24"/>
                  <w:lang w:val="en-US" w:eastAsia="en-US" w:bidi="ar-SA"/>
                </w:rPr>
                <w:t>.</w:t>
              </w:r>
            </w:ins>
          </w:p>
        </w:tc>
        <w:tc>
          <w:tcPr>
            <w:tcW w:w="3132" w:type="dxa"/>
            <w:tcBorders/>
          </w:tcPr>
          <w:p>
            <w:pPr>
              <w:pStyle w:val="Compact"/>
              <w:widowControl/>
              <w:spacing w:lineRule="exact" w:line="220" w:before="0" w:after="0"/>
              <w:jc w:val="left"/>
              <w:rPr>
                <w:kern w:val="0"/>
                <w:szCs w:val="24"/>
                <w:lang w:val="en-US" w:eastAsia="en-US" w:bidi="ar-SA"/>
                <w:ins w:id="4513" w:author="Changes 24 to 25 Oct" w:date="2026-10-25T16:02:42Z"/>
              </w:rPr>
            </w:pPr>
            <w:ins w:id="4512" w:author="Changes 24 to 25 Oct" w:date="2026-10-25T16:02:42Z">
              <w:r>
                <w:rPr>
                  <w:kern w:val="0"/>
                  <w:sz w:val="18"/>
                  <w:szCs w:val="24"/>
                  <w:lang w:val="en-US" w:eastAsia="en-US" w:bidi="ar-SA"/>
                </w:rPr>
                <w:t>Company reports; author’s calculation</w:t>
              </w:r>
            </w:ins>
          </w:p>
        </w:tc>
      </w:tr>
      <w:tr>
        <w:trPr>
          <w:ins w:id="4514"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17" w:author="Changes 24 to 25 Oct" w:date="2026-10-25T16:02:42Z"/>
              </w:rPr>
            </w:pPr>
            <w:ins w:id="4515" w:author="Changes 24 to 25 Oct" w:date="2026-10-25T16:02:42Z">
              <w:r>
                <w:rPr>
                  <w:kern w:val="0"/>
                  <w:sz w:val="18"/>
                  <w:szCs w:val="24"/>
                  <w:lang w:val="en-US" w:eastAsia="en-US" w:bidi="ar-SA"/>
                </w:rPr>
                <w:t>s</w:t>
              </w:r>
            </w:ins>
            <w:ins w:id="4516"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521" w:author="Changes 24 to 25 Oct" w:date="2026-10-25T16:02:42Z"/>
              </w:rPr>
            </w:pPr>
            <w:ins w:id="4518" w:author="Changes 24 to 25 Oct" w:date="2026-10-25T16:02:42Z">
              <w:r>
                <w:rPr>
                  <w:kern w:val="0"/>
                  <w:sz w:val="18"/>
                  <w:szCs w:val="24"/>
                  <w:lang w:val="en-US" w:eastAsia="en-US" w:bidi="ar-SA"/>
                </w:rPr>
                <w:t>Incentive rate: customer incentives divided by V</w:t>
              </w:r>
            </w:ins>
            <w:ins w:id="4519" w:author="Changes 24 to 25 Oct" w:date="2026-10-25T16:02:42Z">
              <w:r>
                <w:rPr>
                  <w:kern w:val="0"/>
                  <w:sz w:val="18"/>
                  <w:szCs w:val="24"/>
                  <w:vertAlign w:val="subscript"/>
                  <w:lang w:val="en-US" w:eastAsia="en-US" w:bidi="ar-SA"/>
                </w:rPr>
                <w:t>it</w:t>
              </w:r>
            </w:ins>
            <w:ins w:id="4520" w:author="Changes 24 to 25 Oct" w:date="2026-10-25T16:02:42Z">
              <w:r>
                <w:rPr>
                  <w:kern w:val="0"/>
                  <w:sz w:val="18"/>
                  <w:szCs w:val="24"/>
                  <w:lang w:val="en-US" w:eastAsia="en-US" w:bidi="ar-SA"/>
                </w:rPr>
                <w:t>. Customer incentives are the discounts, vouchers and other promotions that a platform pays for, which accounting rules normally deduct from revenue.</w:t>
              </w:r>
            </w:ins>
          </w:p>
        </w:tc>
        <w:tc>
          <w:tcPr>
            <w:tcW w:w="3132" w:type="dxa"/>
            <w:tcBorders/>
          </w:tcPr>
          <w:p>
            <w:pPr>
              <w:pStyle w:val="Compact"/>
              <w:widowControl/>
              <w:spacing w:lineRule="exact" w:line="220" w:before="0" w:after="0"/>
              <w:jc w:val="left"/>
              <w:rPr>
                <w:kern w:val="0"/>
                <w:szCs w:val="24"/>
                <w:lang w:val="en-US" w:eastAsia="en-US" w:bidi="ar-SA"/>
                <w:ins w:id="4523" w:author="Changes 24 to 25 Oct" w:date="2026-10-25T16:02:42Z"/>
              </w:rPr>
            </w:pPr>
            <w:ins w:id="4522" w:author="Changes 24 to 25 Oct" w:date="2026-10-25T16:02:42Z">
              <w:r>
                <w:rPr>
                  <w:kern w:val="0"/>
                  <w:sz w:val="18"/>
                  <w:szCs w:val="24"/>
                  <w:lang w:val="en-US" w:eastAsia="en-US" w:bidi="ar-SA"/>
                </w:rPr>
                <w:t>Company reports; author’s calculation. Blibli’s incentives are a proxy (Appendix B)</w:t>
              </w:r>
            </w:ins>
          </w:p>
        </w:tc>
      </w:tr>
      <w:tr>
        <w:trPr>
          <w:ins w:id="4524"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27" w:author="Changes 24 to 25 Oct" w:date="2026-10-25T16:02:42Z"/>
              </w:rPr>
            </w:pPr>
            <w:ins w:id="4525" w:author="Changes 24 to 25 Oct" w:date="2026-10-25T16:02:42Z">
              <w:r>
                <w:rPr>
                  <w:kern w:val="0"/>
                  <w:sz w:val="18"/>
                  <w:szCs w:val="24"/>
                  <w:lang w:val="en-US" w:eastAsia="en-US" w:bidi="ar-SA"/>
                </w:rPr>
                <w:t>W</w:t>
              </w:r>
            </w:ins>
            <w:ins w:id="4526"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533" w:author="Changes 24 to 25 Oct" w:date="2026-10-25T16:02:42Z"/>
              </w:rPr>
            </w:pPr>
            <w:ins w:id="4528" w:author="Changes 24 to 25 Oct" w:date="2026-10-25T16:02:42Z">
              <w:r>
                <w:rPr>
                  <w:kern w:val="0"/>
                  <w:sz w:val="18"/>
                  <w:szCs w:val="24"/>
                  <w:lang w:val="en-US" w:eastAsia="en-US" w:bidi="ar-SA"/>
                </w:rPr>
                <w:t>Invisible wedge: V</w:t>
              </w:r>
            </w:ins>
            <w:ins w:id="4529" w:author="Changes 24 to 25 Oct" w:date="2026-10-25T16:02:42Z">
              <w:r>
                <w:rPr>
                  <w:kern w:val="0"/>
                  <w:sz w:val="18"/>
                  <w:szCs w:val="24"/>
                  <w:vertAlign w:val="subscript"/>
                  <w:lang w:val="en-US" w:eastAsia="en-US" w:bidi="ar-SA"/>
                </w:rPr>
                <w:t>it</w:t>
              </w:r>
            </w:ins>
            <w:ins w:id="4530" w:author="Changes 24 to 25 Oct" w:date="2026-10-25T16:02:42Z">
              <w:r>
                <w:rPr>
                  <w:kern w:val="0"/>
                  <w:sz w:val="18"/>
                  <w:szCs w:val="24"/>
                  <w:lang w:val="en-US" w:eastAsia="en-US" w:bidi="ar-SA"/>
                </w:rPr>
                <w:t xml:space="preserve"> minus R</w:t>
              </w:r>
            </w:ins>
            <w:ins w:id="4531" w:author="Changes 24 to 25 Oct" w:date="2026-10-25T16:02:42Z">
              <w:r>
                <w:rPr>
                  <w:kern w:val="0"/>
                  <w:sz w:val="18"/>
                  <w:szCs w:val="24"/>
                  <w:vertAlign w:val="subscript"/>
                  <w:lang w:val="en-US" w:eastAsia="en-US" w:bidi="ar-SA"/>
                </w:rPr>
                <w:t>it</w:t>
              </w:r>
            </w:ins>
            <w:ins w:id="4532" w:author="Changes 24 to 25 Oct" w:date="2026-10-25T16:02:42Z">
              <w:r>
                <w:rPr>
                  <w:kern w:val="0"/>
                  <w:sz w:val="18"/>
                  <w:szCs w:val="24"/>
                  <w:lang w:val="en-US" w:eastAsia="en-US" w:bidi="ar-SA"/>
                </w:rPr>
                <w:t>, the part of transaction value that lies outside revenue, in currency.</w:t>
              </w:r>
            </w:ins>
          </w:p>
        </w:tc>
        <w:tc>
          <w:tcPr>
            <w:tcW w:w="3132" w:type="dxa"/>
            <w:tcBorders/>
          </w:tcPr>
          <w:p>
            <w:pPr>
              <w:pStyle w:val="Compact"/>
              <w:widowControl/>
              <w:spacing w:lineRule="exact" w:line="220" w:before="0" w:after="0"/>
              <w:jc w:val="left"/>
              <w:rPr>
                <w:kern w:val="0"/>
                <w:szCs w:val="24"/>
                <w:lang w:val="en-US" w:eastAsia="en-US" w:bidi="ar-SA"/>
                <w:ins w:id="4535" w:author="Changes 24 to 25 Oct" w:date="2026-10-25T16:02:42Z"/>
              </w:rPr>
            </w:pPr>
            <w:ins w:id="4534" w:author="Changes 24 to 25 Oct" w:date="2026-10-25T16:02:42Z">
              <w:r>
                <w:rPr>
                  <w:kern w:val="0"/>
                  <w:sz w:val="18"/>
                  <w:szCs w:val="24"/>
                  <w:lang w:val="en-US" w:eastAsia="en-US" w:bidi="ar-SA"/>
                </w:rPr>
                <w:t>Author’s calculation</w:t>
              </w:r>
            </w:ins>
          </w:p>
        </w:tc>
      </w:tr>
      <w:tr>
        <w:trPr>
          <w:ins w:id="4536"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39" w:author="Changes 24 to 25 Oct" w:date="2026-10-25T16:02:42Z"/>
              </w:rPr>
            </w:pPr>
            <w:ins w:id="4537" w:author="Changes 24 to 25 Oct" w:date="2026-10-25T16:02:42Z">
              <w:r>
                <w:rPr>
                  <w:kern w:val="0"/>
                  <w:sz w:val="18"/>
                  <w:szCs w:val="24"/>
                  <w:lang w:val="en-US" w:eastAsia="en-US" w:bidi="ar-SA"/>
                </w:rPr>
                <w:t>E</w:t>
              </w:r>
            </w:ins>
            <w:ins w:id="4538"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547" w:author="Changes 24 to 25 Oct" w:date="2026-10-25T16:02:42Z"/>
              </w:rPr>
            </w:pPr>
            <w:ins w:id="4540" w:author="Changes 24 to 25 Oct" w:date="2026-10-25T16:02:42Z">
              <w:r>
                <w:rPr>
                  <w:kern w:val="0"/>
                  <w:sz w:val="18"/>
                  <w:szCs w:val="24"/>
                  <w:lang w:val="en-US" w:eastAsia="en-US" w:bidi="ar-SA"/>
                </w:rPr>
                <w:t>Ecosystem ratio: W</w:t>
              </w:r>
            </w:ins>
            <w:ins w:id="4541" w:author="Changes 24 to 25 Oct" w:date="2026-10-25T16:02:42Z">
              <w:r>
                <w:rPr>
                  <w:kern w:val="0"/>
                  <w:sz w:val="18"/>
                  <w:szCs w:val="24"/>
                  <w:vertAlign w:val="subscript"/>
                  <w:lang w:val="en-US" w:eastAsia="en-US" w:bidi="ar-SA"/>
                </w:rPr>
                <w:t>it</w:t>
              </w:r>
            </w:ins>
            <w:ins w:id="4542" w:author="Changes 24 to 25 Oct" w:date="2026-10-25T16:02:42Z">
              <w:r>
                <w:rPr>
                  <w:kern w:val="0"/>
                  <w:sz w:val="18"/>
                  <w:szCs w:val="24"/>
                  <w:lang w:val="en-US" w:eastAsia="en-US" w:bidi="ar-SA"/>
                </w:rPr>
                <w:t xml:space="preserve"> divided by R</w:t>
              </w:r>
            </w:ins>
            <w:ins w:id="4543" w:author="Changes 24 to 25 Oct" w:date="2026-10-25T16:02:42Z">
              <w:r>
                <w:rPr>
                  <w:kern w:val="0"/>
                  <w:sz w:val="18"/>
                  <w:szCs w:val="24"/>
                  <w:vertAlign w:val="subscript"/>
                  <w:lang w:val="en-US" w:eastAsia="en-US" w:bidi="ar-SA"/>
                </w:rPr>
                <w:t>it</w:t>
              </w:r>
            </w:ins>
            <w:ins w:id="4544" w:author="Changes 24 to 25 Oct" w:date="2026-10-25T16:02:42Z">
              <w:r>
                <w:rPr>
                  <w:kern w:val="0"/>
                  <w:sz w:val="18"/>
                  <w:szCs w:val="24"/>
                  <w:lang w:val="en-US" w:eastAsia="en-US" w:bidi="ar-SA"/>
                </w:rPr>
                <w:t>, equal to one divided by m</w:t>
              </w:r>
            </w:ins>
            <w:ins w:id="4545" w:author="Changes 24 to 25 Oct" w:date="2026-10-25T16:02:42Z">
              <w:r>
                <w:rPr>
                  <w:kern w:val="0"/>
                  <w:sz w:val="18"/>
                  <w:szCs w:val="24"/>
                  <w:vertAlign w:val="subscript"/>
                  <w:lang w:val="en-US" w:eastAsia="en-US" w:bidi="ar-SA"/>
                </w:rPr>
                <w:t>it</w:t>
              </w:r>
            </w:ins>
            <w:ins w:id="4546" w:author="Changes 24 to 25 Oct" w:date="2026-10-25T16:02:42Z">
              <w:r>
                <w:rPr>
                  <w:kern w:val="0"/>
                  <w:sz w:val="18"/>
                  <w:szCs w:val="24"/>
                  <w:lang w:val="en-US" w:eastAsia="en-US" w:bidi="ar-SA"/>
                </w:rPr>
                <w:t>, minus one. The author’s own measure.</w:t>
              </w:r>
            </w:ins>
          </w:p>
        </w:tc>
        <w:tc>
          <w:tcPr>
            <w:tcW w:w="3132" w:type="dxa"/>
            <w:tcBorders/>
          </w:tcPr>
          <w:p>
            <w:pPr>
              <w:pStyle w:val="Compact"/>
              <w:widowControl/>
              <w:spacing w:lineRule="exact" w:line="220" w:before="0" w:after="0"/>
              <w:jc w:val="left"/>
              <w:rPr>
                <w:kern w:val="0"/>
                <w:szCs w:val="24"/>
                <w:lang w:val="en-US" w:eastAsia="en-US" w:bidi="ar-SA"/>
                <w:ins w:id="4549" w:author="Changes 24 to 25 Oct" w:date="2026-10-25T16:02:42Z"/>
              </w:rPr>
            </w:pPr>
            <w:ins w:id="4548" w:author="Changes 24 to 25 Oct" w:date="2026-10-25T16:02:42Z">
              <w:r>
                <w:rPr>
                  <w:kern w:val="0"/>
                  <w:sz w:val="18"/>
                  <w:szCs w:val="24"/>
                  <w:lang w:val="en-US" w:eastAsia="en-US" w:bidi="ar-SA"/>
                </w:rPr>
                <w:t>Author’s calculation</w:t>
              </w:r>
            </w:ins>
          </w:p>
        </w:tc>
      </w:tr>
      <w:tr>
        <w:trPr>
          <w:ins w:id="4550"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54" w:author="Changes 24 to 25 Oct" w:date="2026-10-25T16:02:42Z"/>
              </w:rPr>
            </w:pPr>
            <w:ins w:id="4551" w:author="Changes 24 to 25 Oct" w:date="2026-10-25T16:02:42Z">
              <w:r>
                <w:rPr>
                  <w:kern w:val="0"/>
                  <w:sz w:val="18"/>
                  <w:szCs w:val="24"/>
                  <w:lang w:val="en-US" w:eastAsia="en-US" w:bidi="ar-SA"/>
                </w:rPr>
                <w:t>g(X</w:t>
              </w:r>
            </w:ins>
            <w:ins w:id="4552" w:author="Changes 24 to 25 Oct" w:date="2026-10-25T16:02:42Z">
              <w:r>
                <w:rPr>
                  <w:kern w:val="0"/>
                  <w:sz w:val="18"/>
                  <w:szCs w:val="24"/>
                  <w:vertAlign w:val="subscript"/>
                  <w:lang w:val="en-US" w:eastAsia="en-US" w:bidi="ar-SA"/>
                </w:rPr>
                <w:t>t</w:t>
              </w:r>
            </w:ins>
            <w:ins w:id="4553" w:author="Changes 24 to 25 Oct" w:date="2026-10-25T16:02:42Z">
              <w:r>
                <w:rPr>
                  <w:kern w:val="0"/>
                  <w:sz w:val="18"/>
                  <w:szCs w:val="24"/>
                  <w:lang w:val="en-US" w:eastAsia="en-US" w:bidi="ar-SA"/>
                </w:rPr>
                <w:t>)</w:t>
              </w:r>
            </w:ins>
          </w:p>
        </w:tc>
        <w:tc>
          <w:tcPr>
            <w:tcW w:w="3132" w:type="dxa"/>
            <w:tcBorders/>
          </w:tcPr>
          <w:p>
            <w:pPr>
              <w:pStyle w:val="Compact"/>
              <w:widowControl/>
              <w:spacing w:lineRule="exact" w:line="220" w:before="0" w:after="0"/>
              <w:jc w:val="left"/>
              <w:rPr>
                <w:kern w:val="0"/>
                <w:szCs w:val="24"/>
                <w:lang w:val="en-US" w:eastAsia="en-US" w:bidi="ar-SA"/>
                <w:ins w:id="4562" w:author="Changes 24 to 25 Oct" w:date="2026-10-25T16:02:42Z"/>
              </w:rPr>
            </w:pPr>
            <w:ins w:id="4555" w:author="Changes 24 to 25 Oct" w:date="2026-10-25T16:02:42Z">
              <w:r>
                <w:rPr>
                  <w:kern w:val="0"/>
                  <w:sz w:val="18"/>
                  <w:szCs w:val="24"/>
                  <w:lang w:val="en-US" w:eastAsia="en-US" w:bidi="ar-SA"/>
                </w:rPr>
                <w:t>Growth of X from one year to the next as a share of the first year: (X</w:t>
              </w:r>
            </w:ins>
            <w:ins w:id="4556" w:author="Changes 24 to 25 Oct" w:date="2026-10-25T16:02:42Z">
              <w:r>
                <w:rPr>
                  <w:kern w:val="0"/>
                  <w:sz w:val="18"/>
                  <w:szCs w:val="24"/>
                  <w:vertAlign w:val="subscript"/>
                  <w:lang w:val="en-US" w:eastAsia="en-US" w:bidi="ar-SA"/>
                </w:rPr>
                <w:t>t</w:t>
              </w:r>
            </w:ins>
            <w:ins w:id="4557" w:author="Changes 24 to 25 Oct" w:date="2026-10-25T16:02:42Z">
              <w:r>
                <w:rPr>
                  <w:kern w:val="0"/>
                  <w:sz w:val="18"/>
                  <w:szCs w:val="24"/>
                  <w:lang w:val="en-US" w:eastAsia="en-US" w:bidi="ar-SA"/>
                </w:rPr>
                <w:t xml:space="preserve"> − X</w:t>
              </w:r>
            </w:ins>
            <w:ins w:id="4558" w:author="Changes 24 to 25 Oct" w:date="2026-10-25T16:02:42Z">
              <w:r>
                <w:rPr>
                  <w:kern w:val="0"/>
                  <w:sz w:val="18"/>
                  <w:szCs w:val="24"/>
                  <w:vertAlign w:val="subscript"/>
                  <w:lang w:val="en-US" w:eastAsia="en-US" w:bidi="ar-SA"/>
                </w:rPr>
                <w:t>t−1</w:t>
              </w:r>
            </w:ins>
            <w:ins w:id="4559" w:author="Changes 24 to 25 Oct" w:date="2026-10-25T16:02:42Z">
              <w:r>
                <w:rPr>
                  <w:kern w:val="0"/>
                  <w:sz w:val="18"/>
                  <w:szCs w:val="24"/>
                  <w:lang w:val="en-US" w:eastAsia="en-US" w:bidi="ar-SA"/>
                </w:rPr>
                <w:t>) divided by X</w:t>
              </w:r>
            </w:ins>
            <w:ins w:id="4560" w:author="Changes 24 to 25 Oct" w:date="2026-10-25T16:02:42Z">
              <w:r>
                <w:rPr>
                  <w:kern w:val="0"/>
                  <w:sz w:val="18"/>
                  <w:szCs w:val="24"/>
                  <w:vertAlign w:val="subscript"/>
                  <w:lang w:val="en-US" w:eastAsia="en-US" w:bidi="ar-SA"/>
                </w:rPr>
                <w:t>t−1</w:t>
              </w:r>
            </w:ins>
            <w:ins w:id="4561" w:author="Changes 24 to 25 Oct" w:date="2026-10-25T16:02:42Z">
              <w:r>
                <w:rPr>
                  <w:kern w:val="0"/>
                  <w:sz w:val="18"/>
                  <w:szCs w:val="24"/>
                  <w:lang w:val="en-US" w:eastAsia="en-US" w:bidi="ar-SA"/>
                </w:rPr>
                <w:t>. A value of 0.09 means 9 percent.</w:t>
              </w:r>
            </w:ins>
          </w:p>
        </w:tc>
        <w:tc>
          <w:tcPr>
            <w:tcW w:w="3132" w:type="dxa"/>
            <w:tcBorders/>
          </w:tcPr>
          <w:p>
            <w:pPr>
              <w:pStyle w:val="Compact"/>
              <w:widowControl/>
              <w:spacing w:lineRule="exact" w:line="220" w:before="0" w:after="0"/>
              <w:jc w:val="left"/>
              <w:rPr>
                <w:kern w:val="0"/>
                <w:szCs w:val="24"/>
                <w:lang w:val="en-US" w:eastAsia="en-US" w:bidi="ar-SA"/>
                <w:ins w:id="4564" w:author="Changes 24 to 25 Oct" w:date="2026-10-25T16:02:42Z"/>
              </w:rPr>
            </w:pPr>
            <w:ins w:id="4563" w:author="Changes 24 to 25 Oct" w:date="2026-10-25T16:02:42Z">
              <w:r>
                <w:rPr>
                  <w:kern w:val="0"/>
                  <w:sz w:val="18"/>
                  <w:szCs w:val="24"/>
                  <w:lang w:val="en-US" w:eastAsia="en-US" w:bidi="ar-SA"/>
                </w:rPr>
                <w:t>Author’s calculation</w:t>
              </w:r>
            </w:ins>
          </w:p>
        </w:tc>
      </w:tr>
      <w:tr>
        <w:trPr>
          <w:ins w:id="4565"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68" w:author="Changes 24 to 25 Oct" w:date="2026-10-25T16:02:42Z"/>
              </w:rPr>
            </w:pPr>
            <w:ins w:id="4566" w:author="Changes 24 to 25 Oct" w:date="2026-10-25T16:02:42Z">
              <w:r>
                <w:rPr>
                  <w:kern w:val="0"/>
                  <w:sz w:val="18"/>
                  <w:szCs w:val="24"/>
                  <w:lang w:val="en-US" w:eastAsia="en-US" w:bidi="ar-SA"/>
                </w:rPr>
                <w:t>D</w:t>
              </w:r>
            </w:ins>
            <w:ins w:id="4567"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574" w:author="Changes 24 to 25 Oct" w:date="2026-10-25T16:02:42Z"/>
              </w:rPr>
            </w:pPr>
            <w:ins w:id="4569" w:author="Changes 24 to 25 Oct" w:date="2026-10-25T16:02:42Z">
              <w:r>
                <w:rPr>
                  <w:kern w:val="0"/>
                  <w:sz w:val="18"/>
                  <w:szCs w:val="24"/>
                  <w:lang w:val="en-US" w:eastAsia="en-US" w:bidi="ar-SA"/>
                </w:rPr>
                <w:t>Growth divergence: g(R</w:t>
              </w:r>
            </w:ins>
            <w:ins w:id="4570" w:author="Changes 24 to 25 Oct" w:date="2026-10-25T16:02:42Z">
              <w:r>
                <w:rPr>
                  <w:kern w:val="0"/>
                  <w:sz w:val="18"/>
                  <w:szCs w:val="24"/>
                  <w:vertAlign w:val="subscript"/>
                  <w:lang w:val="en-US" w:eastAsia="en-US" w:bidi="ar-SA"/>
                </w:rPr>
                <w:t>it</w:t>
              </w:r>
            </w:ins>
            <w:ins w:id="4571" w:author="Changes 24 to 25 Oct" w:date="2026-10-25T16:02:42Z">
              <w:r>
                <w:rPr>
                  <w:kern w:val="0"/>
                  <w:sz w:val="18"/>
                  <w:szCs w:val="24"/>
                  <w:lang w:val="en-US" w:eastAsia="en-US" w:bidi="ar-SA"/>
                </w:rPr>
                <w:t>) minus g(V</w:t>
              </w:r>
            </w:ins>
            <w:ins w:id="4572" w:author="Changes 24 to 25 Oct" w:date="2026-10-25T16:02:42Z">
              <w:r>
                <w:rPr>
                  <w:kern w:val="0"/>
                  <w:sz w:val="18"/>
                  <w:szCs w:val="24"/>
                  <w:vertAlign w:val="subscript"/>
                  <w:lang w:val="en-US" w:eastAsia="en-US" w:bidi="ar-SA"/>
                </w:rPr>
                <w:t>it</w:t>
              </w:r>
            </w:ins>
            <w:ins w:id="4573" w:author="Changes 24 to 25 Oct" w:date="2026-10-25T16:02:42Z">
              <w:r>
                <w:rPr>
                  <w:kern w:val="0"/>
                  <w:sz w:val="18"/>
                  <w:szCs w:val="24"/>
                  <w:lang w:val="en-US" w:eastAsia="en-US" w:bidi="ar-SA"/>
                </w:rPr>
                <w:t>). A value of 0.62 means 62 percentage points.</w:t>
              </w:r>
            </w:ins>
          </w:p>
        </w:tc>
        <w:tc>
          <w:tcPr>
            <w:tcW w:w="3132" w:type="dxa"/>
            <w:tcBorders/>
          </w:tcPr>
          <w:p>
            <w:pPr>
              <w:pStyle w:val="Compact"/>
              <w:widowControl/>
              <w:spacing w:lineRule="exact" w:line="220" w:before="0" w:after="0"/>
              <w:jc w:val="left"/>
              <w:rPr>
                <w:kern w:val="0"/>
                <w:szCs w:val="24"/>
                <w:lang w:val="en-US" w:eastAsia="en-US" w:bidi="ar-SA"/>
                <w:ins w:id="4576" w:author="Changes 24 to 25 Oct" w:date="2026-10-25T16:02:42Z"/>
              </w:rPr>
            </w:pPr>
            <w:ins w:id="4575" w:author="Changes 24 to 25 Oct" w:date="2026-10-25T16:02:42Z">
              <w:r>
                <w:rPr>
                  <w:kern w:val="0"/>
                  <w:sz w:val="18"/>
                  <w:szCs w:val="24"/>
                  <w:lang w:val="en-US" w:eastAsia="en-US" w:bidi="ar-SA"/>
                </w:rPr>
                <w:t>Author’s calculation</w:t>
              </w:r>
            </w:ins>
          </w:p>
        </w:tc>
      </w:tr>
      <w:tr>
        <w:trPr>
          <w:ins w:id="4577"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80" w:author="Changes 24 to 25 Oct" w:date="2026-10-25T16:02:42Z"/>
              </w:rPr>
            </w:pPr>
            <w:ins w:id="4578" w:author="Changes 24 to 25 Oct" w:date="2026-10-25T16:02:42Z">
              <w:r>
                <w:rPr>
                  <w:kern w:val="0"/>
                  <w:sz w:val="18"/>
                  <w:szCs w:val="24"/>
                  <w:lang w:val="en-US" w:eastAsia="en-US" w:bidi="ar-SA"/>
                </w:rPr>
                <w:t>Δln X</w:t>
              </w:r>
            </w:ins>
            <w:ins w:id="4579" w:author="Changes 24 to 25 Oct" w:date="2026-10-25T16:02:42Z">
              <w:r>
                <w:rPr>
                  <w:kern w:val="0"/>
                  <w:sz w:val="18"/>
                  <w:szCs w:val="24"/>
                  <w:vertAlign w:val="subscript"/>
                  <w:lang w:val="en-US" w:eastAsia="en-US" w:bidi="ar-SA"/>
                </w:rPr>
                <w:t>t</w:t>
              </w:r>
            </w:ins>
          </w:p>
        </w:tc>
        <w:tc>
          <w:tcPr>
            <w:tcW w:w="3132" w:type="dxa"/>
            <w:tcBorders/>
          </w:tcPr>
          <w:p>
            <w:pPr>
              <w:pStyle w:val="Compact"/>
              <w:widowControl/>
              <w:spacing w:lineRule="exact" w:line="220" w:before="0" w:after="0"/>
              <w:jc w:val="left"/>
              <w:rPr>
                <w:kern w:val="0"/>
                <w:szCs w:val="24"/>
                <w:lang w:val="en-US" w:eastAsia="en-US" w:bidi="ar-SA"/>
                <w:ins w:id="4582" w:author="Changes 24 to 25 Oct" w:date="2026-10-25T16:02:42Z"/>
              </w:rPr>
            </w:pPr>
            <w:ins w:id="4581" w:author="Changes 24 to 25 Oct" w:date="2026-10-25T16:02:42Z">
              <w:r>
                <w:rPr>
                  <w:kern w:val="0"/>
                  <w:sz w:val="18"/>
                  <w:szCs w:val="24"/>
                  <w:lang w:val="en-US" w:eastAsia="en-US" w:bidi="ar-SA"/>
                </w:rPr>
                <w:t>Change in the natural logarithm of X from one year to the next. Used only where a registered test defined it so (equation (9)); everywhere else the change is g(X).</w:t>
              </w:r>
            </w:ins>
          </w:p>
        </w:tc>
        <w:tc>
          <w:tcPr>
            <w:tcW w:w="3132" w:type="dxa"/>
            <w:tcBorders/>
          </w:tcPr>
          <w:p>
            <w:pPr>
              <w:pStyle w:val="Compact"/>
              <w:widowControl/>
              <w:spacing w:lineRule="exact" w:line="220" w:before="0" w:after="0"/>
              <w:jc w:val="left"/>
              <w:rPr>
                <w:kern w:val="0"/>
                <w:szCs w:val="24"/>
                <w:lang w:val="en-US" w:eastAsia="en-US" w:bidi="ar-SA"/>
                <w:ins w:id="4584" w:author="Changes 24 to 25 Oct" w:date="2026-10-25T16:02:42Z"/>
              </w:rPr>
            </w:pPr>
            <w:ins w:id="4583" w:author="Changes 24 to 25 Oct" w:date="2026-10-25T16:02:42Z">
              <w:r>
                <w:rPr>
                  <w:kern w:val="0"/>
                  <w:sz w:val="18"/>
                  <w:szCs w:val="24"/>
                  <w:lang w:val="en-US" w:eastAsia="en-US" w:bidi="ar-SA"/>
                </w:rPr>
                <w:t>Author’s calculation</w:t>
              </w:r>
            </w:ins>
          </w:p>
        </w:tc>
      </w:tr>
      <w:tr>
        <w:trPr>
          <w:ins w:id="4585" w:author="Changes 24 to 25 Oct" w:date="2026-10-25T16:02:42Z"/>
          <w:cantSplit w:val="true"/>
        </w:trPr>
        <w:tc>
          <w:tcPr>
            <w:tcW w:w="8505" w:type="dxa"/>
            <w:gridSpan w:val="3"/>
            <w:tcBorders/>
          </w:tcPr>
          <w:p>
            <w:pPr>
              <w:pStyle w:val="Compact"/>
              <w:keepNext w:val="true"/>
              <w:widowControl/>
              <w:spacing w:lineRule="exact" w:line="220" w:before="0" w:after="0"/>
              <w:jc w:val="left"/>
              <w:rPr>
                <w:kern w:val="0"/>
                <w:szCs w:val="24"/>
                <w:lang w:val="en-US" w:eastAsia="en-US" w:bidi="ar-SA"/>
                <w:ins w:id="4587" w:author="Changes 24 to 25 Oct" w:date="2026-10-25T16:02:42Z"/>
              </w:rPr>
            </w:pPr>
            <w:ins w:id="4586" w:author="Changes 24 to 25 Oct" w:date="2026-10-25T16:02:42Z">
              <w:r>
                <w:rPr>
                  <w:i/>
                  <w:iCs/>
                  <w:kern w:val="0"/>
                  <w:sz w:val="18"/>
                  <w:szCs w:val="24"/>
                  <w:lang w:val="en-US" w:eastAsia="en-US" w:bidi="ar-SA"/>
                </w:rPr>
                <w:t>Panel B: National and survey measures</w:t>
              </w:r>
            </w:ins>
          </w:p>
        </w:tc>
      </w:tr>
      <w:tr>
        <w:trPr>
          <w:ins w:id="4588"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91" w:author="Changes 24 to 25 Oct" w:date="2026-10-25T16:02:42Z"/>
              </w:rPr>
            </w:pPr>
            <w:ins w:id="4589" w:author="Changes 24 to 25 Oct" w:date="2026-10-25T16:02:42Z">
              <w:r>
                <w:rPr>
                  <w:kern w:val="0"/>
                  <w:sz w:val="18"/>
                  <w:szCs w:val="24"/>
                  <w:lang w:val="en-US" w:eastAsia="en-US" w:bidi="ar-SA"/>
                </w:rPr>
                <w:t>N</w:t>
              </w:r>
            </w:ins>
            <w:ins w:id="4590" w:author="Changes 24 to 25 Oct" w:date="2026-10-25T16:02:42Z">
              <w:r>
                <w:rPr>
                  <w:kern w:val="0"/>
                  <w:sz w:val="18"/>
                  <w:szCs w:val="24"/>
                  <w:vertAlign w:val="subscript"/>
                  <w:lang w:val="en-US" w:eastAsia="en-US" w:bidi="ar-SA"/>
                </w:rPr>
                <w:t>t</w:t>
              </w:r>
            </w:ins>
          </w:p>
        </w:tc>
        <w:tc>
          <w:tcPr>
            <w:tcW w:w="3132" w:type="dxa"/>
            <w:tcBorders/>
          </w:tcPr>
          <w:p>
            <w:pPr>
              <w:pStyle w:val="Compact"/>
              <w:widowControl/>
              <w:spacing w:lineRule="exact" w:line="220" w:before="0" w:after="0"/>
              <w:jc w:val="left"/>
              <w:rPr>
                <w:kern w:val="0"/>
                <w:szCs w:val="24"/>
                <w:lang w:val="en-US" w:eastAsia="en-US" w:bidi="ar-SA"/>
                <w:ins w:id="4593" w:author="Changes 24 to 25 Oct" w:date="2026-10-25T16:02:42Z"/>
              </w:rPr>
            </w:pPr>
            <w:ins w:id="4592" w:author="Changes 24 to 25 Oct" w:date="2026-10-25T16:02:42Z">
              <w:r>
                <w:rPr>
                  <w:kern w:val="0"/>
                  <w:sz w:val="18"/>
                  <w:szCs w:val="24"/>
                  <w:lang w:val="en-US" w:eastAsia="en-US" w:bidi="ar-SA"/>
                </w:rPr>
                <w:t>Count of online sellers: BPS’s estimate of the number of businesses selling online in year t.</w:t>
              </w:r>
            </w:ins>
          </w:p>
        </w:tc>
        <w:tc>
          <w:tcPr>
            <w:tcW w:w="3132" w:type="dxa"/>
            <w:tcBorders/>
          </w:tcPr>
          <w:p>
            <w:pPr>
              <w:pStyle w:val="Compact"/>
              <w:widowControl/>
              <w:spacing w:lineRule="exact" w:line="220" w:before="0" w:after="0"/>
              <w:jc w:val="left"/>
              <w:rPr>
                <w:kern w:val="0"/>
                <w:szCs w:val="24"/>
                <w:lang w:val="en-US" w:eastAsia="en-US" w:bidi="ar-SA"/>
                <w:ins w:id="4595" w:author="Changes 24 to 25 Oct" w:date="2026-10-25T16:02:42Z"/>
              </w:rPr>
            </w:pPr>
            <w:ins w:id="4594" w:author="Changes 24 to 25 Oct" w:date="2026-10-25T16:02:42Z">
              <w:r>
                <w:rPr>
                  <w:kern w:val="0"/>
                  <w:sz w:val="18"/>
                  <w:szCs w:val="24"/>
                  <w:lang w:val="en-US" w:eastAsia="en-US" w:bidi="ar-SA"/>
                </w:rPr>
                <w:t>BPS-Statistics Indonesia (2025a, 2025b); BPS e-commerce survey files for 2020, 2022 and 2023 (licensed)</w:t>
              </w:r>
            </w:ins>
          </w:p>
        </w:tc>
      </w:tr>
      <w:tr>
        <w:trPr>
          <w:ins w:id="4596"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599" w:author="Changes 24 to 25 Oct" w:date="2026-10-25T16:02:42Z"/>
              </w:rPr>
            </w:pPr>
            <w:ins w:id="4597" w:author="Changes 24 to 25 Oct" w:date="2026-10-25T16:02:42Z">
              <w:r>
                <w:rPr>
                  <w:kern w:val="0"/>
                  <w:sz w:val="18"/>
                  <w:szCs w:val="24"/>
                  <w:lang w:val="en-US" w:eastAsia="en-US" w:bidi="ar-SA"/>
                </w:rPr>
                <w:t>Y</w:t>
              </w:r>
            </w:ins>
            <w:ins w:id="4598" w:author="Changes 24 to 25 Oct" w:date="2026-10-25T16:02:42Z">
              <w:r>
                <w:rPr>
                  <w:kern w:val="0"/>
                  <w:sz w:val="18"/>
                  <w:szCs w:val="24"/>
                  <w:vertAlign w:val="subscript"/>
                  <w:lang w:val="en-US" w:eastAsia="en-US" w:bidi="ar-SA"/>
                </w:rPr>
                <w:t>t</w:t>
              </w:r>
            </w:ins>
          </w:p>
        </w:tc>
        <w:tc>
          <w:tcPr>
            <w:tcW w:w="3132" w:type="dxa"/>
            <w:tcBorders/>
          </w:tcPr>
          <w:p>
            <w:pPr>
              <w:pStyle w:val="Compact"/>
              <w:widowControl/>
              <w:spacing w:lineRule="exact" w:line="220" w:before="0" w:after="0"/>
              <w:jc w:val="left"/>
              <w:rPr>
                <w:kern w:val="0"/>
                <w:szCs w:val="24"/>
                <w:lang w:val="en-US" w:eastAsia="en-US" w:bidi="ar-SA"/>
                <w:ins w:id="4601" w:author="Changes 24 to 25 Oct" w:date="2026-10-25T16:02:42Z"/>
              </w:rPr>
            </w:pPr>
            <w:ins w:id="4600" w:author="Changes 24 to 25 Oct" w:date="2026-10-25T16:02:42Z">
              <w:r>
                <w:rPr>
                  <w:kern w:val="0"/>
                  <w:sz w:val="18"/>
                  <w:szCs w:val="24"/>
                  <w:lang w:val="en-US" w:eastAsia="en-US" w:bidi="ar-SA"/>
                </w:rPr>
                <w:t>Total online sales value: BPS’s published value of online sales in year t.</w:t>
              </w:r>
            </w:ins>
          </w:p>
        </w:tc>
        <w:tc>
          <w:tcPr>
            <w:tcW w:w="3132" w:type="dxa"/>
            <w:tcBorders/>
          </w:tcPr>
          <w:p>
            <w:pPr>
              <w:pStyle w:val="Compact"/>
              <w:widowControl/>
              <w:spacing w:lineRule="exact" w:line="220" w:before="0" w:after="0"/>
              <w:jc w:val="left"/>
              <w:rPr>
                <w:kern w:val="0"/>
                <w:szCs w:val="24"/>
                <w:lang w:val="en-US" w:eastAsia="en-US" w:bidi="ar-SA"/>
                <w:ins w:id="4603" w:author="Changes 24 to 25 Oct" w:date="2026-10-25T16:02:42Z"/>
              </w:rPr>
            </w:pPr>
            <w:ins w:id="4602" w:author="Changes 24 to 25 Oct" w:date="2026-10-25T16:02:42Z">
              <w:r>
                <w:rPr>
                  <w:kern w:val="0"/>
                  <w:sz w:val="18"/>
                  <w:szCs w:val="24"/>
                  <w:lang w:val="en-US" w:eastAsia="en-US" w:bidi="ar-SA"/>
                </w:rPr>
                <w:t>BPS-Statistics Indonesia (2025a, 2025b)</w:t>
              </w:r>
            </w:ins>
          </w:p>
        </w:tc>
      </w:tr>
      <w:tr>
        <w:trPr>
          <w:ins w:id="4604"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09" w:author="Changes 24 to 25 Oct" w:date="2026-10-25T16:02:42Z"/>
              </w:rPr>
            </w:pPr>
            <w:ins w:id="4605" w:author="Changes 24 to 25 Oct" w:date="2026-10-25T16:02:42Z">
              <w:r>
                <w:rPr>
                  <w:kern w:val="0"/>
                  <w:sz w:val="18"/>
                  <w:szCs w:val="24"/>
                  <w:lang w:val="en-US" w:eastAsia="en-US" w:bidi="ar-SA"/>
                </w:rPr>
                <w:t>Y</w:t>
              </w:r>
            </w:ins>
            <w:ins w:id="4606" w:author="Changes 24 to 25 Oct" w:date="2026-10-25T16:02:42Z">
              <w:r>
                <w:rPr>
                  <w:kern w:val="0"/>
                  <w:sz w:val="18"/>
                  <w:szCs w:val="24"/>
                  <w:vertAlign w:val="subscript"/>
                  <w:lang w:val="en-US" w:eastAsia="en-US" w:bidi="ar-SA"/>
                </w:rPr>
                <w:t>t</w:t>
              </w:r>
            </w:ins>
            <w:ins w:id="4607" w:author="Changes 24 to 25 Oct" w:date="2026-10-25T16:02:42Z">
              <w:r>
                <w:rPr>
                  <w:kern w:val="0"/>
                  <w:sz w:val="18"/>
                  <w:szCs w:val="24"/>
                  <w:lang w:val="en-US" w:eastAsia="en-US" w:bidi="ar-SA"/>
                </w:rPr>
                <w:t xml:space="preserve"> / N</w:t>
              </w:r>
            </w:ins>
            <w:ins w:id="4608" w:author="Changes 24 to 25 Oct" w:date="2026-10-25T16:02:42Z">
              <w:r>
                <w:rPr>
                  <w:kern w:val="0"/>
                  <w:sz w:val="18"/>
                  <w:szCs w:val="24"/>
                  <w:vertAlign w:val="subscript"/>
                  <w:lang w:val="en-US" w:eastAsia="en-US" w:bidi="ar-SA"/>
                </w:rPr>
                <w:t>t</w:t>
              </w:r>
            </w:ins>
          </w:p>
        </w:tc>
        <w:tc>
          <w:tcPr>
            <w:tcW w:w="3132" w:type="dxa"/>
            <w:tcBorders/>
          </w:tcPr>
          <w:p>
            <w:pPr>
              <w:pStyle w:val="Compact"/>
              <w:widowControl/>
              <w:spacing w:lineRule="exact" w:line="220" w:before="0" w:after="0"/>
              <w:jc w:val="left"/>
              <w:rPr>
                <w:kern w:val="0"/>
                <w:szCs w:val="24"/>
                <w:lang w:val="en-US" w:eastAsia="en-US" w:bidi="ar-SA"/>
                <w:ins w:id="4615" w:author="Changes 24 to 25 Oct" w:date="2026-10-25T16:02:42Z"/>
              </w:rPr>
            </w:pPr>
            <w:ins w:id="4610" w:author="Changes 24 to 25 Oct" w:date="2026-10-25T16:02:42Z">
              <w:r>
                <w:rPr>
                  <w:kern w:val="0"/>
                  <w:sz w:val="18"/>
                  <w:szCs w:val="24"/>
                  <w:lang w:val="en-US" w:eastAsia="en-US" w:bidi="ar-SA"/>
                </w:rPr>
                <w:t>Sales per business: Y</w:t>
              </w:r>
            </w:ins>
            <w:ins w:id="4611" w:author="Changes 24 to 25 Oct" w:date="2026-10-25T16:02:42Z">
              <w:r>
                <w:rPr>
                  <w:kern w:val="0"/>
                  <w:sz w:val="18"/>
                  <w:szCs w:val="24"/>
                  <w:vertAlign w:val="subscript"/>
                  <w:lang w:val="en-US" w:eastAsia="en-US" w:bidi="ar-SA"/>
                </w:rPr>
                <w:t>t</w:t>
              </w:r>
            </w:ins>
            <w:ins w:id="4612" w:author="Changes 24 to 25 Oct" w:date="2026-10-25T16:02:42Z">
              <w:r>
                <w:rPr>
                  <w:kern w:val="0"/>
                  <w:sz w:val="18"/>
                  <w:szCs w:val="24"/>
                  <w:lang w:val="en-US" w:eastAsia="en-US" w:bidi="ar-SA"/>
                </w:rPr>
                <w:t xml:space="preserve"> divided by N</w:t>
              </w:r>
            </w:ins>
            <w:ins w:id="4613" w:author="Changes 24 to 25 Oct" w:date="2026-10-25T16:02:42Z">
              <w:r>
                <w:rPr>
                  <w:kern w:val="0"/>
                  <w:sz w:val="18"/>
                  <w:szCs w:val="24"/>
                  <w:vertAlign w:val="subscript"/>
                  <w:lang w:val="en-US" w:eastAsia="en-US" w:bidi="ar-SA"/>
                </w:rPr>
                <w:t>t</w:t>
              </w:r>
            </w:ins>
            <w:ins w:id="4614" w:author="Changes 24 to 25 Oct" w:date="2026-10-25T16:02:42Z">
              <w:r>
                <w:rPr>
                  <w:kern w:val="0"/>
                  <w:sz w:val="18"/>
                  <w:szCs w:val="24"/>
                  <w:lang w:val="en-US" w:eastAsia="en-US" w:bidi="ar-SA"/>
                </w:rPr>
                <w:t>.</w:t>
              </w:r>
            </w:ins>
          </w:p>
        </w:tc>
        <w:tc>
          <w:tcPr>
            <w:tcW w:w="3132" w:type="dxa"/>
            <w:tcBorders/>
          </w:tcPr>
          <w:p>
            <w:pPr>
              <w:pStyle w:val="Compact"/>
              <w:widowControl/>
              <w:spacing w:lineRule="exact" w:line="220" w:before="0" w:after="0"/>
              <w:jc w:val="left"/>
              <w:rPr>
                <w:kern w:val="0"/>
                <w:szCs w:val="24"/>
                <w:lang w:val="en-US" w:eastAsia="en-US" w:bidi="ar-SA"/>
                <w:ins w:id="4617" w:author="Changes 24 to 25 Oct" w:date="2026-10-25T16:02:42Z"/>
              </w:rPr>
            </w:pPr>
            <w:ins w:id="4616" w:author="Changes 24 to 25 Oct" w:date="2026-10-25T16:02:42Z">
              <w:r>
                <w:rPr>
                  <w:kern w:val="0"/>
                  <w:sz w:val="18"/>
                  <w:szCs w:val="24"/>
                  <w:lang w:val="en-US" w:eastAsia="en-US" w:bidi="ar-SA"/>
                </w:rPr>
                <w:t>Author’s calculation</w:t>
              </w:r>
            </w:ins>
          </w:p>
        </w:tc>
      </w:tr>
      <w:tr>
        <w:trPr>
          <w:ins w:id="4618"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20" w:author="Changes 24 to 25 Oct" w:date="2026-10-25T16:02:42Z"/>
              </w:rPr>
            </w:pPr>
            <w:ins w:id="4619" w:author="Changes 24 to 25 Oct" w:date="2026-10-25T16:02:42Z">
              <w:r>
                <w:rPr>
                  <w:kern w:val="0"/>
                  <w:sz w:val="18"/>
                  <w:szCs w:val="24"/>
                  <w:lang w:val="en-US" w:eastAsia="en-US" w:bidi="ar-SA"/>
                </w:rPr>
                <w:t>First-time entry</w:t>
              </w:r>
            </w:ins>
          </w:p>
        </w:tc>
        <w:tc>
          <w:tcPr>
            <w:tcW w:w="3132" w:type="dxa"/>
            <w:tcBorders/>
          </w:tcPr>
          <w:p>
            <w:pPr>
              <w:pStyle w:val="Compact"/>
              <w:widowControl/>
              <w:spacing w:lineRule="exact" w:line="220" w:before="0" w:after="0"/>
              <w:jc w:val="left"/>
              <w:rPr>
                <w:kern w:val="0"/>
                <w:szCs w:val="24"/>
                <w:lang w:val="en-US" w:eastAsia="en-US" w:bidi="ar-SA"/>
                <w:ins w:id="4622" w:author="Changes 24 to 25 Oct" w:date="2026-10-25T16:02:42Z"/>
              </w:rPr>
            </w:pPr>
            <w:ins w:id="4621" w:author="Changes 24 to 25 Oct" w:date="2026-10-25T16:02:42Z">
              <w:r>
                <w:rPr>
                  <w:kern w:val="0"/>
                  <w:sz w:val="18"/>
                  <w:szCs w:val="24"/>
                  <w:lang w:val="en-US" w:eastAsia="en-US" w:bidi="ar-SA"/>
                </w:rPr>
                <w:t>A seller that reports beginning to sell online in the year being measured. The entry test uses the share of such sellers among the sellers of 2023.</w:t>
              </w:r>
            </w:ins>
          </w:p>
        </w:tc>
        <w:tc>
          <w:tcPr>
            <w:tcW w:w="3132" w:type="dxa"/>
            <w:tcBorders/>
          </w:tcPr>
          <w:p>
            <w:pPr>
              <w:pStyle w:val="Compact"/>
              <w:widowControl/>
              <w:spacing w:lineRule="exact" w:line="220" w:before="0" w:after="0"/>
              <w:jc w:val="left"/>
              <w:rPr>
                <w:kern w:val="0"/>
                <w:szCs w:val="24"/>
                <w:lang w:val="en-US" w:eastAsia="en-US" w:bidi="ar-SA"/>
                <w:ins w:id="4624" w:author="Changes 24 to 25 Oct" w:date="2026-10-25T16:02:42Z"/>
              </w:rPr>
            </w:pPr>
            <w:ins w:id="4623" w:author="Changes 24 to 25 Oct" w:date="2026-10-25T16:02:42Z">
              <w:r>
                <w:rPr>
                  <w:kern w:val="0"/>
                  <w:sz w:val="18"/>
                  <w:szCs w:val="24"/>
                  <w:lang w:val="en-US" w:eastAsia="en-US" w:bidi="ar-SA"/>
                </w:rPr>
                <w:t>BPS e-commerce survey file for 2023 (licensed)</w:t>
              </w:r>
            </w:ins>
          </w:p>
        </w:tc>
      </w:tr>
      <w:tr>
        <w:trPr>
          <w:ins w:id="4625" w:author="Changes 24 to 25 Oct" w:date="2026-10-25T16:02:42Z"/>
          <w:cantSplit w:val="true"/>
        </w:trPr>
        <w:tc>
          <w:tcPr>
            <w:tcW w:w="8505" w:type="dxa"/>
            <w:gridSpan w:val="3"/>
            <w:tcBorders/>
          </w:tcPr>
          <w:p>
            <w:pPr>
              <w:pStyle w:val="Compact"/>
              <w:keepNext w:val="true"/>
              <w:widowControl/>
              <w:spacing w:lineRule="exact" w:line="220" w:before="0" w:after="0"/>
              <w:jc w:val="left"/>
              <w:rPr>
                <w:kern w:val="0"/>
                <w:szCs w:val="24"/>
                <w:lang w:val="en-US" w:eastAsia="en-US" w:bidi="ar-SA"/>
                <w:ins w:id="4627" w:author="Changes 24 to 25 Oct" w:date="2026-10-25T16:02:42Z"/>
              </w:rPr>
            </w:pPr>
            <w:ins w:id="4626" w:author="Changes 24 to 25 Oct" w:date="2026-10-25T16:02:42Z">
              <w:r>
                <w:rPr>
                  <w:i/>
                  <w:iCs/>
                  <w:kern w:val="0"/>
                  <w:sz w:val="18"/>
                  <w:szCs w:val="24"/>
                  <w:lang w:val="en-US" w:eastAsia="en-US" w:bidi="ar-SA"/>
                </w:rPr>
                <w:t>Panel C: Market variables</w:t>
              </w:r>
            </w:ins>
          </w:p>
        </w:tc>
      </w:tr>
      <w:tr>
        <w:trPr>
          <w:ins w:id="4628"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31" w:author="Changes 24 to 25 Oct" w:date="2026-10-25T16:02:42Z"/>
              </w:rPr>
            </w:pPr>
            <w:ins w:id="4629" w:author="Changes 24 to 25 Oct" w:date="2026-10-25T16:02:42Z">
              <w:r>
                <w:rPr>
                  <w:kern w:val="0"/>
                  <w:sz w:val="18"/>
                  <w:szCs w:val="24"/>
                  <w:lang w:val="en-US" w:eastAsia="en-US" w:bidi="ar-SA"/>
                </w:rPr>
                <w:t>MV</w:t>
              </w:r>
            </w:ins>
            <w:ins w:id="4630" w:author="Changes 24 to 25 Oct" w:date="2026-10-25T16:02:42Z">
              <w:r>
                <w:rPr>
                  <w:kern w:val="0"/>
                  <w:sz w:val="18"/>
                  <w:szCs w:val="24"/>
                  <w:vertAlign w:val="subscript"/>
                  <w:lang w:val="en-US" w:eastAsia="en-US" w:bidi="ar-SA"/>
                </w:rPr>
                <w:t>it</w:t>
              </w:r>
            </w:ins>
          </w:p>
        </w:tc>
        <w:tc>
          <w:tcPr>
            <w:tcW w:w="3132" w:type="dxa"/>
            <w:tcBorders/>
          </w:tcPr>
          <w:p>
            <w:pPr>
              <w:pStyle w:val="Compact"/>
              <w:widowControl/>
              <w:spacing w:lineRule="exact" w:line="220" w:before="0" w:after="0"/>
              <w:jc w:val="left"/>
              <w:rPr>
                <w:kern w:val="0"/>
                <w:szCs w:val="24"/>
                <w:lang w:val="en-US" w:eastAsia="en-US" w:bidi="ar-SA"/>
                <w:ins w:id="4633" w:author="Changes 24 to 25 Oct" w:date="2026-10-25T16:02:42Z"/>
              </w:rPr>
            </w:pPr>
            <w:ins w:id="4632" w:author="Changes 24 to 25 Oct" w:date="2026-10-25T16:02:42Z">
              <w:r>
                <w:rPr>
                  <w:kern w:val="0"/>
                  <w:sz w:val="18"/>
                  <w:szCs w:val="24"/>
                  <w:lang w:val="en-US" w:eastAsia="en-US" w:bidi="ar-SA"/>
                </w:rPr>
                <w:t>Market value: the year-end market value of listed platform i.</w:t>
              </w:r>
            </w:ins>
          </w:p>
        </w:tc>
        <w:tc>
          <w:tcPr>
            <w:tcW w:w="3132" w:type="dxa"/>
            <w:tcBorders/>
          </w:tcPr>
          <w:p>
            <w:pPr>
              <w:pStyle w:val="Compact"/>
              <w:widowControl/>
              <w:spacing w:lineRule="exact" w:line="220" w:before="0" w:after="0"/>
              <w:jc w:val="left"/>
              <w:rPr>
                <w:kern w:val="0"/>
                <w:szCs w:val="24"/>
                <w:lang w:val="en-US" w:eastAsia="en-US" w:bidi="ar-SA"/>
                <w:ins w:id="4635" w:author="Changes 24 to 25 Oct" w:date="2026-10-25T16:02:42Z"/>
              </w:rPr>
            </w:pPr>
            <w:ins w:id="4634" w:author="Changes 24 to 25 Oct" w:date="2026-10-25T16:02:42Z">
              <w:r>
                <w:rPr>
                  <w:kern w:val="0"/>
                  <w:sz w:val="18"/>
                  <w:szCs w:val="24"/>
                  <w:lang w:val="en-US" w:eastAsia="en-US" w:bidi="ar-SA"/>
                </w:rPr>
                <w:t>London Stock Exchange Group (LSEG) data (licensed)</w:t>
              </w:r>
            </w:ins>
          </w:p>
        </w:tc>
      </w:tr>
      <w:tr>
        <w:trPr>
          <w:ins w:id="4636"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41" w:author="Changes 24 to 25 Oct" w:date="2026-10-25T16:02:42Z"/>
              </w:rPr>
            </w:pPr>
            <w:ins w:id="4637" w:author="Changes 24 to 25 Oct" w:date="2026-10-25T16:02:42Z">
              <w:r>
                <w:rPr>
                  <w:kern w:val="0"/>
                  <w:sz w:val="18"/>
                  <w:szCs w:val="24"/>
                  <w:lang w:val="en-US" w:eastAsia="en-US" w:bidi="ar-SA"/>
                </w:rPr>
                <w:t>β</w:t>
              </w:r>
            </w:ins>
            <w:ins w:id="4638" w:author="Changes 24 to 25 Oct" w:date="2026-10-25T16:02:42Z">
              <w:r>
                <w:rPr>
                  <w:kern w:val="0"/>
                  <w:sz w:val="18"/>
                  <w:szCs w:val="24"/>
                  <w:vertAlign w:val="subscript"/>
                  <w:lang w:val="en-US" w:eastAsia="en-US" w:bidi="ar-SA"/>
                </w:rPr>
                <w:t>V</w:t>
              </w:r>
            </w:ins>
            <w:ins w:id="4639" w:author="Changes 24 to 25 Oct" w:date="2026-10-25T16:02:42Z">
              <w:r>
                <w:rPr>
                  <w:kern w:val="0"/>
                  <w:sz w:val="18"/>
                  <w:szCs w:val="24"/>
                  <w:lang w:val="en-US" w:eastAsia="en-US" w:bidi="ar-SA"/>
                </w:rPr>
                <w:t>, β</w:t>
              </w:r>
            </w:ins>
            <w:ins w:id="4640" w:author="Changes 24 to 25 Oct" w:date="2026-10-25T16:02:42Z">
              <w:r>
                <w:rPr>
                  <w:kern w:val="0"/>
                  <w:sz w:val="18"/>
                  <w:szCs w:val="24"/>
                  <w:vertAlign w:val="subscript"/>
                  <w:lang w:val="en-US" w:eastAsia="en-US" w:bidi="ar-SA"/>
                </w:rPr>
                <w:t>m</w:t>
              </w:r>
            </w:ins>
          </w:p>
        </w:tc>
        <w:tc>
          <w:tcPr>
            <w:tcW w:w="3132" w:type="dxa"/>
            <w:tcBorders/>
          </w:tcPr>
          <w:p>
            <w:pPr>
              <w:pStyle w:val="Compact"/>
              <w:widowControl/>
              <w:spacing w:lineRule="exact" w:line="220" w:before="0" w:after="0"/>
              <w:jc w:val="left"/>
              <w:rPr>
                <w:kern w:val="0"/>
                <w:szCs w:val="24"/>
                <w:lang w:val="en-US" w:eastAsia="en-US" w:bidi="ar-SA"/>
                <w:ins w:id="4643" w:author="Changes 24 to 25 Oct" w:date="2026-10-25T16:02:42Z"/>
              </w:rPr>
            </w:pPr>
            <w:ins w:id="4642" w:author="Changes 24 to 25 Oct" w:date="2026-10-25T16:02:42Z">
              <w:r>
                <w:rPr>
                  <w:kern w:val="0"/>
                  <w:sz w:val="18"/>
                  <w:szCs w:val="24"/>
                  <w:lang w:val="en-US" w:eastAsia="en-US" w:bidi="ar-SA"/>
                </w:rPr>
                <w:t>Coefficients in equation (8): how the change in market value moves with the change in transaction value and with the change in the take rate.</w:t>
              </w:r>
            </w:ins>
          </w:p>
        </w:tc>
        <w:tc>
          <w:tcPr>
            <w:tcW w:w="3132" w:type="dxa"/>
            <w:tcBorders/>
          </w:tcPr>
          <w:p>
            <w:pPr>
              <w:pStyle w:val="Compact"/>
              <w:widowControl/>
              <w:spacing w:lineRule="exact" w:line="220" w:before="0" w:after="0"/>
              <w:jc w:val="left"/>
              <w:rPr>
                <w:kern w:val="0"/>
                <w:szCs w:val="24"/>
                <w:lang w:val="en-US" w:eastAsia="en-US" w:bidi="ar-SA"/>
                <w:ins w:id="4645" w:author="Changes 24 to 25 Oct" w:date="2026-10-25T16:02:42Z"/>
              </w:rPr>
            </w:pPr>
            <w:ins w:id="4644" w:author="Changes 24 to 25 Oct" w:date="2026-10-25T16:02:42Z">
              <w:r>
                <w:rPr>
                  <w:kern w:val="0"/>
                  <w:sz w:val="18"/>
                  <w:szCs w:val="24"/>
                  <w:lang w:val="en-US" w:eastAsia="en-US" w:bidi="ar-SA"/>
                </w:rPr>
                <w:t>Author’s estimate</w:t>
              </w:r>
            </w:ins>
          </w:p>
        </w:tc>
      </w:tr>
      <w:tr>
        <w:trPr>
          <w:ins w:id="4646" w:author="Changes 24 to 25 Oct" w:date="2026-10-25T16:02:42Z"/>
          <w:cantSplit w:val="true"/>
        </w:trPr>
        <w:tc>
          <w:tcPr>
            <w:tcW w:w="8505" w:type="dxa"/>
            <w:gridSpan w:val="3"/>
            <w:tcBorders/>
          </w:tcPr>
          <w:p>
            <w:pPr>
              <w:pStyle w:val="Compact"/>
              <w:keepNext w:val="true"/>
              <w:widowControl/>
              <w:spacing w:lineRule="exact" w:line="220" w:before="0" w:after="0"/>
              <w:jc w:val="left"/>
              <w:rPr>
                <w:kern w:val="0"/>
                <w:szCs w:val="24"/>
                <w:lang w:val="en-US" w:eastAsia="en-US" w:bidi="ar-SA"/>
                <w:ins w:id="4648" w:author="Changes 24 to 25 Oct" w:date="2026-10-25T16:02:42Z"/>
              </w:rPr>
            </w:pPr>
            <w:ins w:id="4647" w:author="Changes 24 to 25 Oct" w:date="2026-10-25T16:02:42Z">
              <w:r>
                <w:rPr>
                  <w:i/>
                  <w:iCs/>
                  <w:kern w:val="0"/>
                  <w:sz w:val="18"/>
                  <w:szCs w:val="24"/>
                  <w:lang w:val="en-US" w:eastAsia="en-US" w:bidi="ar-SA"/>
                </w:rPr>
                <w:t>Panel D: Labels</w:t>
              </w:r>
            </w:ins>
          </w:p>
        </w:tc>
      </w:tr>
      <w:tr>
        <w:trPr>
          <w:ins w:id="4649"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51" w:author="Changes 24 to 25 Oct" w:date="2026-10-25T16:02:42Z"/>
              </w:rPr>
            </w:pPr>
            <w:ins w:id="4650" w:author="Changes 24 to 25 Oct" w:date="2026-10-25T16:02:42Z">
              <w:r>
                <w:rPr>
                  <w:kern w:val="0"/>
                  <w:sz w:val="18"/>
                  <w:szCs w:val="24"/>
                  <w:lang w:val="en-US" w:eastAsia="en-US" w:bidi="ar-SA"/>
                </w:rPr>
                <w:t>H1, H2</w:t>
              </w:r>
            </w:ins>
          </w:p>
        </w:tc>
        <w:tc>
          <w:tcPr>
            <w:tcW w:w="3132" w:type="dxa"/>
            <w:tcBorders/>
          </w:tcPr>
          <w:p>
            <w:pPr>
              <w:pStyle w:val="Compact"/>
              <w:widowControl/>
              <w:spacing w:lineRule="exact" w:line="220" w:before="0" w:after="0"/>
              <w:jc w:val="left"/>
              <w:rPr>
                <w:kern w:val="0"/>
                <w:szCs w:val="24"/>
                <w:lang w:val="en-US" w:eastAsia="en-US" w:bidi="ar-SA"/>
                <w:ins w:id="4653" w:author="Changes 24 to 25 Oct" w:date="2026-10-25T16:02:42Z"/>
              </w:rPr>
            </w:pPr>
            <w:ins w:id="4652" w:author="Changes 24 to 25 Oct" w:date="2026-10-25T16:02:42Z">
              <w:r>
                <w:rPr>
                  <w:kern w:val="0"/>
                  <w:sz w:val="18"/>
                  <w:szCs w:val="24"/>
                  <w:lang w:val="en-US" w:eastAsia="en-US" w:bidi="ar-SA"/>
                </w:rPr>
                <w:t>The two hypotheses of Section 3.4.</w:t>
              </w:r>
            </w:ins>
          </w:p>
        </w:tc>
        <w:tc>
          <w:tcPr>
            <w:tcW w:w="3132" w:type="dxa"/>
            <w:tcBorders/>
          </w:tcPr>
          <w:p>
            <w:pPr>
              <w:pStyle w:val="Compact"/>
              <w:widowControl/>
              <w:spacing w:lineRule="exact" w:line="220" w:before="0" w:after="0"/>
              <w:jc w:val="left"/>
              <w:rPr>
                <w:kern w:val="0"/>
                <w:szCs w:val="24"/>
                <w:lang w:val="en-US" w:eastAsia="en-US" w:bidi="ar-SA"/>
                <w:ins w:id="4655" w:author="Changes 24 to 25 Oct" w:date="2026-10-25T16:02:42Z"/>
              </w:rPr>
            </w:pPr>
            <w:ins w:id="4654" w:author="Changes 24 to 25 Oct" w:date="2026-10-25T16:02:42Z">
              <w:r>
                <w:rPr>
                  <w:kern w:val="0"/>
                  <w:sz w:val="18"/>
                  <w:szCs w:val="24"/>
                  <w:lang w:val="en-US" w:eastAsia="en-US" w:bidi="ar-SA"/>
                </w:rPr>
                <w:t>Author’s definition</w:t>
              </w:r>
            </w:ins>
          </w:p>
        </w:tc>
      </w:tr>
      <w:tr>
        <w:trPr>
          <w:ins w:id="4656" w:author="Changes 24 to 25 Oct" w:date="2026-10-25T16:02:42Z"/>
          <w:cantSplit w:val="true"/>
        </w:trPr>
        <w:tc>
          <w:tcPr>
            <w:tcW w:w="8505" w:type="dxa"/>
            <w:gridSpan w:val="3"/>
            <w:tcBorders/>
          </w:tcPr>
          <w:p>
            <w:pPr>
              <w:pStyle w:val="Compact"/>
              <w:keepNext w:val="true"/>
              <w:widowControl/>
              <w:spacing w:lineRule="exact" w:line="220" w:before="0" w:after="0"/>
              <w:jc w:val="left"/>
              <w:rPr>
                <w:kern w:val="0"/>
                <w:szCs w:val="24"/>
                <w:lang w:val="en-US" w:eastAsia="en-US" w:bidi="ar-SA"/>
                <w:ins w:id="4658" w:author="Changes 24 to 25 Oct" w:date="2026-10-25T16:02:42Z"/>
              </w:rPr>
            </w:pPr>
            <w:ins w:id="4657" w:author="Changes 24 to 25 Oct" w:date="2026-10-25T16:02:42Z">
              <w:r>
                <w:rPr>
                  <w:i/>
                  <w:iCs/>
                  <w:kern w:val="0"/>
                  <w:sz w:val="18"/>
                  <w:szCs w:val="24"/>
                  <w:lang w:val="en-US" w:eastAsia="en-US" w:bidi="ar-SA"/>
                </w:rPr>
                <w:t>Panel E: Variables of the regressions (Chapter 5)</w:t>
              </w:r>
            </w:ins>
          </w:p>
        </w:tc>
      </w:tr>
      <w:tr>
        <w:trPr>
          <w:ins w:id="4659"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61" w:author="Changes 24 to 25 Oct" w:date="2026-10-25T16:02:42Z"/>
              </w:rPr>
            </w:pPr>
            <w:ins w:id="4660" w:author="Changes 24 to 25 Oct" w:date="2026-10-25T16:02:42Z">
              <w:r>
                <w:rPr>
                  <w:kern w:val="0"/>
                  <w:sz w:val="18"/>
                  <w:szCs w:val="24"/>
                  <w:lang w:val="en-US" w:eastAsia="en-US" w:bidi="ar-SA"/>
                </w:rPr>
                <w:t>Wedge in US dollars, and its natural logarithm</w:t>
              </w:r>
            </w:ins>
          </w:p>
        </w:tc>
        <w:tc>
          <w:tcPr>
            <w:tcW w:w="3132" w:type="dxa"/>
            <w:tcBorders/>
          </w:tcPr>
          <w:p>
            <w:pPr>
              <w:pStyle w:val="Compact"/>
              <w:widowControl/>
              <w:spacing w:lineRule="exact" w:line="220" w:before="0" w:after="0"/>
              <w:jc w:val="left"/>
              <w:rPr>
                <w:kern w:val="0"/>
                <w:szCs w:val="24"/>
                <w:lang w:val="en-US" w:eastAsia="en-US" w:bidi="ar-SA"/>
                <w:ins w:id="4665" w:author="Changes 24 to 25 Oct" w:date="2026-10-25T16:02:42Z"/>
              </w:rPr>
            </w:pPr>
            <w:ins w:id="4662" w:author="Changes 24 to 25 Oct" w:date="2026-10-25T16:02:42Z">
              <w:r>
                <w:rPr>
                  <w:kern w:val="0"/>
                  <w:sz w:val="18"/>
                  <w:szCs w:val="24"/>
                  <w:lang w:val="en-US" w:eastAsia="en-US" w:bidi="ar-SA"/>
                </w:rPr>
                <w:t>The invisible wedge W</w:t>
              </w:r>
            </w:ins>
            <w:ins w:id="4663" w:author="Changes 24 to 25 Oct" w:date="2026-10-25T16:02:42Z">
              <w:r>
                <w:rPr>
                  <w:kern w:val="0"/>
                  <w:sz w:val="18"/>
                  <w:szCs w:val="24"/>
                  <w:vertAlign w:val="subscript"/>
                  <w:lang w:val="en-US" w:eastAsia="en-US" w:bidi="ar-SA"/>
                </w:rPr>
                <w:t>it</w:t>
              </w:r>
            </w:ins>
            <w:ins w:id="4664" w:author="Changes 24 to 25 Oct" w:date="2026-10-25T16:02:42Z">
              <w:r>
                <w:rPr>
                  <w:kern w:val="0"/>
                  <w:sz w:val="18"/>
                  <w:szCs w:val="24"/>
                  <w:lang w:val="en-US" w:eastAsia="en-US" w:bidi="ar-SA"/>
                </w:rPr>
                <w:t xml:space="preserve"> converted to US dollars at the period-average official exchange rate of the reporting currency, in US$ million. The regressions use its natural logarithm.</w:t>
              </w:r>
            </w:ins>
          </w:p>
        </w:tc>
        <w:tc>
          <w:tcPr>
            <w:tcW w:w="3132" w:type="dxa"/>
            <w:tcBorders/>
          </w:tcPr>
          <w:p>
            <w:pPr>
              <w:pStyle w:val="Compact"/>
              <w:widowControl/>
              <w:spacing w:lineRule="exact" w:line="220" w:before="0" w:after="0"/>
              <w:jc w:val="left"/>
              <w:rPr>
                <w:kern w:val="0"/>
                <w:szCs w:val="24"/>
                <w:lang w:val="en-US" w:eastAsia="en-US" w:bidi="ar-SA"/>
                <w:ins w:id="4667" w:author="Changes 24 to 25 Oct" w:date="2026-10-25T16:02:42Z"/>
              </w:rPr>
            </w:pPr>
            <w:ins w:id="4666" w:author="Changes 24 to 25 Oct" w:date="2026-10-25T16:02:42Z">
              <w:r>
                <w:rPr>
                  <w:kern w:val="0"/>
                  <w:sz w:val="18"/>
                  <w:szCs w:val="24"/>
                  <w:lang w:val="en-US" w:eastAsia="en-US" w:bidi="ar-SA"/>
                </w:rPr>
                <w:t>Company reports; World Bank (2026); author’s calculation</w:t>
              </w:r>
            </w:ins>
          </w:p>
        </w:tc>
      </w:tr>
      <w:tr>
        <w:trPr>
          <w:ins w:id="4668"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70" w:author="Changes 24 to 25 Oct" w:date="2026-10-25T16:02:42Z"/>
              </w:rPr>
            </w:pPr>
            <w:ins w:id="4669" w:author="Changes 24 to 25 Oct" w:date="2026-10-25T16:02:42Z">
              <w:r>
                <w:rPr>
                  <w:kern w:val="0"/>
                  <w:sz w:val="18"/>
                  <w:szCs w:val="24"/>
                  <w:lang w:val="en-US" w:eastAsia="en-US" w:bidi="ar-SA"/>
                </w:rPr>
                <w:t>Ecosystem ratio, capped</w:t>
              </w:r>
            </w:ins>
          </w:p>
        </w:tc>
        <w:tc>
          <w:tcPr>
            <w:tcW w:w="3132" w:type="dxa"/>
            <w:tcBorders/>
          </w:tcPr>
          <w:p>
            <w:pPr>
              <w:pStyle w:val="Compact"/>
              <w:widowControl/>
              <w:spacing w:lineRule="exact" w:line="220" w:before="0" w:after="0"/>
              <w:jc w:val="left"/>
              <w:rPr>
                <w:kern w:val="0"/>
                <w:szCs w:val="24"/>
                <w:lang w:val="en-US" w:eastAsia="en-US" w:bidi="ar-SA"/>
                <w:ins w:id="4674" w:author="Changes 24 to 25 Oct" w:date="2026-10-25T16:02:42Z"/>
              </w:rPr>
            </w:pPr>
            <w:ins w:id="4671" w:author="Changes 24 to 25 Oct" w:date="2026-10-25T16:02:42Z">
              <w:r>
                <w:rPr>
                  <w:kern w:val="0"/>
                  <w:sz w:val="18"/>
                  <w:szCs w:val="24"/>
                  <w:lang w:val="en-US" w:eastAsia="en-US" w:bidi="ar-SA"/>
                </w:rPr>
                <w:t>E</w:t>
              </w:r>
            </w:ins>
            <w:ins w:id="4672" w:author="Changes 24 to 25 Oct" w:date="2026-10-25T16:02:42Z">
              <w:r>
                <w:rPr>
                  <w:kern w:val="0"/>
                  <w:sz w:val="18"/>
                  <w:szCs w:val="24"/>
                  <w:vertAlign w:val="subscript"/>
                  <w:lang w:val="en-US" w:eastAsia="en-US" w:bidi="ar-SA"/>
                </w:rPr>
                <w:t>it</w:t>
              </w:r>
            </w:ins>
            <w:ins w:id="4673" w:author="Changes 24 to 25 Oct" w:date="2026-10-25T16:02:42Z">
              <w:r>
                <w:rPr>
                  <w:kern w:val="0"/>
                  <w:sz w:val="18"/>
                  <w:szCs w:val="24"/>
                  <w:lang w:val="en-US" w:eastAsia="en-US" w:bidi="ar-SA"/>
                </w:rPr>
                <w:t>, set to its 5th percentile below that value and to its 95th percentile above that value, across all platform-years.</w:t>
              </w:r>
            </w:ins>
          </w:p>
        </w:tc>
        <w:tc>
          <w:tcPr>
            <w:tcW w:w="3132" w:type="dxa"/>
            <w:tcBorders/>
          </w:tcPr>
          <w:p>
            <w:pPr>
              <w:pStyle w:val="Compact"/>
              <w:widowControl/>
              <w:spacing w:lineRule="exact" w:line="220" w:before="0" w:after="0"/>
              <w:jc w:val="left"/>
              <w:rPr>
                <w:kern w:val="0"/>
                <w:szCs w:val="24"/>
                <w:lang w:val="en-US" w:eastAsia="en-US" w:bidi="ar-SA"/>
                <w:ins w:id="4676" w:author="Changes 24 to 25 Oct" w:date="2026-10-25T16:02:42Z"/>
              </w:rPr>
            </w:pPr>
            <w:ins w:id="4675" w:author="Changes 24 to 25 Oct" w:date="2026-10-25T16:02:42Z">
              <w:r>
                <w:rPr>
                  <w:kern w:val="0"/>
                  <w:sz w:val="18"/>
                  <w:szCs w:val="24"/>
                  <w:lang w:val="en-US" w:eastAsia="en-US" w:bidi="ar-SA"/>
                </w:rPr>
                <w:t>Author’s calculation</w:t>
              </w:r>
            </w:ins>
          </w:p>
        </w:tc>
      </w:tr>
      <w:tr>
        <w:trPr>
          <w:ins w:id="4677"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83" w:author="Changes 24 to 25 Oct" w:date="2026-10-25T16:02:42Z"/>
              </w:rPr>
            </w:pPr>
            <w:ins w:id="4678" w:author="Changes 24 to 25 Oct" w:date="2026-10-25T16:02:42Z">
              <w:r>
                <w:rPr>
                  <w:kern w:val="0"/>
                  <w:sz w:val="18"/>
                  <w:szCs w:val="24"/>
                  <w:lang w:val="en-US" w:eastAsia="en-US" w:bidi="ar-SA"/>
                </w:rPr>
                <w:t>g(R</w:t>
              </w:r>
            </w:ins>
            <w:ins w:id="4679" w:author="Changes 24 to 25 Oct" w:date="2026-10-25T16:02:42Z">
              <w:r>
                <w:rPr>
                  <w:kern w:val="0"/>
                  <w:sz w:val="18"/>
                  <w:szCs w:val="24"/>
                  <w:vertAlign w:val="subscript"/>
                  <w:lang w:val="en-US" w:eastAsia="en-US" w:bidi="ar-SA"/>
                </w:rPr>
                <w:t>it</w:t>
              </w:r>
            </w:ins>
            <w:ins w:id="4680" w:author="Changes 24 to 25 Oct" w:date="2026-10-25T16:02:42Z">
              <w:r>
                <w:rPr>
                  <w:kern w:val="0"/>
                  <w:sz w:val="18"/>
                  <w:szCs w:val="24"/>
                  <w:lang w:val="en-US" w:eastAsia="en-US" w:bidi="ar-SA"/>
                </w:rPr>
                <w:t>), g(V</w:t>
              </w:r>
            </w:ins>
            <w:ins w:id="4681" w:author="Changes 24 to 25 Oct" w:date="2026-10-25T16:02:42Z">
              <w:r>
                <w:rPr>
                  <w:kern w:val="0"/>
                  <w:sz w:val="18"/>
                  <w:szCs w:val="24"/>
                  <w:vertAlign w:val="subscript"/>
                  <w:lang w:val="en-US" w:eastAsia="en-US" w:bidi="ar-SA"/>
                </w:rPr>
                <w:t>it</w:t>
              </w:r>
            </w:ins>
            <w:ins w:id="4682" w:author="Changes 24 to 25 Oct" w:date="2026-10-25T16:02:42Z">
              <w:r>
                <w:rPr>
                  <w:kern w:val="0"/>
                  <w:sz w:val="18"/>
                  <w:szCs w:val="24"/>
                  <w:lang w:val="en-US" w:eastAsia="en-US" w:bidi="ar-SA"/>
                </w:rPr>
                <w:t>), capped</w:t>
              </w:r>
            </w:ins>
          </w:p>
        </w:tc>
        <w:tc>
          <w:tcPr>
            <w:tcW w:w="3132" w:type="dxa"/>
            <w:tcBorders/>
          </w:tcPr>
          <w:p>
            <w:pPr>
              <w:pStyle w:val="Compact"/>
              <w:widowControl/>
              <w:spacing w:lineRule="exact" w:line="220" w:before="0" w:after="0"/>
              <w:jc w:val="left"/>
              <w:rPr>
                <w:kern w:val="0"/>
                <w:szCs w:val="24"/>
                <w:lang w:val="en-US" w:eastAsia="en-US" w:bidi="ar-SA"/>
                <w:ins w:id="4685" w:author="Changes 24 to 25 Oct" w:date="2026-10-25T16:02:42Z"/>
              </w:rPr>
            </w:pPr>
            <w:ins w:id="4684" w:author="Changes 24 to 25 Oct" w:date="2026-10-25T16:02:42Z">
              <w:r>
                <w:rPr>
                  <w:kern w:val="0"/>
                  <w:sz w:val="18"/>
                  <w:szCs w:val="24"/>
                  <w:lang w:val="en-US" w:eastAsia="en-US" w:bidi="ar-SA"/>
                </w:rPr>
                <w:t>Growth of revenue and of transaction value as defined in Panel A, for consecutive years of one platform only, set to the 5th and 95th percentiles across all platforms.</w:t>
              </w:r>
            </w:ins>
          </w:p>
        </w:tc>
        <w:tc>
          <w:tcPr>
            <w:tcW w:w="3132" w:type="dxa"/>
            <w:tcBorders/>
          </w:tcPr>
          <w:p>
            <w:pPr>
              <w:pStyle w:val="Compact"/>
              <w:widowControl/>
              <w:spacing w:lineRule="exact" w:line="220" w:before="0" w:after="0"/>
              <w:jc w:val="left"/>
              <w:rPr>
                <w:kern w:val="0"/>
                <w:szCs w:val="24"/>
                <w:lang w:val="en-US" w:eastAsia="en-US" w:bidi="ar-SA"/>
                <w:ins w:id="4687" w:author="Changes 24 to 25 Oct" w:date="2026-10-25T16:02:42Z"/>
              </w:rPr>
            </w:pPr>
            <w:ins w:id="4686" w:author="Changes 24 to 25 Oct" w:date="2026-10-25T16:02:42Z">
              <w:r>
                <w:rPr>
                  <w:kern w:val="0"/>
                  <w:sz w:val="18"/>
                  <w:szCs w:val="24"/>
                  <w:lang w:val="en-US" w:eastAsia="en-US" w:bidi="ar-SA"/>
                </w:rPr>
                <w:t>Company reports; author’s calculation</w:t>
              </w:r>
            </w:ins>
          </w:p>
        </w:tc>
      </w:tr>
      <w:tr>
        <w:trPr>
          <w:ins w:id="4688"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90" w:author="Changes 24 to 25 Oct" w:date="2026-10-25T16:02:42Z"/>
              </w:rPr>
            </w:pPr>
            <w:ins w:id="4689" w:author="Changes 24 to 25 Oct" w:date="2026-10-25T16:02:42Z">
              <w:r>
                <w:rPr>
                  <w:kern w:val="0"/>
                  <w:sz w:val="18"/>
                  <w:szCs w:val="24"/>
                  <w:lang w:val="en-US" w:eastAsia="en-US" w:bidi="ar-SA"/>
                </w:rPr>
                <w:t>IndonesiaRegion</w:t>
              </w:r>
            </w:ins>
          </w:p>
        </w:tc>
        <w:tc>
          <w:tcPr>
            <w:tcW w:w="3132" w:type="dxa"/>
            <w:tcBorders/>
          </w:tcPr>
          <w:p>
            <w:pPr>
              <w:pStyle w:val="Compact"/>
              <w:widowControl/>
              <w:spacing w:lineRule="exact" w:line="220" w:before="0" w:after="0"/>
              <w:jc w:val="left"/>
              <w:rPr>
                <w:kern w:val="0"/>
                <w:szCs w:val="24"/>
                <w:lang w:val="en-US" w:eastAsia="en-US" w:bidi="ar-SA"/>
                <w:ins w:id="4692" w:author="Changes 24 to 25 Oct" w:date="2026-10-25T16:02:42Z"/>
              </w:rPr>
            </w:pPr>
            <w:ins w:id="4691" w:author="Changes 24 to 25 Oct" w:date="2026-10-25T16:02:42Z">
              <w:r>
                <w:rPr>
                  <w:kern w:val="0"/>
                  <w:sz w:val="18"/>
                  <w:szCs w:val="24"/>
                  <w:lang w:val="en-US" w:eastAsia="en-US" w:bidi="ar-SA"/>
                </w:rPr>
                <w:t>A dummy variable that equals one for Tokopedia, Blibli, Bukalapak and the on-demand businesses of Grab and GoTo, and zero for the 27 foreign platforms.</w:t>
              </w:r>
            </w:ins>
          </w:p>
        </w:tc>
        <w:tc>
          <w:tcPr>
            <w:tcW w:w="3132" w:type="dxa"/>
            <w:tcBorders/>
          </w:tcPr>
          <w:p>
            <w:pPr>
              <w:pStyle w:val="Compact"/>
              <w:widowControl/>
              <w:spacing w:lineRule="exact" w:line="220" w:before="0" w:after="0"/>
              <w:jc w:val="left"/>
              <w:rPr>
                <w:kern w:val="0"/>
                <w:szCs w:val="24"/>
                <w:lang w:val="en-US" w:eastAsia="en-US" w:bidi="ar-SA"/>
                <w:ins w:id="4694" w:author="Changes 24 to 25 Oct" w:date="2026-10-25T16:02:42Z"/>
              </w:rPr>
            </w:pPr>
            <w:ins w:id="4693" w:author="Changes 24 to 25 Oct" w:date="2026-10-25T16:02:42Z">
              <w:r>
                <w:rPr>
                  <w:kern w:val="0"/>
                  <w:sz w:val="18"/>
                  <w:szCs w:val="24"/>
                  <w:lang w:val="en-US" w:eastAsia="en-US" w:bidi="ar-SA"/>
                </w:rPr>
                <w:t>Author’s classification (Appendix B)</w:t>
              </w:r>
            </w:ins>
          </w:p>
        </w:tc>
      </w:tr>
      <w:tr>
        <w:trPr>
          <w:ins w:id="4695"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697" w:author="Changes 24 to 25 Oct" w:date="2026-10-25T16:02:42Z"/>
              </w:rPr>
            </w:pPr>
            <w:ins w:id="4696" w:author="Changes 24 to 25 Oct" w:date="2026-10-25T16:02:42Z">
              <w:r>
                <w:rPr>
                  <w:kern w:val="0"/>
                  <w:sz w:val="18"/>
                  <w:szCs w:val="24"/>
                  <w:lang w:val="en-US" w:eastAsia="en-US" w:bidi="ar-SA"/>
                </w:rPr>
                <w:t>ln(1+YearsListed)</w:t>
              </w:r>
            </w:ins>
          </w:p>
        </w:tc>
        <w:tc>
          <w:tcPr>
            <w:tcW w:w="3132" w:type="dxa"/>
            <w:tcBorders/>
          </w:tcPr>
          <w:p>
            <w:pPr>
              <w:pStyle w:val="Compact"/>
              <w:widowControl/>
              <w:spacing w:lineRule="exact" w:line="220" w:before="0" w:after="0"/>
              <w:jc w:val="left"/>
              <w:rPr>
                <w:kern w:val="0"/>
                <w:szCs w:val="24"/>
                <w:lang w:val="en-US" w:eastAsia="en-US" w:bidi="ar-SA"/>
                <w:ins w:id="4699" w:author="Changes 24 to 25 Oct" w:date="2026-10-25T16:02:42Z"/>
              </w:rPr>
            </w:pPr>
            <w:ins w:id="4698" w:author="Changes 24 to 25 Oct" w:date="2026-10-25T16:02:42Z">
              <w:r>
                <w:rPr>
                  <w:kern w:val="0"/>
                  <w:sz w:val="18"/>
                  <w:szCs w:val="24"/>
                  <w:lang w:val="en-US" w:eastAsia="en-US" w:bidi="ar-SA"/>
                </w:rPr>
                <w:t>Natural logarithm of one plus the number of years since the platform listed on a stock exchange; zero before listing.</w:t>
              </w:r>
            </w:ins>
          </w:p>
        </w:tc>
        <w:tc>
          <w:tcPr>
            <w:tcW w:w="3132" w:type="dxa"/>
            <w:tcBorders/>
          </w:tcPr>
          <w:p>
            <w:pPr>
              <w:pStyle w:val="Compact"/>
              <w:widowControl/>
              <w:spacing w:lineRule="exact" w:line="220" w:before="0" w:after="0"/>
              <w:jc w:val="left"/>
              <w:rPr>
                <w:kern w:val="0"/>
                <w:szCs w:val="24"/>
                <w:lang w:val="en-US" w:eastAsia="en-US" w:bidi="ar-SA"/>
                <w:ins w:id="4701" w:author="Changes 24 to 25 Oct" w:date="2026-10-25T16:02:42Z"/>
              </w:rPr>
            </w:pPr>
            <w:ins w:id="4700" w:author="Changes 24 to 25 Oct" w:date="2026-10-25T16:02:42Z">
              <w:r>
                <w:rPr>
                  <w:kern w:val="0"/>
                  <w:sz w:val="18"/>
                  <w:szCs w:val="24"/>
                  <w:lang w:val="en-US" w:eastAsia="en-US" w:bidi="ar-SA"/>
                </w:rPr>
                <w:t>Listing years from public record; author’s calculation</w:t>
              </w:r>
            </w:ins>
          </w:p>
        </w:tc>
      </w:tr>
      <w:tr>
        <w:trPr>
          <w:ins w:id="4702"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704" w:author="Changes 24 to 25 Oct" w:date="2026-10-25T16:02:42Z"/>
              </w:rPr>
            </w:pPr>
            <w:ins w:id="4703" w:author="Changes 24 to 25 Oct" w:date="2026-10-25T16:02:42Z">
              <w:r>
                <w:rPr>
                  <w:kern w:val="0"/>
                  <w:sz w:val="18"/>
                  <w:szCs w:val="24"/>
                  <w:lang w:val="en-US" w:eastAsia="en-US" w:bidi="ar-SA"/>
                </w:rPr>
                <w:t>ln(Assets)</w:t>
              </w:r>
            </w:ins>
          </w:p>
        </w:tc>
        <w:tc>
          <w:tcPr>
            <w:tcW w:w="3132" w:type="dxa"/>
            <w:tcBorders/>
          </w:tcPr>
          <w:p>
            <w:pPr>
              <w:pStyle w:val="Compact"/>
              <w:widowControl/>
              <w:spacing w:lineRule="exact" w:line="220" w:before="0" w:after="0"/>
              <w:jc w:val="left"/>
              <w:rPr>
                <w:kern w:val="0"/>
                <w:szCs w:val="24"/>
                <w:lang w:val="en-US" w:eastAsia="en-US" w:bidi="ar-SA"/>
                <w:ins w:id="4706" w:author="Changes 24 to 25 Oct" w:date="2026-10-25T16:02:42Z"/>
              </w:rPr>
            </w:pPr>
            <w:ins w:id="4705" w:author="Changes 24 to 25 Oct" w:date="2026-10-25T16:02:42Z">
              <w:r>
                <w:rPr>
                  <w:kern w:val="0"/>
                  <w:sz w:val="18"/>
                  <w:szCs w:val="24"/>
                  <w:lang w:val="en-US" w:eastAsia="en-US" w:bidi="ar-SA"/>
                </w:rPr>
                <w:t>Natural logarithm of the company’s total assets in US dollars, converted at the period-average official exchange rate of the reporting currency.</w:t>
              </w:r>
            </w:ins>
          </w:p>
        </w:tc>
        <w:tc>
          <w:tcPr>
            <w:tcW w:w="3132" w:type="dxa"/>
            <w:tcBorders/>
          </w:tcPr>
          <w:p>
            <w:pPr>
              <w:pStyle w:val="Compact"/>
              <w:widowControl/>
              <w:spacing w:lineRule="exact" w:line="220" w:before="0" w:after="0"/>
              <w:jc w:val="left"/>
              <w:rPr>
                <w:kern w:val="0"/>
                <w:szCs w:val="24"/>
                <w:lang w:val="en-US" w:eastAsia="en-US" w:bidi="ar-SA"/>
                <w:ins w:id="4708" w:author="Changes 24 to 25 Oct" w:date="2026-10-25T16:02:42Z"/>
              </w:rPr>
            </w:pPr>
            <w:ins w:id="4707" w:author="Changes 24 to 25 Oct" w:date="2026-10-25T16:02:42Z">
              <w:r>
                <w:rPr>
                  <w:kern w:val="0"/>
                  <w:sz w:val="18"/>
                  <w:szCs w:val="24"/>
                  <w:lang w:val="en-US" w:eastAsia="en-US" w:bidi="ar-SA"/>
                </w:rPr>
                <w:t>SEC filings (U.S. Securities and Exchange Commission 2026) for 26 platforms; published financial statements for Tokopedia and GoTo, Blibli, Bukalapak, Rakuten and Zalando</w:t>
              </w:r>
            </w:ins>
          </w:p>
        </w:tc>
      </w:tr>
      <w:tr>
        <w:trPr>
          <w:ins w:id="4709"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711" w:author="Changes 24 to 25 Oct" w:date="2026-10-25T16:02:42Z"/>
              </w:rPr>
            </w:pPr>
            <w:ins w:id="4710" w:author="Changes 24 to 25 Oct" w:date="2026-10-25T16:02:42Z">
              <w:r>
                <w:rPr>
                  <w:kern w:val="0"/>
                  <w:sz w:val="18"/>
                  <w:szCs w:val="24"/>
                  <w:lang w:val="en-US" w:eastAsia="en-US" w:bidi="ar-SA"/>
                </w:rPr>
                <w:t>OnDemand, Travel, Freelance, Resale</w:t>
              </w:r>
            </w:ins>
          </w:p>
        </w:tc>
        <w:tc>
          <w:tcPr>
            <w:tcW w:w="3132" w:type="dxa"/>
            <w:tcBorders/>
          </w:tcPr>
          <w:p>
            <w:pPr>
              <w:pStyle w:val="Compact"/>
              <w:widowControl/>
              <w:spacing w:lineRule="exact" w:line="220" w:before="0" w:after="0"/>
              <w:jc w:val="left"/>
              <w:rPr>
                <w:kern w:val="0"/>
                <w:szCs w:val="24"/>
                <w:lang w:val="en-US" w:eastAsia="en-US" w:bidi="ar-SA"/>
                <w:ins w:id="4713" w:author="Changes 24 to 25 Oct" w:date="2026-10-25T16:02:42Z"/>
              </w:rPr>
            </w:pPr>
            <w:ins w:id="4712" w:author="Changes 24 to 25 Oct" w:date="2026-10-25T16:02:42Z">
              <w:r>
                <w:rPr>
                  <w:kern w:val="0"/>
                  <w:sz w:val="18"/>
                  <w:szCs w:val="24"/>
                  <w:lang w:val="en-US" w:eastAsia="en-US" w:bidi="ar-SA"/>
                </w:rPr>
                <w:t>Dummy variables that equal one if the platform is of that type and zero otherwise. The base category is marketplace.</w:t>
              </w:r>
            </w:ins>
          </w:p>
        </w:tc>
        <w:tc>
          <w:tcPr>
            <w:tcW w:w="3132" w:type="dxa"/>
            <w:tcBorders/>
          </w:tcPr>
          <w:p>
            <w:pPr>
              <w:pStyle w:val="Compact"/>
              <w:widowControl/>
              <w:spacing w:lineRule="exact" w:line="220" w:before="0" w:after="0"/>
              <w:jc w:val="left"/>
              <w:rPr>
                <w:kern w:val="0"/>
                <w:szCs w:val="24"/>
                <w:lang w:val="en-US" w:eastAsia="en-US" w:bidi="ar-SA"/>
                <w:ins w:id="4715" w:author="Changes 24 to 25 Oct" w:date="2026-10-25T16:02:42Z"/>
              </w:rPr>
            </w:pPr>
            <w:ins w:id="4714" w:author="Changes 24 to 25 Oct" w:date="2026-10-25T16:02:42Z">
              <w:r>
                <w:rPr>
                  <w:kern w:val="0"/>
                  <w:sz w:val="18"/>
                  <w:szCs w:val="24"/>
                  <w:lang w:val="en-US" w:eastAsia="en-US" w:bidi="ar-SA"/>
                </w:rPr>
                <w:t>Author’s classification (Appendix B)</w:t>
              </w:r>
            </w:ins>
          </w:p>
        </w:tc>
      </w:tr>
      <w:tr>
        <w:trPr>
          <w:ins w:id="4716"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718" w:author="Changes 24 to 25 Oct" w:date="2026-10-25T16:02:42Z"/>
              </w:rPr>
            </w:pPr>
            <w:ins w:id="4717" w:author="Changes 24 to 25 Oct" w:date="2026-10-25T16:02:42Z">
              <w:r>
                <w:rPr>
                  <w:kern w:val="0"/>
                  <w:sz w:val="18"/>
                  <w:szCs w:val="24"/>
                  <w:lang w:val="en-US" w:eastAsia="en-US" w:bidi="ar-SA"/>
                </w:rPr>
                <w:t>EmergingMarket</w:t>
              </w:r>
            </w:ins>
          </w:p>
        </w:tc>
        <w:tc>
          <w:tcPr>
            <w:tcW w:w="3132" w:type="dxa"/>
            <w:tcBorders/>
          </w:tcPr>
          <w:p>
            <w:pPr>
              <w:pStyle w:val="Compact"/>
              <w:widowControl/>
              <w:spacing w:lineRule="exact" w:line="220" w:before="0" w:after="0"/>
              <w:jc w:val="left"/>
              <w:rPr>
                <w:kern w:val="0"/>
                <w:szCs w:val="24"/>
                <w:lang w:val="en-US" w:eastAsia="en-US" w:bidi="ar-SA"/>
                <w:ins w:id="4720" w:author="Changes 24 to 25 Oct" w:date="2026-10-25T16:02:42Z"/>
              </w:rPr>
            </w:pPr>
            <w:ins w:id="4719" w:author="Changes 24 to 25 Oct" w:date="2026-10-25T16:02:42Z">
              <w:r>
                <w:rPr>
                  <w:kern w:val="0"/>
                  <w:sz w:val="18"/>
                  <w:szCs w:val="24"/>
                  <w:lang w:val="en-US" w:eastAsia="en-US" w:bidi="ar-SA"/>
                </w:rPr>
                <w:t>A dummy variable that equals one if the platform’s main market is Argentina, Brazil, China, India, Indonesia, Kazakhstan, Nigeria, Russia or Turkey, and zero otherwise.</w:t>
              </w:r>
            </w:ins>
          </w:p>
        </w:tc>
        <w:tc>
          <w:tcPr>
            <w:tcW w:w="3132" w:type="dxa"/>
            <w:tcBorders/>
          </w:tcPr>
          <w:p>
            <w:pPr>
              <w:pStyle w:val="Compact"/>
              <w:widowControl/>
              <w:spacing w:lineRule="exact" w:line="220" w:before="0" w:after="0"/>
              <w:jc w:val="left"/>
              <w:rPr>
                <w:kern w:val="0"/>
                <w:szCs w:val="24"/>
                <w:lang w:val="en-US" w:eastAsia="en-US" w:bidi="ar-SA"/>
                <w:ins w:id="4722" w:author="Changes 24 to 25 Oct" w:date="2026-10-25T16:02:42Z"/>
              </w:rPr>
            </w:pPr>
            <w:ins w:id="4721" w:author="Changes 24 to 25 Oct" w:date="2026-10-25T16:02:42Z">
              <w:r>
                <w:rPr>
                  <w:kern w:val="0"/>
                  <w:sz w:val="18"/>
                  <w:szCs w:val="24"/>
                  <w:lang w:val="en-US" w:eastAsia="en-US" w:bidi="ar-SA"/>
                </w:rPr>
                <w:t>Author’s classification (Appendix B)</w:t>
              </w:r>
            </w:ins>
          </w:p>
        </w:tc>
      </w:tr>
      <w:tr>
        <w:trPr>
          <w:ins w:id="4723"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725" w:author="Changes 24 to 25 Oct" w:date="2026-10-25T16:02:42Z"/>
              </w:rPr>
            </w:pPr>
            <w:ins w:id="4724" w:author="Changes 24 to 25 Oct" w:date="2026-10-25T16:02:42Z">
              <w:r>
                <w:rPr>
                  <w:kern w:val="0"/>
                  <w:sz w:val="18"/>
                  <w:szCs w:val="24"/>
                  <w:lang w:val="en-US" w:eastAsia="en-US" w:bidi="ar-SA"/>
                </w:rPr>
                <w:t>GDPGrowth</w:t>
              </w:r>
            </w:ins>
          </w:p>
        </w:tc>
        <w:tc>
          <w:tcPr>
            <w:tcW w:w="3132" w:type="dxa"/>
            <w:tcBorders/>
          </w:tcPr>
          <w:p>
            <w:pPr>
              <w:pStyle w:val="Compact"/>
              <w:widowControl/>
              <w:spacing w:lineRule="exact" w:line="220" w:before="0" w:after="0"/>
              <w:jc w:val="left"/>
              <w:rPr>
                <w:kern w:val="0"/>
                <w:szCs w:val="24"/>
                <w:lang w:val="en-US" w:eastAsia="en-US" w:bidi="ar-SA"/>
                <w:ins w:id="4727" w:author="Changes 24 to 25 Oct" w:date="2026-10-25T16:02:42Z"/>
              </w:rPr>
            </w:pPr>
            <w:ins w:id="4726" w:author="Changes 24 to 25 Oct" w:date="2026-10-25T16:02:42Z">
              <w:r>
                <w:rPr>
                  <w:kern w:val="0"/>
                  <w:sz w:val="18"/>
                  <w:szCs w:val="24"/>
                  <w:lang w:val="en-US" w:eastAsia="en-US" w:bidi="ar-SA"/>
                </w:rPr>
                <w:t>Growth of real gross domestic product of the platform’s main market in year t, in percent.</w:t>
              </w:r>
            </w:ins>
          </w:p>
        </w:tc>
        <w:tc>
          <w:tcPr>
            <w:tcW w:w="3132" w:type="dxa"/>
            <w:tcBorders/>
          </w:tcPr>
          <w:p>
            <w:pPr>
              <w:pStyle w:val="Compact"/>
              <w:widowControl/>
              <w:spacing w:lineRule="exact" w:line="220" w:before="0" w:after="0"/>
              <w:jc w:val="left"/>
              <w:rPr>
                <w:kern w:val="0"/>
                <w:szCs w:val="24"/>
                <w:lang w:val="en-US" w:eastAsia="en-US" w:bidi="ar-SA"/>
                <w:ins w:id="4729" w:author="Changes 24 to 25 Oct" w:date="2026-10-25T16:02:42Z"/>
              </w:rPr>
            </w:pPr>
            <w:ins w:id="4728" w:author="Changes 24 to 25 Oct" w:date="2026-10-25T16:02:42Z">
              <w:r>
                <w:rPr>
                  <w:kern w:val="0"/>
                  <w:sz w:val="18"/>
                  <w:szCs w:val="24"/>
                  <w:lang w:val="en-US" w:eastAsia="en-US" w:bidi="ar-SA"/>
                </w:rPr>
                <w:t>World Bank (2026)</w:t>
              </w:r>
            </w:ins>
          </w:p>
        </w:tc>
      </w:tr>
      <w:tr>
        <w:trPr>
          <w:ins w:id="4730" w:author="Changes 24 to 25 Oct" w:date="2026-10-25T16:02:42Z"/>
          <w:cantSplit w:val="true"/>
        </w:trPr>
        <w:tc>
          <w:tcPr>
            <w:tcW w:w="2241" w:type="dxa"/>
            <w:tcBorders/>
          </w:tcPr>
          <w:p>
            <w:pPr>
              <w:pStyle w:val="Compact"/>
              <w:widowControl/>
              <w:spacing w:lineRule="exact" w:line="220" w:before="0" w:after="0"/>
              <w:jc w:val="left"/>
              <w:rPr>
                <w:kern w:val="0"/>
                <w:szCs w:val="24"/>
                <w:lang w:val="en-US" w:eastAsia="en-US" w:bidi="ar-SA"/>
                <w:ins w:id="4732" w:author="Changes 24 to 25 Oct" w:date="2026-10-25T16:02:42Z"/>
              </w:rPr>
            </w:pPr>
            <w:ins w:id="4731" w:author="Changes 24 to 25 Oct" w:date="2026-10-25T16:02:42Z">
              <w:r>
                <w:rPr>
                  <w:kern w:val="0"/>
                  <w:sz w:val="18"/>
                  <w:szCs w:val="24"/>
                  <w:lang w:val="en-US" w:eastAsia="en-US" w:bidi="ar-SA"/>
                </w:rPr>
                <w:t>Inflation</w:t>
              </w:r>
            </w:ins>
          </w:p>
        </w:tc>
        <w:tc>
          <w:tcPr>
            <w:tcW w:w="3132" w:type="dxa"/>
            <w:tcBorders/>
          </w:tcPr>
          <w:p>
            <w:pPr>
              <w:pStyle w:val="Compact"/>
              <w:widowControl/>
              <w:spacing w:lineRule="exact" w:line="220" w:before="0" w:after="0"/>
              <w:jc w:val="left"/>
              <w:rPr>
                <w:kern w:val="0"/>
                <w:szCs w:val="24"/>
                <w:lang w:val="en-US" w:eastAsia="en-US" w:bidi="ar-SA"/>
                <w:ins w:id="4734" w:author="Changes 24 to 25 Oct" w:date="2026-10-25T16:02:42Z"/>
              </w:rPr>
            </w:pPr>
            <w:ins w:id="4733" w:author="Changes 24 to 25 Oct" w:date="2026-10-25T16:02:42Z">
              <w:r>
                <w:rPr>
                  <w:kern w:val="0"/>
                  <w:sz w:val="18"/>
                  <w:szCs w:val="24"/>
                  <w:lang w:val="en-US" w:eastAsia="en-US" w:bidi="ar-SA"/>
                </w:rPr>
                <w:t>Growth of consumer prices of the platform’s main market in year t, in percent.</w:t>
              </w:r>
            </w:ins>
          </w:p>
        </w:tc>
        <w:tc>
          <w:tcPr>
            <w:tcW w:w="3132" w:type="dxa"/>
            <w:tcBorders/>
          </w:tcPr>
          <w:p>
            <w:pPr>
              <w:pStyle w:val="Compact"/>
              <w:widowControl/>
              <w:spacing w:lineRule="exact" w:line="220" w:before="0" w:after="0"/>
              <w:jc w:val="left"/>
              <w:rPr>
                <w:kern w:val="0"/>
                <w:szCs w:val="24"/>
                <w:lang w:val="en-US" w:eastAsia="en-US" w:bidi="ar-SA"/>
                <w:ins w:id="4736" w:author="Changes 24 to 25 Oct" w:date="2026-10-25T16:02:42Z"/>
              </w:rPr>
            </w:pPr>
            <w:ins w:id="4735" w:author="Changes 24 to 25 Oct" w:date="2026-10-25T16:02:42Z">
              <w:r>
                <w:rPr>
                  <w:kern w:val="0"/>
                  <w:sz w:val="18"/>
                  <w:szCs w:val="24"/>
                  <w:lang w:val="en-US" w:eastAsia="en-US" w:bidi="ar-SA"/>
                </w:rPr>
                <w:t>World Bank (2026)</w:t>
              </w:r>
            </w:ins>
          </w:p>
        </w:tc>
      </w:tr>
      <w:tr>
        <w:trPr>
          <w:ins w:id="4737" w:author="Changes 24 to 25 Oct" w:date="2026-10-25T16:02:42Z"/>
          <w:cantSplit w:val="true"/>
        </w:trPr>
        <w:tc>
          <w:tcPr>
            <w:tcW w:w="2241" w:type="dxa"/>
            <w:tcBorders/>
          </w:tcPr>
          <w:p>
            <w:pPr>
              <w:pStyle w:val="Compact"/>
              <w:keepNext w:val="true"/>
              <w:widowControl/>
              <w:spacing w:lineRule="exact" w:line="220" w:before="0" w:after="0"/>
              <w:jc w:val="left"/>
              <w:rPr>
                <w:kern w:val="0"/>
                <w:szCs w:val="24"/>
                <w:lang w:val="en-US" w:eastAsia="en-US" w:bidi="ar-SA"/>
                <w:ins w:id="4739" w:author="Changes 24 to 25 Oct" w:date="2026-10-25T16:02:42Z"/>
              </w:rPr>
            </w:pPr>
            <w:ins w:id="4738" w:author="Changes 24 to 25 Oct" w:date="2026-10-25T16:02:42Z">
              <w:r>
                <w:rPr>
                  <w:kern w:val="0"/>
                  <w:sz w:val="18"/>
                  <w:szCs w:val="24"/>
                  <w:lang w:val="en-US" w:eastAsia="en-US" w:bidi="ar-SA"/>
                </w:rPr>
                <w:t>HouseholdGrowth</w:t>
              </w:r>
            </w:ins>
          </w:p>
        </w:tc>
        <w:tc>
          <w:tcPr>
            <w:tcW w:w="3132" w:type="dxa"/>
            <w:tcBorders/>
          </w:tcPr>
          <w:p>
            <w:pPr>
              <w:pStyle w:val="Compact"/>
              <w:keepNext w:val="true"/>
              <w:widowControl/>
              <w:spacing w:lineRule="exact" w:line="220" w:before="0" w:after="0"/>
              <w:jc w:val="left"/>
              <w:rPr>
                <w:kern w:val="0"/>
                <w:szCs w:val="24"/>
                <w:lang w:val="en-US" w:eastAsia="en-US" w:bidi="ar-SA"/>
                <w:ins w:id="4741" w:author="Changes 24 to 25 Oct" w:date="2026-10-25T16:02:42Z"/>
              </w:rPr>
            </w:pPr>
            <w:ins w:id="4740" w:author="Changes 24 to 25 Oct" w:date="2026-10-25T16:02:42Z">
              <w:r>
                <w:rPr>
                  <w:kern w:val="0"/>
                  <w:sz w:val="18"/>
                  <w:szCs w:val="24"/>
                  <w:lang w:val="en-US" w:eastAsia="en-US" w:bidi="ar-SA"/>
                </w:rPr>
                <w:t>Growth of real household final consumption expenditure of the platform’s main market in year t, in percent.</w:t>
              </w:r>
            </w:ins>
          </w:p>
        </w:tc>
        <w:tc>
          <w:tcPr>
            <w:tcW w:w="3132" w:type="dxa"/>
            <w:tcBorders/>
          </w:tcPr>
          <w:p>
            <w:pPr>
              <w:pStyle w:val="Compact"/>
              <w:keepNext w:val="true"/>
              <w:widowControl/>
              <w:spacing w:lineRule="exact" w:line="220" w:before="0" w:after="0"/>
              <w:jc w:val="left"/>
              <w:rPr>
                <w:kern w:val="0"/>
                <w:szCs w:val="24"/>
                <w:lang w:val="en-US" w:eastAsia="en-US" w:bidi="ar-SA"/>
                <w:ins w:id="4743" w:author="Changes 24 to 25 Oct" w:date="2026-10-25T16:02:42Z"/>
              </w:rPr>
            </w:pPr>
            <w:ins w:id="4742" w:author="Changes 24 to 25 Oct" w:date="2026-10-25T16:02:42Z">
              <w:r>
                <w:rPr>
                  <w:kern w:val="0"/>
                  <w:sz w:val="18"/>
                  <w:szCs w:val="24"/>
                  <w:lang w:val="en-US" w:eastAsia="en-US" w:bidi="ar-SA"/>
                </w:rPr>
                <w:t>World Bank (2026)</w:t>
              </w:r>
            </w:ins>
          </w:p>
        </w:tc>
      </w:tr>
      <w:tr>
        <w:trPr>
          <w:ins w:id="4744" w:author="Changes 24 to 25 Oct" w:date="2026-10-25T16:02:42Z"/>
          <w:cantSplit w:val="true"/>
        </w:trPr>
        <w:tc>
          <w:tcPr>
            <w:tcW w:w="2241" w:type="dxa"/>
            <w:tcBorders>
              <w:bottom w:val="single" w:sz="8" w:space="0" w:color="000000"/>
            </w:tcBorders>
          </w:tcPr>
          <w:p>
            <w:pPr>
              <w:pStyle w:val="Compact"/>
              <w:widowControl/>
              <w:spacing w:lineRule="exact" w:line="220" w:before="0" w:after="0"/>
              <w:jc w:val="left"/>
              <w:rPr>
                <w:kern w:val="0"/>
                <w:szCs w:val="24"/>
                <w:lang w:val="en-US" w:eastAsia="en-US" w:bidi="ar-SA"/>
                <w:ins w:id="4746" w:author="Changes 24 to 25 Oct" w:date="2026-10-25T16:02:42Z"/>
              </w:rPr>
            </w:pPr>
            <w:ins w:id="4745" w:author="Changes 24 to 25 Oct" w:date="2026-10-25T16:02:42Z">
              <w:r>
                <w:rPr>
                  <w:kern w:val="0"/>
                  <w:sz w:val="18"/>
                  <w:szCs w:val="24"/>
                  <w:lang w:val="en-US" w:eastAsia="en-US" w:bidi="ar-SA"/>
                </w:rPr>
                <w:t>PolicyRate</w:t>
              </w:r>
            </w:ins>
          </w:p>
        </w:tc>
        <w:tc>
          <w:tcPr>
            <w:tcW w:w="3132" w:type="dxa"/>
            <w:tcBorders>
              <w:bottom w:val="single" w:sz="8" w:space="0" w:color="000000"/>
            </w:tcBorders>
          </w:tcPr>
          <w:p>
            <w:pPr>
              <w:pStyle w:val="Compact"/>
              <w:widowControl/>
              <w:spacing w:lineRule="exact" w:line="220" w:before="0" w:after="0"/>
              <w:jc w:val="left"/>
              <w:rPr>
                <w:kern w:val="0"/>
                <w:szCs w:val="24"/>
                <w:lang w:val="en-US" w:eastAsia="en-US" w:bidi="ar-SA"/>
                <w:ins w:id="4748" w:author="Changes 24 to 25 Oct" w:date="2026-10-25T16:02:42Z"/>
              </w:rPr>
            </w:pPr>
            <w:ins w:id="4747" w:author="Changes 24 to 25 Oct" w:date="2026-10-25T16:02:42Z">
              <w:r>
                <w:rPr>
                  <w:kern w:val="0"/>
                  <w:sz w:val="18"/>
                  <w:szCs w:val="24"/>
                  <w:lang w:val="en-US" w:eastAsia="en-US" w:bidi="ar-SA"/>
                </w:rPr>
                <w:t>The central bank’s policy rate in the platform’s main market, mean of the monthly values in year t, in percent. The euro-area rate is used for Germany.</w:t>
              </w:r>
            </w:ins>
          </w:p>
        </w:tc>
        <w:tc>
          <w:tcPr>
            <w:tcW w:w="3132" w:type="dxa"/>
            <w:tcBorders>
              <w:bottom w:val="single" w:sz="8" w:space="0" w:color="000000"/>
            </w:tcBorders>
          </w:tcPr>
          <w:p>
            <w:pPr>
              <w:pStyle w:val="Compact"/>
              <w:widowControl/>
              <w:spacing w:lineRule="exact" w:line="220" w:before="0" w:after="0"/>
              <w:jc w:val="left"/>
              <w:rPr>
                <w:kern w:val="0"/>
                <w:szCs w:val="24"/>
                <w:lang w:val="en-US" w:eastAsia="en-US" w:bidi="ar-SA"/>
                <w:ins w:id="4750" w:author="Changes 24 to 25 Oct" w:date="2026-10-25T16:02:42Z"/>
              </w:rPr>
            </w:pPr>
            <w:ins w:id="4749" w:author="Changes 24 to 25 Oct" w:date="2026-10-25T16:02:42Z">
              <w:r>
                <w:rPr>
                  <w:kern w:val="0"/>
                  <w:sz w:val="18"/>
                  <w:szCs w:val="24"/>
                  <w:lang w:val="en-US" w:eastAsia="en-US" w:bidi="ar-SA"/>
                </w:rPr>
                <w:t>Bank for International Settlements (2026)</w:t>
              </w:r>
            </w:ins>
            <w:bookmarkStart w:id="103" w:name="a.1-variables"/>
            <w:bookmarkEnd w:id="103"/>
          </w:p>
        </w:tc>
      </w:tr>
    </w:tbl>
    <w:p>
      <w:pPr>
        <w:pStyle w:val="Heading3"/>
        <w:rPr>
          <w:ins w:id="4752" w:author="Changes 24 to 25 Oct" w:date="2026-10-25T16:02:42Z"/>
        </w:rPr>
      </w:pPr>
      <w:ins w:id="4751" w:author="Changes 24 to 25 Oct" w:date="2026-10-25T16:02:42Z">
        <w:r>
          <w:rPr/>
          <w:t>A.2 Sources compared in Objective 3</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879"/>
        <w:gridCol w:w="3477"/>
        <w:gridCol w:w="3149"/>
      </w:tblGrid>
      <w:tr>
        <w:trPr>
          <w:tblHeader w:val="true"/>
          <w:ins w:id="4753" w:author="Changes 24 to 25 Oct" w:date="2026-10-25T16:02:42Z"/>
          <w:cantSplit w:val="true"/>
        </w:trPr>
        <w:tc>
          <w:tcPr>
            <w:tcW w:w="187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755" w:author="Changes 24 to 25 Oct" w:date="2026-10-25T16:02:42Z"/>
              </w:rPr>
            </w:pPr>
            <w:ins w:id="4754" w:author="Changes 24 to 25 Oct" w:date="2026-10-25T16:02:42Z">
              <w:r>
                <w:rPr>
                  <w:b/>
                  <w:kern w:val="0"/>
                  <w:sz w:val="18"/>
                  <w:szCs w:val="24"/>
                  <w:lang w:val="en-US" w:eastAsia="en-US" w:bidi="ar-SA"/>
                </w:rPr>
                <w:t>Source</w:t>
              </w:r>
            </w:ins>
          </w:p>
        </w:tc>
        <w:tc>
          <w:tcPr>
            <w:tcW w:w="347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757" w:author="Changes 24 to 25 Oct" w:date="2026-10-25T16:02:42Z"/>
              </w:rPr>
            </w:pPr>
            <w:ins w:id="4756" w:author="Changes 24 to 25 Oct" w:date="2026-10-25T16:02:42Z">
              <w:r>
                <w:rPr>
                  <w:b/>
                  <w:kern w:val="0"/>
                  <w:sz w:val="18"/>
                  <w:szCs w:val="24"/>
                  <w:lang w:val="en-US" w:eastAsia="en-US" w:bidi="ar-SA"/>
                </w:rPr>
                <w:t>What it covers</w:t>
              </w:r>
            </w:ins>
          </w:p>
        </w:tc>
        <w:tc>
          <w:tcPr>
            <w:tcW w:w="314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759" w:author="Changes 24 to 25 Oct" w:date="2026-10-25T16:02:42Z"/>
              </w:rPr>
            </w:pPr>
            <w:ins w:id="4758" w:author="Changes 24 to 25 Oct" w:date="2026-10-25T16:02:42Z">
              <w:r>
                <w:rPr>
                  <w:b/>
                  <w:kern w:val="0"/>
                  <w:sz w:val="18"/>
                  <w:szCs w:val="24"/>
                  <w:lang w:val="en-US" w:eastAsia="en-US" w:bidi="ar-SA"/>
                </w:rPr>
                <w:t>How it counts</w:t>
              </w:r>
            </w:ins>
          </w:p>
        </w:tc>
      </w:tr>
      <w:tr>
        <w:trPr>
          <w:ins w:id="4760"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ins w:id="4762" w:author="Changes 24 to 25 Oct" w:date="2026-10-25T16:02:42Z"/>
              </w:rPr>
            </w:pPr>
            <w:ins w:id="4761" w:author="Changes 24 to 25 Oct" w:date="2026-10-25T16:02:42Z">
              <w:r>
                <w:rPr>
                  <w:kern w:val="0"/>
                  <w:sz w:val="18"/>
                  <w:szCs w:val="24"/>
                  <w:lang w:val="en-US" w:eastAsia="en-US" w:bidi="ar-SA"/>
                </w:rPr>
                <w:t>Platform reports</w:t>
              </w:r>
            </w:ins>
          </w:p>
        </w:tc>
        <w:tc>
          <w:tcPr>
            <w:tcW w:w="3477" w:type="dxa"/>
            <w:tcBorders/>
          </w:tcPr>
          <w:p>
            <w:pPr>
              <w:pStyle w:val="Compact"/>
              <w:keepNext w:val="true"/>
              <w:widowControl/>
              <w:spacing w:lineRule="exact" w:line="220" w:before="0" w:after="0"/>
              <w:jc w:val="left"/>
              <w:rPr>
                <w:kern w:val="0"/>
                <w:szCs w:val="24"/>
                <w:lang w:val="en-US" w:eastAsia="en-US" w:bidi="ar-SA"/>
                <w:ins w:id="4764" w:author="Changes 24 to 25 Oct" w:date="2026-10-25T16:02:42Z"/>
              </w:rPr>
            </w:pPr>
            <w:ins w:id="4763" w:author="Changes 24 to 25 Oct" w:date="2026-10-25T16:02:42Z">
              <w:r>
                <w:rPr>
                  <w:kern w:val="0"/>
                  <w:sz w:val="18"/>
                  <w:szCs w:val="24"/>
                  <w:lang w:val="en-US" w:eastAsia="en-US" w:bidi="ar-SA"/>
                </w:rPr>
                <w:t>Everything bought through one platform</w:t>
              </w:r>
            </w:ins>
          </w:p>
        </w:tc>
        <w:tc>
          <w:tcPr>
            <w:tcW w:w="3149" w:type="dxa"/>
            <w:tcBorders/>
          </w:tcPr>
          <w:p>
            <w:pPr>
              <w:pStyle w:val="Compact"/>
              <w:keepNext w:val="true"/>
              <w:widowControl/>
              <w:spacing w:lineRule="exact" w:line="220" w:before="0" w:after="0"/>
              <w:jc w:val="left"/>
              <w:rPr>
                <w:kern w:val="0"/>
                <w:szCs w:val="24"/>
                <w:lang w:val="en-US" w:eastAsia="en-US" w:bidi="ar-SA"/>
                <w:ins w:id="4766" w:author="Changes 24 to 25 Oct" w:date="2026-10-25T16:02:42Z"/>
              </w:rPr>
            </w:pPr>
            <w:ins w:id="4765" w:author="Changes 24 to 25 Oct" w:date="2026-10-25T16:02:42Z">
              <w:r>
                <w:rPr>
                  <w:kern w:val="0"/>
                  <w:sz w:val="18"/>
                  <w:szCs w:val="24"/>
                  <w:lang w:val="en-US" w:eastAsia="en-US" w:bidi="ar-SA"/>
                </w:rPr>
                <w:t>The platform’s own records</w:t>
              </w:r>
            </w:ins>
          </w:p>
        </w:tc>
      </w:tr>
      <w:tr>
        <w:trPr>
          <w:ins w:id="4767"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ins w:id="4769" w:author="Changes 24 to 25 Oct" w:date="2026-10-25T16:02:42Z"/>
              </w:rPr>
            </w:pPr>
            <w:ins w:id="4768" w:author="Changes 24 to 25 Oct" w:date="2026-10-25T16:02:42Z">
              <w:r>
                <w:rPr>
                  <w:kern w:val="0"/>
                  <w:sz w:val="18"/>
                  <w:szCs w:val="24"/>
                  <w:lang w:val="en-US" w:eastAsia="en-US" w:bidi="ar-SA"/>
                </w:rPr>
                <w:t>BPS online-seller survey</w:t>
              </w:r>
            </w:ins>
          </w:p>
        </w:tc>
        <w:tc>
          <w:tcPr>
            <w:tcW w:w="3477" w:type="dxa"/>
            <w:tcBorders/>
          </w:tcPr>
          <w:p>
            <w:pPr>
              <w:pStyle w:val="Compact"/>
              <w:keepNext w:val="true"/>
              <w:widowControl/>
              <w:spacing w:lineRule="exact" w:line="220" w:before="0" w:after="0"/>
              <w:jc w:val="left"/>
              <w:rPr>
                <w:kern w:val="0"/>
                <w:szCs w:val="24"/>
                <w:lang w:val="en-US" w:eastAsia="en-US" w:bidi="ar-SA"/>
                <w:ins w:id="4771" w:author="Changes 24 to 25 Oct" w:date="2026-10-25T16:02:42Z"/>
              </w:rPr>
            </w:pPr>
            <w:ins w:id="4770" w:author="Changes 24 to 25 Oct" w:date="2026-10-25T16:02:42Z">
              <w:r>
                <w:rPr>
                  <w:kern w:val="0"/>
                  <w:sz w:val="18"/>
                  <w:szCs w:val="24"/>
                  <w:lang w:val="en-US" w:eastAsia="en-US" w:bidi="ar-SA"/>
                </w:rPr>
                <w:t>Every business that sold online, including chat and social media</w:t>
              </w:r>
            </w:ins>
          </w:p>
        </w:tc>
        <w:tc>
          <w:tcPr>
            <w:tcW w:w="3149" w:type="dxa"/>
            <w:tcBorders/>
          </w:tcPr>
          <w:p>
            <w:pPr>
              <w:pStyle w:val="Compact"/>
              <w:keepNext w:val="true"/>
              <w:widowControl/>
              <w:spacing w:lineRule="exact" w:line="220" w:before="0" w:after="0"/>
              <w:jc w:val="left"/>
              <w:rPr>
                <w:kern w:val="0"/>
                <w:szCs w:val="24"/>
                <w:lang w:val="en-US" w:eastAsia="en-US" w:bidi="ar-SA"/>
                <w:ins w:id="4773" w:author="Changes 24 to 25 Oct" w:date="2026-10-25T16:02:42Z"/>
              </w:rPr>
            </w:pPr>
            <w:ins w:id="4772" w:author="Changes 24 to 25 Oct" w:date="2026-10-25T16:02:42Z">
              <w:r>
                <w:rPr>
                  <w:kern w:val="0"/>
                  <w:sz w:val="18"/>
                  <w:szCs w:val="24"/>
                  <w:lang w:val="en-US" w:eastAsia="en-US" w:bidi="ar-SA"/>
                </w:rPr>
                <w:t>Listing in sampled areas, scaled up by survey weights</w:t>
              </w:r>
            </w:ins>
          </w:p>
        </w:tc>
      </w:tr>
      <w:tr>
        <w:trPr>
          <w:ins w:id="4774"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ins w:id="4776" w:author="Changes 24 to 25 Oct" w:date="2026-10-25T16:02:42Z"/>
              </w:rPr>
            </w:pPr>
            <w:ins w:id="4775" w:author="Changes 24 to 25 Oct" w:date="2026-10-25T16:02:42Z">
              <w:r>
                <w:rPr>
                  <w:kern w:val="0"/>
                  <w:sz w:val="18"/>
                  <w:szCs w:val="24"/>
                  <w:lang w:val="en-US" w:eastAsia="en-US" w:bidi="ar-SA"/>
                </w:rPr>
                <w:t>Bank Indonesia e-commerce statistics</w:t>
              </w:r>
            </w:ins>
          </w:p>
        </w:tc>
        <w:tc>
          <w:tcPr>
            <w:tcW w:w="3477" w:type="dxa"/>
            <w:tcBorders/>
          </w:tcPr>
          <w:p>
            <w:pPr>
              <w:pStyle w:val="Compact"/>
              <w:keepNext w:val="true"/>
              <w:widowControl/>
              <w:spacing w:lineRule="exact" w:line="220" w:before="0" w:after="0"/>
              <w:jc w:val="left"/>
              <w:rPr>
                <w:kern w:val="0"/>
                <w:szCs w:val="24"/>
                <w:lang w:val="en-US" w:eastAsia="en-US" w:bidi="ar-SA"/>
                <w:ins w:id="4778" w:author="Changes 24 to 25 Oct" w:date="2026-10-25T16:02:42Z"/>
              </w:rPr>
            </w:pPr>
            <w:ins w:id="4777" w:author="Changes 24 to 25 Oct" w:date="2026-10-25T16:02:42Z">
              <w:r>
                <w:rPr>
                  <w:kern w:val="0"/>
                  <w:sz w:val="18"/>
                  <w:szCs w:val="24"/>
                  <w:lang w:val="en-US" w:eastAsia="en-US" w:bidi="ar-SA"/>
                </w:rPr>
                <w:t>Transactions of large e-commerce firms (Bank Indonesia 2025)</w:t>
              </w:r>
            </w:ins>
          </w:p>
        </w:tc>
        <w:tc>
          <w:tcPr>
            <w:tcW w:w="3149" w:type="dxa"/>
            <w:tcBorders/>
          </w:tcPr>
          <w:p>
            <w:pPr>
              <w:pStyle w:val="Compact"/>
              <w:keepNext w:val="true"/>
              <w:widowControl/>
              <w:spacing w:lineRule="exact" w:line="220" w:before="0" w:after="0"/>
              <w:jc w:val="left"/>
              <w:rPr>
                <w:kern w:val="0"/>
                <w:szCs w:val="24"/>
                <w:lang w:val="en-US" w:eastAsia="en-US" w:bidi="ar-SA"/>
                <w:ins w:id="4780" w:author="Changes 24 to 25 Oct" w:date="2026-10-25T16:02:42Z"/>
              </w:rPr>
            </w:pPr>
            <w:ins w:id="4779" w:author="Changes 24 to 25 Oct" w:date="2026-10-25T16:02:42Z">
              <w:r>
                <w:rPr>
                  <w:kern w:val="0"/>
                  <w:sz w:val="18"/>
                  <w:szCs w:val="24"/>
                  <w:lang w:val="en-US" w:eastAsia="en-US" w:bidi="ar-SA"/>
                </w:rPr>
                <w:t>Data sent to the central bank; the method is not public</w:t>
              </w:r>
            </w:ins>
          </w:p>
        </w:tc>
      </w:tr>
      <w:tr>
        <w:trPr>
          <w:ins w:id="4781"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ins w:id="4783" w:author="Changes 24 to 25 Oct" w:date="2026-10-25T16:02:42Z"/>
              </w:rPr>
            </w:pPr>
            <w:ins w:id="4782" w:author="Changes 24 to 25 Oct" w:date="2026-10-25T16:02:42Z">
              <w:r>
                <w:rPr>
                  <w:kern w:val="0"/>
                  <w:sz w:val="18"/>
                  <w:szCs w:val="24"/>
                  <w:lang w:val="en-US" w:eastAsia="en-US" w:bidi="ar-SA"/>
                </w:rPr>
                <w:t>Industry estimates</w:t>
              </w:r>
            </w:ins>
          </w:p>
        </w:tc>
        <w:tc>
          <w:tcPr>
            <w:tcW w:w="3477" w:type="dxa"/>
            <w:tcBorders/>
          </w:tcPr>
          <w:p>
            <w:pPr>
              <w:pStyle w:val="Compact"/>
              <w:keepNext w:val="true"/>
              <w:widowControl/>
              <w:spacing w:lineRule="exact" w:line="220" w:before="0" w:after="0"/>
              <w:jc w:val="left"/>
              <w:rPr>
                <w:kern w:val="0"/>
                <w:szCs w:val="24"/>
                <w:lang w:val="en-US" w:eastAsia="en-US" w:bidi="ar-SA"/>
                <w:ins w:id="4785" w:author="Changes 24 to 25 Oct" w:date="2026-10-25T16:02:42Z"/>
              </w:rPr>
            </w:pPr>
            <w:ins w:id="4784" w:author="Changes 24 to 25 Oct" w:date="2026-10-25T16:02:42Z">
              <w:r>
                <w:rPr>
                  <w:kern w:val="0"/>
                  <w:sz w:val="18"/>
                  <w:szCs w:val="24"/>
                  <w:lang w:val="en-US" w:eastAsia="en-US" w:bidi="ar-SA"/>
                </w:rPr>
                <w:t>Shopping marketplaces in Indonesia or Southeast Asia, from the research firm Momentum Works (2024), as quoted by Setyowati (2024), and the e-Conomy report (Google, Temasek and Bain 2024)</w:t>
              </w:r>
            </w:ins>
          </w:p>
        </w:tc>
        <w:tc>
          <w:tcPr>
            <w:tcW w:w="3149" w:type="dxa"/>
            <w:tcBorders/>
          </w:tcPr>
          <w:p>
            <w:pPr>
              <w:pStyle w:val="Compact"/>
              <w:keepNext w:val="true"/>
              <w:widowControl/>
              <w:spacing w:lineRule="exact" w:line="220" w:before="0" w:after="0"/>
              <w:jc w:val="left"/>
              <w:rPr>
                <w:kern w:val="0"/>
                <w:szCs w:val="24"/>
                <w:lang w:val="en-US" w:eastAsia="en-US" w:bidi="ar-SA"/>
                <w:ins w:id="4787" w:author="Changes 24 to 25 Oct" w:date="2026-10-25T16:02:42Z"/>
              </w:rPr>
            </w:pPr>
            <w:ins w:id="4786" w:author="Changes 24 to 25 Oct" w:date="2026-10-25T16:02:42Z">
              <w:r>
                <w:rPr>
                  <w:kern w:val="0"/>
                  <w:sz w:val="18"/>
                  <w:szCs w:val="24"/>
                  <w:lang w:val="en-US" w:eastAsia="en-US" w:bidi="ar-SA"/>
                </w:rPr>
                <w:t>Outside estimates</w:t>
              </w:r>
            </w:ins>
          </w:p>
        </w:tc>
      </w:tr>
      <w:tr>
        <w:trPr>
          <w:ins w:id="4788"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ins w:id="4790" w:author="Changes 24 to 25 Oct" w:date="2026-10-25T16:02:42Z"/>
              </w:rPr>
            </w:pPr>
            <w:ins w:id="4789" w:author="Changes 24 to 25 Oct" w:date="2026-10-25T16:02:42Z">
              <w:r>
                <w:rPr>
                  <w:kern w:val="0"/>
                  <w:sz w:val="18"/>
                  <w:szCs w:val="24"/>
                  <w:lang w:val="en-US" w:eastAsia="en-US" w:bidi="ar-SA"/>
                </w:rPr>
                <w:t>Household spending</w:t>
              </w:r>
            </w:ins>
          </w:p>
        </w:tc>
        <w:tc>
          <w:tcPr>
            <w:tcW w:w="3477" w:type="dxa"/>
            <w:tcBorders/>
          </w:tcPr>
          <w:p>
            <w:pPr>
              <w:pStyle w:val="Compact"/>
              <w:keepNext w:val="true"/>
              <w:widowControl/>
              <w:spacing w:lineRule="exact" w:line="220" w:before="0" w:after="0"/>
              <w:jc w:val="left"/>
              <w:rPr>
                <w:kern w:val="0"/>
                <w:szCs w:val="24"/>
                <w:lang w:val="en-US" w:eastAsia="en-US" w:bidi="ar-SA"/>
                <w:ins w:id="4792" w:author="Changes 24 to 25 Oct" w:date="2026-10-25T16:02:42Z"/>
              </w:rPr>
            </w:pPr>
            <w:ins w:id="4791" w:author="Changes 24 to 25 Oct" w:date="2026-10-25T16:02:42Z">
              <w:r>
                <w:rPr>
                  <w:kern w:val="0"/>
                  <w:sz w:val="18"/>
                  <w:szCs w:val="24"/>
                  <w:lang w:val="en-US" w:eastAsia="en-US" w:bidi="ar-SA"/>
                </w:rPr>
                <w:t>All household purchases</w:t>
              </w:r>
            </w:ins>
          </w:p>
        </w:tc>
        <w:tc>
          <w:tcPr>
            <w:tcW w:w="3149" w:type="dxa"/>
            <w:tcBorders/>
          </w:tcPr>
          <w:p>
            <w:pPr>
              <w:pStyle w:val="Compact"/>
              <w:keepNext w:val="true"/>
              <w:widowControl/>
              <w:spacing w:lineRule="exact" w:line="220" w:before="0" w:after="0"/>
              <w:jc w:val="left"/>
              <w:rPr>
                <w:kern w:val="0"/>
                <w:szCs w:val="24"/>
                <w:lang w:val="en-US" w:eastAsia="en-US" w:bidi="ar-SA"/>
                <w:ins w:id="4794" w:author="Changes 24 to 25 Oct" w:date="2026-10-25T16:02:42Z"/>
              </w:rPr>
            </w:pPr>
            <w:ins w:id="4793" w:author="Changes 24 to 25 Oct" w:date="2026-10-25T16:02:42Z">
              <w:r>
                <w:rPr>
                  <w:kern w:val="0"/>
                  <w:sz w:val="18"/>
                  <w:szCs w:val="24"/>
                  <w:lang w:val="en-US" w:eastAsia="en-US" w:bidi="ar-SA"/>
                </w:rPr>
                <w:t>BPS national accounts</w:t>
              </w:r>
            </w:ins>
          </w:p>
        </w:tc>
      </w:tr>
      <w:tr>
        <w:trPr>
          <w:ins w:id="4795" w:author="Changes 24 to 25 Oct" w:date="2026-10-25T16:02:42Z"/>
          <w:cantSplit w:val="true"/>
        </w:trPr>
        <w:tc>
          <w:tcPr>
            <w:tcW w:w="1879" w:type="dxa"/>
            <w:tcBorders/>
          </w:tcPr>
          <w:p>
            <w:pPr>
              <w:pStyle w:val="Compact"/>
              <w:keepNext w:val="true"/>
              <w:widowControl/>
              <w:spacing w:lineRule="exact" w:line="220" w:before="0" w:after="0"/>
              <w:jc w:val="left"/>
              <w:rPr>
                <w:kern w:val="0"/>
                <w:szCs w:val="24"/>
                <w:lang w:val="en-US" w:eastAsia="en-US" w:bidi="ar-SA"/>
                <w:ins w:id="4797" w:author="Changes 24 to 25 Oct" w:date="2026-10-25T16:02:42Z"/>
              </w:rPr>
            </w:pPr>
            <w:ins w:id="4796" w:author="Changes 24 to 25 Oct" w:date="2026-10-25T16:02:42Z">
              <w:r>
                <w:rPr>
                  <w:kern w:val="0"/>
                  <w:sz w:val="18"/>
                  <w:szCs w:val="24"/>
                  <w:lang w:val="en-US" w:eastAsia="en-US" w:bidi="ar-SA"/>
                </w:rPr>
                <w:t>Payment figures</w:t>
              </w:r>
            </w:ins>
          </w:p>
        </w:tc>
        <w:tc>
          <w:tcPr>
            <w:tcW w:w="3477" w:type="dxa"/>
            <w:tcBorders/>
          </w:tcPr>
          <w:p>
            <w:pPr>
              <w:pStyle w:val="Compact"/>
              <w:keepNext w:val="true"/>
              <w:widowControl/>
              <w:spacing w:lineRule="exact" w:line="220" w:before="0" w:after="0"/>
              <w:jc w:val="left"/>
              <w:rPr>
                <w:kern w:val="0"/>
                <w:szCs w:val="24"/>
                <w:lang w:val="en-US" w:eastAsia="en-US" w:bidi="ar-SA"/>
                <w:ins w:id="4799" w:author="Changes 24 to 25 Oct" w:date="2026-10-25T16:02:42Z"/>
              </w:rPr>
            </w:pPr>
            <w:ins w:id="4798" w:author="Changes 24 to 25 Oct" w:date="2026-10-25T16:02:42Z">
              <w:r>
                <w:rPr>
                  <w:kern w:val="0"/>
                  <w:sz w:val="18"/>
                  <w:szCs w:val="24"/>
                  <w:lang w:val="en-US" w:eastAsia="en-US" w:bidi="ar-SA"/>
                </w:rPr>
                <w:t>Payments made through systems such as QRIS, the national QR-code system</w:t>
              </w:r>
            </w:ins>
          </w:p>
        </w:tc>
        <w:tc>
          <w:tcPr>
            <w:tcW w:w="3149" w:type="dxa"/>
            <w:tcBorders/>
          </w:tcPr>
          <w:p>
            <w:pPr>
              <w:pStyle w:val="Compact"/>
              <w:keepNext w:val="true"/>
              <w:widowControl/>
              <w:spacing w:lineRule="exact" w:line="220" w:before="0" w:after="0"/>
              <w:jc w:val="left"/>
              <w:rPr>
                <w:kern w:val="0"/>
                <w:szCs w:val="24"/>
                <w:lang w:val="en-US" w:eastAsia="en-US" w:bidi="ar-SA"/>
                <w:ins w:id="4801" w:author="Changes 24 to 25 Oct" w:date="2026-10-25T16:02:42Z"/>
              </w:rPr>
            </w:pPr>
            <w:ins w:id="4800" w:author="Changes 24 to 25 Oct" w:date="2026-10-25T16:02:42Z">
              <w:r>
                <w:rPr>
                  <w:kern w:val="0"/>
                  <w:sz w:val="18"/>
                  <w:szCs w:val="24"/>
                  <w:lang w:val="en-US" w:eastAsia="en-US" w:bidi="ar-SA"/>
                </w:rPr>
                <w:t>Payment records, in person and online</w:t>
              </w:r>
            </w:ins>
          </w:p>
        </w:tc>
      </w:tr>
      <w:tr>
        <w:trPr>
          <w:ins w:id="4802" w:author="Changes 24 to 25 Oct" w:date="2026-10-25T16:02:42Z"/>
          <w:cantSplit w:val="true"/>
        </w:trPr>
        <w:tc>
          <w:tcPr>
            <w:tcW w:w="1879" w:type="dxa"/>
            <w:tcBorders>
              <w:bottom w:val="single" w:sz="8" w:space="0" w:color="000000"/>
            </w:tcBorders>
          </w:tcPr>
          <w:p>
            <w:pPr>
              <w:pStyle w:val="Compact"/>
              <w:widowControl/>
              <w:spacing w:lineRule="exact" w:line="220" w:before="0" w:after="0"/>
              <w:jc w:val="left"/>
              <w:rPr>
                <w:kern w:val="0"/>
                <w:szCs w:val="24"/>
                <w:lang w:val="en-US" w:eastAsia="en-US" w:bidi="ar-SA"/>
                <w:ins w:id="4804" w:author="Changes 24 to 25 Oct" w:date="2026-10-25T16:02:42Z"/>
              </w:rPr>
            </w:pPr>
            <w:ins w:id="4803" w:author="Changes 24 to 25 Oct" w:date="2026-10-25T16:02:42Z">
              <w:r>
                <w:rPr>
                  <w:kern w:val="0"/>
                  <w:sz w:val="18"/>
                  <w:szCs w:val="24"/>
                  <w:lang w:val="en-US" w:eastAsia="en-US" w:bidi="ar-SA"/>
                </w:rPr>
                <w:t>Adjacent figures</w:t>
              </w:r>
            </w:ins>
          </w:p>
        </w:tc>
        <w:tc>
          <w:tcPr>
            <w:tcW w:w="3477" w:type="dxa"/>
            <w:tcBorders>
              <w:bottom w:val="single" w:sz="8" w:space="0" w:color="000000"/>
            </w:tcBorders>
          </w:tcPr>
          <w:p>
            <w:pPr>
              <w:pStyle w:val="Compact"/>
              <w:widowControl/>
              <w:spacing w:lineRule="exact" w:line="220" w:before="0" w:after="0"/>
              <w:jc w:val="left"/>
              <w:rPr>
                <w:kern w:val="0"/>
                <w:szCs w:val="24"/>
                <w:lang w:val="en-US" w:eastAsia="en-US" w:bidi="ar-SA"/>
                <w:ins w:id="4806" w:author="Changes 24 to 25 Oct" w:date="2026-10-25T16:02:42Z"/>
              </w:rPr>
            </w:pPr>
            <w:ins w:id="4805" w:author="Changes 24 to 25 Oct" w:date="2026-10-25T16:02:42Z">
              <w:r>
                <w:rPr>
                  <w:kern w:val="0"/>
                  <w:sz w:val="18"/>
                  <w:szCs w:val="24"/>
                  <w:lang w:val="en-US" w:eastAsia="en-US" w:bidi="ar-SA"/>
                </w:rPr>
                <w:t>Parcels shipped in Southeast Asia, the value-added tax collected on foreign digital services (Directorate General of Taxes 2025), and the number of merchants a company reports</w:t>
              </w:r>
            </w:ins>
          </w:p>
        </w:tc>
        <w:tc>
          <w:tcPr>
            <w:tcW w:w="3149" w:type="dxa"/>
            <w:tcBorders>
              <w:bottom w:val="single" w:sz="8" w:space="0" w:color="000000"/>
            </w:tcBorders>
          </w:tcPr>
          <w:p>
            <w:pPr>
              <w:pStyle w:val="Compact"/>
              <w:widowControl/>
              <w:spacing w:lineRule="exact" w:line="220" w:before="0" w:after="0"/>
              <w:jc w:val="left"/>
              <w:rPr>
                <w:kern w:val="0"/>
                <w:szCs w:val="24"/>
                <w:lang w:val="en-US" w:eastAsia="en-US" w:bidi="ar-SA"/>
                <w:ins w:id="4808" w:author="Changes 24 to 25 Oct" w:date="2026-10-25T16:02:42Z"/>
              </w:rPr>
            </w:pPr>
            <w:ins w:id="4807" w:author="Changes 24 to 25 Oct" w:date="2026-10-25T16:02:42Z">
              <w:r>
                <w:rPr>
                  <w:kern w:val="0"/>
                  <w:sz w:val="18"/>
                  <w:szCs w:val="24"/>
                  <w:lang w:val="en-US" w:eastAsia="en-US" w:bidi="ar-SA"/>
                </w:rPr>
                <w:t>Used as context only, since none measures Indonesian e-commerce</w:t>
              </w:r>
            </w:ins>
            <w:bookmarkStart w:id="104" w:name="appendix-a.-definition-of-variables"/>
            <w:bookmarkEnd w:id="104"/>
          </w:p>
        </w:tc>
      </w:tr>
    </w:tbl>
    <w:p>
      <w:pPr>
        <w:pStyle w:val="Heading2"/>
        <w:rPr>
          <w:ins w:id="4810" w:author="Changes 24 to 25 Oct" w:date="2026-10-25T16:02:42Z"/>
        </w:rPr>
      </w:pPr>
      <w:ins w:id="4809" w:author="Changes 24 to 25 Oct" w:date="2026-10-25T16:02:42Z">
        <w:r>
          <w:rPr/>
          <w:t>Appendix B. Platforms, windows and the wedge by year</w:t>
        </w:r>
      </w:ins>
    </w:p>
    <w:p>
      <w:pPr>
        <w:pStyle w:val="Heading3"/>
        <w:rPr>
          <w:ins w:id="4812" w:author="Changes 24 to 25 Oct" w:date="2026-10-25T16:02:42Z"/>
        </w:rPr>
      </w:pPr>
      <w:ins w:id="4811" w:author="Changes 24 to 25 Oct" w:date="2026-10-25T16:02:42Z">
        <w:bookmarkStart w:id="105" w:name="b.1-the-foreign-group-27-platforms"/>
        <w:r>
          <w:rPr/>
          <w:t>B.1 The foreign group (27 platforms)</w:t>
        </w:r>
      </w:ins>
    </w:p>
    <w:p>
      <w:pPr>
        <w:pStyle w:val="FirstParagraph"/>
        <w:jc w:val="left"/>
        <w:rPr>
          <w:ins w:id="4818" w:author="Changes 24 to 25 Oct" w:date="2026-10-25T16:02:42Z"/>
        </w:rPr>
      </w:pPr>
      <w:ins w:id="4813" w:author="Changes 24 to 25 Oct" w:date="2026-10-25T16:02:42Z">
        <w:r>
          <w:rP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C). The median is the platform’s median size of yearly change in log take rate. Source: </w:t>
        </w:r>
      </w:ins>
      <w:ins w:id="4814" w:author="Changes 24 to 25 Oct" w:date="2026-10-25T16:02:42Z">
        <w:r>
          <w:rPr>
            <w:rStyle w:val="VerbatimChar"/>
          </w:rPr>
          <w:t>tables/spinoff_panel.csv</w:t>
        </w:r>
      </w:ins>
      <w:ins w:id="4815" w:author="Changes 24 to 25 Oct" w:date="2026-10-25T16:02:42Z">
        <w:r>
          <w:rPr/>
          <w:t xml:space="preserve">, </w:t>
        </w:r>
      </w:ins>
      <w:ins w:id="4816" w:author="Changes 24 to 25 Oct" w:date="2026-10-25T16:02:42Z">
        <w:r>
          <w:rPr>
            <w:rStyle w:val="VerbatimChar"/>
          </w:rPr>
          <w:t>tables/transitions_master.csv</w:t>
        </w:r>
      </w:ins>
      <w:ins w:id="4817" w:author="Changes 24 to 25 Oct" w:date="2026-10-25T16:02:42Z">
        <w:r>
          <w:rPr/>
          <w:t>.</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620"/>
        <w:gridCol w:w="2025"/>
        <w:gridCol w:w="890"/>
        <w:gridCol w:w="3969"/>
      </w:tblGrid>
      <w:tr>
        <w:trPr>
          <w:tblHeader w:val="true"/>
          <w:ins w:id="4819" w:author="Changes 24 to 25 Oct" w:date="2026-10-25T16:02:42Z"/>
          <w:cantSplit w:val="true"/>
        </w:trPr>
        <w:tc>
          <w:tcPr>
            <w:tcW w:w="16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821" w:author="Changes 24 to 25 Oct" w:date="2026-10-25T16:02:42Z"/>
              </w:rPr>
            </w:pPr>
            <w:ins w:id="4820" w:author="Changes 24 to 25 Oct" w:date="2026-10-25T16:02:42Z">
              <w:r>
                <w:rPr>
                  <w:b/>
                  <w:kern w:val="0"/>
                  <w:sz w:val="18"/>
                  <w:szCs w:val="24"/>
                  <w:lang w:val="en-US" w:eastAsia="en-US" w:bidi="ar-SA"/>
                </w:rPr>
                <w:t>Platform</w:t>
              </w:r>
            </w:ins>
          </w:p>
        </w:tc>
        <w:tc>
          <w:tcPr>
            <w:tcW w:w="202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823" w:author="Changes 24 to 25 Oct" w:date="2026-10-25T16:02:42Z"/>
              </w:rPr>
            </w:pPr>
            <w:ins w:id="4822" w:author="Changes 24 to 25 Oct" w:date="2026-10-25T16:02:42Z">
              <w:r>
                <w:rPr>
                  <w:b/>
                  <w:kern w:val="0"/>
                  <w:sz w:val="18"/>
                  <w:szCs w:val="24"/>
                  <w:lang w:val="en-US" w:eastAsia="en-US" w:bidi="ar-SA"/>
                </w:rPr>
                <w:t>Chosen first or added</w:t>
              </w:r>
            </w:ins>
          </w:p>
        </w:tc>
        <w:tc>
          <w:tcPr>
            <w:tcW w:w="89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825" w:author="Changes 24 to 25 Oct" w:date="2026-10-25T16:02:42Z"/>
              </w:rPr>
            </w:pPr>
            <w:ins w:id="4824" w:author="Changes 24 to 25 Oct" w:date="2026-10-25T16:02:42Z">
              <w:r>
                <w:rPr>
                  <w:b/>
                  <w:kern w:val="0"/>
                  <w:sz w:val="18"/>
                  <w:szCs w:val="24"/>
                  <w:lang w:val="en-US" w:eastAsia="en-US" w:bidi="ar-SA"/>
                </w:rPr>
                <w:t>Pairs</w:t>
              </w:r>
            </w:ins>
          </w:p>
        </w:tc>
        <w:tc>
          <w:tcPr>
            <w:tcW w:w="396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4827" w:author="Changes 24 to 25 Oct" w:date="2026-10-25T16:02:42Z"/>
              </w:rPr>
            </w:pPr>
            <w:ins w:id="4826" w:author="Changes 24 to 25 Oct" w:date="2026-10-25T16:02:42Z">
              <w:r>
                <w:rPr>
                  <w:b/>
                  <w:kern w:val="0"/>
                  <w:sz w:val="18"/>
                  <w:szCs w:val="24"/>
                  <w:lang w:val="en-US" w:eastAsia="en-US" w:bidi="ar-SA"/>
                </w:rPr>
                <w:t>Median size of yearly change in log take rate</w:t>
              </w:r>
            </w:ins>
          </w:p>
        </w:tc>
      </w:tr>
      <w:tr>
        <w:trPr>
          <w:ins w:id="4828" w:author="Changes 24 to 25 Oct" w:date="2026-10-25T16:02:42Z"/>
          <w:cantSplit w:val="true"/>
        </w:trPr>
        <w:tc>
          <w:tcPr>
            <w:tcW w:w="1620" w:type="dxa"/>
            <w:tcBorders/>
          </w:tcPr>
          <w:p>
            <w:pPr>
              <w:pStyle w:val="Compact"/>
              <w:keepNext w:val="true"/>
              <w:widowControl/>
              <w:spacing w:lineRule="exact" w:line="220" w:before="0" w:after="0"/>
              <w:jc w:val="left"/>
              <w:rPr>
                <w:kern w:val="0"/>
                <w:szCs w:val="24"/>
                <w:lang w:val="en-US" w:eastAsia="en-US" w:bidi="ar-SA"/>
                <w:ins w:id="4830" w:author="Changes 24 to 25 Oct" w:date="2026-10-25T16:02:42Z"/>
              </w:rPr>
            </w:pPr>
            <w:ins w:id="4829" w:author="Changes 24 to 25 Oct" w:date="2026-10-25T16:02:42Z">
              <w:r>
                <w:rPr>
                  <w:kern w:val="0"/>
                  <w:sz w:val="18"/>
                  <w:szCs w:val="24"/>
                  <w:lang w:val="en-US" w:eastAsia="en-US" w:bidi="ar-SA"/>
                </w:rPr>
                <w:t>ACV Auctions</w:t>
              </w:r>
            </w:ins>
          </w:p>
        </w:tc>
        <w:tc>
          <w:tcPr>
            <w:tcW w:w="2025" w:type="dxa"/>
            <w:tcBorders/>
          </w:tcPr>
          <w:p>
            <w:pPr>
              <w:pStyle w:val="Compact"/>
              <w:keepNext w:val="true"/>
              <w:widowControl/>
              <w:spacing w:lineRule="exact" w:line="220" w:before="0" w:after="0"/>
              <w:jc w:val="left"/>
              <w:rPr>
                <w:kern w:val="0"/>
                <w:szCs w:val="24"/>
                <w:lang w:val="en-US" w:eastAsia="en-US" w:bidi="ar-SA"/>
                <w:ins w:id="4832" w:author="Changes 24 to 25 Oct" w:date="2026-10-25T16:02:42Z"/>
              </w:rPr>
            </w:pPr>
            <w:ins w:id="4831" w:author="Changes 24 to 25 Oct" w:date="2026-10-25T16:02:42Z">
              <w:r>
                <w:rPr>
                  <w:kern w:val="0"/>
                  <w:sz w:val="18"/>
                  <w:szCs w:val="24"/>
                  <w:lang w:val="en-US" w:eastAsia="en-US" w:bidi="ar-SA"/>
                </w:rPr>
                <w:t>Added</w:t>
              </w:r>
            </w:ins>
          </w:p>
        </w:tc>
        <w:tc>
          <w:tcPr>
            <w:tcW w:w="890" w:type="dxa"/>
            <w:tcBorders/>
          </w:tcPr>
          <w:p>
            <w:pPr>
              <w:pStyle w:val="Compact"/>
              <w:keepNext w:val="true"/>
              <w:widowControl/>
              <w:spacing w:lineRule="exact" w:line="220" w:before="0" w:after="0"/>
              <w:jc w:val="left"/>
              <w:rPr>
                <w:kern w:val="0"/>
                <w:szCs w:val="24"/>
                <w:lang w:val="en-US" w:eastAsia="en-US" w:bidi="ar-SA"/>
                <w:ins w:id="4834" w:author="Changes 24 to 25 Oct" w:date="2026-10-25T16:02:42Z"/>
              </w:rPr>
            </w:pPr>
            <w:ins w:id="4833" w:author="Changes 24 to 25 Oct" w:date="2026-10-25T16:02:42Z">
              <w:r>
                <w:rPr>
                  <w:kern w:val="0"/>
                  <w:sz w:val="18"/>
                  <w:szCs w:val="24"/>
                  <w:lang w:val="en-US" w:eastAsia="en-US" w:bidi="ar-SA"/>
                </w:rPr>
                <w:t>5</w:t>
              </w:r>
            </w:ins>
          </w:p>
        </w:tc>
        <w:tc>
          <w:tcPr>
            <w:tcW w:w="3969" w:type="dxa"/>
            <w:tcBorders/>
          </w:tcPr>
          <w:p>
            <w:pPr>
              <w:pStyle w:val="Compact"/>
              <w:keepNext w:val="true"/>
              <w:widowControl/>
              <w:spacing w:lineRule="exact" w:line="220" w:before="0" w:after="0"/>
              <w:jc w:val="left"/>
              <w:rPr>
                <w:kern w:val="0"/>
                <w:szCs w:val="24"/>
                <w:lang w:val="en-US" w:eastAsia="en-US" w:bidi="ar-SA"/>
                <w:ins w:id="4836" w:author="Changes 24 to 25 Oct" w:date="2026-10-25T16:02:42Z"/>
              </w:rPr>
            </w:pPr>
            <w:ins w:id="4835" w:author="Changes 24 to 25 Oct" w:date="2026-10-25T16:02:42Z">
              <w:r>
                <w:rPr>
                  <w:kern w:val="0"/>
                  <w:sz w:val="18"/>
                  <w:szCs w:val="24"/>
                  <w:lang w:val="en-US" w:eastAsia="en-US" w:bidi="ar-SA"/>
                </w:rPr>
                <w:t>0.15</w:t>
              </w:r>
            </w:ins>
          </w:p>
        </w:tc>
      </w:tr>
      <w:tr>
        <w:trPr>
          <w:ins w:id="4837" w:author="Changes 24 to 25 Oct" w:date="2026-10-25T16:02:42Z"/>
          <w:cantSplit w:val="true"/>
        </w:trPr>
        <w:tc>
          <w:tcPr>
            <w:tcW w:w="1620" w:type="dxa"/>
            <w:tcBorders/>
          </w:tcPr>
          <w:p>
            <w:pPr>
              <w:pStyle w:val="Compact"/>
              <w:keepNext w:val="true"/>
              <w:widowControl/>
              <w:spacing w:lineRule="exact" w:line="220" w:before="0" w:after="0"/>
              <w:jc w:val="left"/>
              <w:rPr>
                <w:kern w:val="0"/>
                <w:szCs w:val="24"/>
                <w:lang w:val="en-US" w:eastAsia="en-US" w:bidi="ar-SA"/>
                <w:ins w:id="4839" w:author="Changes 24 to 25 Oct" w:date="2026-10-25T16:02:42Z"/>
              </w:rPr>
            </w:pPr>
            <w:ins w:id="4838" w:author="Changes 24 to 25 Oct" w:date="2026-10-25T16:02:42Z">
              <w:r>
                <w:rPr>
                  <w:kern w:val="0"/>
                  <w:sz w:val="18"/>
                  <w:szCs w:val="24"/>
                  <w:lang w:val="en-US" w:eastAsia="en-US" w:bidi="ar-SA"/>
                </w:rPr>
                <w:t>Waitr</w:t>
              </w:r>
            </w:ins>
          </w:p>
        </w:tc>
        <w:tc>
          <w:tcPr>
            <w:tcW w:w="2025" w:type="dxa"/>
            <w:tcBorders/>
          </w:tcPr>
          <w:p>
            <w:pPr>
              <w:pStyle w:val="Compact"/>
              <w:keepNext w:val="true"/>
              <w:widowControl/>
              <w:spacing w:lineRule="exact" w:line="220" w:before="0" w:after="0"/>
              <w:jc w:val="left"/>
              <w:rPr>
                <w:kern w:val="0"/>
                <w:szCs w:val="24"/>
                <w:lang w:val="en-US" w:eastAsia="en-US" w:bidi="ar-SA"/>
                <w:ins w:id="4841" w:author="Changes 24 to 25 Oct" w:date="2026-10-25T16:02:42Z"/>
              </w:rPr>
            </w:pPr>
            <w:ins w:id="4840" w:author="Changes 24 to 25 Oct" w:date="2026-10-25T16:02:42Z">
              <w:r>
                <w:rPr>
                  <w:kern w:val="0"/>
                  <w:sz w:val="18"/>
                  <w:szCs w:val="24"/>
                  <w:lang w:val="en-US" w:eastAsia="en-US" w:bidi="ar-SA"/>
                </w:rPr>
                <w:t>Added</w:t>
              </w:r>
            </w:ins>
          </w:p>
        </w:tc>
        <w:tc>
          <w:tcPr>
            <w:tcW w:w="890" w:type="dxa"/>
            <w:tcBorders/>
          </w:tcPr>
          <w:p>
            <w:pPr>
              <w:pStyle w:val="Compact"/>
              <w:keepNext w:val="true"/>
              <w:widowControl/>
              <w:spacing w:lineRule="exact" w:line="220" w:before="0" w:after="0"/>
              <w:jc w:val="left"/>
              <w:rPr>
                <w:kern w:val="0"/>
                <w:szCs w:val="24"/>
                <w:lang w:val="en-US" w:eastAsia="en-US" w:bidi="ar-SA"/>
                <w:ins w:id="4843" w:author="Changes 24 to 25 Oct" w:date="2026-10-25T16:02:42Z"/>
              </w:rPr>
            </w:pPr>
            <w:ins w:id="4842" w:author="Changes 24 to 25 Oct" w:date="2026-10-25T16:02:42Z">
              <w:r>
                <w:rPr>
                  <w:kern w:val="0"/>
                  <w:sz w:val="18"/>
                  <w:szCs w:val="24"/>
                  <w:lang w:val="en-US" w:eastAsia="en-US" w:bidi="ar-SA"/>
                </w:rPr>
                <w:t>6</w:t>
              </w:r>
            </w:ins>
          </w:p>
        </w:tc>
        <w:tc>
          <w:tcPr>
            <w:tcW w:w="3969" w:type="dxa"/>
            <w:tcBorders/>
          </w:tcPr>
          <w:p>
            <w:pPr>
              <w:pStyle w:val="Compact"/>
              <w:keepNext w:val="true"/>
              <w:widowControl/>
              <w:spacing w:lineRule="exact" w:line="220" w:before="0" w:after="0"/>
              <w:jc w:val="left"/>
              <w:rPr>
                <w:kern w:val="0"/>
                <w:szCs w:val="24"/>
                <w:lang w:val="en-US" w:eastAsia="en-US" w:bidi="ar-SA"/>
                <w:ins w:id="4845" w:author="Changes 24 to 25 Oct" w:date="2026-10-25T16:02:42Z"/>
              </w:rPr>
            </w:pPr>
            <w:ins w:id="4844" w:author="Changes 24 to 25 Oct" w:date="2026-10-25T16:02:42Z">
              <w:r>
                <w:rPr>
                  <w:kern w:val="0"/>
                  <w:sz w:val="18"/>
                  <w:szCs w:val="24"/>
                  <w:lang w:val="en-US" w:eastAsia="en-US" w:bidi="ar-SA"/>
                </w:rPr>
                <w:t>0.10</w:t>
              </w:r>
            </w:ins>
          </w:p>
        </w:tc>
      </w:tr>
      <w:tr>
        <w:trPr>
          <w:ins w:id="4846"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848" w:author="Changes 24 to 25 Oct" w:date="2026-10-25T16:02:42Z"/>
              </w:rPr>
            </w:pPr>
            <w:ins w:id="4847" w:author="Changes 24 to 25 Oct" w:date="2026-10-25T16:02:42Z">
              <w:r>
                <w:rPr>
                  <w:kern w:val="0"/>
                  <w:sz w:val="18"/>
                  <w:szCs w:val="24"/>
                  <w:lang w:val="en-US" w:eastAsia="en-US" w:bidi="ar-SA"/>
                </w:rPr>
                <w:t>Alibaba</w:t>
              </w:r>
            </w:ins>
          </w:p>
        </w:tc>
        <w:tc>
          <w:tcPr>
            <w:tcW w:w="2025" w:type="dxa"/>
            <w:tcBorders/>
          </w:tcPr>
          <w:p>
            <w:pPr>
              <w:pStyle w:val="Compact"/>
              <w:widowControl/>
              <w:spacing w:lineRule="exact" w:line="220" w:before="0" w:after="0"/>
              <w:jc w:val="left"/>
              <w:rPr>
                <w:kern w:val="0"/>
                <w:szCs w:val="24"/>
                <w:lang w:val="en-US" w:eastAsia="en-US" w:bidi="ar-SA"/>
                <w:ins w:id="4850" w:author="Changes 24 to 25 Oct" w:date="2026-10-25T16:02:42Z"/>
              </w:rPr>
            </w:pPr>
            <w:ins w:id="4849"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852" w:author="Changes 24 to 25 Oct" w:date="2026-10-25T16:02:42Z"/>
              </w:rPr>
            </w:pPr>
            <w:ins w:id="4851" w:author="Changes 24 to 25 Oct" w:date="2026-10-25T16:02:42Z">
              <w:r>
                <w:rPr>
                  <w:kern w:val="0"/>
                  <w:sz w:val="18"/>
                  <w:szCs w:val="24"/>
                  <w:lang w:val="en-US" w:eastAsia="en-US" w:bidi="ar-SA"/>
                </w:rPr>
                <w:t>7</w:t>
              </w:r>
            </w:ins>
          </w:p>
        </w:tc>
        <w:tc>
          <w:tcPr>
            <w:tcW w:w="3969" w:type="dxa"/>
            <w:tcBorders/>
          </w:tcPr>
          <w:p>
            <w:pPr>
              <w:pStyle w:val="Compact"/>
              <w:widowControl/>
              <w:spacing w:lineRule="exact" w:line="220" w:before="0" w:after="0"/>
              <w:jc w:val="left"/>
              <w:rPr>
                <w:kern w:val="0"/>
                <w:szCs w:val="24"/>
                <w:lang w:val="en-US" w:eastAsia="en-US" w:bidi="ar-SA"/>
                <w:ins w:id="4854" w:author="Changes 24 to 25 Oct" w:date="2026-10-25T16:02:42Z"/>
              </w:rPr>
            </w:pPr>
            <w:ins w:id="4853" w:author="Changes 24 to 25 Oct" w:date="2026-10-25T16:02:42Z">
              <w:r>
                <w:rPr>
                  <w:kern w:val="0"/>
                  <w:sz w:val="18"/>
                  <w:szCs w:val="24"/>
                  <w:lang w:val="en-US" w:eastAsia="en-US" w:bidi="ar-SA"/>
                </w:rPr>
                <w:t>0.21</w:t>
              </w:r>
            </w:ins>
          </w:p>
        </w:tc>
      </w:tr>
      <w:tr>
        <w:trPr>
          <w:ins w:id="4855"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857" w:author="Changes 24 to 25 Oct" w:date="2026-10-25T16:02:42Z"/>
              </w:rPr>
            </w:pPr>
            <w:ins w:id="4856" w:author="Changes 24 to 25 Oct" w:date="2026-10-25T16:02:42Z">
              <w:r>
                <w:rPr>
                  <w:kern w:val="0"/>
                  <w:sz w:val="18"/>
                  <w:szCs w:val="24"/>
                  <w:lang w:val="en-US" w:eastAsia="en-US" w:bidi="ar-SA"/>
                </w:rPr>
                <w:t>Despegar</w:t>
              </w:r>
            </w:ins>
          </w:p>
        </w:tc>
        <w:tc>
          <w:tcPr>
            <w:tcW w:w="2025" w:type="dxa"/>
            <w:tcBorders/>
          </w:tcPr>
          <w:p>
            <w:pPr>
              <w:pStyle w:val="Compact"/>
              <w:widowControl/>
              <w:spacing w:lineRule="exact" w:line="220" w:before="0" w:after="0"/>
              <w:jc w:val="left"/>
              <w:rPr>
                <w:kern w:val="0"/>
                <w:szCs w:val="24"/>
                <w:lang w:val="en-US" w:eastAsia="en-US" w:bidi="ar-SA"/>
                <w:ins w:id="4859" w:author="Changes 24 to 25 Oct" w:date="2026-10-25T16:02:42Z"/>
              </w:rPr>
            </w:pPr>
            <w:ins w:id="4858"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861" w:author="Changes 24 to 25 Oct" w:date="2026-10-25T16:02:42Z"/>
              </w:rPr>
            </w:pPr>
            <w:ins w:id="4860" w:author="Changes 24 to 25 Oct" w:date="2026-10-25T16:02:42Z">
              <w:r>
                <w:rPr>
                  <w:kern w:val="0"/>
                  <w:sz w:val="18"/>
                  <w:szCs w:val="24"/>
                  <w:lang w:val="en-US" w:eastAsia="en-US" w:bidi="ar-SA"/>
                </w:rPr>
                <w:t>9</w:t>
              </w:r>
            </w:ins>
          </w:p>
        </w:tc>
        <w:tc>
          <w:tcPr>
            <w:tcW w:w="3969" w:type="dxa"/>
            <w:tcBorders/>
          </w:tcPr>
          <w:p>
            <w:pPr>
              <w:pStyle w:val="Compact"/>
              <w:widowControl/>
              <w:spacing w:lineRule="exact" w:line="220" w:before="0" w:after="0"/>
              <w:jc w:val="left"/>
              <w:rPr>
                <w:kern w:val="0"/>
                <w:szCs w:val="24"/>
                <w:lang w:val="en-US" w:eastAsia="en-US" w:bidi="ar-SA"/>
                <w:ins w:id="4863" w:author="Changes 24 to 25 Oct" w:date="2026-10-25T16:02:42Z"/>
              </w:rPr>
            </w:pPr>
            <w:ins w:id="4862" w:author="Changes 24 to 25 Oct" w:date="2026-10-25T16:02:42Z">
              <w:r>
                <w:rPr>
                  <w:kern w:val="0"/>
                  <w:sz w:val="18"/>
                  <w:szCs w:val="24"/>
                  <w:lang w:val="en-US" w:eastAsia="en-US" w:bidi="ar-SA"/>
                </w:rPr>
                <w:t>0.07</w:t>
              </w:r>
            </w:ins>
          </w:p>
        </w:tc>
      </w:tr>
      <w:tr>
        <w:trPr>
          <w:ins w:id="4864"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866" w:author="Changes 24 to 25 Oct" w:date="2026-10-25T16:02:42Z"/>
              </w:rPr>
            </w:pPr>
            <w:ins w:id="4865" w:author="Changes 24 to 25 Oct" w:date="2026-10-25T16:02:42Z">
              <w:r>
                <w:rPr>
                  <w:kern w:val="0"/>
                  <w:sz w:val="18"/>
                  <w:szCs w:val="24"/>
                  <w:lang w:val="en-US" w:eastAsia="en-US" w:bidi="ar-SA"/>
                </w:rPr>
                <w:t>1stDibs</w:t>
              </w:r>
            </w:ins>
          </w:p>
        </w:tc>
        <w:tc>
          <w:tcPr>
            <w:tcW w:w="2025" w:type="dxa"/>
            <w:tcBorders/>
          </w:tcPr>
          <w:p>
            <w:pPr>
              <w:pStyle w:val="Compact"/>
              <w:widowControl/>
              <w:spacing w:lineRule="exact" w:line="220" w:before="0" w:after="0"/>
              <w:jc w:val="left"/>
              <w:rPr>
                <w:kern w:val="0"/>
                <w:szCs w:val="24"/>
                <w:lang w:val="en-US" w:eastAsia="en-US" w:bidi="ar-SA"/>
                <w:ins w:id="4868" w:author="Changes 24 to 25 Oct" w:date="2026-10-25T16:02:42Z"/>
              </w:rPr>
            </w:pPr>
            <w:ins w:id="4867"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870" w:author="Changes 24 to 25 Oct" w:date="2026-10-25T16:02:42Z"/>
              </w:rPr>
            </w:pPr>
            <w:ins w:id="4869" w:author="Changes 24 to 25 Oct" w:date="2026-10-25T16:02:42Z">
              <w:r>
                <w:rPr>
                  <w:kern w:val="0"/>
                  <w:sz w:val="18"/>
                  <w:szCs w:val="24"/>
                  <w:lang w:val="en-US" w:eastAsia="en-US" w:bidi="ar-SA"/>
                </w:rPr>
                <w:t>6</w:t>
              </w:r>
            </w:ins>
          </w:p>
        </w:tc>
        <w:tc>
          <w:tcPr>
            <w:tcW w:w="3969" w:type="dxa"/>
            <w:tcBorders/>
          </w:tcPr>
          <w:p>
            <w:pPr>
              <w:pStyle w:val="Compact"/>
              <w:widowControl/>
              <w:spacing w:lineRule="exact" w:line="220" w:before="0" w:after="0"/>
              <w:jc w:val="left"/>
              <w:rPr>
                <w:kern w:val="0"/>
                <w:szCs w:val="24"/>
                <w:lang w:val="en-US" w:eastAsia="en-US" w:bidi="ar-SA"/>
                <w:ins w:id="4872" w:author="Changes 24 to 25 Oct" w:date="2026-10-25T16:02:42Z"/>
              </w:rPr>
            </w:pPr>
            <w:ins w:id="4871" w:author="Changes 24 to 25 Oct" w:date="2026-10-25T16:02:42Z">
              <w:r>
                <w:rPr>
                  <w:kern w:val="0"/>
                  <w:sz w:val="18"/>
                  <w:szCs w:val="24"/>
                  <w:lang w:val="en-US" w:eastAsia="en-US" w:bidi="ar-SA"/>
                </w:rPr>
                <w:t>0.03</w:t>
              </w:r>
            </w:ins>
          </w:p>
        </w:tc>
      </w:tr>
      <w:tr>
        <w:trPr>
          <w:ins w:id="4873"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875" w:author="Changes 24 to 25 Oct" w:date="2026-10-25T16:02:42Z"/>
              </w:rPr>
            </w:pPr>
            <w:ins w:id="4874" w:author="Changes 24 to 25 Oct" w:date="2026-10-25T16:02:42Z">
              <w:r>
                <w:rPr>
                  <w:kern w:val="0"/>
                  <w:sz w:val="18"/>
                  <w:szCs w:val="24"/>
                  <w:lang w:val="en-US" w:eastAsia="en-US" w:bidi="ar-SA"/>
                </w:rPr>
                <w:t>Expedia</w:t>
              </w:r>
            </w:ins>
          </w:p>
        </w:tc>
        <w:tc>
          <w:tcPr>
            <w:tcW w:w="2025" w:type="dxa"/>
            <w:tcBorders/>
          </w:tcPr>
          <w:p>
            <w:pPr>
              <w:pStyle w:val="Compact"/>
              <w:widowControl/>
              <w:spacing w:lineRule="exact" w:line="220" w:before="0" w:after="0"/>
              <w:jc w:val="left"/>
              <w:rPr>
                <w:kern w:val="0"/>
                <w:szCs w:val="24"/>
                <w:lang w:val="en-US" w:eastAsia="en-US" w:bidi="ar-SA"/>
                <w:ins w:id="4877" w:author="Changes 24 to 25 Oct" w:date="2026-10-25T16:02:42Z"/>
              </w:rPr>
            </w:pPr>
            <w:ins w:id="4876"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879" w:author="Changes 24 to 25 Oct" w:date="2026-10-25T16:02:42Z"/>
              </w:rPr>
            </w:pPr>
            <w:ins w:id="4878" w:author="Changes 24 to 25 Oct" w:date="2026-10-25T16:02:42Z">
              <w:r>
                <w:rPr>
                  <w:kern w:val="0"/>
                  <w:sz w:val="18"/>
                  <w:szCs w:val="24"/>
                  <w:lang w:val="en-US" w:eastAsia="en-US" w:bidi="ar-SA"/>
                </w:rPr>
                <w:t>11</w:t>
              </w:r>
            </w:ins>
          </w:p>
        </w:tc>
        <w:tc>
          <w:tcPr>
            <w:tcW w:w="3969" w:type="dxa"/>
            <w:tcBorders/>
          </w:tcPr>
          <w:p>
            <w:pPr>
              <w:pStyle w:val="Compact"/>
              <w:widowControl/>
              <w:spacing w:lineRule="exact" w:line="220" w:before="0" w:after="0"/>
              <w:jc w:val="left"/>
              <w:rPr>
                <w:kern w:val="0"/>
                <w:szCs w:val="24"/>
                <w:lang w:val="en-US" w:eastAsia="en-US" w:bidi="ar-SA"/>
                <w:ins w:id="4881" w:author="Changes 24 to 25 Oct" w:date="2026-10-25T16:02:42Z"/>
              </w:rPr>
            </w:pPr>
            <w:ins w:id="4880" w:author="Changes 24 to 25 Oct" w:date="2026-10-25T16:02:42Z">
              <w:r>
                <w:rPr>
                  <w:kern w:val="0"/>
                  <w:sz w:val="18"/>
                  <w:szCs w:val="24"/>
                  <w:lang w:val="en-US" w:eastAsia="en-US" w:bidi="ar-SA"/>
                </w:rPr>
                <w:t>0.03</w:t>
              </w:r>
            </w:ins>
          </w:p>
        </w:tc>
      </w:tr>
      <w:tr>
        <w:trPr>
          <w:ins w:id="4882"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884" w:author="Changes 24 to 25 Oct" w:date="2026-10-25T16:02:42Z"/>
              </w:rPr>
            </w:pPr>
            <w:ins w:id="4883" w:author="Changes 24 to 25 Oct" w:date="2026-10-25T16:02:42Z">
              <w:r>
                <w:rPr>
                  <w:kern w:val="0"/>
                  <w:sz w:val="18"/>
                  <w:szCs w:val="24"/>
                  <w:lang w:val="en-US" w:eastAsia="en-US" w:bidi="ar-SA"/>
                </w:rPr>
                <w:t>Fiverr</w:t>
              </w:r>
            </w:ins>
          </w:p>
        </w:tc>
        <w:tc>
          <w:tcPr>
            <w:tcW w:w="2025" w:type="dxa"/>
            <w:tcBorders/>
          </w:tcPr>
          <w:p>
            <w:pPr>
              <w:pStyle w:val="Compact"/>
              <w:widowControl/>
              <w:spacing w:lineRule="exact" w:line="220" w:before="0" w:after="0"/>
              <w:jc w:val="left"/>
              <w:rPr>
                <w:kern w:val="0"/>
                <w:szCs w:val="24"/>
                <w:lang w:val="en-US" w:eastAsia="en-US" w:bidi="ar-SA"/>
                <w:ins w:id="4886" w:author="Changes 24 to 25 Oct" w:date="2026-10-25T16:02:42Z"/>
              </w:rPr>
            </w:pPr>
            <w:ins w:id="4885"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888" w:author="Changes 24 to 25 Oct" w:date="2026-10-25T16:02:42Z"/>
              </w:rPr>
            </w:pPr>
            <w:ins w:id="4887" w:author="Changes 24 to 25 Oct" w:date="2026-10-25T16:02:42Z">
              <w:r>
                <w:rPr>
                  <w:kern w:val="0"/>
                  <w:sz w:val="18"/>
                  <w:szCs w:val="24"/>
                  <w:lang w:val="en-US" w:eastAsia="en-US" w:bidi="ar-SA"/>
                </w:rPr>
                <w:t>7</w:t>
              </w:r>
            </w:ins>
          </w:p>
        </w:tc>
        <w:tc>
          <w:tcPr>
            <w:tcW w:w="3969" w:type="dxa"/>
            <w:tcBorders/>
          </w:tcPr>
          <w:p>
            <w:pPr>
              <w:pStyle w:val="Compact"/>
              <w:widowControl/>
              <w:spacing w:lineRule="exact" w:line="220" w:before="0" w:after="0"/>
              <w:jc w:val="left"/>
              <w:rPr>
                <w:kern w:val="0"/>
                <w:szCs w:val="24"/>
                <w:lang w:val="en-US" w:eastAsia="en-US" w:bidi="ar-SA"/>
                <w:ins w:id="4890" w:author="Changes 24 to 25 Oct" w:date="2026-10-25T16:02:42Z"/>
              </w:rPr>
            </w:pPr>
            <w:ins w:id="4889" w:author="Changes 24 to 25 Oct" w:date="2026-10-25T16:02:42Z">
              <w:r>
                <w:rPr>
                  <w:kern w:val="0"/>
                  <w:sz w:val="18"/>
                  <w:szCs w:val="24"/>
                  <w:lang w:val="en-US" w:eastAsia="en-US" w:bidi="ar-SA"/>
                </w:rPr>
                <w:t>0.05</w:t>
              </w:r>
            </w:ins>
          </w:p>
        </w:tc>
      </w:tr>
      <w:tr>
        <w:trPr>
          <w:ins w:id="4891"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893" w:author="Changes 24 to 25 Oct" w:date="2026-10-25T16:02:42Z"/>
              </w:rPr>
            </w:pPr>
            <w:ins w:id="4892" w:author="Changes 24 to 25 Oct" w:date="2026-10-25T16:02:42Z">
              <w:r>
                <w:rPr>
                  <w:kern w:val="0"/>
                  <w:sz w:val="18"/>
                  <w:szCs w:val="24"/>
                  <w:lang w:val="en-US" w:eastAsia="en-US" w:bidi="ar-SA"/>
                </w:rPr>
                <w:t>Grubhub</w:t>
              </w:r>
            </w:ins>
          </w:p>
        </w:tc>
        <w:tc>
          <w:tcPr>
            <w:tcW w:w="2025" w:type="dxa"/>
            <w:tcBorders/>
          </w:tcPr>
          <w:p>
            <w:pPr>
              <w:pStyle w:val="Compact"/>
              <w:widowControl/>
              <w:spacing w:lineRule="exact" w:line="220" w:before="0" w:after="0"/>
              <w:jc w:val="left"/>
              <w:rPr>
                <w:kern w:val="0"/>
                <w:szCs w:val="24"/>
                <w:lang w:val="en-US" w:eastAsia="en-US" w:bidi="ar-SA"/>
                <w:ins w:id="4895" w:author="Changes 24 to 25 Oct" w:date="2026-10-25T16:02:42Z"/>
              </w:rPr>
            </w:pPr>
            <w:ins w:id="4894"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897" w:author="Changes 24 to 25 Oct" w:date="2026-10-25T16:02:42Z"/>
              </w:rPr>
            </w:pPr>
            <w:ins w:id="4896" w:author="Changes 24 to 25 Oct" w:date="2026-10-25T16:02:42Z">
              <w:r>
                <w:rPr>
                  <w:kern w:val="0"/>
                  <w:sz w:val="18"/>
                  <w:szCs w:val="24"/>
                  <w:lang w:val="en-US" w:eastAsia="en-US" w:bidi="ar-SA"/>
                </w:rPr>
                <w:t>6</w:t>
              </w:r>
            </w:ins>
          </w:p>
        </w:tc>
        <w:tc>
          <w:tcPr>
            <w:tcW w:w="3969" w:type="dxa"/>
            <w:tcBorders/>
          </w:tcPr>
          <w:p>
            <w:pPr>
              <w:pStyle w:val="Compact"/>
              <w:widowControl/>
              <w:spacing w:lineRule="exact" w:line="220" w:before="0" w:after="0"/>
              <w:jc w:val="left"/>
              <w:rPr>
                <w:kern w:val="0"/>
                <w:szCs w:val="24"/>
                <w:lang w:val="en-US" w:eastAsia="en-US" w:bidi="ar-SA"/>
                <w:ins w:id="4899" w:author="Changes 24 to 25 Oct" w:date="2026-10-25T16:02:42Z"/>
              </w:rPr>
            </w:pPr>
            <w:ins w:id="4898" w:author="Changes 24 to 25 Oct" w:date="2026-10-25T16:02:42Z">
              <w:r>
                <w:rPr>
                  <w:kern w:val="0"/>
                  <w:sz w:val="18"/>
                  <w:szCs w:val="24"/>
                  <w:lang w:val="en-US" w:eastAsia="en-US" w:bidi="ar-SA"/>
                </w:rPr>
                <w:t>0.09</w:t>
              </w:r>
            </w:ins>
          </w:p>
        </w:tc>
      </w:tr>
      <w:tr>
        <w:trPr>
          <w:ins w:id="4900"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02" w:author="Changes 24 to 25 Oct" w:date="2026-10-25T16:02:42Z"/>
              </w:rPr>
            </w:pPr>
            <w:ins w:id="4901" w:author="Changes 24 to 25 Oct" w:date="2026-10-25T16:02:42Z">
              <w:r>
                <w:rPr>
                  <w:kern w:val="0"/>
                  <w:sz w:val="18"/>
                  <w:szCs w:val="24"/>
                  <w:lang w:val="en-US" w:eastAsia="en-US" w:bidi="ar-SA"/>
                </w:rPr>
                <w:t>Hepsiburada</w:t>
              </w:r>
            </w:ins>
          </w:p>
        </w:tc>
        <w:tc>
          <w:tcPr>
            <w:tcW w:w="2025" w:type="dxa"/>
            <w:tcBorders/>
          </w:tcPr>
          <w:p>
            <w:pPr>
              <w:pStyle w:val="Compact"/>
              <w:widowControl/>
              <w:spacing w:lineRule="exact" w:line="220" w:before="0" w:after="0"/>
              <w:jc w:val="left"/>
              <w:rPr>
                <w:kern w:val="0"/>
                <w:szCs w:val="24"/>
                <w:lang w:val="en-US" w:eastAsia="en-US" w:bidi="ar-SA"/>
                <w:ins w:id="4904" w:author="Changes 24 to 25 Oct" w:date="2026-10-25T16:02:42Z"/>
              </w:rPr>
            </w:pPr>
            <w:ins w:id="4903"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06" w:author="Changes 24 to 25 Oct" w:date="2026-10-25T16:02:42Z"/>
              </w:rPr>
            </w:pPr>
            <w:ins w:id="4905" w:author="Changes 24 to 25 Oct" w:date="2026-10-25T16:02:42Z">
              <w:r>
                <w:rPr>
                  <w:kern w:val="0"/>
                  <w:sz w:val="18"/>
                  <w:szCs w:val="24"/>
                  <w:lang w:val="en-US" w:eastAsia="en-US" w:bidi="ar-SA"/>
                </w:rPr>
                <w:t>5</w:t>
              </w:r>
            </w:ins>
          </w:p>
        </w:tc>
        <w:tc>
          <w:tcPr>
            <w:tcW w:w="3969" w:type="dxa"/>
            <w:tcBorders/>
          </w:tcPr>
          <w:p>
            <w:pPr>
              <w:pStyle w:val="Compact"/>
              <w:widowControl/>
              <w:spacing w:lineRule="exact" w:line="220" w:before="0" w:after="0"/>
              <w:jc w:val="left"/>
              <w:rPr>
                <w:kern w:val="0"/>
                <w:szCs w:val="24"/>
                <w:lang w:val="en-US" w:eastAsia="en-US" w:bidi="ar-SA"/>
                <w:ins w:id="4908" w:author="Changes 24 to 25 Oct" w:date="2026-10-25T16:02:42Z"/>
              </w:rPr>
            </w:pPr>
            <w:ins w:id="4907" w:author="Changes 24 to 25 Oct" w:date="2026-10-25T16:02:42Z">
              <w:r>
                <w:rPr>
                  <w:kern w:val="0"/>
                  <w:sz w:val="18"/>
                  <w:szCs w:val="24"/>
                  <w:lang w:val="en-US" w:eastAsia="en-US" w:bidi="ar-SA"/>
                </w:rPr>
                <w:t>0.03</w:t>
              </w:r>
            </w:ins>
          </w:p>
        </w:tc>
      </w:tr>
      <w:tr>
        <w:trPr>
          <w:ins w:id="4909"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11" w:author="Changes 24 to 25 Oct" w:date="2026-10-25T16:02:42Z"/>
              </w:rPr>
            </w:pPr>
            <w:ins w:id="4910" w:author="Changes 24 to 25 Oct" w:date="2026-10-25T16:02:42Z">
              <w:r>
                <w:rPr>
                  <w:kern w:val="0"/>
                  <w:sz w:val="18"/>
                  <w:szCs w:val="24"/>
                  <w:lang w:val="en-US" w:eastAsia="en-US" w:bidi="ar-SA"/>
                </w:rPr>
                <w:t>Kaspi.kz</w:t>
              </w:r>
            </w:ins>
          </w:p>
        </w:tc>
        <w:tc>
          <w:tcPr>
            <w:tcW w:w="2025" w:type="dxa"/>
            <w:tcBorders/>
          </w:tcPr>
          <w:p>
            <w:pPr>
              <w:pStyle w:val="Compact"/>
              <w:widowControl/>
              <w:spacing w:lineRule="exact" w:line="220" w:before="0" w:after="0"/>
              <w:jc w:val="left"/>
              <w:rPr>
                <w:kern w:val="0"/>
                <w:szCs w:val="24"/>
                <w:lang w:val="en-US" w:eastAsia="en-US" w:bidi="ar-SA"/>
                <w:ins w:id="4913" w:author="Changes 24 to 25 Oct" w:date="2026-10-25T16:02:42Z"/>
              </w:rPr>
            </w:pPr>
            <w:ins w:id="4912"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15" w:author="Changes 24 to 25 Oct" w:date="2026-10-25T16:02:42Z"/>
              </w:rPr>
            </w:pPr>
            <w:ins w:id="4914" w:author="Changes 24 to 25 Oct" w:date="2026-10-25T16:02:42Z">
              <w:r>
                <w:rPr>
                  <w:kern w:val="0"/>
                  <w:sz w:val="18"/>
                  <w:szCs w:val="24"/>
                  <w:lang w:val="en-US" w:eastAsia="en-US" w:bidi="ar-SA"/>
                </w:rPr>
                <w:t>4</w:t>
              </w:r>
            </w:ins>
          </w:p>
        </w:tc>
        <w:tc>
          <w:tcPr>
            <w:tcW w:w="3969" w:type="dxa"/>
            <w:tcBorders/>
          </w:tcPr>
          <w:p>
            <w:pPr>
              <w:pStyle w:val="Compact"/>
              <w:widowControl/>
              <w:spacing w:lineRule="exact" w:line="220" w:before="0" w:after="0"/>
              <w:jc w:val="left"/>
              <w:rPr>
                <w:kern w:val="0"/>
                <w:szCs w:val="24"/>
                <w:lang w:val="en-US" w:eastAsia="en-US" w:bidi="ar-SA"/>
                <w:ins w:id="4917" w:author="Changes 24 to 25 Oct" w:date="2026-10-25T16:02:42Z"/>
              </w:rPr>
            </w:pPr>
            <w:ins w:id="4916" w:author="Changes 24 to 25 Oct" w:date="2026-10-25T16:02:42Z">
              <w:r>
                <w:rPr>
                  <w:kern w:val="0"/>
                  <w:sz w:val="18"/>
                  <w:szCs w:val="24"/>
                  <w:lang w:val="en-US" w:eastAsia="en-US" w:bidi="ar-SA"/>
                </w:rPr>
                <w:t>0.08</w:t>
              </w:r>
            </w:ins>
          </w:p>
        </w:tc>
      </w:tr>
      <w:tr>
        <w:trPr>
          <w:ins w:id="4918"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20" w:author="Changes 24 to 25 Oct" w:date="2026-10-25T16:02:42Z"/>
              </w:rPr>
            </w:pPr>
            <w:ins w:id="4919" w:author="Changes 24 to 25 Oct" w:date="2026-10-25T16:02:42Z">
              <w:r>
                <w:rPr>
                  <w:kern w:val="0"/>
                  <w:sz w:val="18"/>
                  <w:szCs w:val="24"/>
                  <w:lang w:val="en-US" w:eastAsia="en-US" w:bidi="ar-SA"/>
                </w:rPr>
                <w:t>Mogu</w:t>
              </w:r>
            </w:ins>
          </w:p>
        </w:tc>
        <w:tc>
          <w:tcPr>
            <w:tcW w:w="2025" w:type="dxa"/>
            <w:tcBorders/>
          </w:tcPr>
          <w:p>
            <w:pPr>
              <w:pStyle w:val="Compact"/>
              <w:widowControl/>
              <w:spacing w:lineRule="exact" w:line="220" w:before="0" w:after="0"/>
              <w:jc w:val="left"/>
              <w:rPr>
                <w:kern w:val="0"/>
                <w:szCs w:val="24"/>
                <w:lang w:val="en-US" w:eastAsia="en-US" w:bidi="ar-SA"/>
                <w:ins w:id="4922" w:author="Changes 24 to 25 Oct" w:date="2026-10-25T16:02:42Z"/>
              </w:rPr>
            </w:pPr>
            <w:ins w:id="4921"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24" w:author="Changes 24 to 25 Oct" w:date="2026-10-25T16:02:42Z"/>
              </w:rPr>
            </w:pPr>
            <w:ins w:id="4923" w:author="Changes 24 to 25 Oct" w:date="2026-10-25T16:02:42Z">
              <w:r>
                <w:rPr>
                  <w:kern w:val="0"/>
                  <w:sz w:val="18"/>
                  <w:szCs w:val="24"/>
                  <w:lang w:val="en-US" w:eastAsia="en-US" w:bidi="ar-SA"/>
                </w:rPr>
                <w:t>9</w:t>
              </w:r>
            </w:ins>
          </w:p>
        </w:tc>
        <w:tc>
          <w:tcPr>
            <w:tcW w:w="3969" w:type="dxa"/>
            <w:tcBorders/>
          </w:tcPr>
          <w:p>
            <w:pPr>
              <w:pStyle w:val="Compact"/>
              <w:widowControl/>
              <w:spacing w:lineRule="exact" w:line="220" w:before="0" w:after="0"/>
              <w:jc w:val="left"/>
              <w:rPr>
                <w:kern w:val="0"/>
                <w:szCs w:val="24"/>
                <w:lang w:val="en-US" w:eastAsia="en-US" w:bidi="ar-SA"/>
                <w:ins w:id="4926" w:author="Changes 24 to 25 Oct" w:date="2026-10-25T16:02:42Z"/>
              </w:rPr>
            </w:pPr>
            <w:ins w:id="4925" w:author="Changes 24 to 25 Oct" w:date="2026-10-25T16:02:42Z">
              <w:r>
                <w:rPr>
                  <w:kern w:val="0"/>
                  <w:sz w:val="18"/>
                  <w:szCs w:val="24"/>
                  <w:lang w:val="en-US" w:eastAsia="en-US" w:bidi="ar-SA"/>
                </w:rPr>
                <w:t>0.21</w:t>
              </w:r>
            </w:ins>
          </w:p>
        </w:tc>
      </w:tr>
      <w:tr>
        <w:trPr>
          <w:ins w:id="4927"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29" w:author="Changes 24 to 25 Oct" w:date="2026-10-25T16:02:42Z"/>
              </w:rPr>
            </w:pPr>
            <w:ins w:id="4928" w:author="Changes 24 to 25 Oct" w:date="2026-10-25T16:02:42Z">
              <w:r>
                <w:rPr>
                  <w:kern w:val="0"/>
                  <w:sz w:val="18"/>
                  <w:szCs w:val="24"/>
                  <w:lang w:val="en-US" w:eastAsia="en-US" w:bidi="ar-SA"/>
                </w:rPr>
                <w:t>Ozon</w:t>
              </w:r>
            </w:ins>
          </w:p>
        </w:tc>
        <w:tc>
          <w:tcPr>
            <w:tcW w:w="2025" w:type="dxa"/>
            <w:tcBorders/>
          </w:tcPr>
          <w:p>
            <w:pPr>
              <w:pStyle w:val="Compact"/>
              <w:widowControl/>
              <w:spacing w:lineRule="exact" w:line="220" w:before="0" w:after="0"/>
              <w:jc w:val="left"/>
              <w:rPr>
                <w:kern w:val="0"/>
                <w:szCs w:val="24"/>
                <w:lang w:val="en-US" w:eastAsia="en-US" w:bidi="ar-SA"/>
                <w:ins w:id="4931" w:author="Changes 24 to 25 Oct" w:date="2026-10-25T16:02:42Z"/>
              </w:rPr>
            </w:pPr>
            <w:ins w:id="4930"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33" w:author="Changes 24 to 25 Oct" w:date="2026-10-25T16:02:42Z"/>
              </w:rPr>
            </w:pPr>
            <w:ins w:id="4932" w:author="Changes 24 to 25 Oct" w:date="2026-10-25T16:02:42Z">
              <w:r>
                <w:rPr>
                  <w:kern w:val="0"/>
                  <w:sz w:val="18"/>
                  <w:szCs w:val="24"/>
                  <w:lang w:val="en-US" w:eastAsia="en-US" w:bidi="ar-SA"/>
                </w:rPr>
                <w:t>1</w:t>
              </w:r>
            </w:ins>
          </w:p>
        </w:tc>
        <w:tc>
          <w:tcPr>
            <w:tcW w:w="3969" w:type="dxa"/>
            <w:tcBorders/>
          </w:tcPr>
          <w:p>
            <w:pPr>
              <w:pStyle w:val="Compact"/>
              <w:widowControl/>
              <w:spacing w:lineRule="exact" w:line="220" w:before="0" w:after="0"/>
              <w:jc w:val="left"/>
              <w:rPr>
                <w:kern w:val="0"/>
                <w:szCs w:val="24"/>
                <w:lang w:val="en-US" w:eastAsia="en-US" w:bidi="ar-SA"/>
                <w:ins w:id="4935" w:author="Changes 24 to 25 Oct" w:date="2026-10-25T16:02:42Z"/>
              </w:rPr>
            </w:pPr>
            <w:ins w:id="4934" w:author="Changes 24 to 25 Oct" w:date="2026-10-25T16:02:42Z">
              <w:r>
                <w:rPr>
                  <w:kern w:val="0"/>
                  <w:sz w:val="18"/>
                  <w:szCs w:val="24"/>
                  <w:lang w:val="en-US" w:eastAsia="en-US" w:bidi="ar-SA"/>
                </w:rPr>
                <w:t>0.18</w:t>
              </w:r>
            </w:ins>
          </w:p>
        </w:tc>
      </w:tr>
      <w:tr>
        <w:trPr>
          <w:ins w:id="4936"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38" w:author="Changes 24 to 25 Oct" w:date="2026-10-25T16:02:42Z"/>
              </w:rPr>
            </w:pPr>
            <w:ins w:id="4937" w:author="Changes 24 to 25 Oct" w:date="2026-10-25T16:02:42Z">
              <w:r>
                <w:rPr>
                  <w:kern w:val="0"/>
                  <w:sz w:val="18"/>
                  <w:szCs w:val="24"/>
                  <w:lang w:val="en-US" w:eastAsia="en-US" w:bidi="ar-SA"/>
                </w:rPr>
                <w:t>PDD Holdings</w:t>
              </w:r>
            </w:ins>
          </w:p>
        </w:tc>
        <w:tc>
          <w:tcPr>
            <w:tcW w:w="2025" w:type="dxa"/>
            <w:tcBorders/>
          </w:tcPr>
          <w:p>
            <w:pPr>
              <w:pStyle w:val="Compact"/>
              <w:widowControl/>
              <w:spacing w:lineRule="exact" w:line="220" w:before="0" w:after="0"/>
              <w:jc w:val="left"/>
              <w:rPr>
                <w:kern w:val="0"/>
                <w:szCs w:val="24"/>
                <w:lang w:val="en-US" w:eastAsia="en-US" w:bidi="ar-SA"/>
                <w:ins w:id="4940" w:author="Changes 24 to 25 Oct" w:date="2026-10-25T16:02:42Z"/>
              </w:rPr>
            </w:pPr>
            <w:ins w:id="4939"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42" w:author="Changes 24 to 25 Oct" w:date="2026-10-25T16:02:42Z"/>
              </w:rPr>
            </w:pPr>
            <w:ins w:id="4941" w:author="Changes 24 to 25 Oct" w:date="2026-10-25T16:02:42Z">
              <w:r>
                <w:rPr>
                  <w:kern w:val="0"/>
                  <w:sz w:val="18"/>
                  <w:szCs w:val="24"/>
                  <w:lang w:val="en-US" w:eastAsia="en-US" w:bidi="ar-SA"/>
                </w:rPr>
                <w:t>4</w:t>
              </w:r>
            </w:ins>
          </w:p>
        </w:tc>
        <w:tc>
          <w:tcPr>
            <w:tcW w:w="3969" w:type="dxa"/>
            <w:tcBorders/>
          </w:tcPr>
          <w:p>
            <w:pPr>
              <w:pStyle w:val="Compact"/>
              <w:widowControl/>
              <w:spacing w:lineRule="exact" w:line="220" w:before="0" w:after="0"/>
              <w:jc w:val="left"/>
              <w:rPr>
                <w:kern w:val="0"/>
                <w:szCs w:val="24"/>
                <w:lang w:val="en-US" w:eastAsia="en-US" w:bidi="ar-SA"/>
                <w:ins w:id="4944" w:author="Changes 24 to 25 Oct" w:date="2026-10-25T16:02:42Z"/>
              </w:rPr>
            </w:pPr>
            <w:ins w:id="4943" w:author="Changes 24 to 25 Oct" w:date="2026-10-25T16:02:42Z">
              <w:r>
                <w:rPr>
                  <w:kern w:val="0"/>
                  <w:sz w:val="18"/>
                  <w:szCs w:val="24"/>
                  <w:lang w:val="en-US" w:eastAsia="en-US" w:bidi="ar-SA"/>
                </w:rPr>
                <w:t>0.13</w:t>
              </w:r>
            </w:ins>
          </w:p>
        </w:tc>
      </w:tr>
      <w:tr>
        <w:trPr>
          <w:ins w:id="4945"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47" w:author="Changes 24 to 25 Oct" w:date="2026-10-25T16:02:42Z"/>
              </w:rPr>
            </w:pPr>
            <w:ins w:id="4946" w:author="Changes 24 to 25 Oct" w:date="2026-10-25T16:02:42Z">
              <w:r>
                <w:rPr>
                  <w:kern w:val="0"/>
                  <w:sz w:val="18"/>
                  <w:szCs w:val="24"/>
                  <w:lang w:val="en-US" w:eastAsia="en-US" w:bidi="ar-SA"/>
                </w:rPr>
                <w:t>RB Global</w:t>
              </w:r>
            </w:ins>
          </w:p>
        </w:tc>
        <w:tc>
          <w:tcPr>
            <w:tcW w:w="2025" w:type="dxa"/>
            <w:tcBorders/>
          </w:tcPr>
          <w:p>
            <w:pPr>
              <w:pStyle w:val="Compact"/>
              <w:widowControl/>
              <w:spacing w:lineRule="exact" w:line="220" w:before="0" w:after="0"/>
              <w:jc w:val="left"/>
              <w:rPr>
                <w:kern w:val="0"/>
                <w:szCs w:val="24"/>
                <w:lang w:val="en-US" w:eastAsia="en-US" w:bidi="ar-SA"/>
                <w:ins w:id="4949" w:author="Changes 24 to 25 Oct" w:date="2026-10-25T16:02:42Z"/>
              </w:rPr>
            </w:pPr>
            <w:ins w:id="4948"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51" w:author="Changes 24 to 25 Oct" w:date="2026-10-25T16:02:42Z"/>
              </w:rPr>
            </w:pPr>
            <w:ins w:id="4950" w:author="Changes 24 to 25 Oct" w:date="2026-10-25T16:02:42Z">
              <w:r>
                <w:rPr>
                  <w:kern w:val="0"/>
                  <w:sz w:val="18"/>
                  <w:szCs w:val="24"/>
                  <w:lang w:val="en-US" w:eastAsia="en-US" w:bidi="ar-SA"/>
                </w:rPr>
                <w:t>11</w:t>
              </w:r>
            </w:ins>
          </w:p>
        </w:tc>
        <w:tc>
          <w:tcPr>
            <w:tcW w:w="3969" w:type="dxa"/>
            <w:tcBorders/>
          </w:tcPr>
          <w:p>
            <w:pPr>
              <w:pStyle w:val="Compact"/>
              <w:widowControl/>
              <w:spacing w:lineRule="exact" w:line="220" w:before="0" w:after="0"/>
              <w:jc w:val="left"/>
              <w:rPr>
                <w:kern w:val="0"/>
                <w:szCs w:val="24"/>
                <w:lang w:val="en-US" w:eastAsia="en-US" w:bidi="ar-SA"/>
                <w:ins w:id="4953" w:author="Changes 24 to 25 Oct" w:date="2026-10-25T16:02:42Z"/>
              </w:rPr>
            </w:pPr>
            <w:ins w:id="4952" w:author="Changes 24 to 25 Oct" w:date="2026-10-25T16:02:42Z">
              <w:r>
                <w:rPr>
                  <w:kern w:val="0"/>
                  <w:sz w:val="18"/>
                  <w:szCs w:val="24"/>
                  <w:lang w:val="en-US" w:eastAsia="en-US" w:bidi="ar-SA"/>
                </w:rPr>
                <w:t>0.06</w:t>
              </w:r>
            </w:ins>
          </w:p>
        </w:tc>
      </w:tr>
      <w:tr>
        <w:trPr>
          <w:ins w:id="4954"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56" w:author="Changes 24 to 25 Oct" w:date="2026-10-25T16:02:42Z"/>
              </w:rPr>
            </w:pPr>
            <w:ins w:id="4955" w:author="Changes 24 to 25 Oct" w:date="2026-10-25T16:02:42Z">
              <w:r>
                <w:rPr>
                  <w:kern w:val="0"/>
                  <w:sz w:val="18"/>
                  <w:szCs w:val="24"/>
                  <w:lang w:val="en-US" w:eastAsia="en-US" w:bidi="ar-SA"/>
                </w:rPr>
                <w:t>The RealReal</w:t>
              </w:r>
            </w:ins>
          </w:p>
        </w:tc>
        <w:tc>
          <w:tcPr>
            <w:tcW w:w="2025" w:type="dxa"/>
            <w:tcBorders/>
          </w:tcPr>
          <w:p>
            <w:pPr>
              <w:pStyle w:val="Compact"/>
              <w:widowControl/>
              <w:spacing w:lineRule="exact" w:line="220" w:before="0" w:after="0"/>
              <w:jc w:val="left"/>
              <w:rPr>
                <w:kern w:val="0"/>
                <w:szCs w:val="24"/>
                <w:lang w:val="en-US" w:eastAsia="en-US" w:bidi="ar-SA"/>
                <w:ins w:id="4958" w:author="Changes 24 to 25 Oct" w:date="2026-10-25T16:02:42Z"/>
              </w:rPr>
            </w:pPr>
            <w:ins w:id="4957"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60" w:author="Changes 24 to 25 Oct" w:date="2026-10-25T16:02:42Z"/>
              </w:rPr>
            </w:pPr>
            <w:ins w:id="4959" w:author="Changes 24 to 25 Oct" w:date="2026-10-25T16:02:42Z">
              <w:r>
                <w:rPr>
                  <w:kern w:val="0"/>
                  <w:sz w:val="18"/>
                  <w:szCs w:val="24"/>
                  <w:lang w:val="en-US" w:eastAsia="en-US" w:bidi="ar-SA"/>
                </w:rPr>
                <w:t>8</w:t>
              </w:r>
            </w:ins>
          </w:p>
        </w:tc>
        <w:tc>
          <w:tcPr>
            <w:tcW w:w="3969" w:type="dxa"/>
            <w:tcBorders/>
          </w:tcPr>
          <w:p>
            <w:pPr>
              <w:pStyle w:val="Compact"/>
              <w:widowControl/>
              <w:spacing w:lineRule="exact" w:line="220" w:before="0" w:after="0"/>
              <w:jc w:val="left"/>
              <w:rPr>
                <w:kern w:val="0"/>
                <w:szCs w:val="24"/>
                <w:lang w:val="en-US" w:eastAsia="en-US" w:bidi="ar-SA"/>
                <w:ins w:id="4962" w:author="Changes 24 to 25 Oct" w:date="2026-10-25T16:02:42Z"/>
              </w:rPr>
            </w:pPr>
            <w:ins w:id="4961" w:author="Changes 24 to 25 Oct" w:date="2026-10-25T16:02:42Z">
              <w:r>
                <w:rPr>
                  <w:kern w:val="0"/>
                  <w:sz w:val="18"/>
                  <w:szCs w:val="24"/>
                  <w:lang w:val="en-US" w:eastAsia="en-US" w:bidi="ar-SA"/>
                </w:rPr>
                <w:t>0.04</w:t>
              </w:r>
            </w:ins>
          </w:p>
        </w:tc>
      </w:tr>
      <w:tr>
        <w:trPr>
          <w:ins w:id="4963"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65" w:author="Changes 24 to 25 Oct" w:date="2026-10-25T16:02:42Z"/>
              </w:rPr>
            </w:pPr>
            <w:ins w:id="4964" w:author="Changes 24 to 25 Oct" w:date="2026-10-25T16:02:42Z">
              <w:r>
                <w:rPr>
                  <w:kern w:val="0"/>
                  <w:sz w:val="18"/>
                  <w:szCs w:val="24"/>
                  <w:lang w:val="en-US" w:eastAsia="en-US" w:bidi="ar-SA"/>
                </w:rPr>
                <w:t>Vivid Seats</w:t>
              </w:r>
            </w:ins>
          </w:p>
        </w:tc>
        <w:tc>
          <w:tcPr>
            <w:tcW w:w="2025" w:type="dxa"/>
            <w:tcBorders/>
          </w:tcPr>
          <w:p>
            <w:pPr>
              <w:pStyle w:val="Compact"/>
              <w:widowControl/>
              <w:spacing w:lineRule="exact" w:line="220" w:before="0" w:after="0"/>
              <w:jc w:val="left"/>
              <w:rPr>
                <w:kern w:val="0"/>
                <w:szCs w:val="24"/>
                <w:lang w:val="en-US" w:eastAsia="en-US" w:bidi="ar-SA"/>
                <w:ins w:id="4967" w:author="Changes 24 to 25 Oct" w:date="2026-10-25T16:02:42Z"/>
              </w:rPr>
            </w:pPr>
            <w:ins w:id="4966"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69" w:author="Changes 24 to 25 Oct" w:date="2026-10-25T16:02:42Z"/>
              </w:rPr>
            </w:pPr>
            <w:ins w:id="4968" w:author="Changes 24 to 25 Oct" w:date="2026-10-25T16:02:42Z">
              <w:r>
                <w:rPr>
                  <w:kern w:val="0"/>
                  <w:sz w:val="18"/>
                  <w:szCs w:val="24"/>
                  <w:lang w:val="en-US" w:eastAsia="en-US" w:bidi="ar-SA"/>
                </w:rPr>
                <w:t>6</w:t>
              </w:r>
            </w:ins>
          </w:p>
        </w:tc>
        <w:tc>
          <w:tcPr>
            <w:tcW w:w="3969" w:type="dxa"/>
            <w:tcBorders/>
          </w:tcPr>
          <w:p>
            <w:pPr>
              <w:pStyle w:val="Compact"/>
              <w:widowControl/>
              <w:spacing w:lineRule="exact" w:line="220" w:before="0" w:after="0"/>
              <w:jc w:val="left"/>
              <w:rPr>
                <w:kern w:val="0"/>
                <w:szCs w:val="24"/>
                <w:lang w:val="en-US" w:eastAsia="en-US" w:bidi="ar-SA"/>
                <w:ins w:id="4971" w:author="Changes 24 to 25 Oct" w:date="2026-10-25T16:02:42Z"/>
              </w:rPr>
            </w:pPr>
            <w:ins w:id="4970" w:author="Changes 24 to 25 Oct" w:date="2026-10-25T16:02:42Z">
              <w:r>
                <w:rPr>
                  <w:kern w:val="0"/>
                  <w:sz w:val="18"/>
                  <w:szCs w:val="24"/>
                  <w:lang w:val="en-US" w:eastAsia="en-US" w:bidi="ar-SA"/>
                </w:rPr>
                <w:t>0.07</w:t>
              </w:r>
            </w:ins>
          </w:p>
        </w:tc>
      </w:tr>
      <w:tr>
        <w:trPr>
          <w:ins w:id="4972"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74" w:author="Changes 24 to 25 Oct" w:date="2026-10-25T16:02:42Z"/>
              </w:rPr>
            </w:pPr>
            <w:ins w:id="4973" w:author="Changes 24 to 25 Oct" w:date="2026-10-25T16:02:42Z">
              <w:r>
                <w:rPr>
                  <w:kern w:val="0"/>
                  <w:sz w:val="18"/>
                  <w:szCs w:val="24"/>
                  <w:lang w:val="en-US" w:eastAsia="en-US" w:bidi="ar-SA"/>
                </w:rPr>
                <w:t>Upwork</w:t>
              </w:r>
            </w:ins>
          </w:p>
        </w:tc>
        <w:tc>
          <w:tcPr>
            <w:tcW w:w="2025" w:type="dxa"/>
            <w:tcBorders/>
          </w:tcPr>
          <w:p>
            <w:pPr>
              <w:pStyle w:val="Compact"/>
              <w:widowControl/>
              <w:spacing w:lineRule="exact" w:line="220" w:before="0" w:after="0"/>
              <w:jc w:val="left"/>
              <w:rPr>
                <w:kern w:val="0"/>
                <w:szCs w:val="24"/>
                <w:lang w:val="en-US" w:eastAsia="en-US" w:bidi="ar-SA"/>
                <w:ins w:id="4976" w:author="Changes 24 to 25 Oct" w:date="2026-10-25T16:02:42Z"/>
              </w:rPr>
            </w:pPr>
            <w:ins w:id="4975"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78" w:author="Changes 24 to 25 Oct" w:date="2026-10-25T16:02:42Z"/>
              </w:rPr>
            </w:pPr>
            <w:ins w:id="4977" w:author="Changes 24 to 25 Oct" w:date="2026-10-25T16:02:42Z">
              <w:r>
                <w:rPr>
                  <w:kern w:val="0"/>
                  <w:sz w:val="18"/>
                  <w:szCs w:val="24"/>
                  <w:lang w:val="en-US" w:eastAsia="en-US" w:bidi="ar-SA"/>
                </w:rPr>
                <w:t>8</w:t>
              </w:r>
            </w:ins>
          </w:p>
        </w:tc>
        <w:tc>
          <w:tcPr>
            <w:tcW w:w="3969" w:type="dxa"/>
            <w:tcBorders/>
          </w:tcPr>
          <w:p>
            <w:pPr>
              <w:pStyle w:val="Compact"/>
              <w:widowControl/>
              <w:spacing w:lineRule="exact" w:line="220" w:before="0" w:after="0"/>
              <w:jc w:val="left"/>
              <w:rPr>
                <w:kern w:val="0"/>
                <w:szCs w:val="24"/>
                <w:lang w:val="en-US" w:eastAsia="en-US" w:bidi="ar-SA"/>
                <w:ins w:id="4980" w:author="Changes 24 to 25 Oct" w:date="2026-10-25T16:02:42Z"/>
              </w:rPr>
            </w:pPr>
            <w:ins w:id="4979" w:author="Changes 24 to 25 Oct" w:date="2026-10-25T16:02:42Z">
              <w:r>
                <w:rPr>
                  <w:kern w:val="0"/>
                  <w:sz w:val="18"/>
                  <w:szCs w:val="24"/>
                  <w:lang w:val="en-US" w:eastAsia="en-US" w:bidi="ar-SA"/>
                </w:rPr>
                <w:t>0.04</w:t>
              </w:r>
            </w:ins>
          </w:p>
        </w:tc>
      </w:tr>
      <w:tr>
        <w:trPr>
          <w:ins w:id="4981"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83" w:author="Changes 24 to 25 Oct" w:date="2026-10-25T16:02:42Z"/>
              </w:rPr>
            </w:pPr>
            <w:ins w:id="4982" w:author="Changes 24 to 25 Oct" w:date="2026-10-25T16:02:42Z">
              <w:r>
                <w:rPr>
                  <w:kern w:val="0"/>
                  <w:sz w:val="18"/>
                  <w:szCs w:val="24"/>
                  <w:lang w:val="en-US" w:eastAsia="en-US" w:bidi="ar-SA"/>
                </w:rPr>
                <w:t>Vacasa</w:t>
              </w:r>
            </w:ins>
          </w:p>
        </w:tc>
        <w:tc>
          <w:tcPr>
            <w:tcW w:w="2025" w:type="dxa"/>
            <w:tcBorders/>
          </w:tcPr>
          <w:p>
            <w:pPr>
              <w:pStyle w:val="Compact"/>
              <w:widowControl/>
              <w:spacing w:lineRule="exact" w:line="220" w:before="0" w:after="0"/>
              <w:jc w:val="left"/>
              <w:rPr>
                <w:kern w:val="0"/>
                <w:szCs w:val="24"/>
                <w:lang w:val="en-US" w:eastAsia="en-US" w:bidi="ar-SA"/>
                <w:ins w:id="4985" w:author="Changes 24 to 25 Oct" w:date="2026-10-25T16:02:42Z"/>
              </w:rPr>
            </w:pPr>
            <w:ins w:id="4984"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87" w:author="Changes 24 to 25 Oct" w:date="2026-10-25T16:02:42Z"/>
              </w:rPr>
            </w:pPr>
            <w:ins w:id="4986" w:author="Changes 24 to 25 Oct" w:date="2026-10-25T16:02:42Z">
              <w:r>
                <w:rPr>
                  <w:kern w:val="0"/>
                  <w:sz w:val="18"/>
                  <w:szCs w:val="24"/>
                  <w:lang w:val="en-US" w:eastAsia="en-US" w:bidi="ar-SA"/>
                </w:rPr>
                <w:t>5</w:t>
              </w:r>
            </w:ins>
          </w:p>
        </w:tc>
        <w:tc>
          <w:tcPr>
            <w:tcW w:w="3969" w:type="dxa"/>
            <w:tcBorders/>
          </w:tcPr>
          <w:p>
            <w:pPr>
              <w:pStyle w:val="Compact"/>
              <w:widowControl/>
              <w:spacing w:lineRule="exact" w:line="220" w:before="0" w:after="0"/>
              <w:jc w:val="left"/>
              <w:rPr>
                <w:kern w:val="0"/>
                <w:szCs w:val="24"/>
                <w:lang w:val="en-US" w:eastAsia="en-US" w:bidi="ar-SA"/>
                <w:ins w:id="4989" w:author="Changes 24 to 25 Oct" w:date="2026-10-25T16:02:42Z"/>
              </w:rPr>
            </w:pPr>
            <w:ins w:id="4988" w:author="Changes 24 to 25 Oct" w:date="2026-10-25T16:02:42Z">
              <w:r>
                <w:rPr>
                  <w:kern w:val="0"/>
                  <w:sz w:val="18"/>
                  <w:szCs w:val="24"/>
                  <w:lang w:val="en-US" w:eastAsia="en-US" w:bidi="ar-SA"/>
                </w:rPr>
                <w:t>0.03</w:t>
              </w:r>
            </w:ins>
          </w:p>
        </w:tc>
      </w:tr>
      <w:tr>
        <w:trPr>
          <w:ins w:id="4990"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4992" w:author="Changes 24 to 25 Oct" w:date="2026-10-25T16:02:42Z"/>
              </w:rPr>
            </w:pPr>
            <w:ins w:id="4991" w:author="Changes 24 to 25 Oct" w:date="2026-10-25T16:02:42Z">
              <w:r>
                <w:rPr>
                  <w:kern w:val="0"/>
                  <w:sz w:val="18"/>
                  <w:szCs w:val="24"/>
                  <w:lang w:val="en-US" w:eastAsia="en-US" w:bidi="ar-SA"/>
                </w:rPr>
                <w:t>Yatra</w:t>
              </w:r>
            </w:ins>
          </w:p>
        </w:tc>
        <w:tc>
          <w:tcPr>
            <w:tcW w:w="2025" w:type="dxa"/>
            <w:tcBorders/>
          </w:tcPr>
          <w:p>
            <w:pPr>
              <w:pStyle w:val="Compact"/>
              <w:widowControl/>
              <w:spacing w:lineRule="exact" w:line="220" w:before="0" w:after="0"/>
              <w:jc w:val="left"/>
              <w:rPr>
                <w:kern w:val="0"/>
                <w:szCs w:val="24"/>
                <w:lang w:val="en-US" w:eastAsia="en-US" w:bidi="ar-SA"/>
                <w:ins w:id="4994" w:author="Changes 24 to 25 Oct" w:date="2026-10-25T16:02:42Z"/>
              </w:rPr>
            </w:pPr>
            <w:ins w:id="4993" w:author="Changes 24 to 25 Oct" w:date="2026-10-25T16:02:42Z">
              <w:r>
                <w:rPr>
                  <w:kern w:val="0"/>
                  <w:sz w:val="18"/>
                  <w:szCs w:val="24"/>
                  <w:lang w:val="en-US" w:eastAsia="en-US" w:bidi="ar-SA"/>
                </w:rPr>
                <w:t>Added</w:t>
              </w:r>
            </w:ins>
          </w:p>
        </w:tc>
        <w:tc>
          <w:tcPr>
            <w:tcW w:w="890" w:type="dxa"/>
            <w:tcBorders/>
          </w:tcPr>
          <w:p>
            <w:pPr>
              <w:pStyle w:val="Compact"/>
              <w:widowControl/>
              <w:spacing w:lineRule="exact" w:line="220" w:before="0" w:after="0"/>
              <w:jc w:val="left"/>
              <w:rPr>
                <w:kern w:val="0"/>
                <w:szCs w:val="24"/>
                <w:lang w:val="en-US" w:eastAsia="en-US" w:bidi="ar-SA"/>
                <w:ins w:id="4996" w:author="Changes 24 to 25 Oct" w:date="2026-10-25T16:02:42Z"/>
              </w:rPr>
            </w:pPr>
            <w:ins w:id="4995" w:author="Changes 24 to 25 Oct" w:date="2026-10-25T16:02:42Z">
              <w:r>
                <w:rPr>
                  <w:kern w:val="0"/>
                  <w:sz w:val="18"/>
                  <w:szCs w:val="24"/>
                  <w:lang w:val="en-US" w:eastAsia="en-US" w:bidi="ar-SA"/>
                </w:rPr>
                <w:t>11</w:t>
              </w:r>
            </w:ins>
          </w:p>
        </w:tc>
        <w:tc>
          <w:tcPr>
            <w:tcW w:w="3969" w:type="dxa"/>
            <w:tcBorders/>
          </w:tcPr>
          <w:p>
            <w:pPr>
              <w:pStyle w:val="Compact"/>
              <w:widowControl/>
              <w:spacing w:lineRule="exact" w:line="220" w:before="0" w:after="0"/>
              <w:jc w:val="left"/>
              <w:rPr>
                <w:kern w:val="0"/>
                <w:szCs w:val="24"/>
                <w:lang w:val="en-US" w:eastAsia="en-US" w:bidi="ar-SA"/>
                <w:ins w:id="4998" w:author="Changes 24 to 25 Oct" w:date="2026-10-25T16:02:42Z"/>
              </w:rPr>
            </w:pPr>
            <w:ins w:id="4997" w:author="Changes 24 to 25 Oct" w:date="2026-10-25T16:02:42Z">
              <w:r>
                <w:rPr>
                  <w:kern w:val="0"/>
                  <w:sz w:val="18"/>
                  <w:szCs w:val="24"/>
                  <w:lang w:val="en-US" w:eastAsia="en-US" w:bidi="ar-SA"/>
                </w:rPr>
                <w:t>0.03</w:t>
              </w:r>
            </w:ins>
          </w:p>
        </w:tc>
      </w:tr>
      <w:tr>
        <w:trPr>
          <w:ins w:id="4999"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5001" w:author="Changes 24 to 25 Oct" w:date="2026-10-25T16:02:42Z"/>
              </w:rPr>
            </w:pPr>
            <w:ins w:id="5000" w:author="Changes 24 to 25 Oct" w:date="2026-10-25T16:02:42Z">
              <w:r>
                <w:rPr>
                  <w:kern w:val="0"/>
                  <w:sz w:val="18"/>
                  <w:szCs w:val="24"/>
                  <w:lang w:val="en-US" w:eastAsia="en-US" w:bidi="ar-SA"/>
                </w:rPr>
                <w:t>Etsy</w:t>
              </w:r>
            </w:ins>
          </w:p>
        </w:tc>
        <w:tc>
          <w:tcPr>
            <w:tcW w:w="2025" w:type="dxa"/>
            <w:tcBorders/>
          </w:tcPr>
          <w:p>
            <w:pPr>
              <w:pStyle w:val="Compact"/>
              <w:widowControl/>
              <w:spacing w:lineRule="exact" w:line="220" w:before="0" w:after="0"/>
              <w:jc w:val="left"/>
              <w:rPr>
                <w:kern w:val="0"/>
                <w:szCs w:val="24"/>
                <w:lang w:val="en-US" w:eastAsia="en-US" w:bidi="ar-SA"/>
                <w:ins w:id="5003" w:author="Changes 24 to 25 Oct" w:date="2026-10-25T16:02:42Z"/>
              </w:rPr>
            </w:pPr>
            <w:ins w:id="5002" w:author="Changes 24 to 25 Oct" w:date="2026-10-25T16:02:42Z">
              <w:r>
                <w:rPr>
                  <w:kern w:val="0"/>
                  <w:sz w:val="18"/>
                  <w:szCs w:val="24"/>
                  <w:lang w:val="en-US" w:eastAsia="en-US" w:bidi="ar-SA"/>
                </w:rPr>
                <w:t>Chosen first</w:t>
              </w:r>
            </w:ins>
          </w:p>
        </w:tc>
        <w:tc>
          <w:tcPr>
            <w:tcW w:w="890" w:type="dxa"/>
            <w:tcBorders/>
          </w:tcPr>
          <w:p>
            <w:pPr>
              <w:pStyle w:val="Compact"/>
              <w:widowControl/>
              <w:spacing w:lineRule="exact" w:line="220" w:before="0" w:after="0"/>
              <w:jc w:val="left"/>
              <w:rPr>
                <w:kern w:val="0"/>
                <w:szCs w:val="24"/>
                <w:lang w:val="en-US" w:eastAsia="en-US" w:bidi="ar-SA"/>
                <w:ins w:id="5005" w:author="Changes 24 to 25 Oct" w:date="2026-10-25T16:02:42Z"/>
              </w:rPr>
            </w:pPr>
            <w:ins w:id="5004" w:author="Changes 24 to 25 Oct" w:date="2026-10-25T16:02:42Z">
              <w:r>
                <w:rPr>
                  <w:kern w:val="0"/>
                  <w:sz w:val="18"/>
                  <w:szCs w:val="24"/>
                  <w:lang w:val="en-US" w:eastAsia="en-US" w:bidi="ar-SA"/>
                </w:rPr>
                <w:t>3</w:t>
              </w:r>
            </w:ins>
          </w:p>
        </w:tc>
        <w:tc>
          <w:tcPr>
            <w:tcW w:w="3969" w:type="dxa"/>
            <w:tcBorders/>
          </w:tcPr>
          <w:p>
            <w:pPr>
              <w:pStyle w:val="Compact"/>
              <w:widowControl/>
              <w:spacing w:lineRule="exact" w:line="220" w:before="0" w:after="0"/>
              <w:jc w:val="left"/>
              <w:rPr>
                <w:kern w:val="0"/>
                <w:szCs w:val="24"/>
                <w:lang w:val="en-US" w:eastAsia="en-US" w:bidi="ar-SA"/>
                <w:ins w:id="5007" w:author="Changes 24 to 25 Oct" w:date="2026-10-25T16:02:42Z"/>
              </w:rPr>
            </w:pPr>
            <w:ins w:id="5006" w:author="Changes 24 to 25 Oct" w:date="2026-10-25T16:02:42Z">
              <w:r>
                <w:rPr>
                  <w:kern w:val="0"/>
                  <w:sz w:val="18"/>
                  <w:szCs w:val="24"/>
                  <w:lang w:val="en-US" w:eastAsia="en-US" w:bidi="ar-SA"/>
                </w:rPr>
                <w:t>0.07</w:t>
              </w:r>
            </w:ins>
          </w:p>
        </w:tc>
      </w:tr>
      <w:tr>
        <w:trPr>
          <w:ins w:id="5008"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5010" w:author="Changes 24 to 25 Oct" w:date="2026-10-25T16:02:42Z"/>
              </w:rPr>
            </w:pPr>
            <w:ins w:id="5009" w:author="Changes 24 to 25 Oct" w:date="2026-10-25T16:02:42Z">
              <w:r>
                <w:rPr>
                  <w:kern w:val="0"/>
                  <w:sz w:val="18"/>
                  <w:szCs w:val="24"/>
                  <w:lang w:val="en-US" w:eastAsia="en-US" w:bidi="ar-SA"/>
                </w:rPr>
                <w:t>Jumia</w:t>
              </w:r>
            </w:ins>
          </w:p>
        </w:tc>
        <w:tc>
          <w:tcPr>
            <w:tcW w:w="2025" w:type="dxa"/>
            <w:tcBorders/>
          </w:tcPr>
          <w:p>
            <w:pPr>
              <w:pStyle w:val="Compact"/>
              <w:widowControl/>
              <w:spacing w:lineRule="exact" w:line="220" w:before="0" w:after="0"/>
              <w:jc w:val="left"/>
              <w:rPr>
                <w:kern w:val="0"/>
                <w:szCs w:val="24"/>
                <w:lang w:val="en-US" w:eastAsia="en-US" w:bidi="ar-SA"/>
                <w:ins w:id="5012" w:author="Changes 24 to 25 Oct" w:date="2026-10-25T16:02:42Z"/>
              </w:rPr>
            </w:pPr>
            <w:ins w:id="5011" w:author="Changes 24 to 25 Oct" w:date="2026-10-25T16:02:42Z">
              <w:r>
                <w:rPr>
                  <w:kern w:val="0"/>
                  <w:sz w:val="18"/>
                  <w:szCs w:val="24"/>
                  <w:lang w:val="en-US" w:eastAsia="en-US" w:bidi="ar-SA"/>
                </w:rPr>
                <w:t>Chosen first</w:t>
              </w:r>
            </w:ins>
          </w:p>
        </w:tc>
        <w:tc>
          <w:tcPr>
            <w:tcW w:w="890" w:type="dxa"/>
            <w:tcBorders/>
          </w:tcPr>
          <w:p>
            <w:pPr>
              <w:pStyle w:val="Compact"/>
              <w:widowControl/>
              <w:spacing w:lineRule="exact" w:line="220" w:before="0" w:after="0"/>
              <w:jc w:val="left"/>
              <w:rPr>
                <w:kern w:val="0"/>
                <w:szCs w:val="24"/>
                <w:lang w:val="en-US" w:eastAsia="en-US" w:bidi="ar-SA"/>
                <w:ins w:id="5014" w:author="Changes 24 to 25 Oct" w:date="2026-10-25T16:02:42Z"/>
              </w:rPr>
            </w:pPr>
            <w:ins w:id="5013" w:author="Changes 24 to 25 Oct" w:date="2026-10-25T16:02:42Z">
              <w:r>
                <w:rPr>
                  <w:kern w:val="0"/>
                  <w:sz w:val="18"/>
                  <w:szCs w:val="24"/>
                  <w:lang w:val="en-US" w:eastAsia="en-US" w:bidi="ar-SA"/>
                </w:rPr>
                <w:t>3</w:t>
              </w:r>
            </w:ins>
          </w:p>
        </w:tc>
        <w:tc>
          <w:tcPr>
            <w:tcW w:w="3969" w:type="dxa"/>
            <w:tcBorders/>
          </w:tcPr>
          <w:p>
            <w:pPr>
              <w:pStyle w:val="Compact"/>
              <w:widowControl/>
              <w:spacing w:lineRule="exact" w:line="220" w:before="0" w:after="0"/>
              <w:jc w:val="left"/>
              <w:rPr>
                <w:kern w:val="0"/>
                <w:szCs w:val="24"/>
                <w:lang w:val="en-US" w:eastAsia="en-US" w:bidi="ar-SA"/>
                <w:ins w:id="5016" w:author="Changes 24 to 25 Oct" w:date="2026-10-25T16:02:42Z"/>
              </w:rPr>
            </w:pPr>
            <w:ins w:id="5015" w:author="Changes 24 to 25 Oct" w:date="2026-10-25T16:02:42Z">
              <w:r>
                <w:rPr>
                  <w:kern w:val="0"/>
                  <w:sz w:val="18"/>
                  <w:szCs w:val="24"/>
                  <w:lang w:val="en-US" w:eastAsia="en-US" w:bidi="ar-SA"/>
                </w:rPr>
                <w:t>0.16</w:t>
              </w:r>
            </w:ins>
          </w:p>
        </w:tc>
      </w:tr>
      <w:tr>
        <w:trPr>
          <w:ins w:id="5017"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5019" w:author="Changes 24 to 25 Oct" w:date="2026-10-25T16:02:42Z"/>
              </w:rPr>
            </w:pPr>
            <w:ins w:id="5018" w:author="Changes 24 to 25 Oct" w:date="2026-10-25T16:02:42Z">
              <w:r>
                <w:rPr>
                  <w:kern w:val="0"/>
                  <w:sz w:val="18"/>
                  <w:szCs w:val="24"/>
                  <w:lang w:val="en-US" w:eastAsia="en-US" w:bidi="ar-SA"/>
                </w:rPr>
                <w:t>Mercado Libre</w:t>
              </w:r>
            </w:ins>
          </w:p>
        </w:tc>
        <w:tc>
          <w:tcPr>
            <w:tcW w:w="2025" w:type="dxa"/>
            <w:tcBorders/>
          </w:tcPr>
          <w:p>
            <w:pPr>
              <w:pStyle w:val="Compact"/>
              <w:widowControl/>
              <w:spacing w:lineRule="exact" w:line="220" w:before="0" w:after="0"/>
              <w:jc w:val="left"/>
              <w:rPr>
                <w:kern w:val="0"/>
                <w:szCs w:val="24"/>
                <w:lang w:val="en-US" w:eastAsia="en-US" w:bidi="ar-SA"/>
                <w:ins w:id="5021" w:author="Changes 24 to 25 Oct" w:date="2026-10-25T16:02:42Z"/>
              </w:rPr>
            </w:pPr>
            <w:ins w:id="5020" w:author="Changes 24 to 25 Oct" w:date="2026-10-25T16:02:42Z">
              <w:r>
                <w:rPr>
                  <w:kern w:val="0"/>
                  <w:sz w:val="18"/>
                  <w:szCs w:val="24"/>
                  <w:lang w:val="en-US" w:eastAsia="en-US" w:bidi="ar-SA"/>
                </w:rPr>
                <w:t>Chosen first</w:t>
              </w:r>
            </w:ins>
          </w:p>
        </w:tc>
        <w:tc>
          <w:tcPr>
            <w:tcW w:w="890" w:type="dxa"/>
            <w:tcBorders/>
          </w:tcPr>
          <w:p>
            <w:pPr>
              <w:pStyle w:val="Compact"/>
              <w:widowControl/>
              <w:spacing w:lineRule="exact" w:line="220" w:before="0" w:after="0"/>
              <w:jc w:val="left"/>
              <w:rPr>
                <w:kern w:val="0"/>
                <w:szCs w:val="24"/>
                <w:lang w:val="en-US" w:eastAsia="en-US" w:bidi="ar-SA"/>
                <w:ins w:id="5023" w:author="Changes 24 to 25 Oct" w:date="2026-10-25T16:02:42Z"/>
              </w:rPr>
            </w:pPr>
            <w:ins w:id="5022" w:author="Changes 24 to 25 Oct" w:date="2026-10-25T16:02:42Z">
              <w:r>
                <w:rPr>
                  <w:kern w:val="0"/>
                  <w:sz w:val="18"/>
                  <w:szCs w:val="24"/>
                  <w:lang w:val="en-US" w:eastAsia="en-US" w:bidi="ar-SA"/>
                </w:rPr>
                <w:t>2</w:t>
              </w:r>
            </w:ins>
          </w:p>
        </w:tc>
        <w:tc>
          <w:tcPr>
            <w:tcW w:w="3969" w:type="dxa"/>
            <w:tcBorders/>
          </w:tcPr>
          <w:p>
            <w:pPr>
              <w:pStyle w:val="Compact"/>
              <w:widowControl/>
              <w:spacing w:lineRule="exact" w:line="220" w:before="0" w:after="0"/>
              <w:jc w:val="left"/>
              <w:rPr>
                <w:kern w:val="0"/>
                <w:szCs w:val="24"/>
                <w:lang w:val="en-US" w:eastAsia="en-US" w:bidi="ar-SA"/>
                <w:ins w:id="5025" w:author="Changes 24 to 25 Oct" w:date="2026-10-25T16:02:42Z"/>
              </w:rPr>
            </w:pPr>
            <w:ins w:id="5024" w:author="Changes 24 to 25 Oct" w:date="2026-10-25T16:02:42Z">
              <w:r>
                <w:rPr>
                  <w:kern w:val="0"/>
                  <w:sz w:val="18"/>
                  <w:szCs w:val="24"/>
                  <w:lang w:val="en-US" w:eastAsia="en-US" w:bidi="ar-SA"/>
                </w:rPr>
                <w:t>0.06</w:t>
              </w:r>
            </w:ins>
          </w:p>
        </w:tc>
      </w:tr>
      <w:tr>
        <w:trPr>
          <w:ins w:id="5026"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5028" w:author="Changes 24 to 25 Oct" w:date="2026-10-25T16:02:42Z"/>
              </w:rPr>
            </w:pPr>
            <w:ins w:id="5027" w:author="Changes 24 to 25 Oct" w:date="2026-10-25T16:02:42Z">
              <w:r>
                <w:rPr>
                  <w:kern w:val="0"/>
                  <w:sz w:val="18"/>
                  <w:szCs w:val="24"/>
                  <w:lang w:val="en-US" w:eastAsia="en-US" w:bidi="ar-SA"/>
                </w:rPr>
                <w:t>Rakuten</w:t>
              </w:r>
            </w:ins>
          </w:p>
        </w:tc>
        <w:tc>
          <w:tcPr>
            <w:tcW w:w="2025" w:type="dxa"/>
            <w:tcBorders/>
          </w:tcPr>
          <w:p>
            <w:pPr>
              <w:pStyle w:val="Compact"/>
              <w:widowControl/>
              <w:spacing w:lineRule="exact" w:line="220" w:before="0" w:after="0"/>
              <w:jc w:val="left"/>
              <w:rPr>
                <w:kern w:val="0"/>
                <w:szCs w:val="24"/>
                <w:lang w:val="en-US" w:eastAsia="en-US" w:bidi="ar-SA"/>
                <w:ins w:id="5030" w:author="Changes 24 to 25 Oct" w:date="2026-10-25T16:02:42Z"/>
              </w:rPr>
            </w:pPr>
            <w:ins w:id="5029" w:author="Changes 24 to 25 Oct" w:date="2026-10-25T16:02:42Z">
              <w:r>
                <w:rPr>
                  <w:kern w:val="0"/>
                  <w:sz w:val="18"/>
                  <w:szCs w:val="24"/>
                  <w:lang w:val="en-US" w:eastAsia="en-US" w:bidi="ar-SA"/>
                </w:rPr>
                <w:t>Chosen first</w:t>
              </w:r>
            </w:ins>
          </w:p>
        </w:tc>
        <w:tc>
          <w:tcPr>
            <w:tcW w:w="890" w:type="dxa"/>
            <w:tcBorders/>
          </w:tcPr>
          <w:p>
            <w:pPr>
              <w:pStyle w:val="Compact"/>
              <w:widowControl/>
              <w:spacing w:lineRule="exact" w:line="220" w:before="0" w:after="0"/>
              <w:jc w:val="left"/>
              <w:rPr>
                <w:kern w:val="0"/>
                <w:szCs w:val="24"/>
                <w:lang w:val="en-US" w:eastAsia="en-US" w:bidi="ar-SA"/>
                <w:ins w:id="5032" w:author="Changes 24 to 25 Oct" w:date="2026-10-25T16:02:42Z"/>
              </w:rPr>
            </w:pPr>
            <w:ins w:id="5031" w:author="Changes 24 to 25 Oct" w:date="2026-10-25T16:02:42Z">
              <w:r>
                <w:rPr>
                  <w:kern w:val="0"/>
                  <w:sz w:val="18"/>
                  <w:szCs w:val="24"/>
                  <w:lang w:val="en-US" w:eastAsia="en-US" w:bidi="ar-SA"/>
                </w:rPr>
                <w:t>1</w:t>
              </w:r>
            </w:ins>
          </w:p>
        </w:tc>
        <w:tc>
          <w:tcPr>
            <w:tcW w:w="3969" w:type="dxa"/>
            <w:tcBorders/>
          </w:tcPr>
          <w:p>
            <w:pPr>
              <w:pStyle w:val="Compact"/>
              <w:widowControl/>
              <w:spacing w:lineRule="exact" w:line="220" w:before="0" w:after="0"/>
              <w:jc w:val="left"/>
              <w:rPr>
                <w:kern w:val="0"/>
                <w:szCs w:val="24"/>
                <w:lang w:val="en-US" w:eastAsia="en-US" w:bidi="ar-SA"/>
                <w:ins w:id="5034" w:author="Changes 24 to 25 Oct" w:date="2026-10-25T16:02:42Z"/>
              </w:rPr>
            </w:pPr>
            <w:ins w:id="5033" w:author="Changes 24 to 25 Oct" w:date="2026-10-25T16:02:42Z">
              <w:r>
                <w:rPr>
                  <w:kern w:val="0"/>
                  <w:sz w:val="18"/>
                  <w:szCs w:val="24"/>
                  <w:lang w:val="en-US" w:eastAsia="en-US" w:bidi="ar-SA"/>
                </w:rPr>
                <w:t>0.02</w:t>
              </w:r>
            </w:ins>
          </w:p>
        </w:tc>
      </w:tr>
      <w:tr>
        <w:trPr>
          <w:ins w:id="5035"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5037" w:author="Changes 24 to 25 Oct" w:date="2026-10-25T16:02:42Z"/>
              </w:rPr>
            </w:pPr>
            <w:ins w:id="5036" w:author="Changes 24 to 25 Oct" w:date="2026-10-25T16:02:42Z">
              <w:r>
                <w:rPr>
                  <w:kern w:val="0"/>
                  <w:sz w:val="18"/>
                  <w:szCs w:val="24"/>
                  <w:lang w:val="en-US" w:eastAsia="en-US" w:bidi="ar-SA"/>
                </w:rPr>
                <w:t>Sea / Shopee</w:t>
              </w:r>
            </w:ins>
          </w:p>
        </w:tc>
        <w:tc>
          <w:tcPr>
            <w:tcW w:w="2025" w:type="dxa"/>
            <w:tcBorders/>
          </w:tcPr>
          <w:p>
            <w:pPr>
              <w:pStyle w:val="Compact"/>
              <w:widowControl/>
              <w:spacing w:lineRule="exact" w:line="220" w:before="0" w:after="0"/>
              <w:jc w:val="left"/>
              <w:rPr>
                <w:kern w:val="0"/>
                <w:szCs w:val="24"/>
                <w:lang w:val="en-US" w:eastAsia="en-US" w:bidi="ar-SA"/>
                <w:ins w:id="5039" w:author="Changes 24 to 25 Oct" w:date="2026-10-25T16:02:42Z"/>
              </w:rPr>
            </w:pPr>
            <w:ins w:id="5038" w:author="Changes 24 to 25 Oct" w:date="2026-10-25T16:02:42Z">
              <w:r>
                <w:rPr>
                  <w:kern w:val="0"/>
                  <w:sz w:val="18"/>
                  <w:szCs w:val="24"/>
                  <w:lang w:val="en-US" w:eastAsia="en-US" w:bidi="ar-SA"/>
                </w:rPr>
                <w:t>Chosen first</w:t>
              </w:r>
            </w:ins>
          </w:p>
        </w:tc>
        <w:tc>
          <w:tcPr>
            <w:tcW w:w="890" w:type="dxa"/>
            <w:tcBorders/>
          </w:tcPr>
          <w:p>
            <w:pPr>
              <w:pStyle w:val="Compact"/>
              <w:widowControl/>
              <w:spacing w:lineRule="exact" w:line="220" w:before="0" w:after="0"/>
              <w:jc w:val="left"/>
              <w:rPr>
                <w:kern w:val="0"/>
                <w:szCs w:val="24"/>
                <w:lang w:val="en-US" w:eastAsia="en-US" w:bidi="ar-SA"/>
                <w:ins w:id="5041" w:author="Changes 24 to 25 Oct" w:date="2026-10-25T16:02:42Z"/>
              </w:rPr>
            </w:pPr>
            <w:ins w:id="5040" w:author="Changes 24 to 25 Oct" w:date="2026-10-25T16:02:42Z">
              <w:r>
                <w:rPr>
                  <w:kern w:val="0"/>
                  <w:sz w:val="18"/>
                  <w:szCs w:val="24"/>
                  <w:lang w:val="en-US" w:eastAsia="en-US" w:bidi="ar-SA"/>
                </w:rPr>
                <w:t>7</w:t>
              </w:r>
            </w:ins>
          </w:p>
        </w:tc>
        <w:tc>
          <w:tcPr>
            <w:tcW w:w="3969" w:type="dxa"/>
            <w:tcBorders/>
          </w:tcPr>
          <w:p>
            <w:pPr>
              <w:pStyle w:val="Compact"/>
              <w:widowControl/>
              <w:spacing w:lineRule="exact" w:line="220" w:before="0" w:after="0"/>
              <w:jc w:val="left"/>
              <w:rPr>
                <w:kern w:val="0"/>
                <w:szCs w:val="24"/>
                <w:lang w:val="en-US" w:eastAsia="en-US" w:bidi="ar-SA"/>
                <w:ins w:id="5043" w:author="Changes 24 to 25 Oct" w:date="2026-10-25T16:02:42Z"/>
              </w:rPr>
            </w:pPr>
            <w:ins w:id="5042" w:author="Changes 24 to 25 Oct" w:date="2026-10-25T16:02:42Z">
              <w:r>
                <w:rPr>
                  <w:kern w:val="0"/>
                  <w:sz w:val="18"/>
                  <w:szCs w:val="24"/>
                  <w:lang w:val="en-US" w:eastAsia="en-US" w:bidi="ar-SA"/>
                </w:rPr>
                <w:t>0.25</w:t>
              </w:r>
            </w:ins>
          </w:p>
        </w:tc>
      </w:tr>
      <w:tr>
        <w:trPr>
          <w:ins w:id="5044" w:author="Changes 24 to 25 Oct" w:date="2026-10-25T16:02:42Z"/>
          <w:cantSplit w:val="true"/>
        </w:trPr>
        <w:tc>
          <w:tcPr>
            <w:tcW w:w="1620" w:type="dxa"/>
            <w:tcBorders/>
          </w:tcPr>
          <w:p>
            <w:pPr>
              <w:pStyle w:val="Compact"/>
              <w:widowControl/>
              <w:spacing w:lineRule="exact" w:line="220" w:before="0" w:after="0"/>
              <w:jc w:val="left"/>
              <w:rPr>
                <w:kern w:val="0"/>
                <w:szCs w:val="24"/>
                <w:lang w:val="en-US" w:eastAsia="en-US" w:bidi="ar-SA"/>
                <w:ins w:id="5046" w:author="Changes 24 to 25 Oct" w:date="2026-10-25T16:02:42Z"/>
              </w:rPr>
            </w:pPr>
            <w:ins w:id="5045" w:author="Changes 24 to 25 Oct" w:date="2026-10-25T16:02:42Z">
              <w:r>
                <w:rPr>
                  <w:kern w:val="0"/>
                  <w:sz w:val="18"/>
                  <w:szCs w:val="24"/>
                  <w:lang w:val="en-US" w:eastAsia="en-US" w:bidi="ar-SA"/>
                </w:rPr>
                <w:t>Shopify</w:t>
              </w:r>
            </w:ins>
          </w:p>
        </w:tc>
        <w:tc>
          <w:tcPr>
            <w:tcW w:w="2025" w:type="dxa"/>
            <w:tcBorders/>
          </w:tcPr>
          <w:p>
            <w:pPr>
              <w:pStyle w:val="Compact"/>
              <w:widowControl/>
              <w:spacing w:lineRule="exact" w:line="220" w:before="0" w:after="0"/>
              <w:jc w:val="left"/>
              <w:rPr>
                <w:kern w:val="0"/>
                <w:szCs w:val="24"/>
                <w:lang w:val="en-US" w:eastAsia="en-US" w:bidi="ar-SA"/>
                <w:ins w:id="5048" w:author="Changes 24 to 25 Oct" w:date="2026-10-25T16:02:42Z"/>
              </w:rPr>
            </w:pPr>
            <w:ins w:id="5047" w:author="Changes 24 to 25 Oct" w:date="2026-10-25T16:02:42Z">
              <w:r>
                <w:rPr>
                  <w:kern w:val="0"/>
                  <w:sz w:val="18"/>
                  <w:szCs w:val="24"/>
                  <w:lang w:val="en-US" w:eastAsia="en-US" w:bidi="ar-SA"/>
                </w:rPr>
                <w:t>Chosen first</w:t>
              </w:r>
            </w:ins>
          </w:p>
        </w:tc>
        <w:tc>
          <w:tcPr>
            <w:tcW w:w="890" w:type="dxa"/>
            <w:tcBorders/>
          </w:tcPr>
          <w:p>
            <w:pPr>
              <w:pStyle w:val="Compact"/>
              <w:widowControl/>
              <w:spacing w:lineRule="exact" w:line="220" w:before="0" w:after="0"/>
              <w:jc w:val="left"/>
              <w:rPr>
                <w:kern w:val="0"/>
                <w:szCs w:val="24"/>
                <w:lang w:val="en-US" w:eastAsia="en-US" w:bidi="ar-SA"/>
                <w:ins w:id="5050" w:author="Changes 24 to 25 Oct" w:date="2026-10-25T16:02:42Z"/>
              </w:rPr>
            </w:pPr>
            <w:ins w:id="5049" w:author="Changes 24 to 25 Oct" w:date="2026-10-25T16:02:42Z">
              <w:r>
                <w:rPr>
                  <w:kern w:val="0"/>
                  <w:sz w:val="18"/>
                  <w:szCs w:val="24"/>
                  <w:lang w:val="en-US" w:eastAsia="en-US" w:bidi="ar-SA"/>
                </w:rPr>
                <w:t>5</w:t>
              </w:r>
            </w:ins>
          </w:p>
        </w:tc>
        <w:tc>
          <w:tcPr>
            <w:tcW w:w="3969" w:type="dxa"/>
            <w:tcBorders/>
          </w:tcPr>
          <w:p>
            <w:pPr>
              <w:pStyle w:val="Compact"/>
              <w:widowControl/>
              <w:spacing w:lineRule="exact" w:line="220" w:before="0" w:after="0"/>
              <w:jc w:val="left"/>
              <w:rPr>
                <w:kern w:val="0"/>
                <w:szCs w:val="24"/>
                <w:lang w:val="en-US" w:eastAsia="en-US" w:bidi="ar-SA"/>
                <w:ins w:id="5052" w:author="Changes 24 to 25 Oct" w:date="2026-10-25T16:02:42Z"/>
              </w:rPr>
            </w:pPr>
            <w:ins w:id="5051" w:author="Changes 24 to 25 Oct" w:date="2026-10-25T16:02:42Z">
              <w:r>
                <w:rPr>
                  <w:kern w:val="0"/>
                  <w:sz w:val="18"/>
                  <w:szCs w:val="24"/>
                  <w:lang w:val="en-US" w:eastAsia="en-US" w:bidi="ar-SA"/>
                </w:rPr>
                <w:t>0.05</w:t>
              </w:r>
            </w:ins>
          </w:p>
        </w:tc>
      </w:tr>
      <w:tr>
        <w:trPr>
          <w:ins w:id="5053" w:author="Changes 24 to 25 Oct" w:date="2026-10-25T16:02:42Z"/>
          <w:cantSplit w:val="true"/>
        </w:trPr>
        <w:tc>
          <w:tcPr>
            <w:tcW w:w="1620" w:type="dxa"/>
            <w:tcBorders/>
          </w:tcPr>
          <w:p>
            <w:pPr>
              <w:pStyle w:val="Compact"/>
              <w:keepNext w:val="true"/>
              <w:widowControl/>
              <w:spacing w:lineRule="exact" w:line="220" w:before="0" w:after="0"/>
              <w:jc w:val="left"/>
              <w:rPr>
                <w:kern w:val="0"/>
                <w:szCs w:val="24"/>
                <w:lang w:val="en-US" w:eastAsia="en-US" w:bidi="ar-SA"/>
                <w:ins w:id="5055" w:author="Changes 24 to 25 Oct" w:date="2026-10-25T16:02:42Z"/>
              </w:rPr>
            </w:pPr>
            <w:ins w:id="5054" w:author="Changes 24 to 25 Oct" w:date="2026-10-25T16:02:42Z">
              <w:r>
                <w:rPr>
                  <w:kern w:val="0"/>
                  <w:sz w:val="18"/>
                  <w:szCs w:val="24"/>
                  <w:lang w:val="en-US" w:eastAsia="en-US" w:bidi="ar-SA"/>
                </w:rPr>
                <w:t>Zalando</w:t>
              </w:r>
            </w:ins>
          </w:p>
        </w:tc>
        <w:tc>
          <w:tcPr>
            <w:tcW w:w="2025" w:type="dxa"/>
            <w:tcBorders/>
          </w:tcPr>
          <w:p>
            <w:pPr>
              <w:pStyle w:val="Compact"/>
              <w:keepNext w:val="true"/>
              <w:widowControl/>
              <w:spacing w:lineRule="exact" w:line="220" w:before="0" w:after="0"/>
              <w:jc w:val="left"/>
              <w:rPr>
                <w:kern w:val="0"/>
                <w:szCs w:val="24"/>
                <w:lang w:val="en-US" w:eastAsia="en-US" w:bidi="ar-SA"/>
                <w:ins w:id="5057" w:author="Changes 24 to 25 Oct" w:date="2026-10-25T16:02:42Z"/>
              </w:rPr>
            </w:pPr>
            <w:ins w:id="5056" w:author="Changes 24 to 25 Oct" w:date="2026-10-25T16:02:42Z">
              <w:r>
                <w:rPr>
                  <w:kern w:val="0"/>
                  <w:sz w:val="18"/>
                  <w:szCs w:val="24"/>
                  <w:lang w:val="en-US" w:eastAsia="en-US" w:bidi="ar-SA"/>
                </w:rPr>
                <w:t>Chosen first</w:t>
              </w:r>
            </w:ins>
          </w:p>
        </w:tc>
        <w:tc>
          <w:tcPr>
            <w:tcW w:w="890" w:type="dxa"/>
            <w:tcBorders/>
          </w:tcPr>
          <w:p>
            <w:pPr>
              <w:pStyle w:val="Compact"/>
              <w:keepNext w:val="true"/>
              <w:widowControl/>
              <w:spacing w:lineRule="exact" w:line="220" w:before="0" w:after="0"/>
              <w:jc w:val="left"/>
              <w:rPr>
                <w:kern w:val="0"/>
                <w:szCs w:val="24"/>
                <w:lang w:val="en-US" w:eastAsia="en-US" w:bidi="ar-SA"/>
                <w:ins w:id="5059" w:author="Changes 24 to 25 Oct" w:date="2026-10-25T16:02:42Z"/>
              </w:rPr>
            </w:pPr>
            <w:ins w:id="5058" w:author="Changes 24 to 25 Oct" w:date="2026-10-25T16:02:42Z">
              <w:r>
                <w:rPr>
                  <w:kern w:val="0"/>
                  <w:sz w:val="18"/>
                  <w:szCs w:val="24"/>
                  <w:lang w:val="en-US" w:eastAsia="en-US" w:bidi="ar-SA"/>
                </w:rPr>
                <w:t>4</w:t>
              </w:r>
            </w:ins>
          </w:p>
        </w:tc>
        <w:tc>
          <w:tcPr>
            <w:tcW w:w="3969" w:type="dxa"/>
            <w:tcBorders/>
          </w:tcPr>
          <w:p>
            <w:pPr>
              <w:pStyle w:val="Compact"/>
              <w:keepNext w:val="true"/>
              <w:widowControl/>
              <w:spacing w:lineRule="exact" w:line="220" w:before="0" w:after="0"/>
              <w:jc w:val="left"/>
              <w:rPr>
                <w:kern w:val="0"/>
                <w:szCs w:val="24"/>
                <w:lang w:val="en-US" w:eastAsia="en-US" w:bidi="ar-SA"/>
                <w:ins w:id="5061" w:author="Changes 24 to 25 Oct" w:date="2026-10-25T16:02:42Z"/>
              </w:rPr>
            </w:pPr>
            <w:ins w:id="5060" w:author="Changes 24 to 25 Oct" w:date="2026-10-25T16:02:42Z">
              <w:r>
                <w:rPr>
                  <w:kern w:val="0"/>
                  <w:sz w:val="18"/>
                  <w:szCs w:val="24"/>
                  <w:lang w:val="en-US" w:eastAsia="en-US" w:bidi="ar-SA"/>
                </w:rPr>
                <w:t>0.02</w:t>
              </w:r>
            </w:ins>
          </w:p>
        </w:tc>
      </w:tr>
      <w:tr>
        <w:trPr>
          <w:ins w:id="5062" w:author="Changes 24 to 25 Oct" w:date="2026-10-25T16:02:42Z"/>
          <w:cantSplit w:val="true"/>
        </w:trPr>
        <w:tc>
          <w:tcPr>
            <w:tcW w:w="1620" w:type="dxa"/>
            <w:tcBorders>
              <w:bottom w:val="single" w:sz="8" w:space="0" w:color="000000"/>
            </w:tcBorders>
          </w:tcPr>
          <w:p>
            <w:pPr>
              <w:pStyle w:val="Compact"/>
              <w:widowControl/>
              <w:spacing w:lineRule="exact" w:line="220" w:before="0" w:after="0"/>
              <w:jc w:val="left"/>
              <w:rPr>
                <w:kern w:val="0"/>
                <w:szCs w:val="24"/>
                <w:lang w:val="en-US" w:eastAsia="en-US" w:bidi="ar-SA"/>
                <w:ins w:id="5064" w:author="Changes 24 to 25 Oct" w:date="2026-10-25T16:02:42Z"/>
              </w:rPr>
            </w:pPr>
            <w:ins w:id="5063" w:author="Changes 24 to 25 Oct" w:date="2026-10-25T16:02:42Z">
              <w:r>
                <w:rPr>
                  <w:kern w:val="0"/>
                  <w:sz w:val="18"/>
                  <w:szCs w:val="24"/>
                  <w:lang w:val="en-US" w:eastAsia="en-US" w:bidi="ar-SA"/>
                </w:rPr>
                <w:t>eBay</w:t>
              </w:r>
            </w:ins>
          </w:p>
        </w:tc>
        <w:tc>
          <w:tcPr>
            <w:tcW w:w="2025" w:type="dxa"/>
            <w:tcBorders>
              <w:bottom w:val="single" w:sz="8" w:space="0" w:color="000000"/>
            </w:tcBorders>
          </w:tcPr>
          <w:p>
            <w:pPr>
              <w:pStyle w:val="Compact"/>
              <w:widowControl/>
              <w:spacing w:lineRule="exact" w:line="220" w:before="0" w:after="0"/>
              <w:jc w:val="left"/>
              <w:rPr>
                <w:kern w:val="0"/>
                <w:szCs w:val="24"/>
                <w:lang w:val="en-US" w:eastAsia="en-US" w:bidi="ar-SA"/>
                <w:ins w:id="5066" w:author="Changes 24 to 25 Oct" w:date="2026-10-25T16:02:42Z"/>
              </w:rPr>
            </w:pPr>
            <w:ins w:id="5065" w:author="Changes 24 to 25 Oct" w:date="2026-10-25T16:02:42Z">
              <w:r>
                <w:rPr>
                  <w:kern w:val="0"/>
                  <w:sz w:val="18"/>
                  <w:szCs w:val="24"/>
                  <w:lang w:val="en-US" w:eastAsia="en-US" w:bidi="ar-SA"/>
                </w:rPr>
                <w:t>Chosen first</w:t>
              </w:r>
            </w:ins>
          </w:p>
        </w:tc>
        <w:tc>
          <w:tcPr>
            <w:tcW w:w="890" w:type="dxa"/>
            <w:tcBorders>
              <w:bottom w:val="single" w:sz="8" w:space="0" w:color="000000"/>
            </w:tcBorders>
          </w:tcPr>
          <w:p>
            <w:pPr>
              <w:pStyle w:val="Compact"/>
              <w:widowControl/>
              <w:spacing w:lineRule="exact" w:line="220" w:before="0" w:after="0"/>
              <w:jc w:val="left"/>
              <w:rPr>
                <w:kern w:val="0"/>
                <w:szCs w:val="24"/>
                <w:lang w:val="en-US" w:eastAsia="en-US" w:bidi="ar-SA"/>
                <w:ins w:id="5068" w:author="Changes 24 to 25 Oct" w:date="2026-10-25T16:02:42Z"/>
              </w:rPr>
            </w:pPr>
            <w:ins w:id="5067" w:author="Changes 24 to 25 Oct" w:date="2026-10-25T16:02:42Z">
              <w:r>
                <w:rPr>
                  <w:kern w:val="0"/>
                  <w:sz w:val="18"/>
                  <w:szCs w:val="24"/>
                  <w:lang w:val="en-US" w:eastAsia="en-US" w:bidi="ar-SA"/>
                </w:rPr>
                <w:t>4</w:t>
              </w:r>
            </w:ins>
          </w:p>
        </w:tc>
        <w:tc>
          <w:tcPr>
            <w:tcW w:w="3969" w:type="dxa"/>
            <w:tcBorders>
              <w:bottom w:val="single" w:sz="8" w:space="0" w:color="000000"/>
            </w:tcBorders>
          </w:tcPr>
          <w:p>
            <w:pPr>
              <w:pStyle w:val="Compact"/>
              <w:widowControl/>
              <w:spacing w:lineRule="exact" w:line="220" w:before="0" w:after="0"/>
              <w:jc w:val="left"/>
              <w:rPr>
                <w:kern w:val="0"/>
                <w:szCs w:val="24"/>
                <w:lang w:val="en-US" w:eastAsia="en-US" w:bidi="ar-SA"/>
                <w:ins w:id="5070" w:author="Changes 24 to 25 Oct" w:date="2026-10-25T16:02:42Z"/>
              </w:rPr>
            </w:pPr>
            <w:ins w:id="5069" w:author="Changes 24 to 25 Oct" w:date="2026-10-25T16:02:42Z">
              <w:r>
                <w:rPr>
                  <w:kern w:val="0"/>
                  <w:sz w:val="18"/>
                  <w:szCs w:val="24"/>
                  <w:lang w:val="en-US" w:eastAsia="en-US" w:bidi="ar-SA"/>
                </w:rPr>
                <w:t>0.03</w:t>
              </w:r>
            </w:ins>
          </w:p>
        </w:tc>
      </w:tr>
    </w:tbl>
    <w:p>
      <w:pPr>
        <w:pStyle w:val="BodyText"/>
        <w:spacing w:before="160" w:after="120"/>
        <w:rPr>
          <w:ins w:id="5072" w:author="Changes 24 to 25 Oct" w:date="2026-10-25T16:02:42Z"/>
        </w:rPr>
      </w:pPr>
      <w:ins w:id="5071" w:author="Changes 24 to 25 Oct" w:date="2026-10-25T16:02:42Z">
        <w:bookmarkStart w:id="106" w:name="b.1-the-foreign-group-27-platforms"/>
        <w:r>
          <w:rPr/>
          <w:t>Left out after examination: Dingdong, JD.com, Jumei, Liquidity Services, Newegg and Vipshop, because their own goods are most of revenue in every year; and four platforms that disclose no transaction value (Nebius Group, formerly Yandex; Trip.com; Tuniu; and Uxin).</w:t>
        </w:r>
      </w:ins>
      <w:bookmarkEnd w:id="106"/>
    </w:p>
    <w:p>
      <w:pPr>
        <w:pStyle w:val="Heading3"/>
        <w:rPr>
          <w:ins w:id="5074" w:author="Changes 24 to 25 Oct" w:date="2026-10-25T16:02:42Z"/>
        </w:rPr>
      </w:pPr>
      <w:ins w:id="5073" w:author="Changes 24 to 25 Oct" w:date="2026-10-25T16:02:42Z">
        <w:r>
          <w:rPr/>
          <w:t>B.2 The Indonesian and regional group</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035"/>
        <w:gridCol w:w="2591"/>
        <w:gridCol w:w="1036"/>
        <w:gridCol w:w="750"/>
        <w:gridCol w:w="3093"/>
      </w:tblGrid>
      <w:tr>
        <w:trPr>
          <w:tblHeader w:val="true"/>
          <w:ins w:id="5075" w:author="Changes 24 to 25 Oct" w:date="2026-10-25T16:02:42Z"/>
          <w:cantSplit w:val="true"/>
        </w:trPr>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077" w:author="Changes 24 to 25 Oct" w:date="2026-10-25T16:02:42Z"/>
              </w:rPr>
            </w:pPr>
            <w:ins w:id="5076" w:author="Changes 24 to 25 Oct" w:date="2026-10-25T16:02:42Z">
              <w:r>
                <w:rPr>
                  <w:b/>
                  <w:kern w:val="0"/>
                  <w:sz w:val="18"/>
                  <w:szCs w:val="24"/>
                  <w:lang w:val="en-US" w:eastAsia="en-US" w:bidi="ar-SA"/>
                </w:rPr>
                <w:t>Platform series</w:t>
              </w:r>
            </w:ins>
          </w:p>
        </w:tc>
        <w:tc>
          <w:tcPr>
            <w:tcW w:w="259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079" w:author="Changes 24 to 25 Oct" w:date="2026-10-25T16:02:42Z"/>
              </w:rPr>
            </w:pPr>
            <w:ins w:id="5078" w:author="Changes 24 to 25 Oct" w:date="2026-10-25T16:02:42Z">
              <w:r>
                <w:rPr>
                  <w:b/>
                  <w:kern w:val="0"/>
                  <w:sz w:val="18"/>
                  <w:szCs w:val="24"/>
                  <w:lang w:val="en-US" w:eastAsia="en-US" w:bidi="ar-SA"/>
                </w:rPr>
                <w:t>What it covers</w:t>
              </w:r>
            </w:ins>
          </w:p>
        </w:tc>
        <w:tc>
          <w:tcPr>
            <w:tcW w:w="103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081" w:author="Changes 24 to 25 Oct" w:date="2026-10-25T16:02:42Z"/>
              </w:rPr>
            </w:pPr>
            <w:ins w:id="5080" w:author="Changes 24 to 25 Oct" w:date="2026-10-25T16:02:42Z">
              <w:r>
                <w:rPr>
                  <w:b/>
                  <w:kern w:val="0"/>
                  <w:sz w:val="18"/>
                  <w:szCs w:val="24"/>
                  <w:lang w:val="en-US" w:eastAsia="en-US" w:bidi="ar-SA"/>
                </w:rPr>
                <w:t>Years</w:t>
              </w:r>
            </w:ins>
          </w:p>
        </w:tc>
        <w:tc>
          <w:tcPr>
            <w:tcW w:w="75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083" w:author="Changes 24 to 25 Oct" w:date="2026-10-25T16:02:42Z"/>
              </w:rPr>
            </w:pPr>
            <w:ins w:id="5082" w:author="Changes 24 to 25 Oct" w:date="2026-10-25T16:02:42Z">
              <w:r>
                <w:rPr>
                  <w:b/>
                  <w:kern w:val="0"/>
                  <w:sz w:val="18"/>
                  <w:szCs w:val="24"/>
                  <w:lang w:val="en-US" w:eastAsia="en-US" w:bidi="ar-SA"/>
                </w:rPr>
                <w:t>Yearly pairs</w:t>
              </w:r>
            </w:ins>
          </w:p>
        </w:tc>
        <w:tc>
          <w:tcPr>
            <w:tcW w:w="309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085" w:author="Changes 24 to 25 Oct" w:date="2026-10-25T16:02:42Z"/>
              </w:rPr>
            </w:pPr>
            <w:ins w:id="5084" w:author="Changes 24 to 25 Oct" w:date="2026-10-25T16:02:42Z">
              <w:r>
                <w:rPr>
                  <w:b/>
                  <w:kern w:val="0"/>
                  <w:sz w:val="18"/>
                  <w:szCs w:val="24"/>
                  <w:lang w:val="en-US" w:eastAsia="en-US" w:bidi="ar-SA"/>
                </w:rPr>
                <w:t>How it is labelled</w:t>
              </w:r>
            </w:ins>
          </w:p>
        </w:tc>
      </w:tr>
      <w:tr>
        <w:trPr>
          <w:ins w:id="5086"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ins w:id="5088" w:author="Changes 24 to 25 Oct" w:date="2026-10-25T16:02:42Z"/>
              </w:rPr>
            </w:pPr>
            <w:ins w:id="5087" w:author="Changes 24 to 25 Oct" w:date="2026-10-25T16:02:42Z">
              <w:r>
                <w:rPr>
                  <w:kern w:val="0"/>
                  <w:sz w:val="18"/>
                  <w:szCs w:val="24"/>
                  <w:lang w:val="en-US" w:eastAsia="en-US" w:bidi="ar-SA"/>
                </w:rPr>
                <w:t>Tokopedia</w:t>
              </w:r>
            </w:ins>
          </w:p>
        </w:tc>
        <w:tc>
          <w:tcPr>
            <w:tcW w:w="2591" w:type="dxa"/>
            <w:tcBorders/>
          </w:tcPr>
          <w:p>
            <w:pPr>
              <w:pStyle w:val="Compact"/>
              <w:keepNext w:val="true"/>
              <w:widowControl/>
              <w:spacing w:lineRule="exact" w:line="220" w:before="0" w:after="0"/>
              <w:jc w:val="left"/>
              <w:rPr>
                <w:kern w:val="0"/>
                <w:szCs w:val="24"/>
                <w:lang w:val="en-US" w:eastAsia="en-US" w:bidi="ar-SA"/>
                <w:ins w:id="5090" w:author="Changes 24 to 25 Oct" w:date="2026-10-25T16:02:42Z"/>
              </w:rPr>
            </w:pPr>
            <w:ins w:id="5089" w:author="Changes 24 to 25 Oct" w:date="2026-10-25T16:02:42Z">
              <w:r>
                <w:rPr>
                  <w:kern w:val="0"/>
                  <w:sz w:val="18"/>
                  <w:szCs w:val="24"/>
                  <w:lang w:val="en-US" w:eastAsia="en-US" w:bidi="ar-SA"/>
                </w:rPr>
                <w:t>The e-commerce segment of GoTo, an Indonesian marketplace</w:t>
              </w:r>
            </w:ins>
          </w:p>
        </w:tc>
        <w:tc>
          <w:tcPr>
            <w:tcW w:w="1036" w:type="dxa"/>
            <w:tcBorders/>
          </w:tcPr>
          <w:p>
            <w:pPr>
              <w:pStyle w:val="Compact"/>
              <w:keepNext w:val="true"/>
              <w:widowControl/>
              <w:spacing w:lineRule="exact" w:line="220" w:before="0" w:after="0"/>
              <w:jc w:val="left"/>
              <w:rPr>
                <w:kern w:val="0"/>
                <w:szCs w:val="24"/>
                <w:lang w:val="en-US" w:eastAsia="en-US" w:bidi="ar-SA"/>
                <w:ins w:id="5092" w:author="Changes 24 to 25 Oct" w:date="2026-10-25T16:02:42Z"/>
              </w:rPr>
            </w:pPr>
            <w:ins w:id="5091" w:author="Changes 24 to 25 Oct" w:date="2026-10-25T16:02:42Z">
              <w:r>
                <w:rPr>
                  <w:kern w:val="0"/>
                  <w:sz w:val="18"/>
                  <w:szCs w:val="24"/>
                  <w:lang w:val="en-US" w:eastAsia="en-US" w:bidi="ar-SA"/>
                </w:rPr>
                <w:t>2022–2023</w:t>
              </w:r>
            </w:ins>
          </w:p>
        </w:tc>
        <w:tc>
          <w:tcPr>
            <w:tcW w:w="750" w:type="dxa"/>
            <w:tcBorders/>
          </w:tcPr>
          <w:p>
            <w:pPr>
              <w:pStyle w:val="Compact"/>
              <w:keepNext w:val="true"/>
              <w:widowControl/>
              <w:spacing w:lineRule="exact" w:line="220" w:before="0" w:after="0"/>
              <w:jc w:val="left"/>
              <w:rPr>
                <w:kern w:val="0"/>
                <w:szCs w:val="24"/>
                <w:lang w:val="en-US" w:eastAsia="en-US" w:bidi="ar-SA"/>
                <w:ins w:id="5094" w:author="Changes 24 to 25 Oct" w:date="2026-10-25T16:02:42Z"/>
              </w:rPr>
            </w:pPr>
            <w:ins w:id="5093" w:author="Changes 24 to 25 Oct" w:date="2026-10-25T16:02:42Z">
              <w:r>
                <w:rPr>
                  <w:kern w:val="0"/>
                  <w:sz w:val="18"/>
                  <w:szCs w:val="24"/>
                  <w:lang w:val="en-US" w:eastAsia="en-US" w:bidi="ar-SA"/>
                </w:rPr>
                <w:t>1</w:t>
              </w:r>
            </w:ins>
          </w:p>
        </w:tc>
        <w:tc>
          <w:tcPr>
            <w:tcW w:w="3093" w:type="dxa"/>
            <w:tcBorders/>
          </w:tcPr>
          <w:p>
            <w:pPr>
              <w:pStyle w:val="Compact"/>
              <w:keepNext w:val="true"/>
              <w:widowControl/>
              <w:spacing w:lineRule="exact" w:line="220" w:before="0" w:after="0"/>
              <w:jc w:val="left"/>
              <w:rPr>
                <w:kern w:val="0"/>
                <w:szCs w:val="24"/>
                <w:lang w:val="en-US" w:eastAsia="en-US" w:bidi="ar-SA"/>
                <w:ins w:id="5096" w:author="Changes 24 to 25 Oct" w:date="2026-10-25T16:02:42Z"/>
              </w:rPr>
            </w:pPr>
            <w:ins w:id="5095" w:author="Changes 24 to 25 Oct" w:date="2026-10-25T16:02:42Z">
              <w:r>
                <w:rPr>
                  <w:kern w:val="0"/>
                  <w:sz w:val="18"/>
                  <w:szCs w:val="24"/>
                  <w:lang w:val="en-US" w:eastAsia="en-US" w:bidi="ar-SA"/>
                </w:rPr>
                <w:t>Direct segment disclosure</w:t>
              </w:r>
            </w:ins>
          </w:p>
        </w:tc>
      </w:tr>
      <w:tr>
        <w:trPr>
          <w:ins w:id="5097"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ins w:id="5099" w:author="Changes 24 to 25 Oct" w:date="2026-10-25T16:02:42Z"/>
              </w:rPr>
            </w:pPr>
            <w:ins w:id="5098" w:author="Changes 24 to 25 Oct" w:date="2026-10-25T16:02:42Z">
              <w:r>
                <w:rPr>
                  <w:kern w:val="0"/>
                  <w:sz w:val="18"/>
                  <w:szCs w:val="24"/>
                  <w:lang w:val="en-US" w:eastAsia="en-US" w:bidi="ar-SA"/>
                </w:rPr>
                <w:t>Blibli</w:t>
              </w:r>
            </w:ins>
          </w:p>
        </w:tc>
        <w:tc>
          <w:tcPr>
            <w:tcW w:w="2591" w:type="dxa"/>
            <w:tcBorders/>
          </w:tcPr>
          <w:p>
            <w:pPr>
              <w:pStyle w:val="Compact"/>
              <w:keepNext w:val="true"/>
              <w:widowControl/>
              <w:spacing w:lineRule="exact" w:line="220" w:before="0" w:after="0"/>
              <w:jc w:val="left"/>
              <w:rPr>
                <w:kern w:val="0"/>
                <w:szCs w:val="24"/>
                <w:lang w:val="en-US" w:eastAsia="en-US" w:bidi="ar-SA"/>
                <w:ins w:id="5101" w:author="Changes 24 to 25 Oct" w:date="2026-10-25T16:02:42Z"/>
              </w:rPr>
            </w:pPr>
            <w:ins w:id="5100" w:author="Changes 24 to 25 Oct" w:date="2026-10-25T16:02:42Z">
              <w:r>
                <w:rPr>
                  <w:kern w:val="0"/>
                  <w:sz w:val="18"/>
                  <w:szCs w:val="24"/>
                  <w:lang w:val="en-US" w:eastAsia="en-US" w:bidi="ar-SA"/>
                </w:rPr>
                <w:t>Blibli’s third-party retail segment, which includes online travel</w:t>
              </w:r>
            </w:ins>
          </w:p>
        </w:tc>
        <w:tc>
          <w:tcPr>
            <w:tcW w:w="1036" w:type="dxa"/>
            <w:tcBorders/>
          </w:tcPr>
          <w:p>
            <w:pPr>
              <w:pStyle w:val="Compact"/>
              <w:keepNext w:val="true"/>
              <w:widowControl/>
              <w:spacing w:lineRule="exact" w:line="220" w:before="0" w:after="0"/>
              <w:jc w:val="left"/>
              <w:rPr>
                <w:kern w:val="0"/>
                <w:szCs w:val="24"/>
                <w:lang w:val="en-US" w:eastAsia="en-US" w:bidi="ar-SA"/>
                <w:ins w:id="5103" w:author="Changes 24 to 25 Oct" w:date="2026-10-25T16:02:42Z"/>
              </w:rPr>
            </w:pPr>
            <w:ins w:id="5102" w:author="Changes 24 to 25 Oct" w:date="2026-10-25T16:02:42Z">
              <w:r>
                <w:rPr>
                  <w:kern w:val="0"/>
                  <w:sz w:val="18"/>
                  <w:szCs w:val="24"/>
                  <w:lang w:val="en-US" w:eastAsia="en-US" w:bidi="ar-SA"/>
                </w:rPr>
                <w:t>2021–2025</w:t>
              </w:r>
            </w:ins>
          </w:p>
        </w:tc>
        <w:tc>
          <w:tcPr>
            <w:tcW w:w="750" w:type="dxa"/>
            <w:tcBorders/>
          </w:tcPr>
          <w:p>
            <w:pPr>
              <w:pStyle w:val="Compact"/>
              <w:keepNext w:val="true"/>
              <w:widowControl/>
              <w:spacing w:lineRule="exact" w:line="220" w:before="0" w:after="0"/>
              <w:jc w:val="left"/>
              <w:rPr>
                <w:kern w:val="0"/>
                <w:szCs w:val="24"/>
                <w:lang w:val="en-US" w:eastAsia="en-US" w:bidi="ar-SA"/>
                <w:ins w:id="5105" w:author="Changes 24 to 25 Oct" w:date="2026-10-25T16:02:42Z"/>
              </w:rPr>
            </w:pPr>
            <w:ins w:id="5104" w:author="Changes 24 to 25 Oct" w:date="2026-10-25T16:02:42Z">
              <w:r>
                <w:rPr>
                  <w:kern w:val="0"/>
                  <w:sz w:val="18"/>
                  <w:szCs w:val="24"/>
                  <w:lang w:val="en-US" w:eastAsia="en-US" w:bidi="ar-SA"/>
                </w:rPr>
                <w:t>4</w:t>
              </w:r>
            </w:ins>
          </w:p>
        </w:tc>
        <w:tc>
          <w:tcPr>
            <w:tcW w:w="3093" w:type="dxa"/>
            <w:tcBorders/>
          </w:tcPr>
          <w:p>
            <w:pPr>
              <w:pStyle w:val="Compact"/>
              <w:keepNext w:val="true"/>
              <w:widowControl/>
              <w:spacing w:lineRule="exact" w:line="220" w:before="0" w:after="0"/>
              <w:jc w:val="left"/>
              <w:rPr>
                <w:kern w:val="0"/>
                <w:szCs w:val="24"/>
                <w:lang w:val="en-US" w:eastAsia="en-US" w:bidi="ar-SA"/>
                <w:ins w:id="5107" w:author="Changes 24 to 25 Oct" w:date="2026-10-25T16:02:42Z"/>
              </w:rPr>
            </w:pPr>
            <w:ins w:id="5106" w:author="Changes 24 to 25 Oct" w:date="2026-10-25T16:02:42Z">
              <w:r>
                <w:rPr>
                  <w:kern w:val="0"/>
                  <w:sz w:val="18"/>
                  <w:szCs w:val="24"/>
                  <w:lang w:val="en-US" w:eastAsia="en-US" w:bidi="ar-SA"/>
                </w:rPr>
                <w:t>Direct segment disclosure</w:t>
              </w:r>
            </w:ins>
          </w:p>
        </w:tc>
      </w:tr>
      <w:tr>
        <w:trPr>
          <w:ins w:id="5108"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ins w:id="5110" w:author="Changes 24 to 25 Oct" w:date="2026-10-25T16:02:42Z"/>
              </w:rPr>
            </w:pPr>
            <w:ins w:id="5109" w:author="Changes 24 to 25 Oct" w:date="2026-10-25T16:02:42Z">
              <w:r>
                <w:rPr>
                  <w:kern w:val="0"/>
                  <w:sz w:val="18"/>
                  <w:szCs w:val="24"/>
                  <w:lang w:val="en-US" w:eastAsia="en-US" w:bidi="ar-SA"/>
                </w:rPr>
                <w:t>Bukalapak</w:t>
              </w:r>
            </w:ins>
          </w:p>
        </w:tc>
        <w:tc>
          <w:tcPr>
            <w:tcW w:w="2591" w:type="dxa"/>
            <w:tcBorders/>
          </w:tcPr>
          <w:p>
            <w:pPr>
              <w:pStyle w:val="Compact"/>
              <w:keepNext w:val="true"/>
              <w:widowControl/>
              <w:spacing w:lineRule="exact" w:line="220" w:before="0" w:after="0"/>
              <w:jc w:val="left"/>
              <w:rPr>
                <w:kern w:val="0"/>
                <w:szCs w:val="24"/>
                <w:lang w:val="en-US" w:eastAsia="en-US" w:bidi="ar-SA"/>
                <w:ins w:id="5112" w:author="Changes 24 to 25 Oct" w:date="2026-10-25T16:02:42Z"/>
              </w:rPr>
            </w:pPr>
            <w:ins w:id="5111" w:author="Changes 24 to 25 Oct" w:date="2026-10-25T16:02:42Z">
              <w:r>
                <w:rPr>
                  <w:kern w:val="0"/>
                  <w:sz w:val="18"/>
                  <w:szCs w:val="24"/>
                  <w:lang w:val="en-US" w:eastAsia="en-US" w:bidi="ar-SA"/>
                </w:rPr>
                <w:t>The whole Bukalapak group, mainly in Indonesia, including Mitra, its online-to-offline business</w:t>
              </w:r>
            </w:ins>
          </w:p>
        </w:tc>
        <w:tc>
          <w:tcPr>
            <w:tcW w:w="1036" w:type="dxa"/>
            <w:tcBorders/>
          </w:tcPr>
          <w:p>
            <w:pPr>
              <w:pStyle w:val="Compact"/>
              <w:keepNext w:val="true"/>
              <w:widowControl/>
              <w:spacing w:lineRule="exact" w:line="220" w:before="0" w:after="0"/>
              <w:jc w:val="left"/>
              <w:rPr>
                <w:kern w:val="0"/>
                <w:szCs w:val="24"/>
                <w:lang w:val="en-US" w:eastAsia="en-US" w:bidi="ar-SA"/>
                <w:ins w:id="5114" w:author="Changes 24 to 25 Oct" w:date="2026-10-25T16:02:42Z"/>
              </w:rPr>
            </w:pPr>
            <w:ins w:id="5113" w:author="Changes 24 to 25 Oct" w:date="2026-10-25T16:02:42Z">
              <w:r>
                <w:rPr>
                  <w:kern w:val="0"/>
                  <w:sz w:val="18"/>
                  <w:szCs w:val="24"/>
                  <w:lang w:val="en-US" w:eastAsia="en-US" w:bidi="ar-SA"/>
                </w:rPr>
                <w:t>2020–2023</w:t>
              </w:r>
            </w:ins>
          </w:p>
        </w:tc>
        <w:tc>
          <w:tcPr>
            <w:tcW w:w="750" w:type="dxa"/>
            <w:tcBorders/>
          </w:tcPr>
          <w:p>
            <w:pPr>
              <w:pStyle w:val="Compact"/>
              <w:keepNext w:val="true"/>
              <w:widowControl/>
              <w:spacing w:lineRule="exact" w:line="220" w:before="0" w:after="0"/>
              <w:jc w:val="left"/>
              <w:rPr>
                <w:kern w:val="0"/>
                <w:szCs w:val="24"/>
                <w:lang w:val="en-US" w:eastAsia="en-US" w:bidi="ar-SA"/>
                <w:ins w:id="5116" w:author="Changes 24 to 25 Oct" w:date="2026-10-25T16:02:42Z"/>
              </w:rPr>
            </w:pPr>
            <w:ins w:id="5115" w:author="Changes 24 to 25 Oct" w:date="2026-10-25T16:02:42Z">
              <w:r>
                <w:rPr>
                  <w:kern w:val="0"/>
                  <w:sz w:val="18"/>
                  <w:szCs w:val="24"/>
                  <w:lang w:val="en-US" w:eastAsia="en-US" w:bidi="ar-SA"/>
                </w:rPr>
                <w:t>3</w:t>
              </w:r>
            </w:ins>
          </w:p>
        </w:tc>
        <w:tc>
          <w:tcPr>
            <w:tcW w:w="3093" w:type="dxa"/>
            <w:tcBorders/>
          </w:tcPr>
          <w:p>
            <w:pPr>
              <w:pStyle w:val="Compact"/>
              <w:keepNext w:val="true"/>
              <w:widowControl/>
              <w:spacing w:lineRule="exact" w:line="220" w:before="0" w:after="0"/>
              <w:jc w:val="left"/>
              <w:rPr>
                <w:kern w:val="0"/>
                <w:szCs w:val="24"/>
                <w:lang w:val="en-US" w:eastAsia="en-US" w:bidi="ar-SA"/>
                <w:ins w:id="5118" w:author="Changes 24 to 25 Oct" w:date="2026-10-25T16:02:42Z"/>
              </w:rPr>
            </w:pPr>
            <w:ins w:id="5117" w:author="Changes 24 to 25 Oct" w:date="2026-10-25T16:02:42Z">
              <w:r>
                <w:rPr>
                  <w:kern w:val="0"/>
                  <w:sz w:val="18"/>
                  <w:szCs w:val="24"/>
                  <w:lang w:val="en-US" w:eastAsia="en-US" w:bidi="ar-SA"/>
                </w:rPr>
                <w:t>Direct company disclosure</w:t>
              </w:r>
            </w:ins>
          </w:p>
        </w:tc>
      </w:tr>
      <w:tr>
        <w:trPr>
          <w:ins w:id="5119" w:author="Changes 24 to 25 Oct" w:date="2026-10-25T16:02:42Z"/>
          <w:cantSplit w:val="true"/>
        </w:trPr>
        <w:tc>
          <w:tcPr>
            <w:tcW w:w="1035" w:type="dxa"/>
            <w:tcBorders/>
          </w:tcPr>
          <w:p>
            <w:pPr>
              <w:pStyle w:val="Compact"/>
              <w:keepNext w:val="true"/>
              <w:widowControl/>
              <w:spacing w:lineRule="exact" w:line="220" w:before="0" w:after="0"/>
              <w:jc w:val="left"/>
              <w:rPr>
                <w:kern w:val="0"/>
                <w:szCs w:val="24"/>
                <w:lang w:val="en-US" w:eastAsia="en-US" w:bidi="ar-SA"/>
                <w:ins w:id="5121" w:author="Changes 24 to 25 Oct" w:date="2026-10-25T16:02:42Z"/>
              </w:rPr>
            </w:pPr>
            <w:ins w:id="5120" w:author="Changes 24 to 25 Oct" w:date="2026-10-25T16:02:42Z">
              <w:r>
                <w:rPr>
                  <w:kern w:val="0"/>
                  <w:sz w:val="18"/>
                  <w:szCs w:val="24"/>
                  <w:lang w:val="en-US" w:eastAsia="en-US" w:bidi="ar-SA"/>
                </w:rPr>
                <w:t>Grab on-demand</w:t>
              </w:r>
            </w:ins>
          </w:p>
        </w:tc>
        <w:tc>
          <w:tcPr>
            <w:tcW w:w="2591" w:type="dxa"/>
            <w:tcBorders/>
          </w:tcPr>
          <w:p>
            <w:pPr>
              <w:pStyle w:val="Compact"/>
              <w:keepNext w:val="true"/>
              <w:widowControl/>
              <w:spacing w:lineRule="exact" w:line="220" w:before="0" w:after="0"/>
              <w:jc w:val="left"/>
              <w:rPr>
                <w:kern w:val="0"/>
                <w:szCs w:val="24"/>
                <w:lang w:val="en-US" w:eastAsia="en-US" w:bidi="ar-SA"/>
                <w:ins w:id="5123" w:author="Changes 24 to 25 Oct" w:date="2026-10-25T16:02:42Z"/>
              </w:rPr>
            </w:pPr>
            <w:ins w:id="5122" w:author="Changes 24 to 25 Oct" w:date="2026-10-25T16:02:42Z">
              <w:r>
                <w:rPr>
                  <w:kern w:val="0"/>
                  <w:sz w:val="18"/>
                  <w:szCs w:val="24"/>
                  <w:lang w:val="en-US" w:eastAsia="en-US" w:bidi="ar-SA"/>
                </w:rPr>
                <w:t>Grab’s rides and deliveries across Southeast Asia, not Indonesia alone</w:t>
              </w:r>
            </w:ins>
          </w:p>
        </w:tc>
        <w:tc>
          <w:tcPr>
            <w:tcW w:w="1036" w:type="dxa"/>
            <w:tcBorders/>
          </w:tcPr>
          <w:p>
            <w:pPr>
              <w:pStyle w:val="Compact"/>
              <w:keepNext w:val="true"/>
              <w:widowControl/>
              <w:spacing w:lineRule="exact" w:line="220" w:before="0" w:after="0"/>
              <w:jc w:val="left"/>
              <w:rPr>
                <w:kern w:val="0"/>
                <w:szCs w:val="24"/>
                <w:lang w:val="en-US" w:eastAsia="en-US" w:bidi="ar-SA"/>
                <w:ins w:id="5125" w:author="Changes 24 to 25 Oct" w:date="2026-10-25T16:02:42Z"/>
              </w:rPr>
            </w:pPr>
            <w:ins w:id="5124" w:author="Changes 24 to 25 Oct" w:date="2026-10-25T16:02:42Z">
              <w:r>
                <w:rPr>
                  <w:kern w:val="0"/>
                  <w:sz w:val="18"/>
                  <w:szCs w:val="24"/>
                  <w:lang w:val="en-US" w:eastAsia="en-US" w:bidi="ar-SA"/>
                </w:rPr>
                <w:t>2020–2024</w:t>
              </w:r>
            </w:ins>
          </w:p>
        </w:tc>
        <w:tc>
          <w:tcPr>
            <w:tcW w:w="750" w:type="dxa"/>
            <w:tcBorders/>
          </w:tcPr>
          <w:p>
            <w:pPr>
              <w:pStyle w:val="Compact"/>
              <w:keepNext w:val="true"/>
              <w:widowControl/>
              <w:spacing w:lineRule="exact" w:line="220" w:before="0" w:after="0"/>
              <w:jc w:val="left"/>
              <w:rPr>
                <w:kern w:val="0"/>
                <w:szCs w:val="24"/>
                <w:lang w:val="en-US" w:eastAsia="en-US" w:bidi="ar-SA"/>
                <w:ins w:id="5127" w:author="Changes 24 to 25 Oct" w:date="2026-10-25T16:02:42Z"/>
              </w:rPr>
            </w:pPr>
            <w:ins w:id="5126" w:author="Changes 24 to 25 Oct" w:date="2026-10-25T16:02:42Z">
              <w:r>
                <w:rPr>
                  <w:kern w:val="0"/>
                  <w:sz w:val="18"/>
                  <w:szCs w:val="24"/>
                  <w:lang w:val="en-US" w:eastAsia="en-US" w:bidi="ar-SA"/>
                </w:rPr>
                <w:t>4</w:t>
              </w:r>
            </w:ins>
          </w:p>
        </w:tc>
        <w:tc>
          <w:tcPr>
            <w:tcW w:w="3093" w:type="dxa"/>
            <w:tcBorders/>
          </w:tcPr>
          <w:p>
            <w:pPr>
              <w:pStyle w:val="Compact"/>
              <w:keepNext w:val="true"/>
              <w:widowControl/>
              <w:spacing w:lineRule="exact" w:line="220" w:before="0" w:after="0"/>
              <w:jc w:val="left"/>
              <w:rPr>
                <w:kern w:val="0"/>
                <w:szCs w:val="24"/>
                <w:lang w:val="en-US" w:eastAsia="en-US" w:bidi="ar-SA"/>
                <w:ins w:id="5129" w:author="Changes 24 to 25 Oct" w:date="2026-10-25T16:02:42Z"/>
              </w:rPr>
            </w:pPr>
            <w:ins w:id="5128" w:author="Changes 24 to 25 Oct" w:date="2026-10-25T16:02:42Z">
              <w:r>
                <w:rPr>
                  <w:kern w:val="0"/>
                  <w:sz w:val="18"/>
                  <w:szCs w:val="24"/>
                  <w:lang w:val="en-US" w:eastAsia="en-US" w:bidi="ar-SA"/>
                </w:rPr>
                <w:t>Direct segment disclosure</w:t>
              </w:r>
            </w:ins>
          </w:p>
        </w:tc>
      </w:tr>
      <w:tr>
        <w:trPr>
          <w:ins w:id="5130" w:author="Changes 24 to 25 Oct" w:date="2026-10-25T16:02:42Z"/>
          <w:cantSplit w:val="true"/>
        </w:trPr>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ins w:id="5132" w:author="Changes 24 to 25 Oct" w:date="2026-10-25T16:02:42Z"/>
              </w:rPr>
            </w:pPr>
            <w:ins w:id="5131" w:author="Changes 24 to 25 Oct" w:date="2026-10-25T16:02:42Z">
              <w:r>
                <w:rPr>
                  <w:kern w:val="0"/>
                  <w:sz w:val="18"/>
                  <w:szCs w:val="24"/>
                  <w:lang w:val="en-US" w:eastAsia="en-US" w:bidi="ar-SA"/>
                </w:rPr>
                <w:t>GoTo on-demand</w:t>
              </w:r>
            </w:ins>
          </w:p>
        </w:tc>
        <w:tc>
          <w:tcPr>
            <w:tcW w:w="2591" w:type="dxa"/>
            <w:tcBorders>
              <w:bottom w:val="single" w:sz="8" w:space="0" w:color="000000"/>
            </w:tcBorders>
          </w:tcPr>
          <w:p>
            <w:pPr>
              <w:pStyle w:val="Compact"/>
              <w:widowControl/>
              <w:spacing w:lineRule="exact" w:line="220" w:before="0" w:after="0"/>
              <w:jc w:val="left"/>
              <w:rPr>
                <w:kern w:val="0"/>
                <w:szCs w:val="24"/>
                <w:lang w:val="en-US" w:eastAsia="en-US" w:bidi="ar-SA"/>
                <w:ins w:id="5134" w:author="Changes 24 to 25 Oct" w:date="2026-10-25T16:02:42Z"/>
              </w:rPr>
            </w:pPr>
            <w:ins w:id="5133" w:author="Changes 24 to 25 Oct" w:date="2026-10-25T16:02:42Z">
              <w:r>
                <w:rPr>
                  <w:kern w:val="0"/>
                  <w:sz w:val="18"/>
                  <w:szCs w:val="24"/>
                  <w:lang w:val="en-US" w:eastAsia="en-US" w:bidi="ar-SA"/>
                </w:rPr>
                <w:t>GoTo’s rides and deliveries segment, in Indonesia and Vietnam to 2024</w:t>
              </w:r>
            </w:ins>
          </w:p>
        </w:tc>
        <w:tc>
          <w:tcPr>
            <w:tcW w:w="1036" w:type="dxa"/>
            <w:tcBorders>
              <w:bottom w:val="single" w:sz="8" w:space="0" w:color="000000"/>
            </w:tcBorders>
          </w:tcPr>
          <w:p>
            <w:pPr>
              <w:pStyle w:val="Compact"/>
              <w:widowControl/>
              <w:spacing w:lineRule="exact" w:line="220" w:before="0" w:after="0"/>
              <w:jc w:val="left"/>
              <w:rPr>
                <w:kern w:val="0"/>
                <w:szCs w:val="24"/>
                <w:lang w:val="en-US" w:eastAsia="en-US" w:bidi="ar-SA"/>
                <w:ins w:id="5136" w:author="Changes 24 to 25 Oct" w:date="2026-10-25T16:02:42Z"/>
              </w:rPr>
            </w:pPr>
            <w:ins w:id="5135" w:author="Changes 24 to 25 Oct" w:date="2026-10-25T16:02:42Z">
              <w:r>
                <w:rPr>
                  <w:kern w:val="0"/>
                  <w:sz w:val="18"/>
                  <w:szCs w:val="24"/>
                  <w:lang w:val="en-US" w:eastAsia="en-US" w:bidi="ar-SA"/>
                </w:rPr>
                <w:t>2022–2025</w:t>
              </w:r>
            </w:ins>
          </w:p>
        </w:tc>
        <w:tc>
          <w:tcPr>
            <w:tcW w:w="750" w:type="dxa"/>
            <w:tcBorders>
              <w:bottom w:val="single" w:sz="8" w:space="0" w:color="000000"/>
            </w:tcBorders>
          </w:tcPr>
          <w:p>
            <w:pPr>
              <w:pStyle w:val="Compact"/>
              <w:widowControl/>
              <w:spacing w:lineRule="exact" w:line="220" w:before="0" w:after="0"/>
              <w:jc w:val="left"/>
              <w:rPr>
                <w:kern w:val="0"/>
                <w:szCs w:val="24"/>
                <w:lang w:val="en-US" w:eastAsia="en-US" w:bidi="ar-SA"/>
                <w:ins w:id="5138" w:author="Changes 24 to 25 Oct" w:date="2026-10-25T16:02:42Z"/>
              </w:rPr>
            </w:pPr>
            <w:ins w:id="5137" w:author="Changes 24 to 25 Oct" w:date="2026-10-25T16:02:42Z">
              <w:r>
                <w:rPr>
                  <w:kern w:val="0"/>
                  <w:sz w:val="18"/>
                  <w:szCs w:val="24"/>
                  <w:lang w:val="en-US" w:eastAsia="en-US" w:bidi="ar-SA"/>
                </w:rPr>
                <w:t>3</w:t>
              </w:r>
            </w:ins>
          </w:p>
        </w:tc>
        <w:tc>
          <w:tcPr>
            <w:tcW w:w="3093" w:type="dxa"/>
            <w:tcBorders>
              <w:bottom w:val="single" w:sz="8" w:space="0" w:color="000000"/>
            </w:tcBorders>
          </w:tcPr>
          <w:p>
            <w:pPr>
              <w:pStyle w:val="Compact"/>
              <w:widowControl/>
              <w:spacing w:lineRule="exact" w:line="220" w:before="0" w:after="0"/>
              <w:jc w:val="left"/>
              <w:rPr>
                <w:kern w:val="0"/>
                <w:szCs w:val="24"/>
                <w:lang w:val="en-US" w:eastAsia="en-US" w:bidi="ar-SA"/>
                <w:ins w:id="5140" w:author="Changes 24 to 25 Oct" w:date="2026-10-25T16:02:42Z"/>
              </w:rPr>
            </w:pPr>
            <w:ins w:id="5139" w:author="Changes 24 to 25 Oct" w:date="2026-10-25T16:02:42Z">
              <w:r>
                <w:rPr>
                  <w:kern w:val="0"/>
                  <w:sz w:val="18"/>
                  <w:szCs w:val="24"/>
                  <w:lang w:val="en-US" w:eastAsia="en-US" w:bidi="ar-SA"/>
                </w:rPr>
                <w:t>Direct segment disclosure; the 2022 transaction value is an estimate</w:t>
              </w:r>
            </w:ins>
          </w:p>
        </w:tc>
      </w:tr>
    </w:tbl>
    <w:p>
      <w:pPr>
        <w:pStyle w:val="Normal"/>
        <w:spacing w:before="160" w:after="120"/>
        <w:rPr>
          <w:ins w:id="5142" w:author="Changes 24 to 25 Oct" w:date="2026-10-25T16:02:42Z"/>
        </w:rPr>
      </w:pPr>
      <w:ins w:id="5141" w:author="Changes 24 to 25 Oct" w:date="2026-10-25T16:02:42Z">
        <w:r>
          <w:rPr/>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800"/>
        <w:gridCol w:w="682"/>
        <w:gridCol w:w="3042"/>
        <w:gridCol w:w="2980"/>
      </w:tblGrid>
      <w:tr>
        <w:trPr>
          <w:tblHeader w:val="true"/>
          <w:ins w:id="5143" w:author="Changes 24 to 25 Oct" w:date="2026-10-25T16:02:42Z"/>
          <w:cantSplit w:val="true"/>
        </w:trPr>
        <w:tc>
          <w:tcPr>
            <w:tcW w:w="180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145" w:author="Changes 24 to 25 Oct" w:date="2026-10-25T16:02:42Z"/>
              </w:rPr>
            </w:pPr>
            <w:ins w:id="5144" w:author="Changes 24 to 25 Oct" w:date="2026-10-25T16:02:42Z">
              <w:r>
                <w:rPr>
                  <w:b/>
                  <w:kern w:val="0"/>
                  <w:sz w:val="18"/>
                  <w:szCs w:val="24"/>
                  <w:lang w:val="en-US" w:eastAsia="en-US" w:bidi="ar-SA"/>
                </w:rPr>
                <w:t>Platform</w:t>
              </w:r>
            </w:ins>
          </w:p>
        </w:tc>
        <w:tc>
          <w:tcPr>
            <w:tcW w:w="68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147" w:author="Changes 24 to 25 Oct" w:date="2026-10-25T16:02:42Z"/>
              </w:rPr>
            </w:pPr>
            <w:ins w:id="5146" w:author="Changes 24 to 25 Oct" w:date="2026-10-25T16:02:42Z">
              <w:r>
                <w:rPr>
                  <w:b/>
                  <w:kern w:val="0"/>
                  <w:sz w:val="18"/>
                  <w:szCs w:val="24"/>
                  <w:lang w:val="en-US" w:eastAsia="en-US" w:bidi="ar-SA"/>
                </w:rPr>
                <w:t>Pairs</w:t>
              </w:r>
            </w:ins>
          </w:p>
        </w:tc>
        <w:tc>
          <w:tcPr>
            <w:tcW w:w="304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149" w:author="Changes 24 to 25 Oct" w:date="2026-10-25T16:02:42Z"/>
              </w:rPr>
            </w:pPr>
            <w:ins w:id="5148" w:author="Changes 24 to 25 Oct" w:date="2026-10-25T16:02:42Z">
              <w:r>
                <w:rPr>
                  <w:b/>
                  <w:kern w:val="0"/>
                  <w:sz w:val="18"/>
                  <w:szCs w:val="24"/>
                  <w:lang w:val="en-US" w:eastAsia="en-US" w:bidi="ar-SA"/>
                </w:rPr>
                <w:t>Median size of yearly change in log take rate</w:t>
              </w:r>
            </w:ins>
          </w:p>
        </w:tc>
        <w:tc>
          <w:tcPr>
            <w:tcW w:w="298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151" w:author="Changes 24 to 25 Oct" w:date="2026-10-25T16:02:42Z"/>
              </w:rPr>
            </w:pPr>
            <w:ins w:id="5150" w:author="Changes 24 to 25 Oct" w:date="2026-10-25T16:02:42Z">
              <w:r>
                <w:rPr>
                  <w:b/>
                  <w:kern w:val="0"/>
                  <w:sz w:val="18"/>
                  <w:szCs w:val="24"/>
                  <w:lang w:val="en-US" w:eastAsia="en-US" w:bidi="ar-SA"/>
                </w:rPr>
                <w:t>Share of pairs with a change of 0.10 or less</w:t>
              </w:r>
            </w:ins>
          </w:p>
        </w:tc>
      </w:tr>
      <w:tr>
        <w:trPr>
          <w:ins w:id="5152"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ins w:id="5154" w:author="Changes 24 to 25 Oct" w:date="2026-10-25T16:02:42Z"/>
              </w:rPr>
            </w:pPr>
            <w:ins w:id="5153" w:author="Changes 24 to 25 Oct" w:date="2026-10-25T16:02:42Z">
              <w:r>
                <w:rPr>
                  <w:kern w:val="0"/>
                  <w:sz w:val="18"/>
                  <w:szCs w:val="24"/>
                  <w:lang w:val="en-US" w:eastAsia="en-US" w:bidi="ar-SA"/>
                </w:rPr>
                <w:t>Blibli third-party retail</w:t>
              </w:r>
            </w:ins>
          </w:p>
        </w:tc>
        <w:tc>
          <w:tcPr>
            <w:tcW w:w="682" w:type="dxa"/>
            <w:tcBorders/>
          </w:tcPr>
          <w:p>
            <w:pPr>
              <w:pStyle w:val="Compact"/>
              <w:keepNext w:val="true"/>
              <w:widowControl/>
              <w:spacing w:lineRule="exact" w:line="220" w:before="0" w:after="0"/>
              <w:jc w:val="left"/>
              <w:rPr>
                <w:kern w:val="0"/>
                <w:szCs w:val="24"/>
                <w:lang w:val="en-US" w:eastAsia="en-US" w:bidi="ar-SA"/>
                <w:ins w:id="5156" w:author="Changes 24 to 25 Oct" w:date="2026-10-25T16:02:42Z"/>
              </w:rPr>
            </w:pPr>
            <w:ins w:id="5155" w:author="Changes 24 to 25 Oct" w:date="2026-10-25T16:02:42Z">
              <w:r>
                <w:rPr>
                  <w:kern w:val="0"/>
                  <w:sz w:val="18"/>
                  <w:szCs w:val="24"/>
                  <w:lang w:val="en-US" w:eastAsia="en-US" w:bidi="ar-SA"/>
                </w:rPr>
                <w:t>4</w:t>
              </w:r>
            </w:ins>
          </w:p>
        </w:tc>
        <w:tc>
          <w:tcPr>
            <w:tcW w:w="3042" w:type="dxa"/>
            <w:tcBorders/>
          </w:tcPr>
          <w:p>
            <w:pPr>
              <w:pStyle w:val="Compact"/>
              <w:keepNext w:val="true"/>
              <w:widowControl/>
              <w:spacing w:lineRule="exact" w:line="220" w:before="0" w:after="0"/>
              <w:jc w:val="left"/>
              <w:rPr>
                <w:kern w:val="0"/>
                <w:szCs w:val="24"/>
                <w:lang w:val="en-US" w:eastAsia="en-US" w:bidi="ar-SA"/>
                <w:ins w:id="5158" w:author="Changes 24 to 25 Oct" w:date="2026-10-25T16:02:42Z"/>
              </w:rPr>
            </w:pPr>
            <w:ins w:id="5157" w:author="Changes 24 to 25 Oct" w:date="2026-10-25T16:02:42Z">
              <w:r>
                <w:rPr>
                  <w:kern w:val="0"/>
                  <w:sz w:val="18"/>
                  <w:szCs w:val="24"/>
                  <w:lang w:val="en-US" w:eastAsia="en-US" w:bidi="ar-SA"/>
                </w:rPr>
                <w:t>0.25</w:t>
              </w:r>
            </w:ins>
          </w:p>
        </w:tc>
        <w:tc>
          <w:tcPr>
            <w:tcW w:w="2980" w:type="dxa"/>
            <w:tcBorders/>
          </w:tcPr>
          <w:p>
            <w:pPr>
              <w:pStyle w:val="Compact"/>
              <w:keepNext w:val="true"/>
              <w:widowControl/>
              <w:spacing w:lineRule="exact" w:line="220" w:before="0" w:after="0"/>
              <w:jc w:val="left"/>
              <w:rPr>
                <w:kern w:val="0"/>
                <w:szCs w:val="24"/>
                <w:lang w:val="en-US" w:eastAsia="en-US" w:bidi="ar-SA"/>
                <w:ins w:id="5160" w:author="Changes 24 to 25 Oct" w:date="2026-10-25T16:02:42Z"/>
              </w:rPr>
            </w:pPr>
            <w:ins w:id="5159" w:author="Changes 24 to 25 Oct" w:date="2026-10-25T16:02:42Z">
              <w:r>
                <w:rPr>
                  <w:kern w:val="0"/>
                  <w:sz w:val="18"/>
                  <w:szCs w:val="24"/>
                  <w:lang w:val="en-US" w:eastAsia="en-US" w:bidi="ar-SA"/>
                </w:rPr>
                <w:t>0.00</w:t>
              </w:r>
            </w:ins>
          </w:p>
        </w:tc>
      </w:tr>
      <w:tr>
        <w:trPr>
          <w:ins w:id="5161"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ins w:id="5163" w:author="Changes 24 to 25 Oct" w:date="2026-10-25T16:02:42Z"/>
              </w:rPr>
            </w:pPr>
            <w:ins w:id="5162" w:author="Changes 24 to 25 Oct" w:date="2026-10-25T16:02:42Z">
              <w:r>
                <w:rPr>
                  <w:kern w:val="0"/>
                  <w:sz w:val="18"/>
                  <w:szCs w:val="24"/>
                  <w:lang w:val="en-US" w:eastAsia="en-US" w:bidi="ar-SA"/>
                </w:rPr>
                <w:t>Bukalapak Group</w:t>
              </w:r>
            </w:ins>
          </w:p>
        </w:tc>
        <w:tc>
          <w:tcPr>
            <w:tcW w:w="682" w:type="dxa"/>
            <w:tcBorders/>
          </w:tcPr>
          <w:p>
            <w:pPr>
              <w:pStyle w:val="Compact"/>
              <w:keepNext w:val="true"/>
              <w:widowControl/>
              <w:spacing w:lineRule="exact" w:line="220" w:before="0" w:after="0"/>
              <w:jc w:val="left"/>
              <w:rPr>
                <w:kern w:val="0"/>
                <w:szCs w:val="24"/>
                <w:lang w:val="en-US" w:eastAsia="en-US" w:bidi="ar-SA"/>
                <w:ins w:id="5165" w:author="Changes 24 to 25 Oct" w:date="2026-10-25T16:02:42Z"/>
              </w:rPr>
            </w:pPr>
            <w:ins w:id="5164" w:author="Changes 24 to 25 Oct" w:date="2026-10-25T16:02:42Z">
              <w:r>
                <w:rPr>
                  <w:kern w:val="0"/>
                  <w:sz w:val="18"/>
                  <w:szCs w:val="24"/>
                  <w:lang w:val="en-US" w:eastAsia="en-US" w:bidi="ar-SA"/>
                </w:rPr>
                <w:t>3</w:t>
              </w:r>
            </w:ins>
          </w:p>
        </w:tc>
        <w:tc>
          <w:tcPr>
            <w:tcW w:w="3042" w:type="dxa"/>
            <w:tcBorders/>
          </w:tcPr>
          <w:p>
            <w:pPr>
              <w:pStyle w:val="Compact"/>
              <w:keepNext w:val="true"/>
              <w:widowControl/>
              <w:spacing w:lineRule="exact" w:line="220" w:before="0" w:after="0"/>
              <w:jc w:val="left"/>
              <w:rPr>
                <w:kern w:val="0"/>
                <w:szCs w:val="24"/>
                <w:lang w:val="en-US" w:eastAsia="en-US" w:bidi="ar-SA"/>
                <w:ins w:id="5167" w:author="Changes 24 to 25 Oct" w:date="2026-10-25T16:02:42Z"/>
              </w:rPr>
            </w:pPr>
            <w:ins w:id="5166" w:author="Changes 24 to 25 Oct" w:date="2026-10-25T16:02:42Z">
              <w:r>
                <w:rPr>
                  <w:kern w:val="0"/>
                  <w:sz w:val="18"/>
                  <w:szCs w:val="24"/>
                  <w:lang w:val="en-US" w:eastAsia="en-US" w:bidi="ar-SA"/>
                </w:rPr>
                <w:t>0.14</w:t>
              </w:r>
            </w:ins>
          </w:p>
        </w:tc>
        <w:tc>
          <w:tcPr>
            <w:tcW w:w="2980" w:type="dxa"/>
            <w:tcBorders/>
          </w:tcPr>
          <w:p>
            <w:pPr>
              <w:pStyle w:val="Compact"/>
              <w:keepNext w:val="true"/>
              <w:widowControl/>
              <w:spacing w:lineRule="exact" w:line="220" w:before="0" w:after="0"/>
              <w:jc w:val="left"/>
              <w:rPr>
                <w:kern w:val="0"/>
                <w:szCs w:val="24"/>
                <w:lang w:val="en-US" w:eastAsia="en-US" w:bidi="ar-SA"/>
                <w:ins w:id="5169" w:author="Changes 24 to 25 Oct" w:date="2026-10-25T16:02:42Z"/>
              </w:rPr>
            </w:pPr>
            <w:ins w:id="5168" w:author="Changes 24 to 25 Oct" w:date="2026-10-25T16:02:42Z">
              <w:r>
                <w:rPr>
                  <w:kern w:val="0"/>
                  <w:sz w:val="18"/>
                  <w:szCs w:val="24"/>
                  <w:lang w:val="en-US" w:eastAsia="en-US" w:bidi="ar-SA"/>
                </w:rPr>
                <w:t>0.33</w:t>
              </w:r>
            </w:ins>
          </w:p>
        </w:tc>
      </w:tr>
      <w:tr>
        <w:trPr>
          <w:ins w:id="5170"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ins w:id="5172" w:author="Changes 24 to 25 Oct" w:date="2026-10-25T16:02:42Z"/>
              </w:rPr>
            </w:pPr>
            <w:ins w:id="5171" w:author="Changes 24 to 25 Oct" w:date="2026-10-25T16:02:42Z">
              <w:r>
                <w:rPr>
                  <w:kern w:val="0"/>
                  <w:sz w:val="18"/>
                  <w:szCs w:val="24"/>
                  <w:lang w:val="en-US" w:eastAsia="en-US" w:bidi="ar-SA"/>
                </w:rPr>
                <w:t>GoTo on-demand</w:t>
              </w:r>
            </w:ins>
          </w:p>
        </w:tc>
        <w:tc>
          <w:tcPr>
            <w:tcW w:w="682" w:type="dxa"/>
            <w:tcBorders/>
          </w:tcPr>
          <w:p>
            <w:pPr>
              <w:pStyle w:val="Compact"/>
              <w:keepNext w:val="true"/>
              <w:widowControl/>
              <w:spacing w:lineRule="exact" w:line="220" w:before="0" w:after="0"/>
              <w:jc w:val="left"/>
              <w:rPr>
                <w:kern w:val="0"/>
                <w:szCs w:val="24"/>
                <w:lang w:val="en-US" w:eastAsia="en-US" w:bidi="ar-SA"/>
                <w:ins w:id="5174" w:author="Changes 24 to 25 Oct" w:date="2026-10-25T16:02:42Z"/>
              </w:rPr>
            </w:pPr>
            <w:ins w:id="5173" w:author="Changes 24 to 25 Oct" w:date="2026-10-25T16:02:42Z">
              <w:r>
                <w:rPr>
                  <w:kern w:val="0"/>
                  <w:sz w:val="18"/>
                  <w:szCs w:val="24"/>
                  <w:lang w:val="en-US" w:eastAsia="en-US" w:bidi="ar-SA"/>
                </w:rPr>
                <w:t>3</w:t>
              </w:r>
            </w:ins>
          </w:p>
        </w:tc>
        <w:tc>
          <w:tcPr>
            <w:tcW w:w="3042" w:type="dxa"/>
            <w:tcBorders/>
          </w:tcPr>
          <w:p>
            <w:pPr>
              <w:pStyle w:val="Compact"/>
              <w:keepNext w:val="true"/>
              <w:widowControl/>
              <w:spacing w:lineRule="exact" w:line="220" w:before="0" w:after="0"/>
              <w:jc w:val="left"/>
              <w:rPr>
                <w:kern w:val="0"/>
                <w:szCs w:val="24"/>
                <w:lang w:val="en-US" w:eastAsia="en-US" w:bidi="ar-SA"/>
                <w:ins w:id="5176" w:author="Changes 24 to 25 Oct" w:date="2026-10-25T16:02:42Z"/>
              </w:rPr>
            </w:pPr>
            <w:ins w:id="5175" w:author="Changes 24 to 25 Oct" w:date="2026-10-25T16:02:42Z">
              <w:r>
                <w:rPr>
                  <w:kern w:val="0"/>
                  <w:sz w:val="18"/>
                  <w:szCs w:val="24"/>
                  <w:lang w:val="en-US" w:eastAsia="en-US" w:bidi="ar-SA"/>
                </w:rPr>
                <w:t>0.09</w:t>
              </w:r>
            </w:ins>
          </w:p>
        </w:tc>
        <w:tc>
          <w:tcPr>
            <w:tcW w:w="2980" w:type="dxa"/>
            <w:tcBorders/>
          </w:tcPr>
          <w:p>
            <w:pPr>
              <w:pStyle w:val="Compact"/>
              <w:keepNext w:val="true"/>
              <w:widowControl/>
              <w:spacing w:lineRule="exact" w:line="220" w:before="0" w:after="0"/>
              <w:jc w:val="left"/>
              <w:rPr>
                <w:kern w:val="0"/>
                <w:szCs w:val="24"/>
                <w:lang w:val="en-US" w:eastAsia="en-US" w:bidi="ar-SA"/>
                <w:ins w:id="5178" w:author="Changes 24 to 25 Oct" w:date="2026-10-25T16:02:42Z"/>
              </w:rPr>
            </w:pPr>
            <w:ins w:id="5177" w:author="Changes 24 to 25 Oct" w:date="2026-10-25T16:02:42Z">
              <w:r>
                <w:rPr>
                  <w:kern w:val="0"/>
                  <w:sz w:val="18"/>
                  <w:szCs w:val="24"/>
                  <w:lang w:val="en-US" w:eastAsia="en-US" w:bidi="ar-SA"/>
                </w:rPr>
                <w:t>0.67</w:t>
              </w:r>
            </w:ins>
          </w:p>
        </w:tc>
      </w:tr>
      <w:tr>
        <w:trPr>
          <w:ins w:id="5179" w:author="Changes 24 to 25 Oct" w:date="2026-10-25T16:02:42Z"/>
          <w:cantSplit w:val="true"/>
        </w:trPr>
        <w:tc>
          <w:tcPr>
            <w:tcW w:w="1800" w:type="dxa"/>
            <w:tcBorders/>
          </w:tcPr>
          <w:p>
            <w:pPr>
              <w:pStyle w:val="Compact"/>
              <w:keepNext w:val="true"/>
              <w:widowControl/>
              <w:spacing w:lineRule="exact" w:line="220" w:before="0" w:after="0"/>
              <w:jc w:val="left"/>
              <w:rPr>
                <w:kern w:val="0"/>
                <w:szCs w:val="24"/>
                <w:lang w:val="en-US" w:eastAsia="en-US" w:bidi="ar-SA"/>
                <w:ins w:id="5181" w:author="Changes 24 to 25 Oct" w:date="2026-10-25T16:02:42Z"/>
              </w:rPr>
            </w:pPr>
            <w:ins w:id="5180" w:author="Changes 24 to 25 Oct" w:date="2026-10-25T16:02:42Z">
              <w:r>
                <w:rPr>
                  <w:kern w:val="0"/>
                  <w:sz w:val="18"/>
                  <w:szCs w:val="24"/>
                  <w:lang w:val="en-US" w:eastAsia="en-US" w:bidi="ar-SA"/>
                </w:rPr>
                <w:t>Grab on-demand</w:t>
              </w:r>
            </w:ins>
          </w:p>
        </w:tc>
        <w:tc>
          <w:tcPr>
            <w:tcW w:w="682" w:type="dxa"/>
            <w:tcBorders/>
          </w:tcPr>
          <w:p>
            <w:pPr>
              <w:pStyle w:val="Compact"/>
              <w:keepNext w:val="true"/>
              <w:widowControl/>
              <w:spacing w:lineRule="exact" w:line="220" w:before="0" w:after="0"/>
              <w:jc w:val="left"/>
              <w:rPr>
                <w:kern w:val="0"/>
                <w:szCs w:val="24"/>
                <w:lang w:val="en-US" w:eastAsia="en-US" w:bidi="ar-SA"/>
                <w:ins w:id="5183" w:author="Changes 24 to 25 Oct" w:date="2026-10-25T16:02:42Z"/>
              </w:rPr>
            </w:pPr>
            <w:ins w:id="5182" w:author="Changes 24 to 25 Oct" w:date="2026-10-25T16:02:42Z">
              <w:r>
                <w:rPr>
                  <w:kern w:val="0"/>
                  <w:sz w:val="18"/>
                  <w:szCs w:val="24"/>
                  <w:lang w:val="en-US" w:eastAsia="en-US" w:bidi="ar-SA"/>
                </w:rPr>
                <w:t>4</w:t>
              </w:r>
            </w:ins>
          </w:p>
        </w:tc>
        <w:tc>
          <w:tcPr>
            <w:tcW w:w="3042" w:type="dxa"/>
            <w:tcBorders/>
          </w:tcPr>
          <w:p>
            <w:pPr>
              <w:pStyle w:val="Compact"/>
              <w:keepNext w:val="true"/>
              <w:widowControl/>
              <w:spacing w:lineRule="exact" w:line="220" w:before="0" w:after="0"/>
              <w:jc w:val="left"/>
              <w:rPr>
                <w:kern w:val="0"/>
                <w:szCs w:val="24"/>
                <w:lang w:val="en-US" w:eastAsia="en-US" w:bidi="ar-SA"/>
                <w:ins w:id="5185" w:author="Changes 24 to 25 Oct" w:date="2026-10-25T16:02:42Z"/>
              </w:rPr>
            </w:pPr>
            <w:ins w:id="5184" w:author="Changes 24 to 25 Oct" w:date="2026-10-25T16:02:42Z">
              <w:r>
                <w:rPr>
                  <w:kern w:val="0"/>
                  <w:sz w:val="18"/>
                  <w:szCs w:val="24"/>
                  <w:lang w:val="en-US" w:eastAsia="en-US" w:bidi="ar-SA"/>
                </w:rPr>
                <w:t>0.20</w:t>
              </w:r>
            </w:ins>
          </w:p>
        </w:tc>
        <w:tc>
          <w:tcPr>
            <w:tcW w:w="2980" w:type="dxa"/>
            <w:tcBorders/>
          </w:tcPr>
          <w:p>
            <w:pPr>
              <w:pStyle w:val="Compact"/>
              <w:keepNext w:val="true"/>
              <w:widowControl/>
              <w:spacing w:lineRule="exact" w:line="220" w:before="0" w:after="0"/>
              <w:jc w:val="left"/>
              <w:rPr>
                <w:kern w:val="0"/>
                <w:szCs w:val="24"/>
                <w:lang w:val="en-US" w:eastAsia="en-US" w:bidi="ar-SA"/>
                <w:ins w:id="5187" w:author="Changes 24 to 25 Oct" w:date="2026-10-25T16:02:42Z"/>
              </w:rPr>
            </w:pPr>
            <w:ins w:id="5186" w:author="Changes 24 to 25 Oct" w:date="2026-10-25T16:02:42Z">
              <w:r>
                <w:rPr>
                  <w:kern w:val="0"/>
                  <w:sz w:val="18"/>
                  <w:szCs w:val="24"/>
                  <w:lang w:val="en-US" w:eastAsia="en-US" w:bidi="ar-SA"/>
                </w:rPr>
                <w:t>0.50</w:t>
              </w:r>
            </w:ins>
          </w:p>
        </w:tc>
      </w:tr>
      <w:tr>
        <w:trPr>
          <w:ins w:id="5188" w:author="Changes 24 to 25 Oct" w:date="2026-10-25T16:02:42Z"/>
          <w:cantSplit w:val="true"/>
        </w:trPr>
        <w:tc>
          <w:tcPr>
            <w:tcW w:w="1800" w:type="dxa"/>
            <w:tcBorders>
              <w:bottom w:val="single" w:sz="8" w:space="0" w:color="000000"/>
            </w:tcBorders>
          </w:tcPr>
          <w:p>
            <w:pPr>
              <w:pStyle w:val="Compact"/>
              <w:widowControl/>
              <w:spacing w:lineRule="exact" w:line="220" w:before="0" w:after="0"/>
              <w:jc w:val="left"/>
              <w:rPr>
                <w:kern w:val="0"/>
                <w:szCs w:val="24"/>
                <w:lang w:val="en-US" w:eastAsia="en-US" w:bidi="ar-SA"/>
                <w:ins w:id="5190" w:author="Changes 24 to 25 Oct" w:date="2026-10-25T16:02:42Z"/>
              </w:rPr>
            </w:pPr>
            <w:ins w:id="5189" w:author="Changes 24 to 25 Oct" w:date="2026-10-25T16:02:42Z">
              <w:r>
                <w:rPr>
                  <w:kern w:val="0"/>
                  <w:sz w:val="18"/>
                  <w:szCs w:val="24"/>
                  <w:lang w:val="en-US" w:eastAsia="en-US" w:bidi="ar-SA"/>
                </w:rPr>
                <w:t>Tokopedia</w:t>
              </w:r>
            </w:ins>
          </w:p>
        </w:tc>
        <w:tc>
          <w:tcPr>
            <w:tcW w:w="682" w:type="dxa"/>
            <w:tcBorders>
              <w:bottom w:val="single" w:sz="8" w:space="0" w:color="000000"/>
            </w:tcBorders>
          </w:tcPr>
          <w:p>
            <w:pPr>
              <w:pStyle w:val="Compact"/>
              <w:widowControl/>
              <w:spacing w:lineRule="exact" w:line="220" w:before="0" w:after="0"/>
              <w:jc w:val="left"/>
              <w:rPr>
                <w:kern w:val="0"/>
                <w:szCs w:val="24"/>
                <w:lang w:val="en-US" w:eastAsia="en-US" w:bidi="ar-SA"/>
                <w:ins w:id="5192" w:author="Changes 24 to 25 Oct" w:date="2026-10-25T16:02:42Z"/>
              </w:rPr>
            </w:pPr>
            <w:ins w:id="5191" w:author="Changes 24 to 25 Oct" w:date="2026-10-25T16:02:42Z">
              <w:r>
                <w:rPr>
                  <w:kern w:val="0"/>
                  <w:sz w:val="18"/>
                  <w:szCs w:val="24"/>
                  <w:lang w:val="en-US" w:eastAsia="en-US" w:bidi="ar-SA"/>
                </w:rPr>
                <w:t>1</w:t>
              </w:r>
            </w:ins>
          </w:p>
        </w:tc>
        <w:tc>
          <w:tcPr>
            <w:tcW w:w="3042" w:type="dxa"/>
            <w:tcBorders>
              <w:bottom w:val="single" w:sz="8" w:space="0" w:color="000000"/>
            </w:tcBorders>
          </w:tcPr>
          <w:p>
            <w:pPr>
              <w:pStyle w:val="Compact"/>
              <w:widowControl/>
              <w:spacing w:lineRule="exact" w:line="220" w:before="0" w:after="0"/>
              <w:jc w:val="left"/>
              <w:rPr>
                <w:kern w:val="0"/>
                <w:szCs w:val="24"/>
                <w:lang w:val="en-US" w:eastAsia="en-US" w:bidi="ar-SA"/>
                <w:ins w:id="5194" w:author="Changes 24 to 25 Oct" w:date="2026-10-25T16:02:42Z"/>
              </w:rPr>
            </w:pPr>
            <w:ins w:id="5193" w:author="Changes 24 to 25 Oct" w:date="2026-10-25T16:02:42Z">
              <w:r>
                <w:rPr>
                  <w:kern w:val="0"/>
                  <w:sz w:val="18"/>
                  <w:szCs w:val="24"/>
                  <w:lang w:val="en-US" w:eastAsia="en-US" w:bidi="ar-SA"/>
                </w:rPr>
                <w:t>0.52</w:t>
              </w:r>
            </w:ins>
          </w:p>
        </w:tc>
        <w:tc>
          <w:tcPr>
            <w:tcW w:w="2980" w:type="dxa"/>
            <w:tcBorders>
              <w:bottom w:val="single" w:sz="8" w:space="0" w:color="000000"/>
            </w:tcBorders>
          </w:tcPr>
          <w:p>
            <w:pPr>
              <w:pStyle w:val="Compact"/>
              <w:widowControl/>
              <w:spacing w:lineRule="exact" w:line="220" w:before="0" w:after="0"/>
              <w:jc w:val="left"/>
              <w:rPr>
                <w:kern w:val="0"/>
                <w:szCs w:val="24"/>
                <w:lang w:val="en-US" w:eastAsia="en-US" w:bidi="ar-SA"/>
                <w:ins w:id="5196" w:author="Changes 24 to 25 Oct" w:date="2026-10-25T16:02:42Z"/>
              </w:rPr>
            </w:pPr>
            <w:ins w:id="5195" w:author="Changes 24 to 25 Oct" w:date="2026-10-25T16:02:42Z">
              <w:r>
                <w:rPr>
                  <w:kern w:val="0"/>
                  <w:sz w:val="18"/>
                  <w:szCs w:val="24"/>
                  <w:lang w:val="en-US" w:eastAsia="en-US" w:bidi="ar-SA"/>
                </w:rPr>
                <w:t>0.00</w:t>
              </w:r>
            </w:ins>
            <w:bookmarkStart w:id="107" w:name="b.2-the-indonesian-and-regional-group"/>
            <w:bookmarkEnd w:id="107"/>
          </w:p>
        </w:tc>
      </w:tr>
    </w:tbl>
    <w:p>
      <w:pPr>
        <w:pStyle w:val="Heading3"/>
        <w:rPr>
          <w:ins w:id="5198" w:author="Changes 24 to 25 Oct" w:date="2026-10-25T16:02:42Z"/>
        </w:rPr>
      </w:pPr>
      <w:ins w:id="5197" w:author="Changes 24 to 25 Oct" w:date="2026-10-25T16:02:42Z">
        <w:r>
          <w:rPr/>
          <w:t>B.3 The seven windows traced</w:t>
        </w:r>
      </w:ins>
    </w:p>
    <w:p>
      <w:pPr>
        <w:pStyle w:val="FirstParagraph"/>
        <w:jc w:val="left"/>
        <w:rPr>
          <w:ins w:id="5206" w:author="Changes 24 to 25 Oct" w:date="2026-10-25T16:02:42Z"/>
        </w:rPr>
      </w:pPr>
      <w:ins w:id="5199" w:author="Changes 24 to 25 Oct" w:date="2026-10-25T16:02:42Z">
        <w:r>
          <w:rPr/>
          <w:t xml:space="preserve">Shares are of the log growth of revenue, because the split into more commerce, higher fees and lower incentives is exact only in logs. Source: </w:t>
        </w:r>
      </w:ins>
      <w:ins w:id="5200" w:author="Changes 24 to 25 Oct" w:date="2026-10-25T16:02:42Z">
        <w:r>
          <w:rPr>
            <w:rStyle w:val="VerbatimChar"/>
          </w:rPr>
          <w:t>tables/growth_decomposition.csv</w:t>
        </w:r>
      </w:ins>
      <w:ins w:id="5201" w:author="Changes 24 to 25 Oct" w:date="2026-10-25T16:02:42Z">
        <w:r>
          <w:rPr/>
          <w:t xml:space="preserve">, built from </w:t>
        </w:r>
      </w:ins>
      <w:ins w:id="5202" w:author="Changes 24 to 25 Oct" w:date="2026-10-25T16:02:42Z">
        <w:r>
          <w:rPr>
            <w:rStyle w:val="VerbatimChar"/>
          </w:rPr>
          <w:t>tables/l_panel.csv</w:t>
        </w:r>
      </w:ins>
      <w:ins w:id="5203" w:author="Changes 24 to 25 Oct" w:date="2026-10-25T16:02:42Z">
        <w:r>
          <w:rPr/>
          <w:t xml:space="preserve"> by </w:t>
        </w:r>
      </w:ins>
      <w:ins w:id="5204" w:author="Changes 24 to 25 Oct" w:date="2026-10-25T16:02:42Z">
        <w:r>
          <w:rPr>
            <w:rStyle w:val="VerbatimChar"/>
          </w:rPr>
          <w:t>growth_decomposition.py</w:t>
        </w:r>
      </w:ins>
      <w:ins w:id="5205" w:author="Changes 24 to 25 Oct" w:date="2026-10-25T16:02:42Z">
        <w:r>
          <w:rPr/>
          <w:t>.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082"/>
        <w:gridCol w:w="1085"/>
        <w:gridCol w:w="1519"/>
        <w:gridCol w:w="1041"/>
        <w:gridCol w:w="956"/>
        <w:gridCol w:w="940"/>
        <w:gridCol w:w="750"/>
        <w:gridCol w:w="1131"/>
      </w:tblGrid>
      <w:tr>
        <w:trPr>
          <w:tblHeader w:val="true"/>
          <w:ins w:id="5207" w:author="Changes 24 to 25 Oct" w:date="2026-10-25T16:02:42Z"/>
          <w:cantSplit w:val="true"/>
        </w:trPr>
        <w:tc>
          <w:tcPr>
            <w:tcW w:w="108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09" w:author="Changes 24 to 25 Oct" w:date="2026-10-25T16:02:42Z"/>
              </w:rPr>
            </w:pPr>
            <w:ins w:id="5208" w:author="Changes 24 to 25 Oct" w:date="2026-10-25T16:02:42Z">
              <w:r>
                <w:rPr>
                  <w:b/>
                  <w:kern w:val="0"/>
                  <w:sz w:val="18"/>
                  <w:szCs w:val="24"/>
                  <w:lang w:val="en-US" w:eastAsia="en-US" w:bidi="ar-SA"/>
                </w:rPr>
                <w:t>Platform and window</w:t>
              </w:r>
            </w:ins>
          </w:p>
        </w:tc>
        <w:tc>
          <w:tcPr>
            <w:tcW w:w="108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11" w:author="Changes 24 to 25 Oct" w:date="2026-10-25T16:02:42Z"/>
              </w:rPr>
            </w:pPr>
            <w:ins w:id="5210" w:author="Changes 24 to 25 Oct" w:date="2026-10-25T16:02:42Z">
              <w:r>
                <w:rPr>
                  <w:b/>
                  <w:kern w:val="0"/>
                  <w:sz w:val="18"/>
                  <w:szCs w:val="24"/>
                  <w:lang w:val="en-US" w:eastAsia="en-US" w:bidi="ar-SA"/>
                </w:rPr>
                <w:t>Growth of revenue (%)</w:t>
              </w:r>
            </w:ins>
          </w:p>
        </w:tc>
        <w:tc>
          <w:tcPr>
            <w:tcW w:w="151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13" w:author="Changes 24 to 25 Oct" w:date="2026-10-25T16:02:42Z"/>
              </w:rPr>
            </w:pPr>
            <w:ins w:id="5212" w:author="Changes 24 to 25 Oct" w:date="2026-10-25T16:02:42Z">
              <w:r>
                <w:rPr>
                  <w:b/>
                  <w:kern w:val="0"/>
                  <w:sz w:val="18"/>
                  <w:szCs w:val="24"/>
                  <w:lang w:val="en-US" w:eastAsia="en-US" w:bidi="ar-SA"/>
                </w:rPr>
                <w:t>Growth of transaction value (%)</w:t>
              </w:r>
            </w:ins>
          </w:p>
        </w:tc>
        <w:tc>
          <w:tcPr>
            <w:tcW w:w="104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15" w:author="Changes 24 to 25 Oct" w:date="2026-10-25T16:02:42Z"/>
              </w:rPr>
            </w:pPr>
            <w:ins w:id="5214" w:author="Changes 24 to 25 Oct" w:date="2026-10-25T16:02:42Z">
              <w:r>
                <w:rPr>
                  <w:b/>
                  <w:kern w:val="0"/>
                  <w:sz w:val="18"/>
                  <w:szCs w:val="24"/>
                  <w:lang w:val="en-US" w:eastAsia="en-US" w:bidi="ar-SA"/>
                </w:rPr>
                <w:t>Take rate, start (%)</w:t>
              </w:r>
            </w:ins>
          </w:p>
        </w:tc>
        <w:tc>
          <w:tcPr>
            <w:tcW w:w="95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17" w:author="Changes 24 to 25 Oct" w:date="2026-10-25T16:02:42Z"/>
              </w:rPr>
            </w:pPr>
            <w:ins w:id="5216" w:author="Changes 24 to 25 Oct" w:date="2026-10-25T16:02:42Z">
              <w:r>
                <w:rPr>
                  <w:b/>
                  <w:kern w:val="0"/>
                  <w:sz w:val="18"/>
                  <w:szCs w:val="24"/>
                  <w:lang w:val="en-US" w:eastAsia="en-US" w:bidi="ar-SA"/>
                </w:rPr>
                <w:t>Take rate, end (%)</w:t>
              </w:r>
            </w:ins>
          </w:p>
        </w:tc>
        <w:tc>
          <w:tcPr>
            <w:tcW w:w="94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19" w:author="Changes 24 to 25 Oct" w:date="2026-10-25T16:02:42Z"/>
              </w:rPr>
            </w:pPr>
            <w:ins w:id="5218" w:author="Changes 24 to 25 Oct" w:date="2026-10-25T16:02:42Z">
              <w:r>
                <w:rPr>
                  <w:b/>
                  <w:kern w:val="0"/>
                  <w:sz w:val="18"/>
                  <w:szCs w:val="24"/>
                  <w:lang w:val="en-US" w:eastAsia="en-US" w:bidi="ar-SA"/>
                </w:rPr>
                <w:t>More commerce</w:t>
              </w:r>
            </w:ins>
          </w:p>
        </w:tc>
        <w:tc>
          <w:tcPr>
            <w:tcW w:w="75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21" w:author="Changes 24 to 25 Oct" w:date="2026-10-25T16:02:42Z"/>
              </w:rPr>
            </w:pPr>
            <w:ins w:id="5220" w:author="Changes 24 to 25 Oct" w:date="2026-10-25T16:02:42Z">
              <w:r>
                <w:rPr>
                  <w:b/>
                  <w:kern w:val="0"/>
                  <w:sz w:val="18"/>
                  <w:szCs w:val="24"/>
                  <w:lang w:val="en-US" w:eastAsia="en-US" w:bidi="ar-SA"/>
                </w:rPr>
                <w:t>Higher fees</w:t>
              </w:r>
            </w:ins>
          </w:p>
        </w:tc>
        <w:tc>
          <w:tcPr>
            <w:tcW w:w="113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223" w:author="Changes 24 to 25 Oct" w:date="2026-10-25T16:02:42Z"/>
              </w:rPr>
            </w:pPr>
            <w:ins w:id="5222" w:author="Changes 24 to 25 Oct" w:date="2026-10-25T16:02:42Z">
              <w:r>
                <w:rPr>
                  <w:b/>
                  <w:kern w:val="0"/>
                  <w:sz w:val="18"/>
                  <w:szCs w:val="24"/>
                  <w:lang w:val="en-US" w:eastAsia="en-US" w:bidi="ar-SA"/>
                </w:rPr>
                <w:t>Lower incentives</w:t>
              </w:r>
            </w:ins>
          </w:p>
        </w:tc>
      </w:tr>
      <w:tr>
        <w:trPr>
          <w:ins w:id="5224"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ins w:id="5226" w:author="Changes 24 to 25 Oct" w:date="2026-10-25T16:02:42Z"/>
              </w:rPr>
            </w:pPr>
            <w:ins w:id="5225" w:author="Changes 24 to 25 Oct" w:date="2026-10-25T16:02:42Z">
              <w:r>
                <w:rPr>
                  <w:kern w:val="0"/>
                  <w:sz w:val="18"/>
                  <w:szCs w:val="24"/>
                  <w:lang w:val="en-US" w:eastAsia="en-US" w:bidi="ar-SA"/>
                </w:rPr>
                <w:t>Grab on-demand, 2021–24</w:t>
              </w:r>
            </w:ins>
          </w:p>
        </w:tc>
        <w:tc>
          <w:tcPr>
            <w:tcW w:w="1085" w:type="dxa"/>
            <w:tcBorders/>
          </w:tcPr>
          <w:p>
            <w:pPr>
              <w:pStyle w:val="Compact"/>
              <w:keepNext w:val="true"/>
              <w:widowControl/>
              <w:spacing w:lineRule="exact" w:line="220" w:before="0" w:after="0"/>
              <w:jc w:val="left"/>
              <w:rPr>
                <w:kern w:val="0"/>
                <w:szCs w:val="24"/>
                <w:lang w:val="en-US" w:eastAsia="en-US" w:bidi="ar-SA"/>
                <w:ins w:id="5228" w:author="Changes 24 to 25 Oct" w:date="2026-10-25T16:02:42Z"/>
              </w:rPr>
            </w:pPr>
            <w:ins w:id="5227" w:author="Changes 24 to 25 Oct" w:date="2026-10-25T16:02:42Z">
              <w:r>
                <w:rPr>
                  <w:kern w:val="0"/>
                  <w:sz w:val="18"/>
                  <w:szCs w:val="24"/>
                  <w:lang w:val="en-US" w:eastAsia="en-US" w:bidi="ar-SA"/>
                </w:rPr>
                <w:t>320.5</w:t>
              </w:r>
            </w:ins>
          </w:p>
        </w:tc>
        <w:tc>
          <w:tcPr>
            <w:tcW w:w="1519" w:type="dxa"/>
            <w:tcBorders/>
          </w:tcPr>
          <w:p>
            <w:pPr>
              <w:pStyle w:val="Compact"/>
              <w:keepNext w:val="true"/>
              <w:widowControl/>
              <w:spacing w:lineRule="exact" w:line="220" w:before="0" w:after="0"/>
              <w:jc w:val="left"/>
              <w:rPr>
                <w:kern w:val="0"/>
                <w:szCs w:val="24"/>
                <w:lang w:val="en-US" w:eastAsia="en-US" w:bidi="ar-SA"/>
                <w:ins w:id="5230" w:author="Changes 24 to 25 Oct" w:date="2026-10-25T16:02:42Z"/>
              </w:rPr>
            </w:pPr>
            <w:ins w:id="5229" w:author="Changes 24 to 25 Oct" w:date="2026-10-25T16:02:42Z">
              <w:r>
                <w:rPr>
                  <w:kern w:val="0"/>
                  <w:sz w:val="18"/>
                  <w:szCs w:val="24"/>
                  <w:lang w:val="en-US" w:eastAsia="en-US" w:bidi="ar-SA"/>
                </w:rPr>
                <w:t>62.3</w:t>
              </w:r>
            </w:ins>
          </w:p>
        </w:tc>
        <w:tc>
          <w:tcPr>
            <w:tcW w:w="1041" w:type="dxa"/>
            <w:tcBorders/>
          </w:tcPr>
          <w:p>
            <w:pPr>
              <w:pStyle w:val="Compact"/>
              <w:keepNext w:val="true"/>
              <w:widowControl/>
              <w:spacing w:lineRule="exact" w:line="220" w:before="0" w:after="0"/>
              <w:jc w:val="left"/>
              <w:rPr>
                <w:kern w:val="0"/>
                <w:szCs w:val="24"/>
                <w:lang w:val="en-US" w:eastAsia="en-US" w:bidi="ar-SA"/>
                <w:ins w:id="5232" w:author="Changes 24 to 25 Oct" w:date="2026-10-25T16:02:42Z"/>
              </w:rPr>
            </w:pPr>
            <w:ins w:id="5231" w:author="Changes 24 to 25 Oct" w:date="2026-10-25T16:02:42Z">
              <w:r>
                <w:rPr>
                  <w:kern w:val="0"/>
                  <w:sz w:val="18"/>
                  <w:szCs w:val="24"/>
                  <w:lang w:val="en-US" w:eastAsia="en-US" w:bidi="ar-SA"/>
                </w:rPr>
                <w:t>5.34</w:t>
              </w:r>
            </w:ins>
          </w:p>
        </w:tc>
        <w:tc>
          <w:tcPr>
            <w:tcW w:w="956" w:type="dxa"/>
            <w:tcBorders/>
          </w:tcPr>
          <w:p>
            <w:pPr>
              <w:pStyle w:val="Compact"/>
              <w:keepNext w:val="true"/>
              <w:widowControl/>
              <w:spacing w:lineRule="exact" w:line="220" w:before="0" w:after="0"/>
              <w:jc w:val="left"/>
              <w:rPr>
                <w:kern w:val="0"/>
                <w:szCs w:val="24"/>
                <w:lang w:val="en-US" w:eastAsia="en-US" w:bidi="ar-SA"/>
                <w:ins w:id="5234" w:author="Changes 24 to 25 Oct" w:date="2026-10-25T16:02:42Z"/>
              </w:rPr>
            </w:pPr>
            <w:ins w:id="5233" w:author="Changes 24 to 25 Oct" w:date="2026-10-25T16:02:42Z">
              <w:r>
                <w:rPr>
                  <w:kern w:val="0"/>
                  <w:sz w:val="18"/>
                  <w:szCs w:val="24"/>
                  <w:lang w:val="en-US" w:eastAsia="en-US" w:bidi="ar-SA"/>
                </w:rPr>
                <w:t>13.83</w:t>
              </w:r>
            </w:ins>
          </w:p>
        </w:tc>
        <w:tc>
          <w:tcPr>
            <w:tcW w:w="940" w:type="dxa"/>
            <w:tcBorders/>
          </w:tcPr>
          <w:p>
            <w:pPr>
              <w:pStyle w:val="Compact"/>
              <w:keepNext w:val="true"/>
              <w:widowControl/>
              <w:spacing w:lineRule="exact" w:line="220" w:before="0" w:after="0"/>
              <w:jc w:val="left"/>
              <w:rPr>
                <w:kern w:val="0"/>
                <w:szCs w:val="24"/>
                <w:lang w:val="en-US" w:eastAsia="en-US" w:bidi="ar-SA"/>
                <w:ins w:id="5236" w:author="Changes 24 to 25 Oct" w:date="2026-10-25T16:02:42Z"/>
              </w:rPr>
            </w:pPr>
            <w:ins w:id="5235" w:author="Changes 24 to 25 Oct" w:date="2026-10-25T16:02:42Z">
              <w:r>
                <w:rPr>
                  <w:kern w:val="0"/>
                  <w:sz w:val="18"/>
                  <w:szCs w:val="24"/>
                  <w:lang w:val="en-US" w:eastAsia="en-US" w:bidi="ar-SA"/>
                </w:rPr>
                <w:t>33.7</w:t>
              </w:r>
            </w:ins>
          </w:p>
        </w:tc>
        <w:tc>
          <w:tcPr>
            <w:tcW w:w="750" w:type="dxa"/>
            <w:tcBorders/>
          </w:tcPr>
          <w:p>
            <w:pPr>
              <w:pStyle w:val="Compact"/>
              <w:keepNext w:val="true"/>
              <w:widowControl/>
              <w:spacing w:lineRule="exact" w:line="220" w:before="0" w:after="0"/>
              <w:jc w:val="left"/>
              <w:rPr>
                <w:kern w:val="0"/>
                <w:szCs w:val="24"/>
                <w:lang w:val="en-US" w:eastAsia="en-US" w:bidi="ar-SA"/>
                <w:ins w:id="5238" w:author="Changes 24 to 25 Oct" w:date="2026-10-25T16:02:42Z"/>
              </w:rPr>
            </w:pPr>
            <w:ins w:id="5237" w:author="Changes 24 to 25 Oct" w:date="2026-10-25T16:02:42Z">
              <w:r>
                <w:rPr>
                  <w:kern w:val="0"/>
                  <w:sz w:val="18"/>
                  <w:szCs w:val="24"/>
                  <w:lang w:val="en-US" w:eastAsia="en-US" w:bidi="ar-SA"/>
                </w:rPr>
                <w:t>33.8</w:t>
              </w:r>
            </w:ins>
          </w:p>
        </w:tc>
        <w:tc>
          <w:tcPr>
            <w:tcW w:w="1131" w:type="dxa"/>
            <w:tcBorders/>
          </w:tcPr>
          <w:p>
            <w:pPr>
              <w:pStyle w:val="Compact"/>
              <w:keepNext w:val="true"/>
              <w:widowControl/>
              <w:spacing w:lineRule="exact" w:line="220" w:before="0" w:after="0"/>
              <w:jc w:val="left"/>
              <w:rPr>
                <w:kern w:val="0"/>
                <w:szCs w:val="24"/>
                <w:lang w:val="en-US" w:eastAsia="en-US" w:bidi="ar-SA"/>
                <w:ins w:id="5240" w:author="Changes 24 to 25 Oct" w:date="2026-10-25T16:02:42Z"/>
              </w:rPr>
            </w:pPr>
            <w:ins w:id="5239" w:author="Changes 24 to 25 Oct" w:date="2026-10-25T16:02:42Z">
              <w:r>
                <w:rPr>
                  <w:kern w:val="0"/>
                  <w:sz w:val="18"/>
                  <w:szCs w:val="24"/>
                  <w:lang w:val="en-US" w:eastAsia="en-US" w:bidi="ar-SA"/>
                </w:rPr>
                <w:t>32.5</w:t>
              </w:r>
            </w:ins>
          </w:p>
        </w:tc>
      </w:tr>
      <w:tr>
        <w:trPr>
          <w:ins w:id="5241"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ins w:id="5243" w:author="Changes 24 to 25 Oct" w:date="2026-10-25T16:02:42Z"/>
              </w:rPr>
            </w:pPr>
            <w:ins w:id="5242" w:author="Changes 24 to 25 Oct" w:date="2026-10-25T16:02:42Z">
              <w:r>
                <w:rPr>
                  <w:kern w:val="0"/>
                  <w:sz w:val="18"/>
                  <w:szCs w:val="24"/>
                  <w:lang w:val="en-US" w:eastAsia="en-US" w:bidi="ar-SA"/>
                </w:rPr>
                <w:t>Grab on-demand, 2022–24</w:t>
              </w:r>
            </w:ins>
          </w:p>
        </w:tc>
        <w:tc>
          <w:tcPr>
            <w:tcW w:w="1085" w:type="dxa"/>
            <w:tcBorders/>
          </w:tcPr>
          <w:p>
            <w:pPr>
              <w:pStyle w:val="Compact"/>
              <w:keepNext w:val="true"/>
              <w:widowControl/>
              <w:spacing w:lineRule="exact" w:line="220" w:before="0" w:after="0"/>
              <w:jc w:val="left"/>
              <w:rPr>
                <w:kern w:val="0"/>
                <w:szCs w:val="24"/>
                <w:lang w:val="en-US" w:eastAsia="en-US" w:bidi="ar-SA"/>
                <w:ins w:id="5245" w:author="Changes 24 to 25 Oct" w:date="2026-10-25T16:02:42Z"/>
              </w:rPr>
            </w:pPr>
            <w:ins w:id="5244" w:author="Changes 24 to 25 Oct" w:date="2026-10-25T16:02:42Z">
              <w:r>
                <w:rPr>
                  <w:kern w:val="0"/>
                  <w:sz w:val="18"/>
                  <w:szCs w:val="24"/>
                  <w:lang w:val="en-US" w:eastAsia="en-US" w:bidi="ar-SA"/>
                </w:rPr>
                <w:t>85.8</w:t>
              </w:r>
            </w:ins>
          </w:p>
        </w:tc>
        <w:tc>
          <w:tcPr>
            <w:tcW w:w="1519" w:type="dxa"/>
            <w:tcBorders/>
          </w:tcPr>
          <w:p>
            <w:pPr>
              <w:pStyle w:val="Compact"/>
              <w:keepNext w:val="true"/>
              <w:widowControl/>
              <w:spacing w:lineRule="exact" w:line="220" w:before="0" w:after="0"/>
              <w:jc w:val="left"/>
              <w:rPr>
                <w:kern w:val="0"/>
                <w:szCs w:val="24"/>
                <w:lang w:val="en-US" w:eastAsia="en-US" w:bidi="ar-SA"/>
                <w:ins w:id="5247" w:author="Changes 24 to 25 Oct" w:date="2026-10-25T16:02:42Z"/>
              </w:rPr>
            </w:pPr>
            <w:ins w:id="5246" w:author="Changes 24 to 25 Oct" w:date="2026-10-25T16:02:42Z">
              <w:r>
                <w:rPr>
                  <w:kern w:val="0"/>
                  <w:sz w:val="18"/>
                  <w:szCs w:val="24"/>
                  <w:lang w:val="en-US" w:eastAsia="en-US" w:bidi="ar-SA"/>
                </w:rPr>
                <w:t>30.1</w:t>
              </w:r>
            </w:ins>
          </w:p>
        </w:tc>
        <w:tc>
          <w:tcPr>
            <w:tcW w:w="1041" w:type="dxa"/>
            <w:tcBorders/>
          </w:tcPr>
          <w:p>
            <w:pPr>
              <w:pStyle w:val="Compact"/>
              <w:keepNext w:val="true"/>
              <w:widowControl/>
              <w:spacing w:lineRule="exact" w:line="220" w:before="0" w:after="0"/>
              <w:jc w:val="left"/>
              <w:rPr>
                <w:kern w:val="0"/>
                <w:szCs w:val="24"/>
                <w:lang w:val="en-US" w:eastAsia="en-US" w:bidi="ar-SA"/>
                <w:ins w:id="5249" w:author="Changes 24 to 25 Oct" w:date="2026-10-25T16:02:42Z"/>
              </w:rPr>
            </w:pPr>
            <w:ins w:id="5248" w:author="Changes 24 to 25 Oct" w:date="2026-10-25T16:02:42Z">
              <w:r>
                <w:rPr>
                  <w:kern w:val="0"/>
                  <w:sz w:val="18"/>
                  <w:szCs w:val="24"/>
                  <w:lang w:val="en-US" w:eastAsia="en-US" w:bidi="ar-SA"/>
                </w:rPr>
                <w:t>9.69</w:t>
              </w:r>
            </w:ins>
          </w:p>
        </w:tc>
        <w:tc>
          <w:tcPr>
            <w:tcW w:w="956" w:type="dxa"/>
            <w:tcBorders/>
          </w:tcPr>
          <w:p>
            <w:pPr>
              <w:pStyle w:val="Compact"/>
              <w:keepNext w:val="true"/>
              <w:widowControl/>
              <w:spacing w:lineRule="exact" w:line="220" w:before="0" w:after="0"/>
              <w:jc w:val="left"/>
              <w:rPr>
                <w:kern w:val="0"/>
                <w:szCs w:val="24"/>
                <w:lang w:val="en-US" w:eastAsia="en-US" w:bidi="ar-SA"/>
                <w:ins w:id="5251" w:author="Changes 24 to 25 Oct" w:date="2026-10-25T16:02:42Z"/>
              </w:rPr>
            </w:pPr>
            <w:ins w:id="5250" w:author="Changes 24 to 25 Oct" w:date="2026-10-25T16:02:42Z">
              <w:r>
                <w:rPr>
                  <w:kern w:val="0"/>
                  <w:sz w:val="18"/>
                  <w:szCs w:val="24"/>
                  <w:lang w:val="en-US" w:eastAsia="en-US" w:bidi="ar-SA"/>
                </w:rPr>
                <w:t>13.83</w:t>
              </w:r>
            </w:ins>
          </w:p>
        </w:tc>
        <w:tc>
          <w:tcPr>
            <w:tcW w:w="940" w:type="dxa"/>
            <w:tcBorders/>
          </w:tcPr>
          <w:p>
            <w:pPr>
              <w:pStyle w:val="Compact"/>
              <w:keepNext w:val="true"/>
              <w:widowControl/>
              <w:spacing w:lineRule="exact" w:line="220" w:before="0" w:after="0"/>
              <w:jc w:val="left"/>
              <w:rPr>
                <w:kern w:val="0"/>
                <w:szCs w:val="24"/>
                <w:lang w:val="en-US" w:eastAsia="en-US" w:bidi="ar-SA"/>
                <w:ins w:id="5253" w:author="Changes 24 to 25 Oct" w:date="2026-10-25T16:02:42Z"/>
              </w:rPr>
            </w:pPr>
            <w:ins w:id="5252" w:author="Changes 24 to 25 Oct" w:date="2026-10-25T16:02:42Z">
              <w:r>
                <w:rPr>
                  <w:kern w:val="0"/>
                  <w:sz w:val="18"/>
                  <w:szCs w:val="24"/>
                  <w:lang w:val="en-US" w:eastAsia="en-US" w:bidi="ar-SA"/>
                </w:rPr>
                <w:t>42.5</w:t>
              </w:r>
            </w:ins>
          </w:p>
        </w:tc>
        <w:tc>
          <w:tcPr>
            <w:tcW w:w="750" w:type="dxa"/>
            <w:tcBorders/>
          </w:tcPr>
          <w:p>
            <w:pPr>
              <w:pStyle w:val="Compact"/>
              <w:keepNext w:val="true"/>
              <w:widowControl/>
              <w:spacing w:lineRule="exact" w:line="220" w:before="0" w:after="0"/>
              <w:jc w:val="left"/>
              <w:rPr>
                <w:kern w:val="0"/>
                <w:szCs w:val="24"/>
                <w:lang w:val="en-US" w:eastAsia="en-US" w:bidi="ar-SA"/>
                <w:ins w:id="5255" w:author="Changes 24 to 25 Oct" w:date="2026-10-25T16:02:42Z"/>
              </w:rPr>
            </w:pPr>
            <w:ins w:id="5254" w:author="Changes 24 to 25 Oct" w:date="2026-10-25T16:02:42Z">
              <w:r>
                <w:rPr>
                  <w:kern w:val="0"/>
                  <w:sz w:val="18"/>
                  <w:szCs w:val="24"/>
                  <w:lang w:val="en-US" w:eastAsia="en-US" w:bidi="ar-SA"/>
                </w:rPr>
                <w:t>10.6</w:t>
              </w:r>
            </w:ins>
          </w:p>
        </w:tc>
        <w:tc>
          <w:tcPr>
            <w:tcW w:w="1131" w:type="dxa"/>
            <w:tcBorders/>
          </w:tcPr>
          <w:p>
            <w:pPr>
              <w:pStyle w:val="Compact"/>
              <w:keepNext w:val="true"/>
              <w:widowControl/>
              <w:spacing w:lineRule="exact" w:line="220" w:before="0" w:after="0"/>
              <w:jc w:val="left"/>
              <w:rPr>
                <w:kern w:val="0"/>
                <w:szCs w:val="24"/>
                <w:lang w:val="en-US" w:eastAsia="en-US" w:bidi="ar-SA"/>
                <w:ins w:id="5257" w:author="Changes 24 to 25 Oct" w:date="2026-10-25T16:02:42Z"/>
              </w:rPr>
            </w:pPr>
            <w:ins w:id="5256" w:author="Changes 24 to 25 Oct" w:date="2026-10-25T16:02:42Z">
              <w:r>
                <w:rPr>
                  <w:kern w:val="0"/>
                  <w:sz w:val="18"/>
                  <w:szCs w:val="24"/>
                  <w:lang w:val="en-US" w:eastAsia="en-US" w:bidi="ar-SA"/>
                </w:rPr>
                <w:t>46.9</w:t>
              </w:r>
            </w:ins>
          </w:p>
        </w:tc>
      </w:tr>
      <w:tr>
        <w:trPr>
          <w:ins w:id="5258"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ins w:id="5260" w:author="Changes 24 to 25 Oct" w:date="2026-10-25T16:02:42Z"/>
              </w:rPr>
            </w:pPr>
            <w:ins w:id="5259" w:author="Changes 24 to 25 Oct" w:date="2026-10-25T16:02:42Z">
              <w:r>
                <w:rPr>
                  <w:kern w:val="0"/>
                  <w:sz w:val="18"/>
                  <w:szCs w:val="24"/>
                  <w:lang w:val="en-US" w:eastAsia="en-US" w:bidi="ar-SA"/>
                </w:rPr>
                <w:t>GoTo on-demand, 2023–25</w:t>
              </w:r>
            </w:ins>
          </w:p>
        </w:tc>
        <w:tc>
          <w:tcPr>
            <w:tcW w:w="1085" w:type="dxa"/>
            <w:tcBorders/>
          </w:tcPr>
          <w:p>
            <w:pPr>
              <w:pStyle w:val="Compact"/>
              <w:keepNext w:val="true"/>
              <w:widowControl/>
              <w:spacing w:lineRule="exact" w:line="220" w:before="0" w:after="0"/>
              <w:jc w:val="left"/>
              <w:rPr>
                <w:kern w:val="0"/>
                <w:szCs w:val="24"/>
                <w:lang w:val="en-US" w:eastAsia="en-US" w:bidi="ar-SA"/>
                <w:ins w:id="5262" w:author="Changes 24 to 25 Oct" w:date="2026-10-25T16:02:42Z"/>
              </w:rPr>
            </w:pPr>
            <w:ins w:id="5261" w:author="Changes 24 to 25 Oct" w:date="2026-10-25T16:02:42Z">
              <w:r>
                <w:rPr>
                  <w:kern w:val="0"/>
                  <w:sz w:val="18"/>
                  <w:szCs w:val="24"/>
                  <w:lang w:val="en-US" w:eastAsia="en-US" w:bidi="ar-SA"/>
                </w:rPr>
                <w:t>114.2</w:t>
              </w:r>
            </w:ins>
          </w:p>
        </w:tc>
        <w:tc>
          <w:tcPr>
            <w:tcW w:w="1519" w:type="dxa"/>
            <w:tcBorders/>
          </w:tcPr>
          <w:p>
            <w:pPr>
              <w:pStyle w:val="Compact"/>
              <w:keepNext w:val="true"/>
              <w:widowControl/>
              <w:spacing w:lineRule="exact" w:line="220" w:before="0" w:after="0"/>
              <w:jc w:val="left"/>
              <w:rPr>
                <w:kern w:val="0"/>
                <w:szCs w:val="24"/>
                <w:lang w:val="en-US" w:eastAsia="en-US" w:bidi="ar-SA"/>
                <w:ins w:id="5264" w:author="Changes 24 to 25 Oct" w:date="2026-10-25T16:02:42Z"/>
              </w:rPr>
            </w:pPr>
            <w:ins w:id="5263" w:author="Changes 24 to 25 Oct" w:date="2026-10-25T16:02:42Z">
              <w:r>
                <w:rPr>
                  <w:kern w:val="0"/>
                  <w:sz w:val="18"/>
                  <w:szCs w:val="24"/>
                  <w:lang w:val="en-US" w:eastAsia="en-US" w:bidi="ar-SA"/>
                </w:rPr>
                <w:t>22.4</w:t>
              </w:r>
            </w:ins>
          </w:p>
        </w:tc>
        <w:tc>
          <w:tcPr>
            <w:tcW w:w="1041" w:type="dxa"/>
            <w:tcBorders/>
          </w:tcPr>
          <w:p>
            <w:pPr>
              <w:pStyle w:val="Compact"/>
              <w:keepNext w:val="true"/>
              <w:widowControl/>
              <w:spacing w:lineRule="exact" w:line="220" w:before="0" w:after="0"/>
              <w:jc w:val="left"/>
              <w:rPr>
                <w:kern w:val="0"/>
                <w:szCs w:val="24"/>
                <w:lang w:val="en-US" w:eastAsia="en-US" w:bidi="ar-SA"/>
                <w:ins w:id="5266" w:author="Changes 24 to 25 Oct" w:date="2026-10-25T16:02:42Z"/>
              </w:rPr>
            </w:pPr>
            <w:ins w:id="5265" w:author="Changes 24 to 25 Oct" w:date="2026-10-25T16:02:42Z">
              <w:r>
                <w:rPr>
                  <w:kern w:val="0"/>
                  <w:sz w:val="18"/>
                  <w:szCs w:val="24"/>
                  <w:lang w:val="en-US" w:eastAsia="en-US" w:bidi="ar-SA"/>
                </w:rPr>
                <w:t>10.62</w:t>
              </w:r>
            </w:ins>
          </w:p>
        </w:tc>
        <w:tc>
          <w:tcPr>
            <w:tcW w:w="956" w:type="dxa"/>
            <w:tcBorders/>
          </w:tcPr>
          <w:p>
            <w:pPr>
              <w:pStyle w:val="Compact"/>
              <w:keepNext w:val="true"/>
              <w:widowControl/>
              <w:spacing w:lineRule="exact" w:line="220" w:before="0" w:after="0"/>
              <w:jc w:val="left"/>
              <w:rPr>
                <w:kern w:val="0"/>
                <w:szCs w:val="24"/>
                <w:lang w:val="en-US" w:eastAsia="en-US" w:bidi="ar-SA"/>
                <w:ins w:id="5268" w:author="Changes 24 to 25 Oct" w:date="2026-10-25T16:02:42Z"/>
              </w:rPr>
            </w:pPr>
            <w:ins w:id="5267" w:author="Changes 24 to 25 Oct" w:date="2026-10-25T16:02:42Z">
              <w:r>
                <w:rPr>
                  <w:kern w:val="0"/>
                  <w:sz w:val="18"/>
                  <w:szCs w:val="24"/>
                  <w:lang w:val="en-US" w:eastAsia="en-US" w:bidi="ar-SA"/>
                </w:rPr>
                <w:t>18.58</w:t>
              </w:r>
            </w:ins>
          </w:p>
        </w:tc>
        <w:tc>
          <w:tcPr>
            <w:tcW w:w="940" w:type="dxa"/>
            <w:tcBorders/>
          </w:tcPr>
          <w:p>
            <w:pPr>
              <w:pStyle w:val="Compact"/>
              <w:keepNext w:val="true"/>
              <w:widowControl/>
              <w:spacing w:lineRule="exact" w:line="220" w:before="0" w:after="0"/>
              <w:jc w:val="left"/>
              <w:rPr>
                <w:kern w:val="0"/>
                <w:szCs w:val="24"/>
                <w:lang w:val="en-US" w:eastAsia="en-US" w:bidi="ar-SA"/>
                <w:ins w:id="5270" w:author="Changes 24 to 25 Oct" w:date="2026-10-25T16:02:42Z"/>
              </w:rPr>
            </w:pPr>
            <w:ins w:id="5269" w:author="Changes 24 to 25 Oct" w:date="2026-10-25T16:02:42Z">
              <w:r>
                <w:rPr>
                  <w:kern w:val="0"/>
                  <w:sz w:val="18"/>
                  <w:szCs w:val="24"/>
                  <w:lang w:val="en-US" w:eastAsia="en-US" w:bidi="ar-SA"/>
                </w:rPr>
                <w:t>26.6</w:t>
              </w:r>
            </w:ins>
          </w:p>
        </w:tc>
        <w:tc>
          <w:tcPr>
            <w:tcW w:w="750" w:type="dxa"/>
            <w:tcBorders/>
          </w:tcPr>
          <w:p>
            <w:pPr>
              <w:pStyle w:val="Compact"/>
              <w:keepNext w:val="true"/>
              <w:widowControl/>
              <w:spacing w:lineRule="exact" w:line="220" w:before="0" w:after="0"/>
              <w:jc w:val="left"/>
              <w:rPr>
                <w:kern w:val="0"/>
                <w:szCs w:val="24"/>
                <w:lang w:val="en-US" w:eastAsia="en-US" w:bidi="ar-SA"/>
                <w:ins w:id="5272" w:author="Changes 24 to 25 Oct" w:date="2026-10-25T16:02:42Z"/>
              </w:rPr>
            </w:pPr>
            <w:ins w:id="5271" w:author="Changes 24 to 25 Oct" w:date="2026-10-25T16:02:42Z">
              <w:r>
                <w:rPr>
                  <w:kern w:val="0"/>
                  <w:sz w:val="18"/>
                  <w:szCs w:val="24"/>
                  <w:lang w:val="en-US" w:eastAsia="en-US" w:bidi="ar-SA"/>
                </w:rPr>
                <w:t>6.1</w:t>
              </w:r>
            </w:ins>
          </w:p>
        </w:tc>
        <w:tc>
          <w:tcPr>
            <w:tcW w:w="1131" w:type="dxa"/>
            <w:tcBorders/>
          </w:tcPr>
          <w:p>
            <w:pPr>
              <w:pStyle w:val="Compact"/>
              <w:keepNext w:val="true"/>
              <w:widowControl/>
              <w:spacing w:lineRule="exact" w:line="220" w:before="0" w:after="0"/>
              <w:jc w:val="left"/>
              <w:rPr>
                <w:kern w:val="0"/>
                <w:szCs w:val="24"/>
                <w:lang w:val="en-US" w:eastAsia="en-US" w:bidi="ar-SA"/>
                <w:ins w:id="5274" w:author="Changes 24 to 25 Oct" w:date="2026-10-25T16:02:42Z"/>
              </w:rPr>
            </w:pPr>
            <w:ins w:id="5273" w:author="Changes 24 to 25 Oct" w:date="2026-10-25T16:02:42Z">
              <w:r>
                <w:rPr>
                  <w:kern w:val="0"/>
                  <w:sz w:val="18"/>
                  <w:szCs w:val="24"/>
                  <w:lang w:val="en-US" w:eastAsia="en-US" w:bidi="ar-SA"/>
                </w:rPr>
                <w:t>67.3</w:t>
              </w:r>
            </w:ins>
          </w:p>
        </w:tc>
      </w:tr>
      <w:tr>
        <w:trPr>
          <w:ins w:id="5275"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ins w:id="5277" w:author="Changes 24 to 25 Oct" w:date="2026-10-25T16:02:42Z"/>
              </w:rPr>
            </w:pPr>
            <w:ins w:id="5276" w:author="Changes 24 to 25 Oct" w:date="2026-10-25T16:02:42Z">
              <w:r>
                <w:rPr>
                  <w:kern w:val="0"/>
                  <w:sz w:val="18"/>
                  <w:szCs w:val="24"/>
                  <w:lang w:val="en-US" w:eastAsia="en-US" w:bidi="ar-SA"/>
                </w:rPr>
                <w:t>GoTo on-demand, 2022–25</w:t>
              </w:r>
            </w:ins>
          </w:p>
        </w:tc>
        <w:tc>
          <w:tcPr>
            <w:tcW w:w="1085" w:type="dxa"/>
            <w:tcBorders/>
          </w:tcPr>
          <w:p>
            <w:pPr>
              <w:pStyle w:val="Compact"/>
              <w:keepNext w:val="true"/>
              <w:widowControl/>
              <w:spacing w:lineRule="exact" w:line="220" w:before="0" w:after="0"/>
              <w:jc w:val="left"/>
              <w:rPr>
                <w:kern w:val="0"/>
                <w:szCs w:val="24"/>
                <w:lang w:val="en-US" w:eastAsia="en-US" w:bidi="ar-SA"/>
                <w:ins w:id="5279" w:author="Changes 24 to 25 Oct" w:date="2026-10-25T16:02:42Z"/>
              </w:rPr>
            </w:pPr>
            <w:ins w:id="5278" w:author="Changes 24 to 25 Oct" w:date="2026-10-25T16:02:42Z">
              <w:r>
                <w:rPr>
                  <w:kern w:val="0"/>
                  <w:sz w:val="18"/>
                  <w:szCs w:val="24"/>
                  <w:lang w:val="en-US" w:eastAsia="en-US" w:bidi="ar-SA"/>
                </w:rPr>
                <w:t>110.7</w:t>
              </w:r>
            </w:ins>
          </w:p>
        </w:tc>
        <w:tc>
          <w:tcPr>
            <w:tcW w:w="1519" w:type="dxa"/>
            <w:tcBorders/>
          </w:tcPr>
          <w:p>
            <w:pPr>
              <w:pStyle w:val="Compact"/>
              <w:keepNext w:val="true"/>
              <w:widowControl/>
              <w:spacing w:lineRule="exact" w:line="220" w:before="0" w:after="0"/>
              <w:jc w:val="left"/>
              <w:rPr>
                <w:kern w:val="0"/>
                <w:szCs w:val="24"/>
                <w:lang w:val="en-US" w:eastAsia="en-US" w:bidi="ar-SA"/>
                <w:ins w:id="5281" w:author="Changes 24 to 25 Oct" w:date="2026-10-25T16:02:42Z"/>
              </w:rPr>
            </w:pPr>
            <w:ins w:id="5280" w:author="Changes 24 to 25 Oct" w:date="2026-10-25T16:02:42Z">
              <w:r>
                <w:rPr>
                  <w:kern w:val="0"/>
                  <w:sz w:val="18"/>
                  <w:szCs w:val="24"/>
                  <w:lang w:val="en-US" w:eastAsia="en-US" w:bidi="ar-SA"/>
                </w:rPr>
                <w:t>9.6</w:t>
              </w:r>
            </w:ins>
          </w:p>
        </w:tc>
        <w:tc>
          <w:tcPr>
            <w:tcW w:w="1041" w:type="dxa"/>
            <w:tcBorders/>
          </w:tcPr>
          <w:p>
            <w:pPr>
              <w:pStyle w:val="Compact"/>
              <w:keepNext w:val="true"/>
              <w:widowControl/>
              <w:spacing w:lineRule="exact" w:line="220" w:before="0" w:after="0"/>
              <w:jc w:val="left"/>
              <w:rPr>
                <w:kern w:val="0"/>
                <w:szCs w:val="24"/>
                <w:lang w:val="en-US" w:eastAsia="en-US" w:bidi="ar-SA"/>
                <w:ins w:id="5283" w:author="Changes 24 to 25 Oct" w:date="2026-10-25T16:02:42Z"/>
              </w:rPr>
            </w:pPr>
            <w:ins w:id="5282" w:author="Changes 24 to 25 Oct" w:date="2026-10-25T16:02:42Z">
              <w:r>
                <w:rPr>
                  <w:kern w:val="0"/>
                  <w:sz w:val="18"/>
                  <w:szCs w:val="24"/>
                  <w:lang w:val="en-US" w:eastAsia="en-US" w:bidi="ar-SA"/>
                </w:rPr>
                <w:t>9.66</w:t>
              </w:r>
            </w:ins>
          </w:p>
        </w:tc>
        <w:tc>
          <w:tcPr>
            <w:tcW w:w="956" w:type="dxa"/>
            <w:tcBorders/>
          </w:tcPr>
          <w:p>
            <w:pPr>
              <w:pStyle w:val="Compact"/>
              <w:keepNext w:val="true"/>
              <w:widowControl/>
              <w:spacing w:lineRule="exact" w:line="220" w:before="0" w:after="0"/>
              <w:jc w:val="left"/>
              <w:rPr>
                <w:kern w:val="0"/>
                <w:szCs w:val="24"/>
                <w:lang w:val="en-US" w:eastAsia="en-US" w:bidi="ar-SA"/>
                <w:ins w:id="5285" w:author="Changes 24 to 25 Oct" w:date="2026-10-25T16:02:42Z"/>
              </w:rPr>
            </w:pPr>
            <w:ins w:id="5284" w:author="Changes 24 to 25 Oct" w:date="2026-10-25T16:02:42Z">
              <w:r>
                <w:rPr>
                  <w:kern w:val="0"/>
                  <w:sz w:val="18"/>
                  <w:szCs w:val="24"/>
                  <w:lang w:val="en-US" w:eastAsia="en-US" w:bidi="ar-SA"/>
                </w:rPr>
                <w:t>18.58</w:t>
              </w:r>
            </w:ins>
          </w:p>
        </w:tc>
        <w:tc>
          <w:tcPr>
            <w:tcW w:w="940" w:type="dxa"/>
            <w:tcBorders/>
          </w:tcPr>
          <w:p>
            <w:pPr>
              <w:pStyle w:val="Compact"/>
              <w:keepNext w:val="true"/>
              <w:widowControl/>
              <w:spacing w:lineRule="exact" w:line="220" w:before="0" w:after="0"/>
              <w:jc w:val="left"/>
              <w:rPr>
                <w:kern w:val="0"/>
                <w:szCs w:val="24"/>
                <w:lang w:val="en-US" w:eastAsia="en-US" w:bidi="ar-SA"/>
                <w:ins w:id="5287" w:author="Changes 24 to 25 Oct" w:date="2026-10-25T16:02:42Z"/>
              </w:rPr>
            </w:pPr>
            <w:ins w:id="5286" w:author="Changes 24 to 25 Oct" w:date="2026-10-25T16:02:42Z">
              <w:r>
                <w:rPr>
                  <w:kern w:val="0"/>
                  <w:sz w:val="18"/>
                  <w:szCs w:val="24"/>
                  <w:lang w:val="en-US" w:eastAsia="en-US" w:bidi="ar-SA"/>
                </w:rPr>
                <w:t>12.3</w:t>
              </w:r>
            </w:ins>
          </w:p>
        </w:tc>
        <w:tc>
          <w:tcPr>
            <w:tcW w:w="750" w:type="dxa"/>
            <w:tcBorders/>
          </w:tcPr>
          <w:p>
            <w:pPr>
              <w:pStyle w:val="Compact"/>
              <w:keepNext w:val="true"/>
              <w:widowControl/>
              <w:spacing w:lineRule="exact" w:line="220" w:before="0" w:after="0"/>
              <w:jc w:val="left"/>
              <w:rPr>
                <w:kern w:val="0"/>
                <w:szCs w:val="24"/>
                <w:lang w:val="en-US" w:eastAsia="en-US" w:bidi="ar-SA"/>
                <w:ins w:id="5289" w:author="Changes 24 to 25 Oct" w:date="2026-10-25T16:02:42Z"/>
              </w:rPr>
            </w:pPr>
            <w:ins w:id="5288" w:author="Changes 24 to 25 Oct" w:date="2026-10-25T16:02:42Z">
              <w:r>
                <w:rPr>
                  <w:kern w:val="0"/>
                  <w:sz w:val="18"/>
                  <w:szCs w:val="24"/>
                  <w:lang w:val="en-US" w:eastAsia="en-US" w:bidi="ar-SA"/>
                </w:rPr>
                <w:t>36.1</w:t>
              </w:r>
            </w:ins>
          </w:p>
        </w:tc>
        <w:tc>
          <w:tcPr>
            <w:tcW w:w="1131" w:type="dxa"/>
            <w:tcBorders/>
          </w:tcPr>
          <w:p>
            <w:pPr>
              <w:pStyle w:val="Compact"/>
              <w:keepNext w:val="true"/>
              <w:widowControl/>
              <w:spacing w:lineRule="exact" w:line="220" w:before="0" w:after="0"/>
              <w:jc w:val="left"/>
              <w:rPr>
                <w:kern w:val="0"/>
                <w:szCs w:val="24"/>
                <w:lang w:val="en-US" w:eastAsia="en-US" w:bidi="ar-SA"/>
                <w:ins w:id="5291" w:author="Changes 24 to 25 Oct" w:date="2026-10-25T16:02:42Z"/>
              </w:rPr>
            </w:pPr>
            <w:ins w:id="5290" w:author="Changes 24 to 25 Oct" w:date="2026-10-25T16:02:42Z">
              <w:r>
                <w:rPr>
                  <w:kern w:val="0"/>
                  <w:sz w:val="18"/>
                  <w:szCs w:val="24"/>
                  <w:lang w:val="en-US" w:eastAsia="en-US" w:bidi="ar-SA"/>
                </w:rPr>
                <w:t>51.7</w:t>
              </w:r>
            </w:ins>
          </w:p>
        </w:tc>
      </w:tr>
      <w:tr>
        <w:trPr>
          <w:ins w:id="5292"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ins w:id="5294" w:author="Changes 24 to 25 Oct" w:date="2026-10-25T16:02:42Z"/>
              </w:rPr>
            </w:pPr>
            <w:ins w:id="5293" w:author="Changes 24 to 25 Oct" w:date="2026-10-25T16:02:42Z">
              <w:r>
                <w:rPr>
                  <w:kern w:val="0"/>
                  <w:sz w:val="18"/>
                  <w:szCs w:val="24"/>
                  <w:lang w:val="en-US" w:eastAsia="en-US" w:bidi="ar-SA"/>
                </w:rPr>
                <w:t>Tokopedia, 2022–23</w:t>
              </w:r>
            </w:ins>
          </w:p>
        </w:tc>
        <w:tc>
          <w:tcPr>
            <w:tcW w:w="1085" w:type="dxa"/>
            <w:tcBorders/>
          </w:tcPr>
          <w:p>
            <w:pPr>
              <w:pStyle w:val="Compact"/>
              <w:keepNext w:val="true"/>
              <w:widowControl/>
              <w:spacing w:lineRule="exact" w:line="220" w:before="0" w:after="0"/>
              <w:jc w:val="left"/>
              <w:rPr>
                <w:kern w:val="0"/>
                <w:szCs w:val="24"/>
                <w:lang w:val="en-US" w:eastAsia="en-US" w:bidi="ar-SA"/>
                <w:ins w:id="5296" w:author="Changes 24 to 25 Oct" w:date="2026-10-25T16:02:42Z"/>
              </w:rPr>
            </w:pPr>
            <w:ins w:id="5295" w:author="Changes 24 to 25 Oct" w:date="2026-10-25T16:02:42Z">
              <w:r>
                <w:rPr>
                  <w:kern w:val="0"/>
                  <w:sz w:val="18"/>
                  <w:szCs w:val="24"/>
                  <w:lang w:val="en-US" w:eastAsia="en-US" w:bidi="ar-SA"/>
                </w:rPr>
                <w:t>53.2</w:t>
              </w:r>
            </w:ins>
          </w:p>
        </w:tc>
        <w:tc>
          <w:tcPr>
            <w:tcW w:w="1519" w:type="dxa"/>
            <w:tcBorders/>
          </w:tcPr>
          <w:p>
            <w:pPr>
              <w:pStyle w:val="Compact"/>
              <w:keepNext w:val="true"/>
              <w:widowControl/>
              <w:spacing w:lineRule="exact" w:line="220" w:before="0" w:after="0"/>
              <w:jc w:val="left"/>
              <w:rPr>
                <w:kern w:val="0"/>
                <w:szCs w:val="24"/>
                <w:lang w:val="en-US" w:eastAsia="en-US" w:bidi="ar-SA"/>
                <w:ins w:id="5298" w:author="Changes 24 to 25 Oct" w:date="2026-10-25T16:02:42Z"/>
              </w:rPr>
            </w:pPr>
            <w:ins w:id="5297" w:author="Changes 24 to 25 Oct" w:date="2026-10-25T16:02:42Z">
              <w:r>
                <w:rPr>
                  <w:kern w:val="0"/>
                  <w:sz w:val="18"/>
                  <w:szCs w:val="24"/>
                  <w:lang w:val="en-US" w:eastAsia="en-US" w:bidi="ar-SA"/>
                </w:rPr>
                <w:t>-8.9</w:t>
              </w:r>
            </w:ins>
          </w:p>
        </w:tc>
        <w:tc>
          <w:tcPr>
            <w:tcW w:w="1041" w:type="dxa"/>
            <w:tcBorders/>
          </w:tcPr>
          <w:p>
            <w:pPr>
              <w:pStyle w:val="Compact"/>
              <w:keepNext w:val="true"/>
              <w:widowControl/>
              <w:spacing w:lineRule="exact" w:line="220" w:before="0" w:after="0"/>
              <w:jc w:val="left"/>
              <w:rPr>
                <w:kern w:val="0"/>
                <w:szCs w:val="24"/>
                <w:lang w:val="en-US" w:eastAsia="en-US" w:bidi="ar-SA"/>
                <w:ins w:id="5300" w:author="Changes 24 to 25 Oct" w:date="2026-10-25T16:02:42Z"/>
              </w:rPr>
            </w:pPr>
            <w:ins w:id="5299" w:author="Changes 24 to 25 Oct" w:date="2026-10-25T16:02:42Z">
              <w:r>
                <w:rPr>
                  <w:kern w:val="0"/>
                  <w:sz w:val="18"/>
                  <w:szCs w:val="24"/>
                  <w:lang w:val="en-US" w:eastAsia="en-US" w:bidi="ar-SA"/>
                </w:rPr>
                <w:t>1.48</w:t>
              </w:r>
            </w:ins>
          </w:p>
        </w:tc>
        <w:tc>
          <w:tcPr>
            <w:tcW w:w="956" w:type="dxa"/>
            <w:tcBorders/>
          </w:tcPr>
          <w:p>
            <w:pPr>
              <w:pStyle w:val="Compact"/>
              <w:keepNext w:val="true"/>
              <w:widowControl/>
              <w:spacing w:lineRule="exact" w:line="220" w:before="0" w:after="0"/>
              <w:jc w:val="left"/>
              <w:rPr>
                <w:kern w:val="0"/>
                <w:szCs w:val="24"/>
                <w:lang w:val="en-US" w:eastAsia="en-US" w:bidi="ar-SA"/>
                <w:ins w:id="5302" w:author="Changes 24 to 25 Oct" w:date="2026-10-25T16:02:42Z"/>
              </w:rPr>
            </w:pPr>
            <w:ins w:id="5301" w:author="Changes 24 to 25 Oct" w:date="2026-10-25T16:02:42Z">
              <w:r>
                <w:rPr>
                  <w:kern w:val="0"/>
                  <w:sz w:val="18"/>
                  <w:szCs w:val="24"/>
                  <w:lang w:val="en-US" w:eastAsia="en-US" w:bidi="ar-SA"/>
                </w:rPr>
                <w:t>2.48</w:t>
              </w:r>
            </w:ins>
          </w:p>
        </w:tc>
        <w:tc>
          <w:tcPr>
            <w:tcW w:w="940" w:type="dxa"/>
            <w:tcBorders/>
          </w:tcPr>
          <w:p>
            <w:pPr>
              <w:pStyle w:val="Compact"/>
              <w:keepNext w:val="true"/>
              <w:widowControl/>
              <w:spacing w:lineRule="exact" w:line="220" w:before="0" w:after="0"/>
              <w:jc w:val="left"/>
              <w:rPr>
                <w:kern w:val="0"/>
                <w:szCs w:val="24"/>
                <w:lang w:val="en-US" w:eastAsia="en-US" w:bidi="ar-SA"/>
                <w:ins w:id="5304" w:author="Changes 24 to 25 Oct" w:date="2026-10-25T16:02:42Z"/>
              </w:rPr>
            </w:pPr>
            <w:ins w:id="5303" w:author="Changes 24 to 25 Oct" w:date="2026-10-25T16:02:42Z">
              <w:r>
                <w:rPr>
                  <w:kern w:val="0"/>
                  <w:sz w:val="18"/>
                  <w:szCs w:val="24"/>
                  <w:lang w:val="en-US" w:eastAsia="en-US" w:bidi="ar-SA"/>
                </w:rPr>
                <w:t>-21.9</w:t>
              </w:r>
            </w:ins>
          </w:p>
        </w:tc>
        <w:tc>
          <w:tcPr>
            <w:tcW w:w="750" w:type="dxa"/>
            <w:tcBorders/>
          </w:tcPr>
          <w:p>
            <w:pPr>
              <w:pStyle w:val="Compact"/>
              <w:keepNext w:val="true"/>
              <w:widowControl/>
              <w:spacing w:lineRule="exact" w:line="220" w:before="0" w:after="0"/>
              <w:jc w:val="left"/>
              <w:rPr>
                <w:kern w:val="0"/>
                <w:szCs w:val="24"/>
                <w:lang w:val="en-US" w:eastAsia="en-US" w:bidi="ar-SA"/>
                <w:ins w:id="5306" w:author="Changes 24 to 25 Oct" w:date="2026-10-25T16:02:42Z"/>
              </w:rPr>
            </w:pPr>
            <w:ins w:id="5305" w:author="Changes 24 to 25 Oct" w:date="2026-10-25T16:02:42Z">
              <w:r>
                <w:rPr>
                  <w:kern w:val="0"/>
                  <w:sz w:val="18"/>
                  <w:szCs w:val="24"/>
                  <w:lang w:val="en-US" w:eastAsia="en-US" w:bidi="ar-SA"/>
                </w:rPr>
                <w:t>76.5</w:t>
              </w:r>
            </w:ins>
          </w:p>
        </w:tc>
        <w:tc>
          <w:tcPr>
            <w:tcW w:w="1131" w:type="dxa"/>
            <w:tcBorders/>
          </w:tcPr>
          <w:p>
            <w:pPr>
              <w:pStyle w:val="Compact"/>
              <w:keepNext w:val="true"/>
              <w:widowControl/>
              <w:spacing w:lineRule="exact" w:line="220" w:before="0" w:after="0"/>
              <w:jc w:val="left"/>
              <w:rPr>
                <w:kern w:val="0"/>
                <w:szCs w:val="24"/>
                <w:lang w:val="en-US" w:eastAsia="en-US" w:bidi="ar-SA"/>
                <w:ins w:id="5308" w:author="Changes 24 to 25 Oct" w:date="2026-10-25T16:02:42Z"/>
              </w:rPr>
            </w:pPr>
            <w:ins w:id="5307" w:author="Changes 24 to 25 Oct" w:date="2026-10-25T16:02:42Z">
              <w:r>
                <w:rPr>
                  <w:kern w:val="0"/>
                  <w:sz w:val="18"/>
                  <w:szCs w:val="24"/>
                  <w:lang w:val="en-US" w:eastAsia="en-US" w:bidi="ar-SA"/>
                </w:rPr>
                <w:t>45.4</w:t>
              </w:r>
            </w:ins>
          </w:p>
        </w:tc>
      </w:tr>
      <w:tr>
        <w:trPr>
          <w:ins w:id="5309" w:author="Changes 24 to 25 Oct" w:date="2026-10-25T16:02:42Z"/>
          <w:cantSplit w:val="true"/>
        </w:trPr>
        <w:tc>
          <w:tcPr>
            <w:tcW w:w="1082" w:type="dxa"/>
            <w:tcBorders/>
          </w:tcPr>
          <w:p>
            <w:pPr>
              <w:pStyle w:val="Compact"/>
              <w:keepNext w:val="true"/>
              <w:widowControl/>
              <w:spacing w:lineRule="exact" w:line="220" w:before="0" w:after="0"/>
              <w:jc w:val="left"/>
              <w:rPr>
                <w:kern w:val="0"/>
                <w:szCs w:val="24"/>
                <w:lang w:val="en-US" w:eastAsia="en-US" w:bidi="ar-SA"/>
                <w:ins w:id="5311" w:author="Changes 24 to 25 Oct" w:date="2026-10-25T16:02:42Z"/>
              </w:rPr>
            </w:pPr>
            <w:ins w:id="5310" w:author="Changes 24 to 25 Oct" w:date="2026-10-25T16:02:42Z">
              <w:r>
                <w:rPr>
                  <w:kern w:val="0"/>
                  <w:sz w:val="18"/>
                  <w:szCs w:val="24"/>
                  <w:lang w:val="en-US" w:eastAsia="en-US" w:bidi="ar-SA"/>
                </w:rPr>
                <w:t>Blibli third-party retail, 2022–25</w:t>
              </w:r>
            </w:ins>
          </w:p>
        </w:tc>
        <w:tc>
          <w:tcPr>
            <w:tcW w:w="1085" w:type="dxa"/>
            <w:tcBorders/>
          </w:tcPr>
          <w:p>
            <w:pPr>
              <w:pStyle w:val="Compact"/>
              <w:keepNext w:val="true"/>
              <w:widowControl/>
              <w:spacing w:lineRule="exact" w:line="220" w:before="0" w:after="0"/>
              <w:jc w:val="left"/>
              <w:rPr>
                <w:kern w:val="0"/>
                <w:szCs w:val="24"/>
                <w:lang w:val="en-US" w:eastAsia="en-US" w:bidi="ar-SA"/>
                <w:ins w:id="5313" w:author="Changes 24 to 25 Oct" w:date="2026-10-25T16:02:42Z"/>
              </w:rPr>
            </w:pPr>
            <w:ins w:id="5312" w:author="Changes 24 to 25 Oct" w:date="2026-10-25T16:02:42Z">
              <w:r>
                <w:rPr>
                  <w:kern w:val="0"/>
                  <w:sz w:val="18"/>
                  <w:szCs w:val="24"/>
                  <w:lang w:val="en-US" w:eastAsia="en-US" w:bidi="ar-SA"/>
                </w:rPr>
                <w:t>679.4</w:t>
              </w:r>
            </w:ins>
          </w:p>
        </w:tc>
        <w:tc>
          <w:tcPr>
            <w:tcW w:w="1519" w:type="dxa"/>
            <w:tcBorders/>
          </w:tcPr>
          <w:p>
            <w:pPr>
              <w:pStyle w:val="Compact"/>
              <w:keepNext w:val="true"/>
              <w:widowControl/>
              <w:spacing w:lineRule="exact" w:line="220" w:before="0" w:after="0"/>
              <w:jc w:val="left"/>
              <w:rPr>
                <w:kern w:val="0"/>
                <w:szCs w:val="24"/>
                <w:lang w:val="en-US" w:eastAsia="en-US" w:bidi="ar-SA"/>
                <w:ins w:id="5315" w:author="Changes 24 to 25 Oct" w:date="2026-10-25T16:02:42Z"/>
              </w:rPr>
            </w:pPr>
            <w:ins w:id="5314" w:author="Changes 24 to 25 Oct" w:date="2026-10-25T16:02:42Z">
              <w:r>
                <w:rPr>
                  <w:kern w:val="0"/>
                  <w:sz w:val="18"/>
                  <w:szCs w:val="24"/>
                  <w:lang w:val="en-US" w:eastAsia="en-US" w:bidi="ar-SA"/>
                </w:rPr>
                <w:t>43.6</w:t>
              </w:r>
            </w:ins>
          </w:p>
        </w:tc>
        <w:tc>
          <w:tcPr>
            <w:tcW w:w="1041" w:type="dxa"/>
            <w:tcBorders/>
          </w:tcPr>
          <w:p>
            <w:pPr>
              <w:pStyle w:val="Compact"/>
              <w:keepNext w:val="true"/>
              <w:widowControl/>
              <w:spacing w:lineRule="exact" w:line="220" w:before="0" w:after="0"/>
              <w:jc w:val="left"/>
              <w:rPr>
                <w:kern w:val="0"/>
                <w:szCs w:val="24"/>
                <w:lang w:val="en-US" w:eastAsia="en-US" w:bidi="ar-SA"/>
                <w:ins w:id="5317" w:author="Changes 24 to 25 Oct" w:date="2026-10-25T16:02:42Z"/>
              </w:rPr>
            </w:pPr>
            <w:ins w:id="5316" w:author="Changes 24 to 25 Oct" w:date="2026-10-25T16:02:42Z">
              <w:r>
                <w:rPr>
                  <w:kern w:val="0"/>
                  <w:sz w:val="18"/>
                  <w:szCs w:val="24"/>
                  <w:lang w:val="en-US" w:eastAsia="en-US" w:bidi="ar-SA"/>
                </w:rPr>
                <w:t>0.54</w:t>
              </w:r>
            </w:ins>
          </w:p>
        </w:tc>
        <w:tc>
          <w:tcPr>
            <w:tcW w:w="956" w:type="dxa"/>
            <w:tcBorders/>
          </w:tcPr>
          <w:p>
            <w:pPr>
              <w:pStyle w:val="Compact"/>
              <w:keepNext w:val="true"/>
              <w:widowControl/>
              <w:spacing w:lineRule="exact" w:line="220" w:before="0" w:after="0"/>
              <w:jc w:val="left"/>
              <w:rPr>
                <w:kern w:val="0"/>
                <w:szCs w:val="24"/>
                <w:lang w:val="en-US" w:eastAsia="en-US" w:bidi="ar-SA"/>
                <w:ins w:id="5319" w:author="Changes 24 to 25 Oct" w:date="2026-10-25T16:02:42Z"/>
              </w:rPr>
            </w:pPr>
            <w:ins w:id="5318" w:author="Changes 24 to 25 Oct" w:date="2026-10-25T16:02:42Z">
              <w:r>
                <w:rPr>
                  <w:kern w:val="0"/>
                  <w:sz w:val="18"/>
                  <w:szCs w:val="24"/>
                  <w:lang w:val="en-US" w:eastAsia="en-US" w:bidi="ar-SA"/>
                </w:rPr>
                <w:t>2.92</w:t>
              </w:r>
            </w:ins>
          </w:p>
        </w:tc>
        <w:tc>
          <w:tcPr>
            <w:tcW w:w="940" w:type="dxa"/>
            <w:tcBorders/>
          </w:tcPr>
          <w:p>
            <w:pPr>
              <w:pStyle w:val="Compact"/>
              <w:keepNext w:val="true"/>
              <w:widowControl/>
              <w:spacing w:lineRule="exact" w:line="220" w:before="0" w:after="0"/>
              <w:jc w:val="left"/>
              <w:rPr>
                <w:kern w:val="0"/>
                <w:szCs w:val="24"/>
                <w:lang w:val="en-US" w:eastAsia="en-US" w:bidi="ar-SA"/>
                <w:ins w:id="5321" w:author="Changes 24 to 25 Oct" w:date="2026-10-25T16:02:42Z"/>
              </w:rPr>
            </w:pPr>
            <w:ins w:id="5320" w:author="Changes 24 to 25 Oct" w:date="2026-10-25T16:02:42Z">
              <w:r>
                <w:rPr>
                  <w:kern w:val="0"/>
                  <w:sz w:val="18"/>
                  <w:szCs w:val="24"/>
                  <w:lang w:val="en-US" w:eastAsia="en-US" w:bidi="ar-SA"/>
                </w:rPr>
                <w:t>17.6</w:t>
              </w:r>
            </w:ins>
          </w:p>
        </w:tc>
        <w:tc>
          <w:tcPr>
            <w:tcW w:w="750" w:type="dxa"/>
            <w:tcBorders/>
          </w:tcPr>
          <w:p>
            <w:pPr>
              <w:pStyle w:val="Compact"/>
              <w:keepNext w:val="true"/>
              <w:widowControl/>
              <w:spacing w:lineRule="exact" w:line="220" w:before="0" w:after="0"/>
              <w:jc w:val="left"/>
              <w:rPr>
                <w:kern w:val="0"/>
                <w:szCs w:val="24"/>
                <w:lang w:val="en-US" w:eastAsia="en-US" w:bidi="ar-SA"/>
                <w:ins w:id="5323" w:author="Changes 24 to 25 Oct" w:date="2026-10-25T16:02:42Z"/>
              </w:rPr>
            </w:pPr>
            <w:ins w:id="5322" w:author="Changes 24 to 25 Oct" w:date="2026-10-25T16:02:42Z">
              <w:r>
                <w:rPr>
                  <w:kern w:val="0"/>
                  <w:sz w:val="18"/>
                  <w:szCs w:val="24"/>
                  <w:lang w:val="en-US" w:eastAsia="en-US" w:bidi="ar-SA"/>
                </w:rPr>
                <w:t>62.6</w:t>
              </w:r>
            </w:ins>
          </w:p>
        </w:tc>
        <w:tc>
          <w:tcPr>
            <w:tcW w:w="1131" w:type="dxa"/>
            <w:tcBorders/>
          </w:tcPr>
          <w:p>
            <w:pPr>
              <w:pStyle w:val="Compact"/>
              <w:keepNext w:val="true"/>
              <w:widowControl/>
              <w:spacing w:lineRule="exact" w:line="220" w:before="0" w:after="0"/>
              <w:jc w:val="left"/>
              <w:rPr>
                <w:kern w:val="0"/>
                <w:szCs w:val="24"/>
                <w:lang w:val="en-US" w:eastAsia="en-US" w:bidi="ar-SA"/>
                <w:ins w:id="5325" w:author="Changes 24 to 25 Oct" w:date="2026-10-25T16:02:42Z"/>
              </w:rPr>
            </w:pPr>
            <w:ins w:id="5324" w:author="Changes 24 to 25 Oct" w:date="2026-10-25T16:02:42Z">
              <w:r>
                <w:rPr>
                  <w:kern w:val="0"/>
                  <w:sz w:val="18"/>
                  <w:szCs w:val="24"/>
                  <w:lang w:val="en-US" w:eastAsia="en-US" w:bidi="ar-SA"/>
                </w:rPr>
                <w:t>19.8</w:t>
              </w:r>
            </w:ins>
          </w:p>
        </w:tc>
      </w:tr>
      <w:tr>
        <w:trPr>
          <w:ins w:id="5326" w:author="Changes 24 to 25 Oct" w:date="2026-10-25T16:02:42Z"/>
          <w:cantSplit w:val="true"/>
        </w:trPr>
        <w:tc>
          <w:tcPr>
            <w:tcW w:w="1082" w:type="dxa"/>
            <w:tcBorders>
              <w:bottom w:val="single" w:sz="8" w:space="0" w:color="000000"/>
            </w:tcBorders>
          </w:tcPr>
          <w:p>
            <w:pPr>
              <w:pStyle w:val="Compact"/>
              <w:widowControl/>
              <w:spacing w:lineRule="exact" w:line="220" w:before="0" w:after="0"/>
              <w:jc w:val="left"/>
              <w:rPr>
                <w:kern w:val="0"/>
                <w:szCs w:val="24"/>
                <w:lang w:val="en-US" w:eastAsia="en-US" w:bidi="ar-SA"/>
                <w:ins w:id="5328" w:author="Changes 24 to 25 Oct" w:date="2026-10-25T16:02:42Z"/>
              </w:rPr>
            </w:pPr>
            <w:ins w:id="5327" w:author="Changes 24 to 25 Oct" w:date="2026-10-25T16:02:42Z">
              <w:r>
                <w:rPr>
                  <w:kern w:val="0"/>
                  <w:sz w:val="18"/>
                  <w:szCs w:val="24"/>
                  <w:lang w:val="en-US" w:eastAsia="en-US" w:bidi="ar-SA"/>
                </w:rPr>
                <w:t>Blibli third-party retail, 2022–23</w:t>
              </w:r>
            </w:ins>
          </w:p>
        </w:tc>
        <w:tc>
          <w:tcPr>
            <w:tcW w:w="1085" w:type="dxa"/>
            <w:tcBorders>
              <w:bottom w:val="single" w:sz="8" w:space="0" w:color="000000"/>
            </w:tcBorders>
          </w:tcPr>
          <w:p>
            <w:pPr>
              <w:pStyle w:val="Compact"/>
              <w:widowControl/>
              <w:spacing w:lineRule="exact" w:line="220" w:before="0" w:after="0"/>
              <w:jc w:val="left"/>
              <w:rPr>
                <w:kern w:val="0"/>
                <w:szCs w:val="24"/>
                <w:lang w:val="en-US" w:eastAsia="en-US" w:bidi="ar-SA"/>
                <w:ins w:id="5330" w:author="Changes 24 to 25 Oct" w:date="2026-10-25T16:02:42Z"/>
              </w:rPr>
            </w:pPr>
            <w:ins w:id="5329" w:author="Changes 24 to 25 Oct" w:date="2026-10-25T16:02:42Z">
              <w:r>
                <w:rPr>
                  <w:kern w:val="0"/>
                  <w:sz w:val="18"/>
                  <w:szCs w:val="24"/>
                  <w:lang w:val="en-US" w:eastAsia="en-US" w:bidi="ar-SA"/>
                </w:rPr>
                <w:t>465.3</w:t>
              </w:r>
            </w:ins>
          </w:p>
        </w:tc>
        <w:tc>
          <w:tcPr>
            <w:tcW w:w="1519" w:type="dxa"/>
            <w:tcBorders>
              <w:bottom w:val="single" w:sz="8" w:space="0" w:color="000000"/>
            </w:tcBorders>
          </w:tcPr>
          <w:p>
            <w:pPr>
              <w:pStyle w:val="Compact"/>
              <w:widowControl/>
              <w:spacing w:lineRule="exact" w:line="220" w:before="0" w:after="0"/>
              <w:jc w:val="left"/>
              <w:rPr>
                <w:kern w:val="0"/>
                <w:szCs w:val="24"/>
                <w:lang w:val="en-US" w:eastAsia="en-US" w:bidi="ar-SA"/>
                <w:ins w:id="5332" w:author="Changes 24 to 25 Oct" w:date="2026-10-25T16:02:42Z"/>
              </w:rPr>
            </w:pPr>
            <w:ins w:id="5331" w:author="Changes 24 to 25 Oct" w:date="2026-10-25T16:02:42Z">
              <w:r>
                <w:rPr>
                  <w:kern w:val="0"/>
                  <w:sz w:val="18"/>
                  <w:szCs w:val="24"/>
                  <w:lang w:val="en-US" w:eastAsia="en-US" w:bidi="ar-SA"/>
                </w:rPr>
                <w:t>34.7</w:t>
              </w:r>
            </w:ins>
          </w:p>
        </w:tc>
        <w:tc>
          <w:tcPr>
            <w:tcW w:w="1041" w:type="dxa"/>
            <w:tcBorders>
              <w:bottom w:val="single" w:sz="8" w:space="0" w:color="000000"/>
            </w:tcBorders>
          </w:tcPr>
          <w:p>
            <w:pPr>
              <w:pStyle w:val="Compact"/>
              <w:widowControl/>
              <w:spacing w:lineRule="exact" w:line="220" w:before="0" w:after="0"/>
              <w:jc w:val="left"/>
              <w:rPr>
                <w:kern w:val="0"/>
                <w:szCs w:val="24"/>
                <w:lang w:val="en-US" w:eastAsia="en-US" w:bidi="ar-SA"/>
                <w:ins w:id="5334" w:author="Changes 24 to 25 Oct" w:date="2026-10-25T16:02:42Z"/>
              </w:rPr>
            </w:pPr>
            <w:ins w:id="5333" w:author="Changes 24 to 25 Oct" w:date="2026-10-25T16:02:42Z">
              <w:r>
                <w:rPr>
                  <w:kern w:val="0"/>
                  <w:sz w:val="18"/>
                  <w:szCs w:val="24"/>
                  <w:lang w:val="en-US" w:eastAsia="en-US" w:bidi="ar-SA"/>
                </w:rPr>
                <w:t>0.54</w:t>
              </w:r>
            </w:ins>
          </w:p>
        </w:tc>
        <w:tc>
          <w:tcPr>
            <w:tcW w:w="956" w:type="dxa"/>
            <w:tcBorders>
              <w:bottom w:val="single" w:sz="8" w:space="0" w:color="000000"/>
            </w:tcBorders>
          </w:tcPr>
          <w:p>
            <w:pPr>
              <w:pStyle w:val="Compact"/>
              <w:widowControl/>
              <w:spacing w:lineRule="exact" w:line="220" w:before="0" w:after="0"/>
              <w:jc w:val="left"/>
              <w:rPr>
                <w:kern w:val="0"/>
                <w:szCs w:val="24"/>
                <w:lang w:val="en-US" w:eastAsia="en-US" w:bidi="ar-SA"/>
                <w:ins w:id="5336" w:author="Changes 24 to 25 Oct" w:date="2026-10-25T16:02:42Z"/>
              </w:rPr>
            </w:pPr>
            <w:ins w:id="5335" w:author="Changes 24 to 25 Oct" w:date="2026-10-25T16:02:42Z">
              <w:r>
                <w:rPr>
                  <w:kern w:val="0"/>
                  <w:sz w:val="18"/>
                  <w:szCs w:val="24"/>
                  <w:lang w:val="en-US" w:eastAsia="en-US" w:bidi="ar-SA"/>
                </w:rPr>
                <w:t>2.25</w:t>
              </w:r>
            </w:ins>
          </w:p>
        </w:tc>
        <w:tc>
          <w:tcPr>
            <w:tcW w:w="940" w:type="dxa"/>
            <w:tcBorders>
              <w:bottom w:val="single" w:sz="8" w:space="0" w:color="000000"/>
            </w:tcBorders>
          </w:tcPr>
          <w:p>
            <w:pPr>
              <w:pStyle w:val="Compact"/>
              <w:widowControl/>
              <w:spacing w:lineRule="exact" w:line="220" w:before="0" w:after="0"/>
              <w:jc w:val="left"/>
              <w:rPr>
                <w:kern w:val="0"/>
                <w:szCs w:val="24"/>
                <w:lang w:val="en-US" w:eastAsia="en-US" w:bidi="ar-SA"/>
                <w:ins w:id="5338" w:author="Changes 24 to 25 Oct" w:date="2026-10-25T16:02:42Z"/>
              </w:rPr>
            </w:pPr>
            <w:ins w:id="5337" w:author="Changes 24 to 25 Oct" w:date="2026-10-25T16:02:42Z">
              <w:r>
                <w:rPr>
                  <w:kern w:val="0"/>
                  <w:sz w:val="18"/>
                  <w:szCs w:val="24"/>
                  <w:lang w:val="en-US" w:eastAsia="en-US" w:bidi="ar-SA"/>
                </w:rPr>
                <w:t>17.2</w:t>
              </w:r>
            </w:ins>
          </w:p>
        </w:tc>
        <w:tc>
          <w:tcPr>
            <w:tcW w:w="750" w:type="dxa"/>
            <w:tcBorders>
              <w:bottom w:val="single" w:sz="8" w:space="0" w:color="000000"/>
            </w:tcBorders>
          </w:tcPr>
          <w:p>
            <w:pPr>
              <w:pStyle w:val="Compact"/>
              <w:widowControl/>
              <w:spacing w:lineRule="exact" w:line="220" w:before="0" w:after="0"/>
              <w:jc w:val="left"/>
              <w:rPr>
                <w:kern w:val="0"/>
                <w:szCs w:val="24"/>
                <w:lang w:val="en-US" w:eastAsia="en-US" w:bidi="ar-SA"/>
                <w:ins w:id="5340" w:author="Changes 24 to 25 Oct" w:date="2026-10-25T16:02:42Z"/>
              </w:rPr>
            </w:pPr>
            <w:ins w:id="5339" w:author="Changes 24 to 25 Oct" w:date="2026-10-25T16:02:42Z">
              <w:r>
                <w:rPr>
                  <w:kern w:val="0"/>
                  <w:sz w:val="18"/>
                  <w:szCs w:val="24"/>
                  <w:lang w:val="en-US" w:eastAsia="en-US" w:bidi="ar-SA"/>
                </w:rPr>
                <w:t>20.1</w:t>
              </w:r>
            </w:ins>
          </w:p>
        </w:tc>
        <w:tc>
          <w:tcPr>
            <w:tcW w:w="1131" w:type="dxa"/>
            <w:tcBorders>
              <w:bottom w:val="single" w:sz="8" w:space="0" w:color="000000"/>
            </w:tcBorders>
          </w:tcPr>
          <w:p>
            <w:pPr>
              <w:pStyle w:val="Compact"/>
              <w:widowControl/>
              <w:spacing w:lineRule="exact" w:line="220" w:before="0" w:after="0"/>
              <w:jc w:val="left"/>
              <w:rPr>
                <w:kern w:val="0"/>
                <w:szCs w:val="24"/>
                <w:lang w:val="en-US" w:eastAsia="en-US" w:bidi="ar-SA"/>
                <w:ins w:id="5342" w:author="Changes 24 to 25 Oct" w:date="2026-10-25T16:02:42Z"/>
              </w:rPr>
            </w:pPr>
            <w:ins w:id="5341" w:author="Changes 24 to 25 Oct" w:date="2026-10-25T16:02:42Z">
              <w:r>
                <w:rPr>
                  <w:kern w:val="0"/>
                  <w:sz w:val="18"/>
                  <w:szCs w:val="24"/>
                  <w:lang w:val="en-US" w:eastAsia="en-US" w:bidi="ar-SA"/>
                </w:rPr>
                <w:t>62.7</w:t>
              </w:r>
            </w:ins>
          </w:p>
        </w:tc>
      </w:tr>
    </w:tbl>
    <w:p>
      <w:pPr>
        <w:pStyle w:val="BodyText"/>
        <w:spacing w:before="160" w:after="120"/>
        <w:jc w:val="left"/>
        <w:rPr>
          <w:ins w:id="5346" w:author="Changes 24 to 25 Oct" w:date="2026-10-25T16:02:42Z"/>
        </w:rPr>
      </w:pPr>
      <w:ins w:id="5343" w:author="Changes 24 to 25 Oct" w:date="2026-10-25T16:02:42Z">
        <w:r>
          <w:rPr/>
          <w:t xml:space="preserve">Tokopedia, 2022–23, line by line (Rp million, </w:t>
        </w:r>
      </w:ins>
      <w:ins w:id="5344" w:author="Changes 24 to 25 Oct" w:date="2026-10-25T16:02:42Z">
        <w:r>
          <w:rPr>
            <w:rStyle w:val="VerbatimChar"/>
          </w:rPr>
          <w:t>tables/tokopedia_segment.csv</w:t>
        </w:r>
      </w:ins>
      <w:ins w:id="5345" w:author="Changes 24 to 25 Oct" w:date="2026-10-25T16:02:42Z">
        <w:r>
          <w:rPr/>
          <w:t>): gross revenue 8,143,239 to 8,988,909; incentives 4,112,320 to 2,813,719; net revenue 4,030,919 to 6,175,190. Net revenue rose by 2,144,271, of which lower incentives account for 60.6 percent and higher gross revenue for 39.4 percent (about 60 and 40 percent in the text).</w:t>
        </w:r>
      </w:ins>
    </w:p>
    <w:p>
      <w:pPr>
        <w:pStyle w:val="Heading3"/>
        <w:rPr>
          <w:ins w:id="5348" w:author="Changes 24 to 25 Oct" w:date="2026-10-25T16:02:42Z"/>
        </w:rPr>
      </w:pPr>
      <w:ins w:id="5347" w:author="Changes 24 to 25 Oct" w:date="2026-10-25T16:02:42Z">
        <w:r>
          <w:rPr/>
          <w:t>B.4 Wedge and ecosystem ratio by platform-year, Indonesian series</w:t>
        </w:r>
      </w:ins>
    </w:p>
    <w:p>
      <w:pPr>
        <w:pStyle w:val="FirstParagraph"/>
        <w:jc w:val="left"/>
        <w:rPr>
          <w:ins w:id="5352" w:author="Changes 24 to 25 Oct" w:date="2026-10-25T16:02:42Z"/>
        </w:rPr>
      </w:pPr>
      <w:ins w:id="5349" w:author="Changes 24 to 25 Oct" w:date="2026-10-25T16:02:42Z">
        <w:r>
          <w:rP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2 converts Tokopedia’s 2023 rupiah amounts to US dollars. Take rate and ecosystem ratio carry no currency. Each label names the source of the transaction value and of the revenue in that row. Source: </w:t>
        </w:r>
      </w:ins>
      <w:ins w:id="5350" w:author="Changes 24 to 25 Oct" w:date="2026-10-25T16:02:42Z">
        <w:r>
          <w:rPr>
            <w:rStyle w:val="VerbatimChar"/>
          </w:rPr>
          <w:t>tables/take_rate_levels.csv</w:t>
        </w:r>
      </w:ins>
      <w:ins w:id="5351" w:author="Changes 24 to 25 Oct" w:date="2026-10-25T16:02:42Z">
        <w:r>
          <w:rPr/>
          <w:t>.</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370"/>
        <w:gridCol w:w="560"/>
        <w:gridCol w:w="1226"/>
        <w:gridCol w:w="1035"/>
        <w:gridCol w:w="1225"/>
        <w:gridCol w:w="804"/>
        <w:gridCol w:w="1035"/>
        <w:gridCol w:w="1249"/>
      </w:tblGrid>
      <w:tr>
        <w:trPr>
          <w:tblHeader w:val="true"/>
          <w:ins w:id="5353" w:author="Changes 24 to 25 Oct" w:date="2026-10-25T16:02:42Z"/>
          <w:cantSplit w:val="true"/>
        </w:trPr>
        <w:tc>
          <w:tcPr>
            <w:tcW w:w="137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55" w:author="Changes 24 to 25 Oct" w:date="2026-10-25T16:02:42Z"/>
              </w:rPr>
            </w:pPr>
            <w:ins w:id="5354" w:author="Changes 24 to 25 Oct" w:date="2026-10-25T16:02:42Z">
              <w:r>
                <w:rPr>
                  <w:b/>
                  <w:kern w:val="0"/>
                  <w:sz w:val="18"/>
                  <w:szCs w:val="24"/>
                  <w:lang w:val="en-US" w:eastAsia="en-US" w:bidi="ar-SA"/>
                </w:rPr>
                <w:t>Series</w:t>
              </w:r>
            </w:ins>
          </w:p>
        </w:tc>
        <w:tc>
          <w:tcPr>
            <w:tcW w:w="56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57" w:author="Changes 24 to 25 Oct" w:date="2026-10-25T16:02:42Z"/>
              </w:rPr>
            </w:pPr>
            <w:ins w:id="5356" w:author="Changes 24 to 25 Oct" w:date="2026-10-25T16:02:42Z">
              <w:r>
                <w:rPr>
                  <w:b/>
                  <w:kern w:val="0"/>
                  <w:sz w:val="18"/>
                  <w:szCs w:val="24"/>
                  <w:lang w:val="en-US" w:eastAsia="en-US" w:bidi="ar-SA"/>
                </w:rPr>
                <w:t>Year</w:t>
              </w:r>
            </w:ins>
          </w:p>
        </w:tc>
        <w:tc>
          <w:tcPr>
            <w:tcW w:w="122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59" w:author="Changes 24 to 25 Oct" w:date="2026-10-25T16:02:42Z"/>
              </w:rPr>
            </w:pPr>
            <w:ins w:id="5358" w:author="Changes 24 to 25 Oct" w:date="2026-10-25T16:02:42Z">
              <w:r>
                <w:rPr>
                  <w:b/>
                  <w:kern w:val="0"/>
                  <w:sz w:val="18"/>
                  <w:szCs w:val="24"/>
                  <w:lang w:val="en-US" w:eastAsia="en-US" w:bidi="ar-SA"/>
                </w:rPr>
                <w:t>Transaction value</w:t>
              </w:r>
            </w:ins>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61" w:author="Changes 24 to 25 Oct" w:date="2026-10-25T16:02:42Z"/>
              </w:rPr>
            </w:pPr>
            <w:ins w:id="5360" w:author="Changes 24 to 25 Oct" w:date="2026-10-25T16:02:42Z">
              <w:r>
                <w:rPr>
                  <w:b/>
                  <w:kern w:val="0"/>
                  <w:sz w:val="18"/>
                  <w:szCs w:val="24"/>
                  <w:lang w:val="en-US" w:eastAsia="en-US" w:bidi="ar-SA"/>
                </w:rPr>
                <w:t>Revenue</w:t>
              </w:r>
            </w:ins>
          </w:p>
        </w:tc>
        <w:tc>
          <w:tcPr>
            <w:tcW w:w="122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63" w:author="Changes 24 to 25 Oct" w:date="2026-10-25T16:02:42Z"/>
              </w:rPr>
            </w:pPr>
            <w:ins w:id="5362" w:author="Changes 24 to 25 Oct" w:date="2026-10-25T16:02:42Z">
              <w:r>
                <w:rPr>
                  <w:b/>
                  <w:kern w:val="0"/>
                  <w:sz w:val="18"/>
                  <w:szCs w:val="24"/>
                  <w:lang w:val="en-US" w:eastAsia="en-US" w:bidi="ar-SA"/>
                </w:rPr>
                <w:t>Wedge</w:t>
              </w:r>
            </w:ins>
          </w:p>
        </w:tc>
        <w:tc>
          <w:tcPr>
            <w:tcW w:w="80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65" w:author="Changes 24 to 25 Oct" w:date="2026-10-25T16:02:42Z"/>
              </w:rPr>
            </w:pPr>
            <w:ins w:id="5364" w:author="Changes 24 to 25 Oct" w:date="2026-10-25T16:02:42Z">
              <w:r>
                <w:rPr>
                  <w:b/>
                  <w:kern w:val="0"/>
                  <w:sz w:val="18"/>
                  <w:szCs w:val="24"/>
                  <w:lang w:val="en-US" w:eastAsia="en-US" w:bidi="ar-SA"/>
                </w:rPr>
                <w:t>Take rate (%)</w:t>
              </w:r>
            </w:ins>
          </w:p>
        </w:tc>
        <w:tc>
          <w:tcPr>
            <w:tcW w:w="103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67" w:author="Changes 24 to 25 Oct" w:date="2026-10-25T16:02:42Z"/>
              </w:rPr>
            </w:pPr>
            <w:ins w:id="5366" w:author="Changes 24 to 25 Oct" w:date="2026-10-25T16:02:42Z">
              <w:r>
                <w:rPr>
                  <w:b/>
                  <w:kern w:val="0"/>
                  <w:sz w:val="18"/>
                  <w:szCs w:val="24"/>
                  <w:lang w:val="en-US" w:eastAsia="en-US" w:bidi="ar-SA"/>
                </w:rPr>
                <w:t>Ecosystem ratio</w:t>
              </w:r>
            </w:ins>
          </w:p>
        </w:tc>
        <w:tc>
          <w:tcPr>
            <w:tcW w:w="1249"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369" w:author="Changes 24 to 25 Oct" w:date="2026-10-25T16:02:42Z"/>
              </w:rPr>
            </w:pPr>
            <w:ins w:id="5368" w:author="Changes 24 to 25 Oct" w:date="2026-10-25T16:02:42Z">
              <w:r>
                <w:rPr>
                  <w:b/>
                  <w:kern w:val="0"/>
                  <w:sz w:val="18"/>
                  <w:szCs w:val="24"/>
                  <w:lang w:val="en-US" w:eastAsia="en-US" w:bidi="ar-SA"/>
                </w:rPr>
                <w:t>Label</w:t>
              </w:r>
            </w:ins>
          </w:p>
        </w:tc>
      </w:tr>
      <w:tr>
        <w:trPr>
          <w:ins w:id="5370" w:author="Changes 24 to 25 Oct" w:date="2026-10-25T16:02:42Z"/>
          <w:cantSplit w:val="true"/>
        </w:trPr>
        <w:tc>
          <w:tcPr>
            <w:tcW w:w="1370" w:type="dxa"/>
            <w:tcBorders/>
          </w:tcPr>
          <w:p>
            <w:pPr>
              <w:pStyle w:val="Compact"/>
              <w:keepNext w:val="true"/>
              <w:widowControl/>
              <w:spacing w:lineRule="exact" w:line="220" w:before="0" w:after="0"/>
              <w:jc w:val="left"/>
              <w:rPr>
                <w:kern w:val="0"/>
                <w:szCs w:val="24"/>
                <w:lang w:val="en-US" w:eastAsia="en-US" w:bidi="ar-SA"/>
                <w:ins w:id="5372" w:author="Changes 24 to 25 Oct" w:date="2026-10-25T16:02:42Z"/>
              </w:rPr>
            </w:pPr>
            <w:ins w:id="5371" w:author="Changes 24 to 25 Oct" w:date="2026-10-25T16:02:42Z">
              <w:r>
                <w:rPr>
                  <w:kern w:val="0"/>
                  <w:sz w:val="18"/>
                  <w:szCs w:val="24"/>
                  <w:lang w:val="en-US" w:eastAsia="en-US" w:bidi="ar-SA"/>
                </w:rPr>
                <w:t>Grab</w:t>
              </w:r>
            </w:ins>
          </w:p>
        </w:tc>
        <w:tc>
          <w:tcPr>
            <w:tcW w:w="560" w:type="dxa"/>
            <w:tcBorders/>
          </w:tcPr>
          <w:p>
            <w:pPr>
              <w:pStyle w:val="Compact"/>
              <w:keepNext w:val="true"/>
              <w:widowControl/>
              <w:spacing w:lineRule="exact" w:line="220" w:before="0" w:after="0"/>
              <w:jc w:val="left"/>
              <w:rPr>
                <w:kern w:val="0"/>
                <w:szCs w:val="24"/>
                <w:lang w:val="en-US" w:eastAsia="en-US" w:bidi="ar-SA"/>
                <w:ins w:id="5374" w:author="Changes 24 to 25 Oct" w:date="2026-10-25T16:02:42Z"/>
              </w:rPr>
            </w:pPr>
            <w:ins w:id="5373" w:author="Changes 24 to 25 Oct" w:date="2026-10-25T16:02:42Z">
              <w:r>
                <w:rPr>
                  <w:kern w:val="0"/>
                  <w:sz w:val="18"/>
                  <w:szCs w:val="24"/>
                  <w:lang w:val="en-US" w:eastAsia="en-US" w:bidi="ar-SA"/>
                </w:rPr>
                <w:t>2021</w:t>
              </w:r>
            </w:ins>
          </w:p>
        </w:tc>
        <w:tc>
          <w:tcPr>
            <w:tcW w:w="1226" w:type="dxa"/>
            <w:tcBorders/>
          </w:tcPr>
          <w:p>
            <w:pPr>
              <w:pStyle w:val="Compact"/>
              <w:keepNext w:val="true"/>
              <w:widowControl/>
              <w:spacing w:lineRule="exact" w:line="220" w:before="0" w:after="0"/>
              <w:jc w:val="left"/>
              <w:rPr>
                <w:kern w:val="0"/>
                <w:szCs w:val="24"/>
                <w:lang w:val="en-US" w:eastAsia="en-US" w:bidi="ar-SA"/>
                <w:ins w:id="5376" w:author="Changes 24 to 25 Oct" w:date="2026-10-25T16:02:42Z"/>
              </w:rPr>
            </w:pPr>
            <w:ins w:id="5375" w:author="Changes 24 to 25 Oct" w:date="2026-10-25T16:02:42Z">
              <w:r>
                <w:rPr>
                  <w:kern w:val="0"/>
                  <w:sz w:val="18"/>
                  <w:szCs w:val="24"/>
                  <w:lang w:val="en-US" w:eastAsia="en-US" w:bidi="ar-SA"/>
                </w:rPr>
                <w:t>1.88</w:t>
              </w:r>
            </w:ins>
          </w:p>
        </w:tc>
        <w:tc>
          <w:tcPr>
            <w:tcW w:w="1035" w:type="dxa"/>
            <w:tcBorders/>
          </w:tcPr>
          <w:p>
            <w:pPr>
              <w:pStyle w:val="Compact"/>
              <w:keepNext w:val="true"/>
              <w:widowControl/>
              <w:spacing w:lineRule="exact" w:line="220" w:before="0" w:after="0"/>
              <w:jc w:val="left"/>
              <w:rPr>
                <w:kern w:val="0"/>
                <w:szCs w:val="24"/>
                <w:lang w:val="en-US" w:eastAsia="en-US" w:bidi="ar-SA"/>
                <w:ins w:id="5378" w:author="Changes 24 to 25 Oct" w:date="2026-10-25T16:02:42Z"/>
              </w:rPr>
            </w:pPr>
            <w:ins w:id="5377" w:author="Changes 24 to 25 Oct" w:date="2026-10-25T16:02:42Z">
              <w:r>
                <w:rPr>
                  <w:kern w:val="0"/>
                  <w:sz w:val="18"/>
                  <w:szCs w:val="24"/>
                  <w:lang w:val="en-US" w:eastAsia="en-US" w:bidi="ar-SA"/>
                </w:rPr>
                <w:t>0.08</w:t>
              </w:r>
            </w:ins>
          </w:p>
        </w:tc>
        <w:tc>
          <w:tcPr>
            <w:tcW w:w="1225" w:type="dxa"/>
            <w:tcBorders/>
          </w:tcPr>
          <w:p>
            <w:pPr>
              <w:pStyle w:val="Compact"/>
              <w:keepNext w:val="true"/>
              <w:widowControl/>
              <w:spacing w:lineRule="exact" w:line="220" w:before="0" w:after="0"/>
              <w:jc w:val="left"/>
              <w:rPr>
                <w:kern w:val="0"/>
                <w:szCs w:val="24"/>
                <w:lang w:val="en-US" w:eastAsia="en-US" w:bidi="ar-SA"/>
                <w:ins w:id="5380" w:author="Changes 24 to 25 Oct" w:date="2026-10-25T16:02:42Z"/>
              </w:rPr>
            </w:pPr>
            <w:ins w:id="5379" w:author="Changes 24 to 25 Oct" w:date="2026-10-25T16:02:42Z">
              <w:r>
                <w:rPr>
                  <w:kern w:val="0"/>
                  <w:sz w:val="18"/>
                  <w:szCs w:val="24"/>
                  <w:lang w:val="en-US" w:eastAsia="en-US" w:bidi="ar-SA"/>
                </w:rPr>
                <w:t>1.80</w:t>
              </w:r>
            </w:ins>
          </w:p>
        </w:tc>
        <w:tc>
          <w:tcPr>
            <w:tcW w:w="804" w:type="dxa"/>
            <w:tcBorders/>
          </w:tcPr>
          <w:p>
            <w:pPr>
              <w:pStyle w:val="Compact"/>
              <w:keepNext w:val="true"/>
              <w:widowControl/>
              <w:spacing w:lineRule="exact" w:line="220" w:before="0" w:after="0"/>
              <w:jc w:val="left"/>
              <w:rPr>
                <w:kern w:val="0"/>
                <w:szCs w:val="24"/>
                <w:lang w:val="en-US" w:eastAsia="en-US" w:bidi="ar-SA"/>
                <w:ins w:id="5382" w:author="Changes 24 to 25 Oct" w:date="2026-10-25T16:02:42Z"/>
              </w:rPr>
            </w:pPr>
            <w:ins w:id="5381" w:author="Changes 24 to 25 Oct" w:date="2026-10-25T16:02:42Z">
              <w:r>
                <w:rPr>
                  <w:kern w:val="0"/>
                  <w:sz w:val="18"/>
                  <w:szCs w:val="24"/>
                  <w:lang w:val="en-US" w:eastAsia="en-US" w:bidi="ar-SA"/>
                </w:rPr>
                <w:t>4.20</w:t>
              </w:r>
            </w:ins>
          </w:p>
        </w:tc>
        <w:tc>
          <w:tcPr>
            <w:tcW w:w="1035" w:type="dxa"/>
            <w:tcBorders/>
          </w:tcPr>
          <w:p>
            <w:pPr>
              <w:pStyle w:val="Compact"/>
              <w:keepNext w:val="true"/>
              <w:widowControl/>
              <w:spacing w:lineRule="exact" w:line="220" w:before="0" w:after="0"/>
              <w:jc w:val="left"/>
              <w:rPr>
                <w:kern w:val="0"/>
                <w:szCs w:val="24"/>
                <w:lang w:val="en-US" w:eastAsia="en-US" w:bidi="ar-SA"/>
                <w:ins w:id="5384" w:author="Changes 24 to 25 Oct" w:date="2026-10-25T16:02:42Z"/>
              </w:rPr>
            </w:pPr>
            <w:ins w:id="5383" w:author="Changes 24 to 25 Oct" w:date="2026-10-25T16:02:42Z">
              <w:r>
                <w:rPr>
                  <w:kern w:val="0"/>
                  <w:sz w:val="18"/>
                  <w:szCs w:val="24"/>
                  <w:lang w:val="en-US" w:eastAsia="en-US" w:bidi="ar-SA"/>
                </w:rPr>
                <w:t>22.8</w:t>
              </w:r>
            </w:ins>
          </w:p>
        </w:tc>
        <w:tc>
          <w:tcPr>
            <w:tcW w:w="1249" w:type="dxa"/>
            <w:tcBorders/>
          </w:tcPr>
          <w:p>
            <w:pPr>
              <w:pStyle w:val="Compact"/>
              <w:keepNext w:val="true"/>
              <w:widowControl/>
              <w:spacing w:lineRule="exact" w:line="220" w:before="0" w:after="0"/>
              <w:jc w:val="left"/>
              <w:rPr>
                <w:kern w:val="0"/>
                <w:szCs w:val="24"/>
                <w:lang w:val="en-US" w:eastAsia="en-US" w:bidi="ar-SA"/>
                <w:ins w:id="5386" w:author="Changes 24 to 25 Oct" w:date="2026-10-25T16:02:42Z"/>
              </w:rPr>
            </w:pPr>
            <w:ins w:id="5385" w:author="Changes 24 to 25 Oct" w:date="2026-10-25T16:02:42Z">
              <w:r>
                <w:rPr>
                  <w:kern w:val="0"/>
                  <w:sz w:val="18"/>
                  <w:szCs w:val="24"/>
                  <w:lang w:val="en-US" w:eastAsia="en-US" w:bidi="ar-SA"/>
                </w:rPr>
                <w:t>Revenue: country disclosure; value: derived</w:t>
              </w:r>
            </w:ins>
          </w:p>
        </w:tc>
      </w:tr>
      <w:tr>
        <w:trPr>
          <w:ins w:id="5387" w:author="Changes 24 to 25 Oct" w:date="2026-10-25T16:02:42Z"/>
          <w:cantSplit w:val="true"/>
        </w:trPr>
        <w:tc>
          <w:tcPr>
            <w:tcW w:w="1370" w:type="dxa"/>
            <w:tcBorders/>
          </w:tcPr>
          <w:p>
            <w:pPr>
              <w:pStyle w:val="Compact"/>
              <w:keepNext w:val="true"/>
              <w:widowControl/>
              <w:spacing w:lineRule="exact" w:line="220" w:before="0" w:after="0"/>
              <w:jc w:val="left"/>
              <w:rPr>
                <w:kern w:val="0"/>
                <w:szCs w:val="24"/>
                <w:lang w:val="en-US" w:eastAsia="en-US" w:bidi="ar-SA"/>
                <w:ins w:id="5389" w:author="Changes 24 to 25 Oct" w:date="2026-10-25T16:02:42Z"/>
              </w:rPr>
            </w:pPr>
            <w:ins w:id="5388" w:author="Changes 24 to 25 Oct" w:date="2026-10-25T16:02:42Z">
              <w:r>
                <w:rPr>
                  <w:kern w:val="0"/>
                  <w:sz w:val="18"/>
                  <w:szCs w:val="24"/>
                  <w:lang w:val="en-US" w:eastAsia="en-US" w:bidi="ar-SA"/>
                </w:rPr>
                <w:t>Grab</w:t>
              </w:r>
            </w:ins>
          </w:p>
        </w:tc>
        <w:tc>
          <w:tcPr>
            <w:tcW w:w="560" w:type="dxa"/>
            <w:tcBorders/>
          </w:tcPr>
          <w:p>
            <w:pPr>
              <w:pStyle w:val="Compact"/>
              <w:keepNext w:val="true"/>
              <w:widowControl/>
              <w:spacing w:lineRule="exact" w:line="220" w:before="0" w:after="0"/>
              <w:jc w:val="left"/>
              <w:rPr>
                <w:kern w:val="0"/>
                <w:szCs w:val="24"/>
                <w:lang w:val="en-US" w:eastAsia="en-US" w:bidi="ar-SA"/>
                <w:ins w:id="5391" w:author="Changes 24 to 25 Oct" w:date="2026-10-25T16:02:42Z"/>
              </w:rPr>
            </w:pPr>
            <w:ins w:id="5390" w:author="Changes 24 to 25 Oct" w:date="2026-10-25T16:02:42Z">
              <w:r>
                <w:rPr>
                  <w:kern w:val="0"/>
                  <w:sz w:val="18"/>
                  <w:szCs w:val="24"/>
                  <w:lang w:val="en-US" w:eastAsia="en-US" w:bidi="ar-SA"/>
                </w:rPr>
                <w:t>2022</w:t>
              </w:r>
            </w:ins>
          </w:p>
        </w:tc>
        <w:tc>
          <w:tcPr>
            <w:tcW w:w="1226" w:type="dxa"/>
            <w:tcBorders/>
          </w:tcPr>
          <w:p>
            <w:pPr>
              <w:pStyle w:val="Compact"/>
              <w:keepNext w:val="true"/>
              <w:widowControl/>
              <w:spacing w:lineRule="exact" w:line="220" w:before="0" w:after="0"/>
              <w:jc w:val="left"/>
              <w:rPr>
                <w:kern w:val="0"/>
                <w:szCs w:val="24"/>
                <w:lang w:val="en-US" w:eastAsia="en-US" w:bidi="ar-SA"/>
                <w:ins w:id="5393" w:author="Changes 24 to 25 Oct" w:date="2026-10-25T16:02:42Z"/>
              </w:rPr>
            </w:pPr>
            <w:ins w:id="5392" w:author="Changes 24 to 25 Oct" w:date="2026-10-25T16:02:42Z">
              <w:r>
                <w:rPr>
                  <w:kern w:val="0"/>
                  <w:sz w:val="18"/>
                  <w:szCs w:val="24"/>
                  <w:lang w:val="en-US" w:eastAsia="en-US" w:bidi="ar-SA"/>
                </w:rPr>
                <w:t>3.83</w:t>
              </w:r>
            </w:ins>
          </w:p>
        </w:tc>
        <w:tc>
          <w:tcPr>
            <w:tcW w:w="1035" w:type="dxa"/>
            <w:tcBorders/>
          </w:tcPr>
          <w:p>
            <w:pPr>
              <w:pStyle w:val="Compact"/>
              <w:keepNext w:val="true"/>
              <w:widowControl/>
              <w:spacing w:lineRule="exact" w:line="220" w:before="0" w:after="0"/>
              <w:jc w:val="left"/>
              <w:rPr>
                <w:kern w:val="0"/>
                <w:szCs w:val="24"/>
                <w:lang w:val="en-US" w:eastAsia="en-US" w:bidi="ar-SA"/>
                <w:ins w:id="5395" w:author="Changes 24 to 25 Oct" w:date="2026-10-25T16:02:42Z"/>
              </w:rPr>
            </w:pPr>
            <w:ins w:id="5394" w:author="Changes 24 to 25 Oct" w:date="2026-10-25T16:02:42Z">
              <w:r>
                <w:rPr>
                  <w:kern w:val="0"/>
                  <w:sz w:val="18"/>
                  <w:szCs w:val="24"/>
                  <w:lang w:val="en-US" w:eastAsia="en-US" w:bidi="ar-SA"/>
                </w:rPr>
                <w:t>0.28</w:t>
              </w:r>
            </w:ins>
          </w:p>
        </w:tc>
        <w:tc>
          <w:tcPr>
            <w:tcW w:w="1225" w:type="dxa"/>
            <w:tcBorders/>
          </w:tcPr>
          <w:p>
            <w:pPr>
              <w:pStyle w:val="Compact"/>
              <w:keepNext w:val="true"/>
              <w:widowControl/>
              <w:spacing w:lineRule="exact" w:line="220" w:before="0" w:after="0"/>
              <w:jc w:val="left"/>
              <w:rPr>
                <w:kern w:val="0"/>
                <w:szCs w:val="24"/>
                <w:lang w:val="en-US" w:eastAsia="en-US" w:bidi="ar-SA"/>
                <w:ins w:id="5397" w:author="Changes 24 to 25 Oct" w:date="2026-10-25T16:02:42Z"/>
              </w:rPr>
            </w:pPr>
            <w:ins w:id="5396" w:author="Changes 24 to 25 Oct" w:date="2026-10-25T16:02:42Z">
              <w:r>
                <w:rPr>
                  <w:kern w:val="0"/>
                  <w:sz w:val="18"/>
                  <w:szCs w:val="24"/>
                  <w:lang w:val="en-US" w:eastAsia="en-US" w:bidi="ar-SA"/>
                </w:rPr>
                <w:t>3.55</w:t>
              </w:r>
            </w:ins>
          </w:p>
        </w:tc>
        <w:tc>
          <w:tcPr>
            <w:tcW w:w="804" w:type="dxa"/>
            <w:tcBorders/>
          </w:tcPr>
          <w:p>
            <w:pPr>
              <w:pStyle w:val="Compact"/>
              <w:keepNext w:val="true"/>
              <w:widowControl/>
              <w:spacing w:lineRule="exact" w:line="220" w:before="0" w:after="0"/>
              <w:jc w:val="left"/>
              <w:rPr>
                <w:kern w:val="0"/>
                <w:szCs w:val="24"/>
                <w:lang w:val="en-US" w:eastAsia="en-US" w:bidi="ar-SA"/>
                <w:ins w:id="5399" w:author="Changes 24 to 25 Oct" w:date="2026-10-25T16:02:42Z"/>
              </w:rPr>
            </w:pPr>
            <w:ins w:id="5398" w:author="Changes 24 to 25 Oct" w:date="2026-10-25T16:02:42Z">
              <w:r>
                <w:rPr>
                  <w:kern w:val="0"/>
                  <w:sz w:val="18"/>
                  <w:szCs w:val="24"/>
                  <w:lang w:val="en-US" w:eastAsia="en-US" w:bidi="ar-SA"/>
                </w:rPr>
                <w:t>7.19</w:t>
              </w:r>
            </w:ins>
          </w:p>
        </w:tc>
        <w:tc>
          <w:tcPr>
            <w:tcW w:w="1035" w:type="dxa"/>
            <w:tcBorders/>
          </w:tcPr>
          <w:p>
            <w:pPr>
              <w:pStyle w:val="Compact"/>
              <w:keepNext w:val="true"/>
              <w:widowControl/>
              <w:spacing w:lineRule="exact" w:line="220" w:before="0" w:after="0"/>
              <w:jc w:val="left"/>
              <w:rPr>
                <w:kern w:val="0"/>
                <w:szCs w:val="24"/>
                <w:lang w:val="en-US" w:eastAsia="en-US" w:bidi="ar-SA"/>
                <w:ins w:id="5401" w:author="Changes 24 to 25 Oct" w:date="2026-10-25T16:02:42Z"/>
              </w:rPr>
            </w:pPr>
            <w:ins w:id="5400" w:author="Changes 24 to 25 Oct" w:date="2026-10-25T16:02:42Z">
              <w:r>
                <w:rPr>
                  <w:kern w:val="0"/>
                  <w:sz w:val="18"/>
                  <w:szCs w:val="24"/>
                  <w:lang w:val="en-US" w:eastAsia="en-US" w:bidi="ar-SA"/>
                </w:rPr>
                <w:t>12.9</w:t>
              </w:r>
            </w:ins>
          </w:p>
        </w:tc>
        <w:tc>
          <w:tcPr>
            <w:tcW w:w="1249" w:type="dxa"/>
            <w:tcBorders/>
          </w:tcPr>
          <w:p>
            <w:pPr>
              <w:pStyle w:val="Compact"/>
              <w:keepNext w:val="true"/>
              <w:widowControl/>
              <w:spacing w:lineRule="exact" w:line="220" w:before="0" w:after="0"/>
              <w:jc w:val="left"/>
              <w:rPr>
                <w:kern w:val="0"/>
                <w:szCs w:val="24"/>
                <w:lang w:val="en-US" w:eastAsia="en-US" w:bidi="ar-SA"/>
                <w:ins w:id="5403" w:author="Changes 24 to 25 Oct" w:date="2026-10-25T16:02:42Z"/>
              </w:rPr>
            </w:pPr>
            <w:ins w:id="5402" w:author="Changes 24 to 25 Oct" w:date="2026-10-25T16:02:42Z">
              <w:r>
                <w:rPr>
                  <w:kern w:val="0"/>
                  <w:sz w:val="18"/>
                  <w:szCs w:val="24"/>
                  <w:lang w:val="en-US" w:eastAsia="en-US" w:bidi="ar-SA"/>
                </w:rPr>
                <w:t>Revenue: country disclosure; value: derived</w:t>
              </w:r>
            </w:ins>
          </w:p>
        </w:tc>
      </w:tr>
      <w:tr>
        <w:trPr>
          <w:ins w:id="5404"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406" w:author="Changes 24 to 25 Oct" w:date="2026-10-25T16:02:42Z"/>
              </w:rPr>
            </w:pPr>
            <w:ins w:id="5405" w:author="Changes 24 to 25 Oct" w:date="2026-10-25T16:02:42Z">
              <w:r>
                <w:rPr>
                  <w:kern w:val="0"/>
                  <w:sz w:val="18"/>
                  <w:szCs w:val="24"/>
                  <w:lang w:val="en-US" w:eastAsia="en-US" w:bidi="ar-SA"/>
                </w:rPr>
                <w:t>Grab</w:t>
              </w:r>
            </w:ins>
          </w:p>
        </w:tc>
        <w:tc>
          <w:tcPr>
            <w:tcW w:w="560" w:type="dxa"/>
            <w:tcBorders/>
          </w:tcPr>
          <w:p>
            <w:pPr>
              <w:pStyle w:val="Compact"/>
              <w:widowControl/>
              <w:spacing w:lineRule="exact" w:line="220" w:before="0" w:after="0"/>
              <w:jc w:val="left"/>
              <w:rPr>
                <w:kern w:val="0"/>
                <w:szCs w:val="24"/>
                <w:lang w:val="en-US" w:eastAsia="en-US" w:bidi="ar-SA"/>
                <w:ins w:id="5408" w:author="Changes 24 to 25 Oct" w:date="2026-10-25T16:02:42Z"/>
              </w:rPr>
            </w:pPr>
            <w:ins w:id="5407" w:author="Changes 24 to 25 Oct" w:date="2026-10-25T16:02:42Z">
              <w:r>
                <w:rPr>
                  <w:kern w:val="0"/>
                  <w:sz w:val="18"/>
                  <w:szCs w:val="24"/>
                  <w:lang w:val="en-US" w:eastAsia="en-US" w:bidi="ar-SA"/>
                </w:rPr>
                <w:t>2023</w:t>
              </w:r>
            </w:ins>
          </w:p>
        </w:tc>
        <w:tc>
          <w:tcPr>
            <w:tcW w:w="1226" w:type="dxa"/>
            <w:tcBorders/>
          </w:tcPr>
          <w:p>
            <w:pPr>
              <w:pStyle w:val="Compact"/>
              <w:widowControl/>
              <w:spacing w:lineRule="exact" w:line="220" w:before="0" w:after="0"/>
              <w:jc w:val="left"/>
              <w:rPr>
                <w:kern w:val="0"/>
                <w:szCs w:val="24"/>
                <w:lang w:val="en-US" w:eastAsia="en-US" w:bidi="ar-SA"/>
                <w:ins w:id="5410" w:author="Changes 24 to 25 Oct" w:date="2026-10-25T16:02:42Z"/>
              </w:rPr>
            </w:pPr>
            <w:ins w:id="5409" w:author="Changes 24 to 25 Oct" w:date="2026-10-25T16:02:42Z">
              <w:r>
                <w:rPr>
                  <w:kern w:val="0"/>
                  <w:sz w:val="18"/>
                  <w:szCs w:val="24"/>
                  <w:lang w:val="en-US" w:eastAsia="en-US" w:bidi="ar-SA"/>
                </w:rPr>
                <w:t>5.38</w:t>
              </w:r>
            </w:ins>
          </w:p>
        </w:tc>
        <w:tc>
          <w:tcPr>
            <w:tcW w:w="1035" w:type="dxa"/>
            <w:tcBorders/>
          </w:tcPr>
          <w:p>
            <w:pPr>
              <w:pStyle w:val="Compact"/>
              <w:widowControl/>
              <w:spacing w:lineRule="exact" w:line="220" w:before="0" w:after="0"/>
              <w:jc w:val="left"/>
              <w:rPr>
                <w:kern w:val="0"/>
                <w:szCs w:val="24"/>
                <w:lang w:val="en-US" w:eastAsia="en-US" w:bidi="ar-SA"/>
                <w:ins w:id="5412" w:author="Changes 24 to 25 Oct" w:date="2026-10-25T16:02:42Z"/>
              </w:rPr>
            </w:pPr>
            <w:ins w:id="5411" w:author="Changes 24 to 25 Oct" w:date="2026-10-25T16:02:42Z">
              <w:r>
                <w:rPr>
                  <w:kern w:val="0"/>
                  <w:sz w:val="18"/>
                  <w:szCs w:val="24"/>
                  <w:lang w:val="en-US" w:eastAsia="en-US" w:bidi="ar-SA"/>
                </w:rPr>
                <w:t>0.60</w:t>
              </w:r>
            </w:ins>
          </w:p>
        </w:tc>
        <w:tc>
          <w:tcPr>
            <w:tcW w:w="1225" w:type="dxa"/>
            <w:tcBorders/>
          </w:tcPr>
          <w:p>
            <w:pPr>
              <w:pStyle w:val="Compact"/>
              <w:widowControl/>
              <w:spacing w:lineRule="exact" w:line="220" w:before="0" w:after="0"/>
              <w:jc w:val="left"/>
              <w:rPr>
                <w:kern w:val="0"/>
                <w:szCs w:val="24"/>
                <w:lang w:val="en-US" w:eastAsia="en-US" w:bidi="ar-SA"/>
                <w:ins w:id="5414" w:author="Changes 24 to 25 Oct" w:date="2026-10-25T16:02:42Z"/>
              </w:rPr>
            </w:pPr>
            <w:ins w:id="5413" w:author="Changes 24 to 25 Oct" w:date="2026-10-25T16:02:42Z">
              <w:r>
                <w:rPr>
                  <w:kern w:val="0"/>
                  <w:sz w:val="18"/>
                  <w:szCs w:val="24"/>
                  <w:lang w:val="en-US" w:eastAsia="en-US" w:bidi="ar-SA"/>
                </w:rPr>
                <w:t>4.78</w:t>
              </w:r>
            </w:ins>
          </w:p>
        </w:tc>
        <w:tc>
          <w:tcPr>
            <w:tcW w:w="804" w:type="dxa"/>
            <w:tcBorders/>
          </w:tcPr>
          <w:p>
            <w:pPr>
              <w:pStyle w:val="Compact"/>
              <w:widowControl/>
              <w:spacing w:lineRule="exact" w:line="220" w:before="0" w:after="0"/>
              <w:jc w:val="left"/>
              <w:rPr>
                <w:kern w:val="0"/>
                <w:szCs w:val="24"/>
                <w:lang w:val="en-US" w:eastAsia="en-US" w:bidi="ar-SA"/>
                <w:ins w:id="5416" w:author="Changes 24 to 25 Oct" w:date="2026-10-25T16:02:42Z"/>
              </w:rPr>
            </w:pPr>
            <w:ins w:id="5415" w:author="Changes 24 to 25 Oct" w:date="2026-10-25T16:02:42Z">
              <w:r>
                <w:rPr>
                  <w:kern w:val="0"/>
                  <w:sz w:val="18"/>
                  <w:szCs w:val="24"/>
                  <w:lang w:val="en-US" w:eastAsia="en-US" w:bidi="ar-SA"/>
                </w:rPr>
                <w:t>11.24</w:t>
              </w:r>
            </w:ins>
          </w:p>
        </w:tc>
        <w:tc>
          <w:tcPr>
            <w:tcW w:w="1035" w:type="dxa"/>
            <w:tcBorders/>
          </w:tcPr>
          <w:p>
            <w:pPr>
              <w:pStyle w:val="Compact"/>
              <w:widowControl/>
              <w:spacing w:lineRule="exact" w:line="220" w:before="0" w:after="0"/>
              <w:jc w:val="left"/>
              <w:rPr>
                <w:kern w:val="0"/>
                <w:szCs w:val="24"/>
                <w:lang w:val="en-US" w:eastAsia="en-US" w:bidi="ar-SA"/>
                <w:ins w:id="5418" w:author="Changes 24 to 25 Oct" w:date="2026-10-25T16:02:42Z"/>
              </w:rPr>
            </w:pPr>
            <w:ins w:id="5417" w:author="Changes 24 to 25 Oct" w:date="2026-10-25T16:02:42Z">
              <w:r>
                <w:rPr>
                  <w:kern w:val="0"/>
                  <w:sz w:val="18"/>
                  <w:szCs w:val="24"/>
                  <w:lang w:val="en-US" w:eastAsia="en-US" w:bidi="ar-SA"/>
                </w:rPr>
                <w:t>7.9</w:t>
              </w:r>
            </w:ins>
          </w:p>
        </w:tc>
        <w:tc>
          <w:tcPr>
            <w:tcW w:w="1249" w:type="dxa"/>
            <w:tcBorders/>
          </w:tcPr>
          <w:p>
            <w:pPr>
              <w:pStyle w:val="Compact"/>
              <w:widowControl/>
              <w:spacing w:lineRule="exact" w:line="220" w:before="0" w:after="0"/>
              <w:jc w:val="left"/>
              <w:rPr>
                <w:kern w:val="0"/>
                <w:szCs w:val="24"/>
                <w:lang w:val="en-US" w:eastAsia="en-US" w:bidi="ar-SA"/>
                <w:ins w:id="5420" w:author="Changes 24 to 25 Oct" w:date="2026-10-25T16:02:42Z"/>
              </w:rPr>
            </w:pPr>
            <w:ins w:id="5419" w:author="Changes 24 to 25 Oct" w:date="2026-10-25T16:02:42Z">
              <w:r>
                <w:rPr>
                  <w:kern w:val="0"/>
                  <w:sz w:val="18"/>
                  <w:szCs w:val="24"/>
                  <w:lang w:val="en-US" w:eastAsia="en-US" w:bidi="ar-SA"/>
                </w:rPr>
                <w:t>Revenue: country disclosure; value: derived</w:t>
              </w:r>
            </w:ins>
          </w:p>
        </w:tc>
      </w:tr>
      <w:tr>
        <w:trPr>
          <w:ins w:id="5421"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423" w:author="Changes 24 to 25 Oct" w:date="2026-10-25T16:02:42Z"/>
              </w:rPr>
            </w:pPr>
            <w:ins w:id="5422" w:author="Changes 24 to 25 Oct" w:date="2026-10-25T16:02:42Z">
              <w:r>
                <w:rPr>
                  <w:kern w:val="0"/>
                  <w:sz w:val="18"/>
                  <w:szCs w:val="24"/>
                  <w:lang w:val="en-US" w:eastAsia="en-US" w:bidi="ar-SA"/>
                </w:rPr>
                <w:t>Shopee</w:t>
              </w:r>
            </w:ins>
          </w:p>
        </w:tc>
        <w:tc>
          <w:tcPr>
            <w:tcW w:w="560" w:type="dxa"/>
            <w:tcBorders/>
          </w:tcPr>
          <w:p>
            <w:pPr>
              <w:pStyle w:val="Compact"/>
              <w:widowControl/>
              <w:spacing w:lineRule="exact" w:line="220" w:before="0" w:after="0"/>
              <w:jc w:val="left"/>
              <w:rPr>
                <w:kern w:val="0"/>
                <w:szCs w:val="24"/>
                <w:lang w:val="en-US" w:eastAsia="en-US" w:bidi="ar-SA"/>
                <w:ins w:id="5425" w:author="Changes 24 to 25 Oct" w:date="2026-10-25T16:02:42Z"/>
              </w:rPr>
            </w:pPr>
            <w:ins w:id="5424" w:author="Changes 24 to 25 Oct" w:date="2026-10-25T16:02:42Z">
              <w:r>
                <w:rPr>
                  <w:kern w:val="0"/>
                  <w:sz w:val="18"/>
                  <w:szCs w:val="24"/>
                  <w:lang w:val="en-US" w:eastAsia="en-US" w:bidi="ar-SA"/>
                </w:rPr>
                <w:t>2022</w:t>
              </w:r>
            </w:ins>
          </w:p>
        </w:tc>
        <w:tc>
          <w:tcPr>
            <w:tcW w:w="1226" w:type="dxa"/>
            <w:tcBorders/>
          </w:tcPr>
          <w:p>
            <w:pPr>
              <w:pStyle w:val="Compact"/>
              <w:widowControl/>
              <w:spacing w:lineRule="exact" w:line="220" w:before="0" w:after="0"/>
              <w:jc w:val="left"/>
              <w:rPr>
                <w:kern w:val="0"/>
                <w:szCs w:val="24"/>
                <w:lang w:val="en-US" w:eastAsia="en-US" w:bidi="ar-SA"/>
                <w:ins w:id="5427" w:author="Changes 24 to 25 Oct" w:date="2026-10-25T16:02:42Z"/>
              </w:rPr>
            </w:pPr>
            <w:ins w:id="5426" w:author="Changes 24 to 25 Oct" w:date="2026-10-25T16:02:42Z">
              <w:r>
                <w:rPr>
                  <w:kern w:val="0"/>
                  <w:sz w:val="18"/>
                  <w:szCs w:val="24"/>
                  <w:lang w:val="en-US" w:eastAsia="en-US" w:bidi="ar-SA"/>
                </w:rPr>
                <w:t>18.68</w:t>
              </w:r>
            </w:ins>
          </w:p>
        </w:tc>
        <w:tc>
          <w:tcPr>
            <w:tcW w:w="1035" w:type="dxa"/>
            <w:tcBorders/>
          </w:tcPr>
          <w:p>
            <w:pPr>
              <w:pStyle w:val="Compact"/>
              <w:widowControl/>
              <w:spacing w:lineRule="exact" w:line="220" w:before="0" w:after="0"/>
              <w:jc w:val="left"/>
              <w:rPr>
                <w:kern w:val="0"/>
                <w:szCs w:val="24"/>
                <w:lang w:val="en-US" w:eastAsia="en-US" w:bidi="ar-SA"/>
                <w:ins w:id="5429" w:author="Changes 24 to 25 Oct" w:date="2026-10-25T16:02:42Z"/>
              </w:rPr>
            </w:pPr>
            <w:ins w:id="5428" w:author="Changes 24 to 25 Oct" w:date="2026-10-25T16:02:42Z">
              <w:r>
                <w:rPr>
                  <w:kern w:val="0"/>
                  <w:sz w:val="18"/>
                  <w:szCs w:val="24"/>
                  <w:lang w:val="en-US" w:eastAsia="en-US" w:bidi="ar-SA"/>
                </w:rPr>
                <w:t>1.57</w:t>
              </w:r>
            </w:ins>
          </w:p>
        </w:tc>
        <w:tc>
          <w:tcPr>
            <w:tcW w:w="1225" w:type="dxa"/>
            <w:tcBorders/>
          </w:tcPr>
          <w:p>
            <w:pPr>
              <w:pStyle w:val="Compact"/>
              <w:widowControl/>
              <w:spacing w:lineRule="exact" w:line="220" w:before="0" w:after="0"/>
              <w:jc w:val="left"/>
              <w:rPr>
                <w:kern w:val="0"/>
                <w:szCs w:val="24"/>
                <w:lang w:val="en-US" w:eastAsia="en-US" w:bidi="ar-SA"/>
                <w:ins w:id="5431" w:author="Changes 24 to 25 Oct" w:date="2026-10-25T16:02:42Z"/>
              </w:rPr>
            </w:pPr>
            <w:ins w:id="5430" w:author="Changes 24 to 25 Oct" w:date="2026-10-25T16:02:42Z">
              <w:r>
                <w:rPr>
                  <w:kern w:val="0"/>
                  <w:sz w:val="18"/>
                  <w:szCs w:val="24"/>
                  <w:lang w:val="en-US" w:eastAsia="en-US" w:bidi="ar-SA"/>
                </w:rPr>
                <w:t>17.11</w:t>
              </w:r>
            </w:ins>
          </w:p>
        </w:tc>
        <w:tc>
          <w:tcPr>
            <w:tcW w:w="804" w:type="dxa"/>
            <w:tcBorders/>
          </w:tcPr>
          <w:p>
            <w:pPr>
              <w:pStyle w:val="Compact"/>
              <w:widowControl/>
              <w:spacing w:lineRule="exact" w:line="220" w:before="0" w:after="0"/>
              <w:jc w:val="left"/>
              <w:rPr>
                <w:kern w:val="0"/>
                <w:szCs w:val="24"/>
                <w:lang w:val="en-US" w:eastAsia="en-US" w:bidi="ar-SA"/>
                <w:ins w:id="5433" w:author="Changes 24 to 25 Oct" w:date="2026-10-25T16:02:42Z"/>
              </w:rPr>
            </w:pPr>
            <w:ins w:id="5432" w:author="Changes 24 to 25 Oct" w:date="2026-10-25T16:02:42Z">
              <w:r>
                <w:rPr>
                  <w:kern w:val="0"/>
                  <w:sz w:val="18"/>
                  <w:szCs w:val="24"/>
                  <w:lang w:val="en-US" w:eastAsia="en-US" w:bidi="ar-SA"/>
                </w:rPr>
                <w:t>8.40</w:t>
              </w:r>
            </w:ins>
          </w:p>
        </w:tc>
        <w:tc>
          <w:tcPr>
            <w:tcW w:w="1035" w:type="dxa"/>
            <w:tcBorders/>
          </w:tcPr>
          <w:p>
            <w:pPr>
              <w:pStyle w:val="Compact"/>
              <w:widowControl/>
              <w:spacing w:lineRule="exact" w:line="220" w:before="0" w:after="0"/>
              <w:jc w:val="left"/>
              <w:rPr>
                <w:kern w:val="0"/>
                <w:szCs w:val="24"/>
                <w:lang w:val="en-US" w:eastAsia="en-US" w:bidi="ar-SA"/>
                <w:ins w:id="5435" w:author="Changes 24 to 25 Oct" w:date="2026-10-25T16:02:42Z"/>
              </w:rPr>
            </w:pPr>
            <w:ins w:id="5434" w:author="Changes 24 to 25 Oct" w:date="2026-10-25T16:02:42Z">
              <w:r>
                <w:rPr>
                  <w:kern w:val="0"/>
                  <w:sz w:val="18"/>
                  <w:szCs w:val="24"/>
                  <w:lang w:val="en-US" w:eastAsia="en-US" w:bidi="ar-SA"/>
                </w:rPr>
                <w:t>10.9</w:t>
              </w:r>
            </w:ins>
          </w:p>
        </w:tc>
        <w:tc>
          <w:tcPr>
            <w:tcW w:w="1249" w:type="dxa"/>
            <w:tcBorders/>
          </w:tcPr>
          <w:p>
            <w:pPr>
              <w:pStyle w:val="Compact"/>
              <w:widowControl/>
              <w:spacing w:lineRule="exact" w:line="220" w:before="0" w:after="0"/>
              <w:jc w:val="left"/>
              <w:rPr>
                <w:kern w:val="0"/>
                <w:szCs w:val="24"/>
                <w:lang w:val="en-US" w:eastAsia="en-US" w:bidi="ar-SA"/>
                <w:ins w:id="5437" w:author="Changes 24 to 25 Oct" w:date="2026-10-25T16:02:42Z"/>
              </w:rPr>
            </w:pPr>
            <w:ins w:id="5436" w:author="Changes 24 to 25 Oct" w:date="2026-10-25T16:02:42Z">
              <w:r>
                <w:rPr>
                  <w:kern w:val="0"/>
                  <w:sz w:val="18"/>
                  <w:szCs w:val="24"/>
                  <w:lang w:val="en-US" w:eastAsia="en-US" w:bidi="ar-SA"/>
                </w:rPr>
                <w:t>Value: outside estimate; revenue: scenario</w:t>
              </w:r>
            </w:ins>
          </w:p>
        </w:tc>
      </w:tr>
      <w:tr>
        <w:trPr>
          <w:ins w:id="5438"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440" w:author="Changes 24 to 25 Oct" w:date="2026-10-25T16:02:42Z"/>
              </w:rPr>
            </w:pPr>
            <w:ins w:id="5439" w:author="Changes 24 to 25 Oct" w:date="2026-10-25T16:02:42Z">
              <w:r>
                <w:rPr>
                  <w:kern w:val="0"/>
                  <w:sz w:val="18"/>
                  <w:szCs w:val="24"/>
                  <w:lang w:val="en-US" w:eastAsia="en-US" w:bidi="ar-SA"/>
                </w:rPr>
                <w:t>Shopee</w:t>
              </w:r>
            </w:ins>
          </w:p>
        </w:tc>
        <w:tc>
          <w:tcPr>
            <w:tcW w:w="560" w:type="dxa"/>
            <w:tcBorders/>
          </w:tcPr>
          <w:p>
            <w:pPr>
              <w:pStyle w:val="Compact"/>
              <w:widowControl/>
              <w:spacing w:lineRule="exact" w:line="220" w:before="0" w:after="0"/>
              <w:jc w:val="left"/>
              <w:rPr>
                <w:kern w:val="0"/>
                <w:szCs w:val="24"/>
                <w:lang w:val="en-US" w:eastAsia="en-US" w:bidi="ar-SA"/>
                <w:ins w:id="5442" w:author="Changes 24 to 25 Oct" w:date="2026-10-25T16:02:42Z"/>
              </w:rPr>
            </w:pPr>
            <w:ins w:id="5441" w:author="Changes 24 to 25 Oct" w:date="2026-10-25T16:02:42Z">
              <w:r>
                <w:rPr>
                  <w:kern w:val="0"/>
                  <w:sz w:val="18"/>
                  <w:szCs w:val="24"/>
                  <w:lang w:val="en-US" w:eastAsia="en-US" w:bidi="ar-SA"/>
                </w:rPr>
                <w:t>2023</w:t>
              </w:r>
            </w:ins>
          </w:p>
        </w:tc>
        <w:tc>
          <w:tcPr>
            <w:tcW w:w="1226" w:type="dxa"/>
            <w:tcBorders/>
          </w:tcPr>
          <w:p>
            <w:pPr>
              <w:pStyle w:val="Compact"/>
              <w:widowControl/>
              <w:spacing w:lineRule="exact" w:line="220" w:before="0" w:after="0"/>
              <w:jc w:val="left"/>
              <w:rPr>
                <w:kern w:val="0"/>
                <w:szCs w:val="24"/>
                <w:lang w:val="en-US" w:eastAsia="en-US" w:bidi="ar-SA"/>
                <w:ins w:id="5444" w:author="Changes 24 to 25 Oct" w:date="2026-10-25T16:02:42Z"/>
              </w:rPr>
            </w:pPr>
            <w:ins w:id="5443" w:author="Changes 24 to 25 Oct" w:date="2026-10-25T16:02:42Z">
              <w:r>
                <w:rPr>
                  <w:kern w:val="0"/>
                  <w:sz w:val="18"/>
                  <w:szCs w:val="24"/>
                  <w:lang w:val="en-US" w:eastAsia="en-US" w:bidi="ar-SA"/>
                </w:rPr>
                <w:t>21.52</w:t>
              </w:r>
            </w:ins>
          </w:p>
        </w:tc>
        <w:tc>
          <w:tcPr>
            <w:tcW w:w="1035" w:type="dxa"/>
            <w:tcBorders/>
          </w:tcPr>
          <w:p>
            <w:pPr>
              <w:pStyle w:val="Compact"/>
              <w:widowControl/>
              <w:spacing w:lineRule="exact" w:line="220" w:before="0" w:after="0"/>
              <w:jc w:val="left"/>
              <w:rPr>
                <w:kern w:val="0"/>
                <w:szCs w:val="24"/>
                <w:lang w:val="en-US" w:eastAsia="en-US" w:bidi="ar-SA"/>
                <w:ins w:id="5446" w:author="Changes 24 to 25 Oct" w:date="2026-10-25T16:02:42Z"/>
              </w:rPr>
            </w:pPr>
            <w:ins w:id="5445" w:author="Changes 24 to 25 Oct" w:date="2026-10-25T16:02:42Z">
              <w:r>
                <w:rPr>
                  <w:kern w:val="0"/>
                  <w:sz w:val="18"/>
                  <w:szCs w:val="24"/>
                  <w:lang w:val="en-US" w:eastAsia="en-US" w:bidi="ar-SA"/>
                </w:rPr>
                <w:t>2.15</w:t>
              </w:r>
            </w:ins>
          </w:p>
        </w:tc>
        <w:tc>
          <w:tcPr>
            <w:tcW w:w="1225" w:type="dxa"/>
            <w:tcBorders/>
          </w:tcPr>
          <w:p>
            <w:pPr>
              <w:pStyle w:val="Compact"/>
              <w:widowControl/>
              <w:spacing w:lineRule="exact" w:line="220" w:before="0" w:after="0"/>
              <w:jc w:val="left"/>
              <w:rPr>
                <w:kern w:val="0"/>
                <w:szCs w:val="24"/>
                <w:lang w:val="en-US" w:eastAsia="en-US" w:bidi="ar-SA"/>
                <w:ins w:id="5448" w:author="Changes 24 to 25 Oct" w:date="2026-10-25T16:02:42Z"/>
              </w:rPr>
            </w:pPr>
            <w:ins w:id="5447" w:author="Changes 24 to 25 Oct" w:date="2026-10-25T16:02:42Z">
              <w:r>
                <w:rPr>
                  <w:kern w:val="0"/>
                  <w:sz w:val="18"/>
                  <w:szCs w:val="24"/>
                  <w:lang w:val="en-US" w:eastAsia="en-US" w:bidi="ar-SA"/>
                </w:rPr>
                <w:t>19.37</w:t>
              </w:r>
            </w:ins>
          </w:p>
        </w:tc>
        <w:tc>
          <w:tcPr>
            <w:tcW w:w="804" w:type="dxa"/>
            <w:tcBorders/>
          </w:tcPr>
          <w:p>
            <w:pPr>
              <w:pStyle w:val="Compact"/>
              <w:widowControl/>
              <w:spacing w:lineRule="exact" w:line="220" w:before="0" w:after="0"/>
              <w:jc w:val="left"/>
              <w:rPr>
                <w:kern w:val="0"/>
                <w:szCs w:val="24"/>
                <w:lang w:val="en-US" w:eastAsia="en-US" w:bidi="ar-SA"/>
                <w:ins w:id="5450" w:author="Changes 24 to 25 Oct" w:date="2026-10-25T16:02:42Z"/>
              </w:rPr>
            </w:pPr>
            <w:ins w:id="5449" w:author="Changes 24 to 25 Oct" w:date="2026-10-25T16:02:42Z">
              <w:r>
                <w:rPr>
                  <w:kern w:val="0"/>
                  <w:sz w:val="18"/>
                  <w:szCs w:val="24"/>
                  <w:lang w:val="en-US" w:eastAsia="en-US" w:bidi="ar-SA"/>
                </w:rPr>
                <w:t>10.00</w:t>
              </w:r>
            </w:ins>
          </w:p>
        </w:tc>
        <w:tc>
          <w:tcPr>
            <w:tcW w:w="1035" w:type="dxa"/>
            <w:tcBorders/>
          </w:tcPr>
          <w:p>
            <w:pPr>
              <w:pStyle w:val="Compact"/>
              <w:widowControl/>
              <w:spacing w:lineRule="exact" w:line="220" w:before="0" w:after="0"/>
              <w:jc w:val="left"/>
              <w:rPr>
                <w:kern w:val="0"/>
                <w:szCs w:val="24"/>
                <w:lang w:val="en-US" w:eastAsia="en-US" w:bidi="ar-SA"/>
                <w:ins w:id="5452" w:author="Changes 24 to 25 Oct" w:date="2026-10-25T16:02:42Z"/>
              </w:rPr>
            </w:pPr>
            <w:ins w:id="5451" w:author="Changes 24 to 25 Oct" w:date="2026-10-25T16:02:42Z">
              <w:r>
                <w:rPr>
                  <w:kern w:val="0"/>
                  <w:sz w:val="18"/>
                  <w:szCs w:val="24"/>
                  <w:lang w:val="en-US" w:eastAsia="en-US" w:bidi="ar-SA"/>
                </w:rPr>
                <w:t>9.0</w:t>
              </w:r>
            </w:ins>
          </w:p>
        </w:tc>
        <w:tc>
          <w:tcPr>
            <w:tcW w:w="1249" w:type="dxa"/>
            <w:tcBorders/>
          </w:tcPr>
          <w:p>
            <w:pPr>
              <w:pStyle w:val="Compact"/>
              <w:widowControl/>
              <w:spacing w:lineRule="exact" w:line="220" w:before="0" w:after="0"/>
              <w:jc w:val="left"/>
              <w:rPr>
                <w:kern w:val="0"/>
                <w:szCs w:val="24"/>
                <w:lang w:val="en-US" w:eastAsia="en-US" w:bidi="ar-SA"/>
                <w:ins w:id="5454" w:author="Changes 24 to 25 Oct" w:date="2026-10-25T16:02:42Z"/>
              </w:rPr>
            </w:pPr>
            <w:ins w:id="5453" w:author="Changes 24 to 25 Oct" w:date="2026-10-25T16:02:42Z">
              <w:r>
                <w:rPr>
                  <w:kern w:val="0"/>
                  <w:sz w:val="18"/>
                  <w:szCs w:val="24"/>
                  <w:lang w:val="en-US" w:eastAsia="en-US" w:bidi="ar-SA"/>
                </w:rPr>
                <w:t>Value: outside estimate; revenue: scenario</w:t>
              </w:r>
            </w:ins>
          </w:p>
        </w:tc>
      </w:tr>
      <w:tr>
        <w:trPr>
          <w:ins w:id="5455"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457" w:author="Changes 24 to 25 Oct" w:date="2026-10-25T16:02:42Z"/>
              </w:rPr>
            </w:pPr>
            <w:ins w:id="5456" w:author="Changes 24 to 25 Oct" w:date="2026-10-25T16:02:42Z">
              <w:r>
                <w:rPr>
                  <w:kern w:val="0"/>
                  <w:sz w:val="18"/>
                  <w:szCs w:val="24"/>
                  <w:lang w:val="en-US" w:eastAsia="en-US" w:bidi="ar-SA"/>
                </w:rPr>
                <w:t>Shopee</w:t>
              </w:r>
            </w:ins>
          </w:p>
        </w:tc>
        <w:tc>
          <w:tcPr>
            <w:tcW w:w="560" w:type="dxa"/>
            <w:tcBorders/>
          </w:tcPr>
          <w:p>
            <w:pPr>
              <w:pStyle w:val="Compact"/>
              <w:widowControl/>
              <w:spacing w:lineRule="exact" w:line="220" w:before="0" w:after="0"/>
              <w:jc w:val="left"/>
              <w:rPr>
                <w:kern w:val="0"/>
                <w:szCs w:val="24"/>
                <w:lang w:val="en-US" w:eastAsia="en-US" w:bidi="ar-SA"/>
                <w:ins w:id="5459" w:author="Changes 24 to 25 Oct" w:date="2026-10-25T16:02:42Z"/>
              </w:rPr>
            </w:pPr>
            <w:ins w:id="5458" w:author="Changes 24 to 25 Oct" w:date="2026-10-25T16:02:42Z">
              <w:r>
                <w:rPr>
                  <w:kern w:val="0"/>
                  <w:sz w:val="18"/>
                  <w:szCs w:val="24"/>
                  <w:lang w:val="en-US" w:eastAsia="en-US" w:bidi="ar-SA"/>
                </w:rPr>
                <w:t>2024</w:t>
              </w:r>
            </w:ins>
          </w:p>
        </w:tc>
        <w:tc>
          <w:tcPr>
            <w:tcW w:w="1226" w:type="dxa"/>
            <w:tcBorders/>
          </w:tcPr>
          <w:p>
            <w:pPr>
              <w:pStyle w:val="Compact"/>
              <w:widowControl/>
              <w:spacing w:lineRule="exact" w:line="220" w:before="0" w:after="0"/>
              <w:jc w:val="left"/>
              <w:rPr>
                <w:kern w:val="0"/>
                <w:szCs w:val="24"/>
                <w:lang w:val="en-US" w:eastAsia="en-US" w:bidi="ar-SA"/>
                <w:ins w:id="5461" w:author="Changes 24 to 25 Oct" w:date="2026-10-25T16:02:42Z"/>
              </w:rPr>
            </w:pPr>
            <w:ins w:id="5460" w:author="Changes 24 to 25 Oct" w:date="2026-10-25T16:02:42Z">
              <w:r>
                <w:rPr>
                  <w:kern w:val="0"/>
                  <w:sz w:val="18"/>
                  <w:szCs w:val="24"/>
                  <w:lang w:val="en-US" w:eastAsia="en-US" w:bidi="ar-SA"/>
                </w:rPr>
                <w:t>25.99</w:t>
              </w:r>
            </w:ins>
          </w:p>
        </w:tc>
        <w:tc>
          <w:tcPr>
            <w:tcW w:w="1035" w:type="dxa"/>
            <w:tcBorders/>
          </w:tcPr>
          <w:p>
            <w:pPr>
              <w:pStyle w:val="Compact"/>
              <w:widowControl/>
              <w:spacing w:lineRule="exact" w:line="220" w:before="0" w:after="0"/>
              <w:jc w:val="left"/>
              <w:rPr>
                <w:kern w:val="0"/>
                <w:szCs w:val="24"/>
                <w:lang w:val="en-US" w:eastAsia="en-US" w:bidi="ar-SA"/>
                <w:ins w:id="5463" w:author="Changes 24 to 25 Oct" w:date="2026-10-25T16:02:42Z"/>
              </w:rPr>
            </w:pPr>
            <w:ins w:id="5462" w:author="Changes 24 to 25 Oct" w:date="2026-10-25T16:02:42Z">
              <w:r>
                <w:rPr>
                  <w:kern w:val="0"/>
                  <w:sz w:val="18"/>
                  <w:szCs w:val="24"/>
                  <w:lang w:val="en-US" w:eastAsia="en-US" w:bidi="ar-SA"/>
                </w:rPr>
                <w:t>2.81</w:t>
              </w:r>
            </w:ins>
          </w:p>
        </w:tc>
        <w:tc>
          <w:tcPr>
            <w:tcW w:w="1225" w:type="dxa"/>
            <w:tcBorders/>
          </w:tcPr>
          <w:p>
            <w:pPr>
              <w:pStyle w:val="Compact"/>
              <w:widowControl/>
              <w:spacing w:lineRule="exact" w:line="220" w:before="0" w:after="0"/>
              <w:jc w:val="left"/>
              <w:rPr>
                <w:kern w:val="0"/>
                <w:szCs w:val="24"/>
                <w:lang w:val="en-US" w:eastAsia="en-US" w:bidi="ar-SA"/>
                <w:ins w:id="5465" w:author="Changes 24 to 25 Oct" w:date="2026-10-25T16:02:42Z"/>
              </w:rPr>
            </w:pPr>
            <w:ins w:id="5464" w:author="Changes 24 to 25 Oct" w:date="2026-10-25T16:02:42Z">
              <w:r>
                <w:rPr>
                  <w:kern w:val="0"/>
                  <w:sz w:val="18"/>
                  <w:szCs w:val="24"/>
                  <w:lang w:val="en-US" w:eastAsia="en-US" w:bidi="ar-SA"/>
                </w:rPr>
                <w:t>23.18</w:t>
              </w:r>
            </w:ins>
          </w:p>
        </w:tc>
        <w:tc>
          <w:tcPr>
            <w:tcW w:w="804" w:type="dxa"/>
            <w:tcBorders/>
          </w:tcPr>
          <w:p>
            <w:pPr>
              <w:pStyle w:val="Compact"/>
              <w:widowControl/>
              <w:spacing w:lineRule="exact" w:line="220" w:before="0" w:after="0"/>
              <w:jc w:val="left"/>
              <w:rPr>
                <w:kern w:val="0"/>
                <w:szCs w:val="24"/>
                <w:lang w:val="en-US" w:eastAsia="en-US" w:bidi="ar-SA"/>
                <w:ins w:id="5467" w:author="Changes 24 to 25 Oct" w:date="2026-10-25T16:02:42Z"/>
              </w:rPr>
            </w:pPr>
            <w:ins w:id="5466" w:author="Changes 24 to 25 Oct" w:date="2026-10-25T16:02:42Z">
              <w:r>
                <w:rPr>
                  <w:kern w:val="0"/>
                  <w:sz w:val="18"/>
                  <w:szCs w:val="24"/>
                  <w:lang w:val="en-US" w:eastAsia="en-US" w:bidi="ar-SA"/>
                </w:rPr>
                <w:t>10.80</w:t>
              </w:r>
            </w:ins>
          </w:p>
        </w:tc>
        <w:tc>
          <w:tcPr>
            <w:tcW w:w="1035" w:type="dxa"/>
            <w:tcBorders/>
          </w:tcPr>
          <w:p>
            <w:pPr>
              <w:pStyle w:val="Compact"/>
              <w:widowControl/>
              <w:spacing w:lineRule="exact" w:line="220" w:before="0" w:after="0"/>
              <w:jc w:val="left"/>
              <w:rPr>
                <w:kern w:val="0"/>
                <w:szCs w:val="24"/>
                <w:lang w:val="en-US" w:eastAsia="en-US" w:bidi="ar-SA"/>
                <w:ins w:id="5469" w:author="Changes 24 to 25 Oct" w:date="2026-10-25T16:02:42Z"/>
              </w:rPr>
            </w:pPr>
            <w:ins w:id="5468" w:author="Changes 24 to 25 Oct" w:date="2026-10-25T16:02:42Z">
              <w:r>
                <w:rPr>
                  <w:kern w:val="0"/>
                  <w:sz w:val="18"/>
                  <w:szCs w:val="24"/>
                  <w:lang w:val="en-US" w:eastAsia="en-US" w:bidi="ar-SA"/>
                </w:rPr>
                <w:t>8.3</w:t>
              </w:r>
            </w:ins>
          </w:p>
        </w:tc>
        <w:tc>
          <w:tcPr>
            <w:tcW w:w="1249" w:type="dxa"/>
            <w:tcBorders/>
          </w:tcPr>
          <w:p>
            <w:pPr>
              <w:pStyle w:val="Compact"/>
              <w:widowControl/>
              <w:spacing w:lineRule="exact" w:line="220" w:before="0" w:after="0"/>
              <w:jc w:val="left"/>
              <w:rPr>
                <w:kern w:val="0"/>
                <w:szCs w:val="24"/>
                <w:lang w:val="en-US" w:eastAsia="en-US" w:bidi="ar-SA"/>
                <w:ins w:id="5471" w:author="Changes 24 to 25 Oct" w:date="2026-10-25T16:02:42Z"/>
              </w:rPr>
            </w:pPr>
            <w:ins w:id="5470" w:author="Changes 24 to 25 Oct" w:date="2026-10-25T16:02:42Z">
              <w:r>
                <w:rPr>
                  <w:kern w:val="0"/>
                  <w:sz w:val="18"/>
                  <w:szCs w:val="24"/>
                  <w:lang w:val="en-US" w:eastAsia="en-US" w:bidi="ar-SA"/>
                </w:rPr>
                <w:t>Value: outside estimate; revenue: scenario</w:t>
              </w:r>
            </w:ins>
          </w:p>
        </w:tc>
      </w:tr>
      <w:tr>
        <w:trPr>
          <w:ins w:id="5472"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474" w:author="Changes 24 to 25 Oct" w:date="2026-10-25T16:02:42Z"/>
              </w:rPr>
            </w:pPr>
            <w:ins w:id="5473" w:author="Changes 24 to 25 Oct" w:date="2026-10-25T16:02:42Z">
              <w:r>
                <w:rPr>
                  <w:kern w:val="0"/>
                  <w:sz w:val="18"/>
                  <w:szCs w:val="24"/>
                  <w:lang w:val="en-US" w:eastAsia="en-US" w:bidi="ar-SA"/>
                </w:rPr>
                <w:t>Tokopedia</w:t>
              </w:r>
            </w:ins>
          </w:p>
        </w:tc>
        <w:tc>
          <w:tcPr>
            <w:tcW w:w="560" w:type="dxa"/>
            <w:tcBorders/>
          </w:tcPr>
          <w:p>
            <w:pPr>
              <w:pStyle w:val="Compact"/>
              <w:widowControl/>
              <w:spacing w:lineRule="exact" w:line="220" w:before="0" w:after="0"/>
              <w:jc w:val="left"/>
              <w:rPr>
                <w:kern w:val="0"/>
                <w:szCs w:val="24"/>
                <w:lang w:val="en-US" w:eastAsia="en-US" w:bidi="ar-SA"/>
                <w:ins w:id="5476" w:author="Changes 24 to 25 Oct" w:date="2026-10-25T16:02:42Z"/>
              </w:rPr>
            </w:pPr>
            <w:ins w:id="5475" w:author="Changes 24 to 25 Oct" w:date="2026-10-25T16:02:42Z">
              <w:r>
                <w:rPr>
                  <w:kern w:val="0"/>
                  <w:sz w:val="18"/>
                  <w:szCs w:val="24"/>
                  <w:lang w:val="en-US" w:eastAsia="en-US" w:bidi="ar-SA"/>
                </w:rPr>
                <w:t>2022</w:t>
              </w:r>
            </w:ins>
          </w:p>
        </w:tc>
        <w:tc>
          <w:tcPr>
            <w:tcW w:w="1226" w:type="dxa"/>
            <w:tcBorders/>
          </w:tcPr>
          <w:p>
            <w:pPr>
              <w:pStyle w:val="Compact"/>
              <w:widowControl/>
              <w:spacing w:lineRule="exact" w:line="220" w:before="0" w:after="0"/>
              <w:jc w:val="left"/>
              <w:rPr>
                <w:kern w:val="0"/>
                <w:szCs w:val="24"/>
                <w:lang w:val="en-US" w:eastAsia="en-US" w:bidi="ar-SA"/>
                <w:ins w:id="5478" w:author="Changes 24 to 25 Oct" w:date="2026-10-25T16:02:42Z"/>
              </w:rPr>
            </w:pPr>
            <w:ins w:id="5477" w:author="Changes 24 to 25 Oct" w:date="2026-10-25T16:02:42Z">
              <w:r>
                <w:rPr>
                  <w:kern w:val="0"/>
                  <w:sz w:val="18"/>
                  <w:szCs w:val="24"/>
                  <w:lang w:val="en-US" w:eastAsia="en-US" w:bidi="ar-SA"/>
                </w:rPr>
                <w:t>273,146,166</w:t>
              </w:r>
            </w:ins>
          </w:p>
        </w:tc>
        <w:tc>
          <w:tcPr>
            <w:tcW w:w="1035" w:type="dxa"/>
            <w:tcBorders/>
          </w:tcPr>
          <w:p>
            <w:pPr>
              <w:pStyle w:val="Compact"/>
              <w:widowControl/>
              <w:spacing w:lineRule="exact" w:line="220" w:before="0" w:after="0"/>
              <w:jc w:val="left"/>
              <w:rPr>
                <w:kern w:val="0"/>
                <w:szCs w:val="24"/>
                <w:lang w:val="en-US" w:eastAsia="en-US" w:bidi="ar-SA"/>
                <w:ins w:id="5480" w:author="Changes 24 to 25 Oct" w:date="2026-10-25T16:02:42Z"/>
              </w:rPr>
            </w:pPr>
            <w:ins w:id="5479" w:author="Changes 24 to 25 Oct" w:date="2026-10-25T16:02:42Z">
              <w:r>
                <w:rPr>
                  <w:kern w:val="0"/>
                  <w:sz w:val="18"/>
                  <w:szCs w:val="24"/>
                  <w:lang w:val="en-US" w:eastAsia="en-US" w:bidi="ar-SA"/>
                </w:rPr>
                <w:t>4,030,919</w:t>
              </w:r>
            </w:ins>
          </w:p>
        </w:tc>
        <w:tc>
          <w:tcPr>
            <w:tcW w:w="1225" w:type="dxa"/>
            <w:tcBorders/>
          </w:tcPr>
          <w:p>
            <w:pPr>
              <w:pStyle w:val="Compact"/>
              <w:widowControl/>
              <w:spacing w:lineRule="exact" w:line="220" w:before="0" w:after="0"/>
              <w:jc w:val="left"/>
              <w:rPr>
                <w:kern w:val="0"/>
                <w:szCs w:val="24"/>
                <w:lang w:val="en-US" w:eastAsia="en-US" w:bidi="ar-SA"/>
                <w:ins w:id="5482" w:author="Changes 24 to 25 Oct" w:date="2026-10-25T16:02:42Z"/>
              </w:rPr>
            </w:pPr>
            <w:ins w:id="5481" w:author="Changes 24 to 25 Oct" w:date="2026-10-25T16:02:42Z">
              <w:r>
                <w:rPr>
                  <w:kern w:val="0"/>
                  <w:sz w:val="18"/>
                  <w:szCs w:val="24"/>
                  <w:lang w:val="en-US" w:eastAsia="en-US" w:bidi="ar-SA"/>
                </w:rPr>
                <w:t>269,115,247</w:t>
              </w:r>
            </w:ins>
          </w:p>
        </w:tc>
        <w:tc>
          <w:tcPr>
            <w:tcW w:w="804" w:type="dxa"/>
            <w:tcBorders/>
          </w:tcPr>
          <w:p>
            <w:pPr>
              <w:pStyle w:val="Compact"/>
              <w:widowControl/>
              <w:spacing w:lineRule="exact" w:line="220" w:before="0" w:after="0"/>
              <w:jc w:val="left"/>
              <w:rPr>
                <w:kern w:val="0"/>
                <w:szCs w:val="24"/>
                <w:lang w:val="en-US" w:eastAsia="en-US" w:bidi="ar-SA"/>
                <w:ins w:id="5484" w:author="Changes 24 to 25 Oct" w:date="2026-10-25T16:02:42Z"/>
              </w:rPr>
            </w:pPr>
            <w:ins w:id="5483" w:author="Changes 24 to 25 Oct" w:date="2026-10-25T16:02:42Z">
              <w:r>
                <w:rPr>
                  <w:kern w:val="0"/>
                  <w:sz w:val="18"/>
                  <w:szCs w:val="24"/>
                  <w:lang w:val="en-US" w:eastAsia="en-US" w:bidi="ar-SA"/>
                </w:rPr>
                <w:t>1.48</w:t>
              </w:r>
            </w:ins>
          </w:p>
        </w:tc>
        <w:tc>
          <w:tcPr>
            <w:tcW w:w="1035" w:type="dxa"/>
            <w:tcBorders/>
          </w:tcPr>
          <w:p>
            <w:pPr>
              <w:pStyle w:val="Compact"/>
              <w:widowControl/>
              <w:spacing w:lineRule="exact" w:line="220" w:before="0" w:after="0"/>
              <w:jc w:val="left"/>
              <w:rPr>
                <w:kern w:val="0"/>
                <w:szCs w:val="24"/>
                <w:lang w:val="en-US" w:eastAsia="en-US" w:bidi="ar-SA"/>
                <w:ins w:id="5486" w:author="Changes 24 to 25 Oct" w:date="2026-10-25T16:02:42Z"/>
              </w:rPr>
            </w:pPr>
            <w:ins w:id="5485" w:author="Changes 24 to 25 Oct" w:date="2026-10-25T16:02:42Z">
              <w:r>
                <w:rPr>
                  <w:kern w:val="0"/>
                  <w:sz w:val="18"/>
                  <w:szCs w:val="24"/>
                  <w:lang w:val="en-US" w:eastAsia="en-US" w:bidi="ar-SA"/>
                </w:rPr>
                <w:t>66.8</w:t>
              </w:r>
            </w:ins>
          </w:p>
        </w:tc>
        <w:tc>
          <w:tcPr>
            <w:tcW w:w="1249" w:type="dxa"/>
            <w:tcBorders/>
          </w:tcPr>
          <w:p>
            <w:pPr>
              <w:pStyle w:val="Compact"/>
              <w:widowControl/>
              <w:spacing w:lineRule="exact" w:line="220" w:before="0" w:after="0"/>
              <w:jc w:val="left"/>
              <w:rPr>
                <w:kern w:val="0"/>
                <w:szCs w:val="24"/>
                <w:lang w:val="en-US" w:eastAsia="en-US" w:bidi="ar-SA"/>
                <w:ins w:id="5488" w:author="Changes 24 to 25 Oct" w:date="2026-10-25T16:02:42Z"/>
              </w:rPr>
            </w:pPr>
            <w:ins w:id="5487" w:author="Changes 24 to 25 Oct" w:date="2026-10-25T16:02:42Z">
              <w:r>
                <w:rPr>
                  <w:kern w:val="0"/>
                  <w:sz w:val="18"/>
                  <w:szCs w:val="24"/>
                  <w:lang w:val="en-US" w:eastAsia="en-US" w:bidi="ar-SA"/>
                </w:rPr>
                <w:t>Direct segment disclosure</w:t>
              </w:r>
            </w:ins>
          </w:p>
        </w:tc>
      </w:tr>
      <w:tr>
        <w:trPr>
          <w:ins w:id="5489"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491" w:author="Changes 24 to 25 Oct" w:date="2026-10-25T16:02:42Z"/>
              </w:rPr>
            </w:pPr>
            <w:ins w:id="5490" w:author="Changes 24 to 25 Oct" w:date="2026-10-25T16:02:42Z">
              <w:r>
                <w:rPr>
                  <w:kern w:val="0"/>
                  <w:sz w:val="18"/>
                  <w:szCs w:val="24"/>
                  <w:lang w:val="en-US" w:eastAsia="en-US" w:bidi="ar-SA"/>
                </w:rPr>
                <w:t>Tokopedia</w:t>
              </w:r>
            </w:ins>
          </w:p>
        </w:tc>
        <w:tc>
          <w:tcPr>
            <w:tcW w:w="560" w:type="dxa"/>
            <w:tcBorders/>
          </w:tcPr>
          <w:p>
            <w:pPr>
              <w:pStyle w:val="Compact"/>
              <w:widowControl/>
              <w:spacing w:lineRule="exact" w:line="220" w:before="0" w:after="0"/>
              <w:jc w:val="left"/>
              <w:rPr>
                <w:kern w:val="0"/>
                <w:szCs w:val="24"/>
                <w:lang w:val="en-US" w:eastAsia="en-US" w:bidi="ar-SA"/>
                <w:ins w:id="5493" w:author="Changes 24 to 25 Oct" w:date="2026-10-25T16:02:42Z"/>
              </w:rPr>
            </w:pPr>
            <w:ins w:id="5492" w:author="Changes 24 to 25 Oct" w:date="2026-10-25T16:02:42Z">
              <w:r>
                <w:rPr>
                  <w:kern w:val="0"/>
                  <w:sz w:val="18"/>
                  <w:szCs w:val="24"/>
                  <w:lang w:val="en-US" w:eastAsia="en-US" w:bidi="ar-SA"/>
                </w:rPr>
                <w:t>2023</w:t>
              </w:r>
            </w:ins>
          </w:p>
        </w:tc>
        <w:tc>
          <w:tcPr>
            <w:tcW w:w="1226" w:type="dxa"/>
            <w:tcBorders/>
          </w:tcPr>
          <w:p>
            <w:pPr>
              <w:pStyle w:val="Compact"/>
              <w:widowControl/>
              <w:spacing w:lineRule="exact" w:line="220" w:before="0" w:after="0"/>
              <w:jc w:val="left"/>
              <w:rPr>
                <w:kern w:val="0"/>
                <w:szCs w:val="24"/>
                <w:lang w:val="en-US" w:eastAsia="en-US" w:bidi="ar-SA"/>
                <w:ins w:id="5495" w:author="Changes 24 to 25 Oct" w:date="2026-10-25T16:02:42Z"/>
              </w:rPr>
            </w:pPr>
            <w:ins w:id="5494" w:author="Changes 24 to 25 Oct" w:date="2026-10-25T16:02:42Z">
              <w:r>
                <w:rPr>
                  <w:kern w:val="0"/>
                  <w:sz w:val="18"/>
                  <w:szCs w:val="24"/>
                  <w:lang w:val="en-US" w:eastAsia="en-US" w:bidi="ar-SA"/>
                </w:rPr>
                <w:t>248,836,156</w:t>
              </w:r>
            </w:ins>
          </w:p>
        </w:tc>
        <w:tc>
          <w:tcPr>
            <w:tcW w:w="1035" w:type="dxa"/>
            <w:tcBorders/>
          </w:tcPr>
          <w:p>
            <w:pPr>
              <w:pStyle w:val="Compact"/>
              <w:widowControl/>
              <w:spacing w:lineRule="exact" w:line="220" w:before="0" w:after="0"/>
              <w:jc w:val="left"/>
              <w:rPr>
                <w:kern w:val="0"/>
                <w:szCs w:val="24"/>
                <w:lang w:val="en-US" w:eastAsia="en-US" w:bidi="ar-SA"/>
                <w:ins w:id="5497" w:author="Changes 24 to 25 Oct" w:date="2026-10-25T16:02:42Z"/>
              </w:rPr>
            </w:pPr>
            <w:ins w:id="5496" w:author="Changes 24 to 25 Oct" w:date="2026-10-25T16:02:42Z">
              <w:r>
                <w:rPr>
                  <w:kern w:val="0"/>
                  <w:sz w:val="18"/>
                  <w:szCs w:val="24"/>
                  <w:lang w:val="en-US" w:eastAsia="en-US" w:bidi="ar-SA"/>
                </w:rPr>
                <w:t>6,175,190</w:t>
              </w:r>
            </w:ins>
          </w:p>
        </w:tc>
        <w:tc>
          <w:tcPr>
            <w:tcW w:w="1225" w:type="dxa"/>
            <w:tcBorders/>
          </w:tcPr>
          <w:p>
            <w:pPr>
              <w:pStyle w:val="Compact"/>
              <w:widowControl/>
              <w:spacing w:lineRule="exact" w:line="220" w:before="0" w:after="0"/>
              <w:jc w:val="left"/>
              <w:rPr>
                <w:kern w:val="0"/>
                <w:szCs w:val="24"/>
                <w:lang w:val="en-US" w:eastAsia="en-US" w:bidi="ar-SA"/>
                <w:ins w:id="5499" w:author="Changes 24 to 25 Oct" w:date="2026-10-25T16:02:42Z"/>
              </w:rPr>
            </w:pPr>
            <w:ins w:id="5498" w:author="Changes 24 to 25 Oct" w:date="2026-10-25T16:02:42Z">
              <w:r>
                <w:rPr>
                  <w:kern w:val="0"/>
                  <w:sz w:val="18"/>
                  <w:szCs w:val="24"/>
                  <w:lang w:val="en-US" w:eastAsia="en-US" w:bidi="ar-SA"/>
                </w:rPr>
                <w:t>242,660,966</w:t>
              </w:r>
            </w:ins>
          </w:p>
        </w:tc>
        <w:tc>
          <w:tcPr>
            <w:tcW w:w="804" w:type="dxa"/>
            <w:tcBorders/>
          </w:tcPr>
          <w:p>
            <w:pPr>
              <w:pStyle w:val="Compact"/>
              <w:widowControl/>
              <w:spacing w:lineRule="exact" w:line="220" w:before="0" w:after="0"/>
              <w:jc w:val="left"/>
              <w:rPr>
                <w:kern w:val="0"/>
                <w:szCs w:val="24"/>
                <w:lang w:val="en-US" w:eastAsia="en-US" w:bidi="ar-SA"/>
                <w:ins w:id="5501" w:author="Changes 24 to 25 Oct" w:date="2026-10-25T16:02:42Z"/>
              </w:rPr>
            </w:pPr>
            <w:ins w:id="5500" w:author="Changes 24 to 25 Oct" w:date="2026-10-25T16:02:42Z">
              <w:r>
                <w:rPr>
                  <w:kern w:val="0"/>
                  <w:sz w:val="18"/>
                  <w:szCs w:val="24"/>
                  <w:lang w:val="en-US" w:eastAsia="en-US" w:bidi="ar-SA"/>
                </w:rPr>
                <w:t>2.48</w:t>
              </w:r>
            </w:ins>
          </w:p>
        </w:tc>
        <w:tc>
          <w:tcPr>
            <w:tcW w:w="1035" w:type="dxa"/>
            <w:tcBorders/>
          </w:tcPr>
          <w:p>
            <w:pPr>
              <w:pStyle w:val="Compact"/>
              <w:widowControl/>
              <w:spacing w:lineRule="exact" w:line="220" w:before="0" w:after="0"/>
              <w:jc w:val="left"/>
              <w:rPr>
                <w:kern w:val="0"/>
                <w:szCs w:val="24"/>
                <w:lang w:val="en-US" w:eastAsia="en-US" w:bidi="ar-SA"/>
                <w:ins w:id="5503" w:author="Changes 24 to 25 Oct" w:date="2026-10-25T16:02:42Z"/>
              </w:rPr>
            </w:pPr>
            <w:ins w:id="5502" w:author="Changes 24 to 25 Oct" w:date="2026-10-25T16:02:42Z">
              <w:r>
                <w:rPr>
                  <w:kern w:val="0"/>
                  <w:sz w:val="18"/>
                  <w:szCs w:val="24"/>
                  <w:lang w:val="en-US" w:eastAsia="en-US" w:bidi="ar-SA"/>
                </w:rPr>
                <w:t>39.3</w:t>
              </w:r>
            </w:ins>
          </w:p>
        </w:tc>
        <w:tc>
          <w:tcPr>
            <w:tcW w:w="1249" w:type="dxa"/>
            <w:tcBorders/>
          </w:tcPr>
          <w:p>
            <w:pPr>
              <w:pStyle w:val="Compact"/>
              <w:widowControl/>
              <w:spacing w:lineRule="exact" w:line="220" w:before="0" w:after="0"/>
              <w:jc w:val="left"/>
              <w:rPr>
                <w:kern w:val="0"/>
                <w:szCs w:val="24"/>
                <w:lang w:val="en-US" w:eastAsia="en-US" w:bidi="ar-SA"/>
                <w:ins w:id="5505" w:author="Changes 24 to 25 Oct" w:date="2026-10-25T16:02:42Z"/>
              </w:rPr>
            </w:pPr>
            <w:ins w:id="5504" w:author="Changes 24 to 25 Oct" w:date="2026-10-25T16:02:42Z">
              <w:r>
                <w:rPr>
                  <w:kern w:val="0"/>
                  <w:sz w:val="18"/>
                  <w:szCs w:val="24"/>
                  <w:lang w:val="en-US" w:eastAsia="en-US" w:bidi="ar-SA"/>
                </w:rPr>
                <w:t>Direct segment disclosure</w:t>
              </w:r>
            </w:ins>
          </w:p>
        </w:tc>
      </w:tr>
      <w:tr>
        <w:trPr>
          <w:ins w:id="5506"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508" w:author="Changes 24 to 25 Oct" w:date="2026-10-25T16:02:42Z"/>
              </w:rPr>
            </w:pPr>
            <w:ins w:id="5507" w:author="Changes 24 to 25 Oct" w:date="2026-10-25T16:02:42Z">
              <w:r>
                <w:rPr>
                  <w:kern w:val="0"/>
                  <w:sz w:val="18"/>
                  <w:szCs w:val="24"/>
                  <w:lang w:val="en-US" w:eastAsia="en-US" w:bidi="ar-SA"/>
                </w:rPr>
                <w:t>Blibli third-party retail</w:t>
              </w:r>
            </w:ins>
          </w:p>
        </w:tc>
        <w:tc>
          <w:tcPr>
            <w:tcW w:w="560" w:type="dxa"/>
            <w:tcBorders/>
          </w:tcPr>
          <w:p>
            <w:pPr>
              <w:pStyle w:val="Compact"/>
              <w:widowControl/>
              <w:spacing w:lineRule="exact" w:line="220" w:before="0" w:after="0"/>
              <w:jc w:val="left"/>
              <w:rPr>
                <w:kern w:val="0"/>
                <w:szCs w:val="24"/>
                <w:lang w:val="en-US" w:eastAsia="en-US" w:bidi="ar-SA"/>
                <w:ins w:id="5510" w:author="Changes 24 to 25 Oct" w:date="2026-10-25T16:02:42Z"/>
              </w:rPr>
            </w:pPr>
            <w:ins w:id="5509" w:author="Changes 24 to 25 Oct" w:date="2026-10-25T16:02:42Z">
              <w:r>
                <w:rPr>
                  <w:kern w:val="0"/>
                  <w:sz w:val="18"/>
                  <w:szCs w:val="24"/>
                  <w:lang w:val="en-US" w:eastAsia="en-US" w:bidi="ar-SA"/>
                </w:rPr>
                <w:t>2021</w:t>
              </w:r>
            </w:ins>
          </w:p>
        </w:tc>
        <w:tc>
          <w:tcPr>
            <w:tcW w:w="1226" w:type="dxa"/>
            <w:tcBorders/>
          </w:tcPr>
          <w:p>
            <w:pPr>
              <w:pStyle w:val="Compact"/>
              <w:widowControl/>
              <w:spacing w:lineRule="exact" w:line="220" w:before="0" w:after="0"/>
              <w:jc w:val="left"/>
              <w:rPr>
                <w:kern w:val="0"/>
                <w:szCs w:val="24"/>
                <w:lang w:val="en-US" w:eastAsia="en-US" w:bidi="ar-SA"/>
                <w:ins w:id="5512" w:author="Changes 24 to 25 Oct" w:date="2026-10-25T16:02:42Z"/>
              </w:rPr>
            </w:pPr>
            <w:ins w:id="5511" w:author="Changes 24 to 25 Oct" w:date="2026-10-25T16:02:42Z">
              <w:r>
                <w:rPr>
                  <w:kern w:val="0"/>
                  <w:sz w:val="18"/>
                  <w:szCs w:val="24"/>
                  <w:lang w:val="en-US" w:eastAsia="en-US" w:bidi="ar-SA"/>
                </w:rPr>
                <w:t>15,746</w:t>
              </w:r>
            </w:ins>
          </w:p>
        </w:tc>
        <w:tc>
          <w:tcPr>
            <w:tcW w:w="1035" w:type="dxa"/>
            <w:tcBorders/>
          </w:tcPr>
          <w:p>
            <w:pPr>
              <w:pStyle w:val="Compact"/>
              <w:widowControl/>
              <w:spacing w:lineRule="exact" w:line="220" w:before="0" w:after="0"/>
              <w:jc w:val="left"/>
              <w:rPr>
                <w:kern w:val="0"/>
                <w:szCs w:val="24"/>
                <w:lang w:val="en-US" w:eastAsia="en-US" w:bidi="ar-SA"/>
                <w:ins w:id="5514" w:author="Changes 24 to 25 Oct" w:date="2026-10-25T16:02:42Z"/>
              </w:rPr>
            </w:pPr>
            <w:ins w:id="5513" w:author="Changes 24 to 25 Oct" w:date="2026-10-25T16:02:42Z">
              <w:r>
                <w:rPr>
                  <w:kern w:val="0"/>
                  <w:sz w:val="18"/>
                  <w:szCs w:val="24"/>
                  <w:lang w:val="en-US" w:eastAsia="en-US" w:bidi="ar-SA"/>
                </w:rPr>
                <w:t>122</w:t>
              </w:r>
            </w:ins>
          </w:p>
        </w:tc>
        <w:tc>
          <w:tcPr>
            <w:tcW w:w="1225" w:type="dxa"/>
            <w:tcBorders/>
          </w:tcPr>
          <w:p>
            <w:pPr>
              <w:pStyle w:val="Compact"/>
              <w:widowControl/>
              <w:spacing w:lineRule="exact" w:line="220" w:before="0" w:after="0"/>
              <w:jc w:val="left"/>
              <w:rPr>
                <w:kern w:val="0"/>
                <w:szCs w:val="24"/>
                <w:lang w:val="en-US" w:eastAsia="en-US" w:bidi="ar-SA"/>
                <w:ins w:id="5516" w:author="Changes 24 to 25 Oct" w:date="2026-10-25T16:02:42Z"/>
              </w:rPr>
            </w:pPr>
            <w:ins w:id="5515" w:author="Changes 24 to 25 Oct" w:date="2026-10-25T16:02:42Z">
              <w:r>
                <w:rPr>
                  <w:kern w:val="0"/>
                  <w:sz w:val="18"/>
                  <w:szCs w:val="24"/>
                  <w:lang w:val="en-US" w:eastAsia="en-US" w:bidi="ar-SA"/>
                </w:rPr>
                <w:t>15,624</w:t>
              </w:r>
            </w:ins>
          </w:p>
        </w:tc>
        <w:tc>
          <w:tcPr>
            <w:tcW w:w="804" w:type="dxa"/>
            <w:tcBorders/>
          </w:tcPr>
          <w:p>
            <w:pPr>
              <w:pStyle w:val="Compact"/>
              <w:widowControl/>
              <w:spacing w:lineRule="exact" w:line="220" w:before="0" w:after="0"/>
              <w:jc w:val="left"/>
              <w:rPr>
                <w:kern w:val="0"/>
                <w:szCs w:val="24"/>
                <w:lang w:val="en-US" w:eastAsia="en-US" w:bidi="ar-SA"/>
                <w:ins w:id="5518" w:author="Changes 24 to 25 Oct" w:date="2026-10-25T16:02:42Z"/>
              </w:rPr>
            </w:pPr>
            <w:ins w:id="5517" w:author="Changes 24 to 25 Oct" w:date="2026-10-25T16:02:42Z">
              <w:r>
                <w:rPr>
                  <w:kern w:val="0"/>
                  <w:sz w:val="18"/>
                  <w:szCs w:val="24"/>
                  <w:lang w:val="en-US" w:eastAsia="en-US" w:bidi="ar-SA"/>
                </w:rPr>
                <w:t>0.77</w:t>
              </w:r>
            </w:ins>
          </w:p>
        </w:tc>
        <w:tc>
          <w:tcPr>
            <w:tcW w:w="1035" w:type="dxa"/>
            <w:tcBorders/>
          </w:tcPr>
          <w:p>
            <w:pPr>
              <w:pStyle w:val="Compact"/>
              <w:widowControl/>
              <w:spacing w:lineRule="exact" w:line="220" w:before="0" w:after="0"/>
              <w:jc w:val="left"/>
              <w:rPr>
                <w:kern w:val="0"/>
                <w:szCs w:val="24"/>
                <w:lang w:val="en-US" w:eastAsia="en-US" w:bidi="ar-SA"/>
                <w:ins w:id="5520" w:author="Changes 24 to 25 Oct" w:date="2026-10-25T16:02:42Z"/>
              </w:rPr>
            </w:pPr>
            <w:ins w:id="5519" w:author="Changes 24 to 25 Oct" w:date="2026-10-25T16:02:42Z">
              <w:r>
                <w:rPr>
                  <w:kern w:val="0"/>
                  <w:sz w:val="18"/>
                  <w:szCs w:val="24"/>
                  <w:lang w:val="en-US" w:eastAsia="en-US" w:bidi="ar-SA"/>
                </w:rPr>
                <w:t>128.1</w:t>
              </w:r>
            </w:ins>
          </w:p>
        </w:tc>
        <w:tc>
          <w:tcPr>
            <w:tcW w:w="1249" w:type="dxa"/>
            <w:tcBorders/>
          </w:tcPr>
          <w:p>
            <w:pPr>
              <w:pStyle w:val="Compact"/>
              <w:widowControl/>
              <w:spacing w:lineRule="exact" w:line="220" w:before="0" w:after="0"/>
              <w:jc w:val="left"/>
              <w:rPr>
                <w:kern w:val="0"/>
                <w:szCs w:val="24"/>
                <w:lang w:val="en-US" w:eastAsia="en-US" w:bidi="ar-SA"/>
                <w:ins w:id="5522" w:author="Changes 24 to 25 Oct" w:date="2026-10-25T16:02:42Z"/>
              </w:rPr>
            </w:pPr>
            <w:ins w:id="5521" w:author="Changes 24 to 25 Oct" w:date="2026-10-25T16:02:42Z">
              <w:r>
                <w:rPr>
                  <w:kern w:val="0"/>
                  <w:sz w:val="18"/>
                  <w:szCs w:val="24"/>
                  <w:lang w:val="en-US" w:eastAsia="en-US" w:bidi="ar-SA"/>
                </w:rPr>
                <w:t>Segment disclosure, includes travel</w:t>
              </w:r>
            </w:ins>
          </w:p>
        </w:tc>
      </w:tr>
      <w:tr>
        <w:trPr>
          <w:ins w:id="5523"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525" w:author="Changes 24 to 25 Oct" w:date="2026-10-25T16:02:42Z"/>
              </w:rPr>
            </w:pPr>
            <w:ins w:id="5524" w:author="Changes 24 to 25 Oct" w:date="2026-10-25T16:02:42Z">
              <w:r>
                <w:rPr>
                  <w:kern w:val="0"/>
                  <w:sz w:val="18"/>
                  <w:szCs w:val="24"/>
                  <w:lang w:val="en-US" w:eastAsia="en-US" w:bidi="ar-SA"/>
                </w:rPr>
                <w:t>Blibli third-party retail</w:t>
              </w:r>
            </w:ins>
          </w:p>
        </w:tc>
        <w:tc>
          <w:tcPr>
            <w:tcW w:w="560" w:type="dxa"/>
            <w:tcBorders/>
          </w:tcPr>
          <w:p>
            <w:pPr>
              <w:pStyle w:val="Compact"/>
              <w:widowControl/>
              <w:spacing w:lineRule="exact" w:line="220" w:before="0" w:after="0"/>
              <w:jc w:val="left"/>
              <w:rPr>
                <w:kern w:val="0"/>
                <w:szCs w:val="24"/>
                <w:lang w:val="en-US" w:eastAsia="en-US" w:bidi="ar-SA"/>
                <w:ins w:id="5527" w:author="Changes 24 to 25 Oct" w:date="2026-10-25T16:02:42Z"/>
              </w:rPr>
            </w:pPr>
            <w:ins w:id="5526" w:author="Changes 24 to 25 Oct" w:date="2026-10-25T16:02:42Z">
              <w:r>
                <w:rPr>
                  <w:kern w:val="0"/>
                  <w:sz w:val="18"/>
                  <w:szCs w:val="24"/>
                  <w:lang w:val="en-US" w:eastAsia="en-US" w:bidi="ar-SA"/>
                </w:rPr>
                <w:t>2022</w:t>
              </w:r>
            </w:ins>
          </w:p>
        </w:tc>
        <w:tc>
          <w:tcPr>
            <w:tcW w:w="1226" w:type="dxa"/>
            <w:tcBorders/>
          </w:tcPr>
          <w:p>
            <w:pPr>
              <w:pStyle w:val="Compact"/>
              <w:widowControl/>
              <w:spacing w:lineRule="exact" w:line="220" w:before="0" w:after="0"/>
              <w:jc w:val="left"/>
              <w:rPr>
                <w:kern w:val="0"/>
                <w:szCs w:val="24"/>
                <w:lang w:val="en-US" w:eastAsia="en-US" w:bidi="ar-SA"/>
                <w:ins w:id="5529" w:author="Changes 24 to 25 Oct" w:date="2026-10-25T16:02:42Z"/>
              </w:rPr>
            </w:pPr>
            <w:ins w:id="5528" w:author="Changes 24 to 25 Oct" w:date="2026-10-25T16:02:42Z">
              <w:r>
                <w:rPr>
                  <w:kern w:val="0"/>
                  <w:sz w:val="18"/>
                  <w:szCs w:val="24"/>
                  <w:lang w:val="en-US" w:eastAsia="en-US" w:bidi="ar-SA"/>
                </w:rPr>
                <w:t>37,050</w:t>
              </w:r>
            </w:ins>
          </w:p>
        </w:tc>
        <w:tc>
          <w:tcPr>
            <w:tcW w:w="1035" w:type="dxa"/>
            <w:tcBorders/>
          </w:tcPr>
          <w:p>
            <w:pPr>
              <w:pStyle w:val="Compact"/>
              <w:widowControl/>
              <w:spacing w:lineRule="exact" w:line="220" w:before="0" w:after="0"/>
              <w:jc w:val="left"/>
              <w:rPr>
                <w:kern w:val="0"/>
                <w:szCs w:val="24"/>
                <w:lang w:val="en-US" w:eastAsia="en-US" w:bidi="ar-SA"/>
                <w:ins w:id="5531" w:author="Changes 24 to 25 Oct" w:date="2026-10-25T16:02:42Z"/>
              </w:rPr>
            </w:pPr>
            <w:ins w:id="5530" w:author="Changes 24 to 25 Oct" w:date="2026-10-25T16:02:42Z">
              <w:r>
                <w:rPr>
                  <w:kern w:val="0"/>
                  <w:sz w:val="18"/>
                  <w:szCs w:val="24"/>
                  <w:lang w:val="en-US" w:eastAsia="en-US" w:bidi="ar-SA"/>
                </w:rPr>
                <w:t>199</w:t>
              </w:r>
            </w:ins>
          </w:p>
        </w:tc>
        <w:tc>
          <w:tcPr>
            <w:tcW w:w="1225" w:type="dxa"/>
            <w:tcBorders/>
          </w:tcPr>
          <w:p>
            <w:pPr>
              <w:pStyle w:val="Compact"/>
              <w:widowControl/>
              <w:spacing w:lineRule="exact" w:line="220" w:before="0" w:after="0"/>
              <w:jc w:val="left"/>
              <w:rPr>
                <w:kern w:val="0"/>
                <w:szCs w:val="24"/>
                <w:lang w:val="en-US" w:eastAsia="en-US" w:bidi="ar-SA"/>
                <w:ins w:id="5533" w:author="Changes 24 to 25 Oct" w:date="2026-10-25T16:02:42Z"/>
              </w:rPr>
            </w:pPr>
            <w:ins w:id="5532" w:author="Changes 24 to 25 Oct" w:date="2026-10-25T16:02:42Z">
              <w:r>
                <w:rPr>
                  <w:kern w:val="0"/>
                  <w:sz w:val="18"/>
                  <w:szCs w:val="24"/>
                  <w:lang w:val="en-US" w:eastAsia="en-US" w:bidi="ar-SA"/>
                </w:rPr>
                <w:t>36,851</w:t>
              </w:r>
            </w:ins>
          </w:p>
        </w:tc>
        <w:tc>
          <w:tcPr>
            <w:tcW w:w="804" w:type="dxa"/>
            <w:tcBorders/>
          </w:tcPr>
          <w:p>
            <w:pPr>
              <w:pStyle w:val="Compact"/>
              <w:widowControl/>
              <w:spacing w:lineRule="exact" w:line="220" w:before="0" w:after="0"/>
              <w:jc w:val="left"/>
              <w:rPr>
                <w:kern w:val="0"/>
                <w:szCs w:val="24"/>
                <w:lang w:val="en-US" w:eastAsia="en-US" w:bidi="ar-SA"/>
                <w:ins w:id="5535" w:author="Changes 24 to 25 Oct" w:date="2026-10-25T16:02:42Z"/>
              </w:rPr>
            </w:pPr>
            <w:ins w:id="5534" w:author="Changes 24 to 25 Oct" w:date="2026-10-25T16:02:42Z">
              <w:r>
                <w:rPr>
                  <w:kern w:val="0"/>
                  <w:sz w:val="18"/>
                  <w:szCs w:val="24"/>
                  <w:lang w:val="en-US" w:eastAsia="en-US" w:bidi="ar-SA"/>
                </w:rPr>
                <w:t>0.54</w:t>
              </w:r>
            </w:ins>
          </w:p>
        </w:tc>
        <w:tc>
          <w:tcPr>
            <w:tcW w:w="1035" w:type="dxa"/>
            <w:tcBorders/>
          </w:tcPr>
          <w:p>
            <w:pPr>
              <w:pStyle w:val="Compact"/>
              <w:widowControl/>
              <w:spacing w:lineRule="exact" w:line="220" w:before="0" w:after="0"/>
              <w:jc w:val="left"/>
              <w:rPr>
                <w:kern w:val="0"/>
                <w:szCs w:val="24"/>
                <w:lang w:val="en-US" w:eastAsia="en-US" w:bidi="ar-SA"/>
                <w:ins w:id="5537" w:author="Changes 24 to 25 Oct" w:date="2026-10-25T16:02:42Z"/>
              </w:rPr>
            </w:pPr>
            <w:ins w:id="5536" w:author="Changes 24 to 25 Oct" w:date="2026-10-25T16:02:42Z">
              <w:r>
                <w:rPr>
                  <w:kern w:val="0"/>
                  <w:sz w:val="18"/>
                  <w:szCs w:val="24"/>
                  <w:lang w:val="en-US" w:eastAsia="en-US" w:bidi="ar-SA"/>
                </w:rPr>
                <w:t>185.2</w:t>
              </w:r>
            </w:ins>
          </w:p>
        </w:tc>
        <w:tc>
          <w:tcPr>
            <w:tcW w:w="1249" w:type="dxa"/>
            <w:tcBorders/>
          </w:tcPr>
          <w:p>
            <w:pPr>
              <w:pStyle w:val="Compact"/>
              <w:widowControl/>
              <w:spacing w:lineRule="exact" w:line="220" w:before="0" w:after="0"/>
              <w:jc w:val="left"/>
              <w:rPr>
                <w:kern w:val="0"/>
                <w:szCs w:val="24"/>
                <w:lang w:val="en-US" w:eastAsia="en-US" w:bidi="ar-SA"/>
                <w:ins w:id="5539" w:author="Changes 24 to 25 Oct" w:date="2026-10-25T16:02:42Z"/>
              </w:rPr>
            </w:pPr>
            <w:ins w:id="5538" w:author="Changes 24 to 25 Oct" w:date="2026-10-25T16:02:42Z">
              <w:r>
                <w:rPr>
                  <w:kern w:val="0"/>
                  <w:sz w:val="18"/>
                  <w:szCs w:val="24"/>
                  <w:lang w:val="en-US" w:eastAsia="en-US" w:bidi="ar-SA"/>
                </w:rPr>
                <w:t>Segment disclosure, includes travel</w:t>
              </w:r>
            </w:ins>
          </w:p>
        </w:tc>
      </w:tr>
      <w:tr>
        <w:trPr>
          <w:ins w:id="5540"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542" w:author="Changes 24 to 25 Oct" w:date="2026-10-25T16:02:42Z"/>
              </w:rPr>
            </w:pPr>
            <w:ins w:id="5541" w:author="Changes 24 to 25 Oct" w:date="2026-10-25T16:02:42Z">
              <w:r>
                <w:rPr>
                  <w:kern w:val="0"/>
                  <w:sz w:val="18"/>
                  <w:szCs w:val="24"/>
                  <w:lang w:val="en-US" w:eastAsia="en-US" w:bidi="ar-SA"/>
                </w:rPr>
                <w:t>Blibli third-party retail</w:t>
              </w:r>
            </w:ins>
          </w:p>
        </w:tc>
        <w:tc>
          <w:tcPr>
            <w:tcW w:w="560" w:type="dxa"/>
            <w:tcBorders/>
          </w:tcPr>
          <w:p>
            <w:pPr>
              <w:pStyle w:val="Compact"/>
              <w:widowControl/>
              <w:spacing w:lineRule="exact" w:line="220" w:before="0" w:after="0"/>
              <w:jc w:val="left"/>
              <w:rPr>
                <w:kern w:val="0"/>
                <w:szCs w:val="24"/>
                <w:lang w:val="en-US" w:eastAsia="en-US" w:bidi="ar-SA"/>
                <w:ins w:id="5544" w:author="Changes 24 to 25 Oct" w:date="2026-10-25T16:02:42Z"/>
              </w:rPr>
            </w:pPr>
            <w:ins w:id="5543" w:author="Changes 24 to 25 Oct" w:date="2026-10-25T16:02:42Z">
              <w:r>
                <w:rPr>
                  <w:kern w:val="0"/>
                  <w:sz w:val="18"/>
                  <w:szCs w:val="24"/>
                  <w:lang w:val="en-US" w:eastAsia="en-US" w:bidi="ar-SA"/>
                </w:rPr>
                <w:t>2023</w:t>
              </w:r>
            </w:ins>
          </w:p>
        </w:tc>
        <w:tc>
          <w:tcPr>
            <w:tcW w:w="1226" w:type="dxa"/>
            <w:tcBorders/>
          </w:tcPr>
          <w:p>
            <w:pPr>
              <w:pStyle w:val="Compact"/>
              <w:widowControl/>
              <w:spacing w:lineRule="exact" w:line="220" w:before="0" w:after="0"/>
              <w:jc w:val="left"/>
              <w:rPr>
                <w:kern w:val="0"/>
                <w:szCs w:val="24"/>
                <w:lang w:val="en-US" w:eastAsia="en-US" w:bidi="ar-SA"/>
                <w:ins w:id="5546" w:author="Changes 24 to 25 Oct" w:date="2026-10-25T16:02:42Z"/>
              </w:rPr>
            </w:pPr>
            <w:ins w:id="5545" w:author="Changes 24 to 25 Oct" w:date="2026-10-25T16:02:42Z">
              <w:r>
                <w:rPr>
                  <w:kern w:val="0"/>
                  <w:sz w:val="18"/>
                  <w:szCs w:val="24"/>
                  <w:lang w:val="en-US" w:eastAsia="en-US" w:bidi="ar-SA"/>
                </w:rPr>
                <w:t>49,912</w:t>
              </w:r>
            </w:ins>
          </w:p>
        </w:tc>
        <w:tc>
          <w:tcPr>
            <w:tcW w:w="1035" w:type="dxa"/>
            <w:tcBorders/>
          </w:tcPr>
          <w:p>
            <w:pPr>
              <w:pStyle w:val="Compact"/>
              <w:widowControl/>
              <w:spacing w:lineRule="exact" w:line="220" w:before="0" w:after="0"/>
              <w:jc w:val="left"/>
              <w:rPr>
                <w:kern w:val="0"/>
                <w:szCs w:val="24"/>
                <w:lang w:val="en-US" w:eastAsia="en-US" w:bidi="ar-SA"/>
                <w:ins w:id="5548" w:author="Changes 24 to 25 Oct" w:date="2026-10-25T16:02:42Z"/>
              </w:rPr>
            </w:pPr>
            <w:ins w:id="5547" w:author="Changes 24 to 25 Oct" w:date="2026-10-25T16:02:42Z">
              <w:r>
                <w:rPr>
                  <w:kern w:val="0"/>
                  <w:sz w:val="18"/>
                  <w:szCs w:val="24"/>
                  <w:lang w:val="en-US" w:eastAsia="en-US" w:bidi="ar-SA"/>
                </w:rPr>
                <w:t>1,125</w:t>
              </w:r>
            </w:ins>
          </w:p>
        </w:tc>
        <w:tc>
          <w:tcPr>
            <w:tcW w:w="1225" w:type="dxa"/>
            <w:tcBorders/>
          </w:tcPr>
          <w:p>
            <w:pPr>
              <w:pStyle w:val="Compact"/>
              <w:widowControl/>
              <w:spacing w:lineRule="exact" w:line="220" w:before="0" w:after="0"/>
              <w:jc w:val="left"/>
              <w:rPr>
                <w:kern w:val="0"/>
                <w:szCs w:val="24"/>
                <w:lang w:val="en-US" w:eastAsia="en-US" w:bidi="ar-SA"/>
                <w:ins w:id="5550" w:author="Changes 24 to 25 Oct" w:date="2026-10-25T16:02:42Z"/>
              </w:rPr>
            </w:pPr>
            <w:ins w:id="5549" w:author="Changes 24 to 25 Oct" w:date="2026-10-25T16:02:42Z">
              <w:r>
                <w:rPr>
                  <w:kern w:val="0"/>
                  <w:sz w:val="18"/>
                  <w:szCs w:val="24"/>
                  <w:lang w:val="en-US" w:eastAsia="en-US" w:bidi="ar-SA"/>
                </w:rPr>
                <w:t>48,787</w:t>
              </w:r>
            </w:ins>
          </w:p>
        </w:tc>
        <w:tc>
          <w:tcPr>
            <w:tcW w:w="804" w:type="dxa"/>
            <w:tcBorders/>
          </w:tcPr>
          <w:p>
            <w:pPr>
              <w:pStyle w:val="Compact"/>
              <w:widowControl/>
              <w:spacing w:lineRule="exact" w:line="220" w:before="0" w:after="0"/>
              <w:jc w:val="left"/>
              <w:rPr>
                <w:kern w:val="0"/>
                <w:szCs w:val="24"/>
                <w:lang w:val="en-US" w:eastAsia="en-US" w:bidi="ar-SA"/>
                <w:ins w:id="5552" w:author="Changes 24 to 25 Oct" w:date="2026-10-25T16:02:42Z"/>
              </w:rPr>
            </w:pPr>
            <w:ins w:id="5551" w:author="Changes 24 to 25 Oct" w:date="2026-10-25T16:02:42Z">
              <w:r>
                <w:rPr>
                  <w:kern w:val="0"/>
                  <w:sz w:val="18"/>
                  <w:szCs w:val="24"/>
                  <w:lang w:val="en-US" w:eastAsia="en-US" w:bidi="ar-SA"/>
                </w:rPr>
                <w:t>2.25</w:t>
              </w:r>
            </w:ins>
          </w:p>
        </w:tc>
        <w:tc>
          <w:tcPr>
            <w:tcW w:w="1035" w:type="dxa"/>
            <w:tcBorders/>
          </w:tcPr>
          <w:p>
            <w:pPr>
              <w:pStyle w:val="Compact"/>
              <w:widowControl/>
              <w:spacing w:lineRule="exact" w:line="220" w:before="0" w:after="0"/>
              <w:jc w:val="left"/>
              <w:rPr>
                <w:kern w:val="0"/>
                <w:szCs w:val="24"/>
                <w:lang w:val="en-US" w:eastAsia="en-US" w:bidi="ar-SA"/>
                <w:ins w:id="5554" w:author="Changes 24 to 25 Oct" w:date="2026-10-25T16:02:42Z"/>
              </w:rPr>
            </w:pPr>
            <w:ins w:id="5553" w:author="Changes 24 to 25 Oct" w:date="2026-10-25T16:02:42Z">
              <w:r>
                <w:rPr>
                  <w:kern w:val="0"/>
                  <w:sz w:val="18"/>
                  <w:szCs w:val="24"/>
                  <w:lang w:val="en-US" w:eastAsia="en-US" w:bidi="ar-SA"/>
                </w:rPr>
                <w:t>43.4</w:t>
              </w:r>
            </w:ins>
          </w:p>
        </w:tc>
        <w:tc>
          <w:tcPr>
            <w:tcW w:w="1249" w:type="dxa"/>
            <w:tcBorders/>
          </w:tcPr>
          <w:p>
            <w:pPr>
              <w:pStyle w:val="Compact"/>
              <w:widowControl/>
              <w:spacing w:lineRule="exact" w:line="220" w:before="0" w:after="0"/>
              <w:jc w:val="left"/>
              <w:rPr>
                <w:kern w:val="0"/>
                <w:szCs w:val="24"/>
                <w:lang w:val="en-US" w:eastAsia="en-US" w:bidi="ar-SA"/>
                <w:ins w:id="5556" w:author="Changes 24 to 25 Oct" w:date="2026-10-25T16:02:42Z"/>
              </w:rPr>
            </w:pPr>
            <w:ins w:id="5555" w:author="Changes 24 to 25 Oct" w:date="2026-10-25T16:02:42Z">
              <w:r>
                <w:rPr>
                  <w:kern w:val="0"/>
                  <w:sz w:val="18"/>
                  <w:szCs w:val="24"/>
                  <w:lang w:val="en-US" w:eastAsia="en-US" w:bidi="ar-SA"/>
                </w:rPr>
                <w:t>Segment disclosure, includes travel</w:t>
              </w:r>
            </w:ins>
          </w:p>
        </w:tc>
      </w:tr>
      <w:tr>
        <w:trPr>
          <w:ins w:id="5557"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559" w:author="Changes 24 to 25 Oct" w:date="2026-10-25T16:02:42Z"/>
              </w:rPr>
            </w:pPr>
            <w:ins w:id="5558" w:author="Changes 24 to 25 Oct" w:date="2026-10-25T16:02:42Z">
              <w:r>
                <w:rPr>
                  <w:kern w:val="0"/>
                  <w:sz w:val="18"/>
                  <w:szCs w:val="24"/>
                  <w:lang w:val="en-US" w:eastAsia="en-US" w:bidi="ar-SA"/>
                </w:rPr>
                <w:t>Blibli third-party retail</w:t>
              </w:r>
            </w:ins>
          </w:p>
        </w:tc>
        <w:tc>
          <w:tcPr>
            <w:tcW w:w="560" w:type="dxa"/>
            <w:tcBorders/>
          </w:tcPr>
          <w:p>
            <w:pPr>
              <w:pStyle w:val="Compact"/>
              <w:widowControl/>
              <w:spacing w:lineRule="exact" w:line="220" w:before="0" w:after="0"/>
              <w:jc w:val="left"/>
              <w:rPr>
                <w:kern w:val="0"/>
                <w:szCs w:val="24"/>
                <w:lang w:val="en-US" w:eastAsia="en-US" w:bidi="ar-SA"/>
                <w:ins w:id="5561" w:author="Changes 24 to 25 Oct" w:date="2026-10-25T16:02:42Z"/>
              </w:rPr>
            </w:pPr>
            <w:ins w:id="5560" w:author="Changes 24 to 25 Oct" w:date="2026-10-25T16:02:42Z">
              <w:r>
                <w:rPr>
                  <w:kern w:val="0"/>
                  <w:sz w:val="18"/>
                  <w:szCs w:val="24"/>
                  <w:lang w:val="en-US" w:eastAsia="en-US" w:bidi="ar-SA"/>
                </w:rPr>
                <w:t>2024</w:t>
              </w:r>
            </w:ins>
          </w:p>
        </w:tc>
        <w:tc>
          <w:tcPr>
            <w:tcW w:w="1226" w:type="dxa"/>
            <w:tcBorders/>
          </w:tcPr>
          <w:p>
            <w:pPr>
              <w:pStyle w:val="Compact"/>
              <w:widowControl/>
              <w:spacing w:lineRule="exact" w:line="220" w:before="0" w:after="0"/>
              <w:jc w:val="left"/>
              <w:rPr>
                <w:kern w:val="0"/>
                <w:szCs w:val="24"/>
                <w:lang w:val="en-US" w:eastAsia="en-US" w:bidi="ar-SA"/>
                <w:ins w:id="5563" w:author="Changes 24 to 25 Oct" w:date="2026-10-25T16:02:42Z"/>
              </w:rPr>
            </w:pPr>
            <w:ins w:id="5562" w:author="Changes 24 to 25 Oct" w:date="2026-10-25T16:02:42Z">
              <w:r>
                <w:rPr>
                  <w:kern w:val="0"/>
                  <w:sz w:val="18"/>
                  <w:szCs w:val="24"/>
                  <w:lang w:val="en-US" w:eastAsia="en-US" w:bidi="ar-SA"/>
                </w:rPr>
                <w:t>54,210</w:t>
              </w:r>
            </w:ins>
          </w:p>
        </w:tc>
        <w:tc>
          <w:tcPr>
            <w:tcW w:w="1035" w:type="dxa"/>
            <w:tcBorders/>
          </w:tcPr>
          <w:p>
            <w:pPr>
              <w:pStyle w:val="Compact"/>
              <w:widowControl/>
              <w:spacing w:lineRule="exact" w:line="220" w:before="0" w:after="0"/>
              <w:jc w:val="left"/>
              <w:rPr>
                <w:kern w:val="0"/>
                <w:szCs w:val="24"/>
                <w:lang w:val="en-US" w:eastAsia="en-US" w:bidi="ar-SA"/>
                <w:ins w:id="5565" w:author="Changes 24 to 25 Oct" w:date="2026-10-25T16:02:42Z"/>
              </w:rPr>
            </w:pPr>
            <w:ins w:id="5564" w:author="Changes 24 to 25 Oct" w:date="2026-10-25T16:02:42Z">
              <w:r>
                <w:rPr>
                  <w:kern w:val="0"/>
                  <w:sz w:val="18"/>
                  <w:szCs w:val="24"/>
                  <w:lang w:val="en-US" w:eastAsia="en-US" w:bidi="ar-SA"/>
                </w:rPr>
                <w:t>1,384</w:t>
              </w:r>
            </w:ins>
          </w:p>
        </w:tc>
        <w:tc>
          <w:tcPr>
            <w:tcW w:w="1225" w:type="dxa"/>
            <w:tcBorders/>
          </w:tcPr>
          <w:p>
            <w:pPr>
              <w:pStyle w:val="Compact"/>
              <w:widowControl/>
              <w:spacing w:lineRule="exact" w:line="220" w:before="0" w:after="0"/>
              <w:jc w:val="left"/>
              <w:rPr>
                <w:kern w:val="0"/>
                <w:szCs w:val="24"/>
                <w:lang w:val="en-US" w:eastAsia="en-US" w:bidi="ar-SA"/>
                <w:ins w:id="5567" w:author="Changes 24 to 25 Oct" w:date="2026-10-25T16:02:42Z"/>
              </w:rPr>
            </w:pPr>
            <w:ins w:id="5566" w:author="Changes 24 to 25 Oct" w:date="2026-10-25T16:02:42Z">
              <w:r>
                <w:rPr>
                  <w:kern w:val="0"/>
                  <w:sz w:val="18"/>
                  <w:szCs w:val="24"/>
                  <w:lang w:val="en-US" w:eastAsia="en-US" w:bidi="ar-SA"/>
                </w:rPr>
                <w:t>52,826</w:t>
              </w:r>
            </w:ins>
          </w:p>
        </w:tc>
        <w:tc>
          <w:tcPr>
            <w:tcW w:w="804" w:type="dxa"/>
            <w:tcBorders/>
          </w:tcPr>
          <w:p>
            <w:pPr>
              <w:pStyle w:val="Compact"/>
              <w:widowControl/>
              <w:spacing w:lineRule="exact" w:line="220" w:before="0" w:after="0"/>
              <w:jc w:val="left"/>
              <w:rPr>
                <w:kern w:val="0"/>
                <w:szCs w:val="24"/>
                <w:lang w:val="en-US" w:eastAsia="en-US" w:bidi="ar-SA"/>
                <w:ins w:id="5569" w:author="Changes 24 to 25 Oct" w:date="2026-10-25T16:02:42Z"/>
              </w:rPr>
            </w:pPr>
            <w:ins w:id="5568" w:author="Changes 24 to 25 Oct" w:date="2026-10-25T16:02:42Z">
              <w:r>
                <w:rPr>
                  <w:kern w:val="0"/>
                  <w:sz w:val="18"/>
                  <w:szCs w:val="24"/>
                  <w:lang w:val="en-US" w:eastAsia="en-US" w:bidi="ar-SA"/>
                </w:rPr>
                <w:t>2.55</w:t>
              </w:r>
            </w:ins>
          </w:p>
        </w:tc>
        <w:tc>
          <w:tcPr>
            <w:tcW w:w="1035" w:type="dxa"/>
            <w:tcBorders/>
          </w:tcPr>
          <w:p>
            <w:pPr>
              <w:pStyle w:val="Compact"/>
              <w:widowControl/>
              <w:spacing w:lineRule="exact" w:line="220" w:before="0" w:after="0"/>
              <w:jc w:val="left"/>
              <w:rPr>
                <w:kern w:val="0"/>
                <w:szCs w:val="24"/>
                <w:lang w:val="en-US" w:eastAsia="en-US" w:bidi="ar-SA"/>
                <w:ins w:id="5571" w:author="Changes 24 to 25 Oct" w:date="2026-10-25T16:02:42Z"/>
              </w:rPr>
            </w:pPr>
            <w:ins w:id="5570" w:author="Changes 24 to 25 Oct" w:date="2026-10-25T16:02:42Z">
              <w:r>
                <w:rPr>
                  <w:kern w:val="0"/>
                  <w:sz w:val="18"/>
                  <w:szCs w:val="24"/>
                  <w:lang w:val="en-US" w:eastAsia="en-US" w:bidi="ar-SA"/>
                </w:rPr>
                <w:t>38.2</w:t>
              </w:r>
            </w:ins>
          </w:p>
        </w:tc>
        <w:tc>
          <w:tcPr>
            <w:tcW w:w="1249" w:type="dxa"/>
            <w:tcBorders/>
          </w:tcPr>
          <w:p>
            <w:pPr>
              <w:pStyle w:val="Compact"/>
              <w:widowControl/>
              <w:spacing w:lineRule="exact" w:line="220" w:before="0" w:after="0"/>
              <w:jc w:val="left"/>
              <w:rPr>
                <w:kern w:val="0"/>
                <w:szCs w:val="24"/>
                <w:lang w:val="en-US" w:eastAsia="en-US" w:bidi="ar-SA"/>
                <w:ins w:id="5573" w:author="Changes 24 to 25 Oct" w:date="2026-10-25T16:02:42Z"/>
              </w:rPr>
            </w:pPr>
            <w:ins w:id="5572" w:author="Changes 24 to 25 Oct" w:date="2026-10-25T16:02:42Z">
              <w:r>
                <w:rPr>
                  <w:kern w:val="0"/>
                  <w:sz w:val="18"/>
                  <w:szCs w:val="24"/>
                  <w:lang w:val="en-US" w:eastAsia="en-US" w:bidi="ar-SA"/>
                </w:rPr>
                <w:t>Segment disclosure, includes travel</w:t>
              </w:r>
            </w:ins>
          </w:p>
        </w:tc>
      </w:tr>
      <w:tr>
        <w:trPr>
          <w:ins w:id="5574"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576" w:author="Changes 24 to 25 Oct" w:date="2026-10-25T16:02:42Z"/>
              </w:rPr>
            </w:pPr>
            <w:ins w:id="5575" w:author="Changes 24 to 25 Oct" w:date="2026-10-25T16:02:42Z">
              <w:r>
                <w:rPr>
                  <w:kern w:val="0"/>
                  <w:sz w:val="18"/>
                  <w:szCs w:val="24"/>
                  <w:lang w:val="en-US" w:eastAsia="en-US" w:bidi="ar-SA"/>
                </w:rPr>
                <w:t>Blibli third-party retail</w:t>
              </w:r>
            </w:ins>
          </w:p>
        </w:tc>
        <w:tc>
          <w:tcPr>
            <w:tcW w:w="560" w:type="dxa"/>
            <w:tcBorders/>
          </w:tcPr>
          <w:p>
            <w:pPr>
              <w:pStyle w:val="Compact"/>
              <w:widowControl/>
              <w:spacing w:lineRule="exact" w:line="220" w:before="0" w:after="0"/>
              <w:jc w:val="left"/>
              <w:rPr>
                <w:kern w:val="0"/>
                <w:szCs w:val="24"/>
                <w:lang w:val="en-US" w:eastAsia="en-US" w:bidi="ar-SA"/>
                <w:ins w:id="5578" w:author="Changes 24 to 25 Oct" w:date="2026-10-25T16:02:42Z"/>
              </w:rPr>
            </w:pPr>
            <w:ins w:id="5577" w:author="Changes 24 to 25 Oct" w:date="2026-10-25T16:02:42Z">
              <w:r>
                <w:rPr>
                  <w:kern w:val="0"/>
                  <w:sz w:val="18"/>
                  <w:szCs w:val="24"/>
                  <w:lang w:val="en-US" w:eastAsia="en-US" w:bidi="ar-SA"/>
                </w:rPr>
                <w:t>2025</w:t>
              </w:r>
            </w:ins>
          </w:p>
        </w:tc>
        <w:tc>
          <w:tcPr>
            <w:tcW w:w="1226" w:type="dxa"/>
            <w:tcBorders/>
          </w:tcPr>
          <w:p>
            <w:pPr>
              <w:pStyle w:val="Compact"/>
              <w:widowControl/>
              <w:spacing w:lineRule="exact" w:line="220" w:before="0" w:after="0"/>
              <w:jc w:val="left"/>
              <w:rPr>
                <w:kern w:val="0"/>
                <w:szCs w:val="24"/>
                <w:lang w:val="en-US" w:eastAsia="en-US" w:bidi="ar-SA"/>
                <w:ins w:id="5580" w:author="Changes 24 to 25 Oct" w:date="2026-10-25T16:02:42Z"/>
              </w:rPr>
            </w:pPr>
            <w:ins w:id="5579" w:author="Changes 24 to 25 Oct" w:date="2026-10-25T16:02:42Z">
              <w:r>
                <w:rPr>
                  <w:kern w:val="0"/>
                  <w:sz w:val="18"/>
                  <w:szCs w:val="24"/>
                  <w:lang w:val="en-US" w:eastAsia="en-US" w:bidi="ar-SA"/>
                </w:rPr>
                <w:t>53,187</w:t>
              </w:r>
            </w:ins>
          </w:p>
        </w:tc>
        <w:tc>
          <w:tcPr>
            <w:tcW w:w="1035" w:type="dxa"/>
            <w:tcBorders/>
          </w:tcPr>
          <w:p>
            <w:pPr>
              <w:pStyle w:val="Compact"/>
              <w:widowControl/>
              <w:spacing w:lineRule="exact" w:line="220" w:before="0" w:after="0"/>
              <w:jc w:val="left"/>
              <w:rPr>
                <w:kern w:val="0"/>
                <w:szCs w:val="24"/>
                <w:lang w:val="en-US" w:eastAsia="en-US" w:bidi="ar-SA"/>
                <w:ins w:id="5582" w:author="Changes 24 to 25 Oct" w:date="2026-10-25T16:02:42Z"/>
              </w:rPr>
            </w:pPr>
            <w:ins w:id="5581" w:author="Changes 24 to 25 Oct" w:date="2026-10-25T16:02:42Z">
              <w:r>
                <w:rPr>
                  <w:kern w:val="0"/>
                  <w:sz w:val="18"/>
                  <w:szCs w:val="24"/>
                  <w:lang w:val="en-US" w:eastAsia="en-US" w:bidi="ar-SA"/>
                </w:rPr>
                <w:t>1,551</w:t>
              </w:r>
            </w:ins>
          </w:p>
        </w:tc>
        <w:tc>
          <w:tcPr>
            <w:tcW w:w="1225" w:type="dxa"/>
            <w:tcBorders/>
          </w:tcPr>
          <w:p>
            <w:pPr>
              <w:pStyle w:val="Compact"/>
              <w:widowControl/>
              <w:spacing w:lineRule="exact" w:line="220" w:before="0" w:after="0"/>
              <w:jc w:val="left"/>
              <w:rPr>
                <w:kern w:val="0"/>
                <w:szCs w:val="24"/>
                <w:lang w:val="en-US" w:eastAsia="en-US" w:bidi="ar-SA"/>
                <w:ins w:id="5584" w:author="Changes 24 to 25 Oct" w:date="2026-10-25T16:02:42Z"/>
              </w:rPr>
            </w:pPr>
            <w:ins w:id="5583" w:author="Changes 24 to 25 Oct" w:date="2026-10-25T16:02:42Z">
              <w:r>
                <w:rPr>
                  <w:kern w:val="0"/>
                  <w:sz w:val="18"/>
                  <w:szCs w:val="24"/>
                  <w:lang w:val="en-US" w:eastAsia="en-US" w:bidi="ar-SA"/>
                </w:rPr>
                <w:t>51,636</w:t>
              </w:r>
            </w:ins>
          </w:p>
        </w:tc>
        <w:tc>
          <w:tcPr>
            <w:tcW w:w="804" w:type="dxa"/>
            <w:tcBorders/>
          </w:tcPr>
          <w:p>
            <w:pPr>
              <w:pStyle w:val="Compact"/>
              <w:widowControl/>
              <w:spacing w:lineRule="exact" w:line="220" w:before="0" w:after="0"/>
              <w:jc w:val="left"/>
              <w:rPr>
                <w:kern w:val="0"/>
                <w:szCs w:val="24"/>
                <w:lang w:val="en-US" w:eastAsia="en-US" w:bidi="ar-SA"/>
                <w:ins w:id="5586" w:author="Changes 24 to 25 Oct" w:date="2026-10-25T16:02:42Z"/>
              </w:rPr>
            </w:pPr>
            <w:ins w:id="5585" w:author="Changes 24 to 25 Oct" w:date="2026-10-25T16:02:42Z">
              <w:r>
                <w:rPr>
                  <w:kern w:val="0"/>
                  <w:sz w:val="18"/>
                  <w:szCs w:val="24"/>
                  <w:lang w:val="en-US" w:eastAsia="en-US" w:bidi="ar-SA"/>
                </w:rPr>
                <w:t>2.92</w:t>
              </w:r>
            </w:ins>
          </w:p>
        </w:tc>
        <w:tc>
          <w:tcPr>
            <w:tcW w:w="1035" w:type="dxa"/>
            <w:tcBorders/>
          </w:tcPr>
          <w:p>
            <w:pPr>
              <w:pStyle w:val="Compact"/>
              <w:widowControl/>
              <w:spacing w:lineRule="exact" w:line="220" w:before="0" w:after="0"/>
              <w:jc w:val="left"/>
              <w:rPr>
                <w:kern w:val="0"/>
                <w:szCs w:val="24"/>
                <w:lang w:val="en-US" w:eastAsia="en-US" w:bidi="ar-SA"/>
                <w:ins w:id="5588" w:author="Changes 24 to 25 Oct" w:date="2026-10-25T16:02:42Z"/>
              </w:rPr>
            </w:pPr>
            <w:ins w:id="5587" w:author="Changes 24 to 25 Oct" w:date="2026-10-25T16:02:42Z">
              <w:r>
                <w:rPr>
                  <w:kern w:val="0"/>
                  <w:sz w:val="18"/>
                  <w:szCs w:val="24"/>
                  <w:lang w:val="en-US" w:eastAsia="en-US" w:bidi="ar-SA"/>
                </w:rPr>
                <w:t>33.3</w:t>
              </w:r>
            </w:ins>
          </w:p>
        </w:tc>
        <w:tc>
          <w:tcPr>
            <w:tcW w:w="1249" w:type="dxa"/>
            <w:tcBorders/>
          </w:tcPr>
          <w:p>
            <w:pPr>
              <w:pStyle w:val="Compact"/>
              <w:widowControl/>
              <w:spacing w:lineRule="exact" w:line="220" w:before="0" w:after="0"/>
              <w:jc w:val="left"/>
              <w:rPr>
                <w:kern w:val="0"/>
                <w:szCs w:val="24"/>
                <w:lang w:val="en-US" w:eastAsia="en-US" w:bidi="ar-SA"/>
                <w:ins w:id="5590" w:author="Changes 24 to 25 Oct" w:date="2026-10-25T16:02:42Z"/>
              </w:rPr>
            </w:pPr>
            <w:ins w:id="5589" w:author="Changes 24 to 25 Oct" w:date="2026-10-25T16:02:42Z">
              <w:r>
                <w:rPr>
                  <w:kern w:val="0"/>
                  <w:sz w:val="18"/>
                  <w:szCs w:val="24"/>
                  <w:lang w:val="en-US" w:eastAsia="en-US" w:bidi="ar-SA"/>
                </w:rPr>
                <w:t>Segment disclosure, includes travel</w:t>
              </w:r>
            </w:ins>
          </w:p>
        </w:tc>
      </w:tr>
      <w:tr>
        <w:trPr>
          <w:ins w:id="5591"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593" w:author="Changes 24 to 25 Oct" w:date="2026-10-25T16:02:42Z"/>
              </w:rPr>
            </w:pPr>
            <w:ins w:id="5592" w:author="Changes 24 to 25 Oct" w:date="2026-10-25T16:02:42Z">
              <w:r>
                <w:rPr>
                  <w:kern w:val="0"/>
                  <w:sz w:val="18"/>
                  <w:szCs w:val="24"/>
                  <w:lang w:val="en-US" w:eastAsia="en-US" w:bidi="ar-SA"/>
                </w:rPr>
                <w:t>Bukalapak Group</w:t>
              </w:r>
            </w:ins>
          </w:p>
        </w:tc>
        <w:tc>
          <w:tcPr>
            <w:tcW w:w="560" w:type="dxa"/>
            <w:tcBorders/>
          </w:tcPr>
          <w:p>
            <w:pPr>
              <w:pStyle w:val="Compact"/>
              <w:widowControl/>
              <w:spacing w:lineRule="exact" w:line="220" w:before="0" w:after="0"/>
              <w:jc w:val="left"/>
              <w:rPr>
                <w:kern w:val="0"/>
                <w:szCs w:val="24"/>
                <w:lang w:val="en-US" w:eastAsia="en-US" w:bidi="ar-SA"/>
                <w:ins w:id="5595" w:author="Changes 24 to 25 Oct" w:date="2026-10-25T16:02:42Z"/>
              </w:rPr>
            </w:pPr>
            <w:ins w:id="5594" w:author="Changes 24 to 25 Oct" w:date="2026-10-25T16:02:42Z">
              <w:r>
                <w:rPr>
                  <w:kern w:val="0"/>
                  <w:sz w:val="18"/>
                  <w:szCs w:val="24"/>
                  <w:lang w:val="en-US" w:eastAsia="en-US" w:bidi="ar-SA"/>
                </w:rPr>
                <w:t>2020</w:t>
              </w:r>
            </w:ins>
          </w:p>
        </w:tc>
        <w:tc>
          <w:tcPr>
            <w:tcW w:w="1226" w:type="dxa"/>
            <w:tcBorders/>
          </w:tcPr>
          <w:p>
            <w:pPr>
              <w:pStyle w:val="Compact"/>
              <w:widowControl/>
              <w:spacing w:lineRule="exact" w:line="220" w:before="0" w:after="0"/>
              <w:jc w:val="left"/>
              <w:rPr>
                <w:kern w:val="0"/>
                <w:szCs w:val="24"/>
                <w:lang w:val="en-US" w:eastAsia="en-US" w:bidi="ar-SA"/>
                <w:ins w:id="5597" w:author="Changes 24 to 25 Oct" w:date="2026-10-25T16:02:42Z"/>
              </w:rPr>
            </w:pPr>
            <w:ins w:id="5596" w:author="Changes 24 to 25 Oct" w:date="2026-10-25T16:02:42Z">
              <w:r>
                <w:rPr>
                  <w:kern w:val="0"/>
                  <w:sz w:val="18"/>
                  <w:szCs w:val="24"/>
                  <w:lang w:val="en-US" w:eastAsia="en-US" w:bidi="ar-SA"/>
                </w:rPr>
                <w:t>85,081,843</w:t>
              </w:r>
            </w:ins>
          </w:p>
        </w:tc>
        <w:tc>
          <w:tcPr>
            <w:tcW w:w="1035" w:type="dxa"/>
            <w:tcBorders/>
          </w:tcPr>
          <w:p>
            <w:pPr>
              <w:pStyle w:val="Compact"/>
              <w:widowControl/>
              <w:spacing w:lineRule="exact" w:line="220" w:before="0" w:after="0"/>
              <w:jc w:val="left"/>
              <w:rPr>
                <w:kern w:val="0"/>
                <w:szCs w:val="24"/>
                <w:lang w:val="en-US" w:eastAsia="en-US" w:bidi="ar-SA"/>
                <w:ins w:id="5599" w:author="Changes 24 to 25 Oct" w:date="2026-10-25T16:02:42Z"/>
              </w:rPr>
            </w:pPr>
            <w:ins w:id="5598" w:author="Changes 24 to 25 Oct" w:date="2026-10-25T16:02:42Z">
              <w:r>
                <w:rPr>
                  <w:kern w:val="0"/>
                  <w:sz w:val="18"/>
                  <w:szCs w:val="24"/>
                  <w:lang w:val="en-US" w:eastAsia="en-US" w:bidi="ar-SA"/>
                </w:rPr>
                <w:t>1,351,664</w:t>
              </w:r>
            </w:ins>
          </w:p>
        </w:tc>
        <w:tc>
          <w:tcPr>
            <w:tcW w:w="1225" w:type="dxa"/>
            <w:tcBorders/>
          </w:tcPr>
          <w:p>
            <w:pPr>
              <w:pStyle w:val="Compact"/>
              <w:widowControl/>
              <w:spacing w:lineRule="exact" w:line="220" w:before="0" w:after="0"/>
              <w:jc w:val="left"/>
              <w:rPr>
                <w:kern w:val="0"/>
                <w:szCs w:val="24"/>
                <w:lang w:val="en-US" w:eastAsia="en-US" w:bidi="ar-SA"/>
                <w:ins w:id="5601" w:author="Changes 24 to 25 Oct" w:date="2026-10-25T16:02:42Z"/>
              </w:rPr>
            </w:pPr>
            <w:ins w:id="5600" w:author="Changes 24 to 25 Oct" w:date="2026-10-25T16:02:42Z">
              <w:r>
                <w:rPr>
                  <w:kern w:val="0"/>
                  <w:sz w:val="18"/>
                  <w:szCs w:val="24"/>
                  <w:lang w:val="en-US" w:eastAsia="en-US" w:bidi="ar-SA"/>
                </w:rPr>
                <w:t>83,730,179</w:t>
              </w:r>
            </w:ins>
          </w:p>
        </w:tc>
        <w:tc>
          <w:tcPr>
            <w:tcW w:w="804" w:type="dxa"/>
            <w:tcBorders/>
          </w:tcPr>
          <w:p>
            <w:pPr>
              <w:pStyle w:val="Compact"/>
              <w:widowControl/>
              <w:spacing w:lineRule="exact" w:line="220" w:before="0" w:after="0"/>
              <w:jc w:val="left"/>
              <w:rPr>
                <w:kern w:val="0"/>
                <w:szCs w:val="24"/>
                <w:lang w:val="en-US" w:eastAsia="en-US" w:bidi="ar-SA"/>
                <w:ins w:id="5603" w:author="Changes 24 to 25 Oct" w:date="2026-10-25T16:02:42Z"/>
              </w:rPr>
            </w:pPr>
            <w:ins w:id="5602" w:author="Changes 24 to 25 Oct" w:date="2026-10-25T16:02:42Z">
              <w:r>
                <w:rPr>
                  <w:kern w:val="0"/>
                  <w:sz w:val="18"/>
                  <w:szCs w:val="24"/>
                  <w:lang w:val="en-US" w:eastAsia="en-US" w:bidi="ar-SA"/>
                </w:rPr>
                <w:t>1.59</w:t>
              </w:r>
            </w:ins>
          </w:p>
        </w:tc>
        <w:tc>
          <w:tcPr>
            <w:tcW w:w="1035" w:type="dxa"/>
            <w:tcBorders/>
          </w:tcPr>
          <w:p>
            <w:pPr>
              <w:pStyle w:val="Compact"/>
              <w:widowControl/>
              <w:spacing w:lineRule="exact" w:line="220" w:before="0" w:after="0"/>
              <w:jc w:val="left"/>
              <w:rPr>
                <w:kern w:val="0"/>
                <w:szCs w:val="24"/>
                <w:lang w:val="en-US" w:eastAsia="en-US" w:bidi="ar-SA"/>
                <w:ins w:id="5605" w:author="Changes 24 to 25 Oct" w:date="2026-10-25T16:02:42Z"/>
              </w:rPr>
            </w:pPr>
            <w:ins w:id="5604" w:author="Changes 24 to 25 Oct" w:date="2026-10-25T16:02:42Z">
              <w:r>
                <w:rPr>
                  <w:kern w:val="0"/>
                  <w:sz w:val="18"/>
                  <w:szCs w:val="24"/>
                  <w:lang w:val="en-US" w:eastAsia="en-US" w:bidi="ar-SA"/>
                </w:rPr>
                <w:t>61.9</w:t>
              </w:r>
            </w:ins>
          </w:p>
        </w:tc>
        <w:tc>
          <w:tcPr>
            <w:tcW w:w="1249" w:type="dxa"/>
            <w:tcBorders/>
          </w:tcPr>
          <w:p>
            <w:pPr>
              <w:pStyle w:val="Compact"/>
              <w:widowControl/>
              <w:spacing w:lineRule="exact" w:line="220" w:before="0" w:after="0"/>
              <w:jc w:val="left"/>
              <w:rPr>
                <w:kern w:val="0"/>
                <w:szCs w:val="24"/>
                <w:lang w:val="en-US" w:eastAsia="en-US" w:bidi="ar-SA"/>
                <w:ins w:id="5607" w:author="Changes 24 to 25 Oct" w:date="2026-10-25T16:02:42Z"/>
              </w:rPr>
            </w:pPr>
            <w:ins w:id="5606" w:author="Changes 24 to 25 Oct" w:date="2026-10-25T16:02:42Z">
              <w:r>
                <w:rPr>
                  <w:kern w:val="0"/>
                  <w:sz w:val="18"/>
                  <w:szCs w:val="24"/>
                  <w:lang w:val="en-US" w:eastAsia="en-US" w:bidi="ar-SA"/>
                </w:rPr>
                <w:t>Company-wide disclosure</w:t>
              </w:r>
            </w:ins>
          </w:p>
        </w:tc>
      </w:tr>
      <w:tr>
        <w:trPr>
          <w:ins w:id="5608" w:author="Changes 24 to 25 Oct" w:date="2026-10-25T16:02:42Z"/>
          <w:cantSplit w:val="true"/>
        </w:trPr>
        <w:tc>
          <w:tcPr>
            <w:tcW w:w="1370" w:type="dxa"/>
            <w:tcBorders/>
          </w:tcPr>
          <w:p>
            <w:pPr>
              <w:pStyle w:val="Compact"/>
              <w:widowControl/>
              <w:spacing w:lineRule="exact" w:line="220" w:before="0" w:after="0"/>
              <w:jc w:val="left"/>
              <w:rPr>
                <w:kern w:val="0"/>
                <w:szCs w:val="24"/>
                <w:lang w:val="en-US" w:eastAsia="en-US" w:bidi="ar-SA"/>
                <w:ins w:id="5610" w:author="Changes 24 to 25 Oct" w:date="2026-10-25T16:02:42Z"/>
              </w:rPr>
            </w:pPr>
            <w:ins w:id="5609" w:author="Changes 24 to 25 Oct" w:date="2026-10-25T16:02:42Z">
              <w:r>
                <w:rPr>
                  <w:kern w:val="0"/>
                  <w:sz w:val="18"/>
                  <w:szCs w:val="24"/>
                  <w:lang w:val="en-US" w:eastAsia="en-US" w:bidi="ar-SA"/>
                </w:rPr>
                <w:t>Bukalapak Group</w:t>
              </w:r>
            </w:ins>
          </w:p>
        </w:tc>
        <w:tc>
          <w:tcPr>
            <w:tcW w:w="560" w:type="dxa"/>
            <w:tcBorders/>
          </w:tcPr>
          <w:p>
            <w:pPr>
              <w:pStyle w:val="Compact"/>
              <w:widowControl/>
              <w:spacing w:lineRule="exact" w:line="220" w:before="0" w:after="0"/>
              <w:jc w:val="left"/>
              <w:rPr>
                <w:kern w:val="0"/>
                <w:szCs w:val="24"/>
                <w:lang w:val="en-US" w:eastAsia="en-US" w:bidi="ar-SA"/>
                <w:ins w:id="5612" w:author="Changes 24 to 25 Oct" w:date="2026-10-25T16:02:42Z"/>
              </w:rPr>
            </w:pPr>
            <w:ins w:id="5611" w:author="Changes 24 to 25 Oct" w:date="2026-10-25T16:02:42Z">
              <w:r>
                <w:rPr>
                  <w:kern w:val="0"/>
                  <w:sz w:val="18"/>
                  <w:szCs w:val="24"/>
                  <w:lang w:val="en-US" w:eastAsia="en-US" w:bidi="ar-SA"/>
                </w:rPr>
                <w:t>2021</w:t>
              </w:r>
            </w:ins>
          </w:p>
        </w:tc>
        <w:tc>
          <w:tcPr>
            <w:tcW w:w="1226" w:type="dxa"/>
            <w:tcBorders/>
          </w:tcPr>
          <w:p>
            <w:pPr>
              <w:pStyle w:val="Compact"/>
              <w:widowControl/>
              <w:spacing w:lineRule="exact" w:line="220" w:before="0" w:after="0"/>
              <w:jc w:val="left"/>
              <w:rPr>
                <w:kern w:val="0"/>
                <w:szCs w:val="24"/>
                <w:lang w:val="en-US" w:eastAsia="en-US" w:bidi="ar-SA"/>
                <w:ins w:id="5614" w:author="Changes 24 to 25 Oct" w:date="2026-10-25T16:02:42Z"/>
              </w:rPr>
            </w:pPr>
            <w:ins w:id="5613" w:author="Changes 24 to 25 Oct" w:date="2026-10-25T16:02:42Z">
              <w:r>
                <w:rPr>
                  <w:kern w:val="0"/>
                  <w:sz w:val="18"/>
                  <w:szCs w:val="24"/>
                  <w:lang w:val="en-US" w:eastAsia="en-US" w:bidi="ar-SA"/>
                </w:rPr>
                <w:t>122,618,794</w:t>
              </w:r>
            </w:ins>
          </w:p>
        </w:tc>
        <w:tc>
          <w:tcPr>
            <w:tcW w:w="1035" w:type="dxa"/>
            <w:tcBorders/>
          </w:tcPr>
          <w:p>
            <w:pPr>
              <w:pStyle w:val="Compact"/>
              <w:widowControl/>
              <w:spacing w:lineRule="exact" w:line="220" w:before="0" w:after="0"/>
              <w:jc w:val="left"/>
              <w:rPr>
                <w:kern w:val="0"/>
                <w:szCs w:val="24"/>
                <w:lang w:val="en-US" w:eastAsia="en-US" w:bidi="ar-SA"/>
                <w:ins w:id="5616" w:author="Changes 24 to 25 Oct" w:date="2026-10-25T16:02:42Z"/>
              </w:rPr>
            </w:pPr>
            <w:ins w:id="5615" w:author="Changes 24 to 25 Oct" w:date="2026-10-25T16:02:42Z">
              <w:r>
                <w:rPr>
                  <w:kern w:val="0"/>
                  <w:sz w:val="18"/>
                  <w:szCs w:val="24"/>
                  <w:lang w:val="en-US" w:eastAsia="en-US" w:bidi="ar-SA"/>
                </w:rPr>
                <w:t>1,869,122</w:t>
              </w:r>
            </w:ins>
          </w:p>
        </w:tc>
        <w:tc>
          <w:tcPr>
            <w:tcW w:w="1225" w:type="dxa"/>
            <w:tcBorders/>
          </w:tcPr>
          <w:p>
            <w:pPr>
              <w:pStyle w:val="Compact"/>
              <w:widowControl/>
              <w:spacing w:lineRule="exact" w:line="220" w:before="0" w:after="0"/>
              <w:jc w:val="left"/>
              <w:rPr>
                <w:kern w:val="0"/>
                <w:szCs w:val="24"/>
                <w:lang w:val="en-US" w:eastAsia="en-US" w:bidi="ar-SA"/>
                <w:ins w:id="5618" w:author="Changes 24 to 25 Oct" w:date="2026-10-25T16:02:42Z"/>
              </w:rPr>
            </w:pPr>
            <w:ins w:id="5617" w:author="Changes 24 to 25 Oct" w:date="2026-10-25T16:02:42Z">
              <w:r>
                <w:rPr>
                  <w:kern w:val="0"/>
                  <w:sz w:val="18"/>
                  <w:szCs w:val="24"/>
                  <w:lang w:val="en-US" w:eastAsia="en-US" w:bidi="ar-SA"/>
                </w:rPr>
                <w:t>120,749,672</w:t>
              </w:r>
            </w:ins>
          </w:p>
        </w:tc>
        <w:tc>
          <w:tcPr>
            <w:tcW w:w="804" w:type="dxa"/>
            <w:tcBorders/>
          </w:tcPr>
          <w:p>
            <w:pPr>
              <w:pStyle w:val="Compact"/>
              <w:widowControl/>
              <w:spacing w:lineRule="exact" w:line="220" w:before="0" w:after="0"/>
              <w:jc w:val="left"/>
              <w:rPr>
                <w:kern w:val="0"/>
                <w:szCs w:val="24"/>
                <w:lang w:val="en-US" w:eastAsia="en-US" w:bidi="ar-SA"/>
                <w:ins w:id="5620" w:author="Changes 24 to 25 Oct" w:date="2026-10-25T16:02:42Z"/>
              </w:rPr>
            </w:pPr>
            <w:ins w:id="5619" w:author="Changes 24 to 25 Oct" w:date="2026-10-25T16:02:42Z">
              <w:r>
                <w:rPr>
                  <w:kern w:val="0"/>
                  <w:sz w:val="18"/>
                  <w:szCs w:val="24"/>
                  <w:lang w:val="en-US" w:eastAsia="en-US" w:bidi="ar-SA"/>
                </w:rPr>
                <w:t>1.52</w:t>
              </w:r>
            </w:ins>
          </w:p>
        </w:tc>
        <w:tc>
          <w:tcPr>
            <w:tcW w:w="1035" w:type="dxa"/>
            <w:tcBorders/>
          </w:tcPr>
          <w:p>
            <w:pPr>
              <w:pStyle w:val="Compact"/>
              <w:widowControl/>
              <w:spacing w:lineRule="exact" w:line="220" w:before="0" w:after="0"/>
              <w:jc w:val="left"/>
              <w:rPr>
                <w:kern w:val="0"/>
                <w:szCs w:val="24"/>
                <w:lang w:val="en-US" w:eastAsia="en-US" w:bidi="ar-SA"/>
                <w:ins w:id="5622" w:author="Changes 24 to 25 Oct" w:date="2026-10-25T16:02:42Z"/>
              </w:rPr>
            </w:pPr>
            <w:ins w:id="5621" w:author="Changes 24 to 25 Oct" w:date="2026-10-25T16:02:42Z">
              <w:r>
                <w:rPr>
                  <w:kern w:val="0"/>
                  <w:sz w:val="18"/>
                  <w:szCs w:val="24"/>
                  <w:lang w:val="en-US" w:eastAsia="en-US" w:bidi="ar-SA"/>
                </w:rPr>
                <w:t>64.6</w:t>
              </w:r>
            </w:ins>
          </w:p>
        </w:tc>
        <w:tc>
          <w:tcPr>
            <w:tcW w:w="1249" w:type="dxa"/>
            <w:tcBorders/>
          </w:tcPr>
          <w:p>
            <w:pPr>
              <w:pStyle w:val="Compact"/>
              <w:widowControl/>
              <w:spacing w:lineRule="exact" w:line="220" w:before="0" w:after="0"/>
              <w:jc w:val="left"/>
              <w:rPr>
                <w:kern w:val="0"/>
                <w:szCs w:val="24"/>
                <w:lang w:val="en-US" w:eastAsia="en-US" w:bidi="ar-SA"/>
                <w:ins w:id="5624" w:author="Changes 24 to 25 Oct" w:date="2026-10-25T16:02:42Z"/>
              </w:rPr>
            </w:pPr>
            <w:ins w:id="5623" w:author="Changes 24 to 25 Oct" w:date="2026-10-25T16:02:42Z">
              <w:r>
                <w:rPr>
                  <w:kern w:val="0"/>
                  <w:sz w:val="18"/>
                  <w:szCs w:val="24"/>
                  <w:lang w:val="en-US" w:eastAsia="en-US" w:bidi="ar-SA"/>
                </w:rPr>
                <w:t>Company-wide disclosure</w:t>
              </w:r>
            </w:ins>
          </w:p>
        </w:tc>
      </w:tr>
      <w:tr>
        <w:trPr>
          <w:ins w:id="5625" w:author="Changes 24 to 25 Oct" w:date="2026-10-25T16:02:42Z"/>
          <w:cantSplit w:val="true"/>
        </w:trPr>
        <w:tc>
          <w:tcPr>
            <w:tcW w:w="1370" w:type="dxa"/>
            <w:tcBorders/>
          </w:tcPr>
          <w:p>
            <w:pPr>
              <w:pStyle w:val="Compact"/>
              <w:keepNext w:val="true"/>
              <w:widowControl/>
              <w:spacing w:lineRule="exact" w:line="220" w:before="0" w:after="0"/>
              <w:jc w:val="left"/>
              <w:rPr>
                <w:kern w:val="0"/>
                <w:szCs w:val="24"/>
                <w:lang w:val="en-US" w:eastAsia="en-US" w:bidi="ar-SA"/>
                <w:ins w:id="5627" w:author="Changes 24 to 25 Oct" w:date="2026-10-25T16:02:42Z"/>
              </w:rPr>
            </w:pPr>
            <w:ins w:id="5626" w:author="Changes 24 to 25 Oct" w:date="2026-10-25T16:02:42Z">
              <w:r>
                <w:rPr>
                  <w:kern w:val="0"/>
                  <w:sz w:val="18"/>
                  <w:szCs w:val="24"/>
                  <w:lang w:val="en-US" w:eastAsia="en-US" w:bidi="ar-SA"/>
                </w:rPr>
                <w:t>Bukalapak Group</w:t>
              </w:r>
            </w:ins>
          </w:p>
        </w:tc>
        <w:tc>
          <w:tcPr>
            <w:tcW w:w="560" w:type="dxa"/>
            <w:tcBorders/>
          </w:tcPr>
          <w:p>
            <w:pPr>
              <w:pStyle w:val="Compact"/>
              <w:keepNext w:val="true"/>
              <w:widowControl/>
              <w:spacing w:lineRule="exact" w:line="220" w:before="0" w:after="0"/>
              <w:jc w:val="left"/>
              <w:rPr>
                <w:kern w:val="0"/>
                <w:szCs w:val="24"/>
                <w:lang w:val="en-US" w:eastAsia="en-US" w:bidi="ar-SA"/>
                <w:ins w:id="5629" w:author="Changes 24 to 25 Oct" w:date="2026-10-25T16:02:42Z"/>
              </w:rPr>
            </w:pPr>
            <w:ins w:id="5628" w:author="Changes 24 to 25 Oct" w:date="2026-10-25T16:02:42Z">
              <w:r>
                <w:rPr>
                  <w:kern w:val="0"/>
                  <w:sz w:val="18"/>
                  <w:szCs w:val="24"/>
                  <w:lang w:val="en-US" w:eastAsia="en-US" w:bidi="ar-SA"/>
                </w:rPr>
                <w:t>2022</w:t>
              </w:r>
            </w:ins>
          </w:p>
        </w:tc>
        <w:tc>
          <w:tcPr>
            <w:tcW w:w="1226" w:type="dxa"/>
            <w:tcBorders/>
          </w:tcPr>
          <w:p>
            <w:pPr>
              <w:pStyle w:val="Compact"/>
              <w:keepNext w:val="true"/>
              <w:widowControl/>
              <w:spacing w:lineRule="exact" w:line="220" w:before="0" w:after="0"/>
              <w:jc w:val="left"/>
              <w:rPr>
                <w:kern w:val="0"/>
                <w:szCs w:val="24"/>
                <w:lang w:val="en-US" w:eastAsia="en-US" w:bidi="ar-SA"/>
                <w:ins w:id="5631" w:author="Changes 24 to 25 Oct" w:date="2026-10-25T16:02:42Z"/>
              </w:rPr>
            </w:pPr>
            <w:ins w:id="5630" w:author="Changes 24 to 25 Oct" w:date="2026-10-25T16:02:42Z">
              <w:r>
                <w:rPr>
                  <w:kern w:val="0"/>
                  <w:sz w:val="18"/>
                  <w:szCs w:val="24"/>
                  <w:lang w:val="en-US" w:eastAsia="en-US" w:bidi="ar-SA"/>
                </w:rPr>
                <w:t>153,738,958</w:t>
              </w:r>
            </w:ins>
          </w:p>
        </w:tc>
        <w:tc>
          <w:tcPr>
            <w:tcW w:w="1035" w:type="dxa"/>
            <w:tcBorders/>
          </w:tcPr>
          <w:p>
            <w:pPr>
              <w:pStyle w:val="Compact"/>
              <w:keepNext w:val="true"/>
              <w:widowControl/>
              <w:spacing w:lineRule="exact" w:line="220" w:before="0" w:after="0"/>
              <w:jc w:val="left"/>
              <w:rPr>
                <w:kern w:val="0"/>
                <w:szCs w:val="24"/>
                <w:lang w:val="en-US" w:eastAsia="en-US" w:bidi="ar-SA"/>
                <w:ins w:id="5633" w:author="Changes 24 to 25 Oct" w:date="2026-10-25T16:02:42Z"/>
              </w:rPr>
            </w:pPr>
            <w:ins w:id="5632" w:author="Changes 24 to 25 Oct" w:date="2026-10-25T16:02:42Z">
              <w:r>
                <w:rPr>
                  <w:kern w:val="0"/>
                  <w:sz w:val="18"/>
                  <w:szCs w:val="24"/>
                  <w:lang w:val="en-US" w:eastAsia="en-US" w:bidi="ar-SA"/>
                </w:rPr>
                <w:t>3,618,366</w:t>
              </w:r>
            </w:ins>
          </w:p>
        </w:tc>
        <w:tc>
          <w:tcPr>
            <w:tcW w:w="1225" w:type="dxa"/>
            <w:tcBorders/>
          </w:tcPr>
          <w:p>
            <w:pPr>
              <w:pStyle w:val="Compact"/>
              <w:keepNext w:val="true"/>
              <w:widowControl/>
              <w:spacing w:lineRule="exact" w:line="220" w:before="0" w:after="0"/>
              <w:jc w:val="left"/>
              <w:rPr>
                <w:kern w:val="0"/>
                <w:szCs w:val="24"/>
                <w:lang w:val="en-US" w:eastAsia="en-US" w:bidi="ar-SA"/>
                <w:ins w:id="5635" w:author="Changes 24 to 25 Oct" w:date="2026-10-25T16:02:42Z"/>
              </w:rPr>
            </w:pPr>
            <w:ins w:id="5634" w:author="Changes 24 to 25 Oct" w:date="2026-10-25T16:02:42Z">
              <w:r>
                <w:rPr>
                  <w:kern w:val="0"/>
                  <w:sz w:val="18"/>
                  <w:szCs w:val="24"/>
                  <w:lang w:val="en-US" w:eastAsia="en-US" w:bidi="ar-SA"/>
                </w:rPr>
                <w:t>150,120,592</w:t>
              </w:r>
            </w:ins>
          </w:p>
        </w:tc>
        <w:tc>
          <w:tcPr>
            <w:tcW w:w="804" w:type="dxa"/>
            <w:tcBorders/>
          </w:tcPr>
          <w:p>
            <w:pPr>
              <w:pStyle w:val="Compact"/>
              <w:keepNext w:val="true"/>
              <w:widowControl/>
              <w:spacing w:lineRule="exact" w:line="220" w:before="0" w:after="0"/>
              <w:jc w:val="left"/>
              <w:rPr>
                <w:kern w:val="0"/>
                <w:szCs w:val="24"/>
                <w:lang w:val="en-US" w:eastAsia="en-US" w:bidi="ar-SA"/>
                <w:ins w:id="5637" w:author="Changes 24 to 25 Oct" w:date="2026-10-25T16:02:42Z"/>
              </w:rPr>
            </w:pPr>
            <w:ins w:id="5636" w:author="Changes 24 to 25 Oct" w:date="2026-10-25T16:02:42Z">
              <w:r>
                <w:rPr>
                  <w:kern w:val="0"/>
                  <w:sz w:val="18"/>
                  <w:szCs w:val="24"/>
                  <w:lang w:val="en-US" w:eastAsia="en-US" w:bidi="ar-SA"/>
                </w:rPr>
                <w:t>2.35</w:t>
              </w:r>
            </w:ins>
          </w:p>
        </w:tc>
        <w:tc>
          <w:tcPr>
            <w:tcW w:w="1035" w:type="dxa"/>
            <w:tcBorders/>
          </w:tcPr>
          <w:p>
            <w:pPr>
              <w:pStyle w:val="Compact"/>
              <w:keepNext w:val="true"/>
              <w:widowControl/>
              <w:spacing w:lineRule="exact" w:line="220" w:before="0" w:after="0"/>
              <w:jc w:val="left"/>
              <w:rPr>
                <w:kern w:val="0"/>
                <w:szCs w:val="24"/>
                <w:lang w:val="en-US" w:eastAsia="en-US" w:bidi="ar-SA"/>
                <w:ins w:id="5639" w:author="Changes 24 to 25 Oct" w:date="2026-10-25T16:02:42Z"/>
              </w:rPr>
            </w:pPr>
            <w:ins w:id="5638" w:author="Changes 24 to 25 Oct" w:date="2026-10-25T16:02:42Z">
              <w:r>
                <w:rPr>
                  <w:kern w:val="0"/>
                  <w:sz w:val="18"/>
                  <w:szCs w:val="24"/>
                  <w:lang w:val="en-US" w:eastAsia="en-US" w:bidi="ar-SA"/>
                </w:rPr>
                <w:t>41.5</w:t>
              </w:r>
            </w:ins>
          </w:p>
        </w:tc>
        <w:tc>
          <w:tcPr>
            <w:tcW w:w="1249" w:type="dxa"/>
            <w:tcBorders/>
          </w:tcPr>
          <w:p>
            <w:pPr>
              <w:pStyle w:val="Compact"/>
              <w:keepNext w:val="true"/>
              <w:widowControl/>
              <w:spacing w:lineRule="exact" w:line="220" w:before="0" w:after="0"/>
              <w:jc w:val="left"/>
              <w:rPr>
                <w:kern w:val="0"/>
                <w:szCs w:val="24"/>
                <w:lang w:val="en-US" w:eastAsia="en-US" w:bidi="ar-SA"/>
                <w:ins w:id="5641" w:author="Changes 24 to 25 Oct" w:date="2026-10-25T16:02:42Z"/>
              </w:rPr>
            </w:pPr>
            <w:ins w:id="5640" w:author="Changes 24 to 25 Oct" w:date="2026-10-25T16:02:42Z">
              <w:r>
                <w:rPr>
                  <w:kern w:val="0"/>
                  <w:sz w:val="18"/>
                  <w:szCs w:val="24"/>
                  <w:lang w:val="en-US" w:eastAsia="en-US" w:bidi="ar-SA"/>
                </w:rPr>
                <w:t>Company-wide disclosure</w:t>
              </w:r>
            </w:ins>
          </w:p>
        </w:tc>
      </w:tr>
      <w:tr>
        <w:trPr>
          <w:ins w:id="5642" w:author="Changes 24 to 25 Oct" w:date="2026-10-25T16:02:42Z"/>
          <w:cantSplit w:val="true"/>
        </w:trPr>
        <w:tc>
          <w:tcPr>
            <w:tcW w:w="1370" w:type="dxa"/>
            <w:tcBorders>
              <w:bottom w:val="single" w:sz="8" w:space="0" w:color="000000"/>
            </w:tcBorders>
          </w:tcPr>
          <w:p>
            <w:pPr>
              <w:pStyle w:val="Compact"/>
              <w:widowControl/>
              <w:spacing w:lineRule="exact" w:line="220" w:before="0" w:after="0"/>
              <w:jc w:val="left"/>
              <w:rPr>
                <w:kern w:val="0"/>
                <w:szCs w:val="24"/>
                <w:lang w:val="en-US" w:eastAsia="en-US" w:bidi="ar-SA"/>
                <w:ins w:id="5644" w:author="Changes 24 to 25 Oct" w:date="2026-10-25T16:02:42Z"/>
              </w:rPr>
            </w:pPr>
            <w:ins w:id="5643" w:author="Changes 24 to 25 Oct" w:date="2026-10-25T16:02:42Z">
              <w:r>
                <w:rPr>
                  <w:kern w:val="0"/>
                  <w:sz w:val="18"/>
                  <w:szCs w:val="24"/>
                  <w:lang w:val="en-US" w:eastAsia="en-US" w:bidi="ar-SA"/>
                </w:rPr>
                <w:t>Bukalapak Group</w:t>
              </w:r>
            </w:ins>
          </w:p>
        </w:tc>
        <w:tc>
          <w:tcPr>
            <w:tcW w:w="560" w:type="dxa"/>
            <w:tcBorders>
              <w:bottom w:val="single" w:sz="8" w:space="0" w:color="000000"/>
            </w:tcBorders>
          </w:tcPr>
          <w:p>
            <w:pPr>
              <w:pStyle w:val="Compact"/>
              <w:widowControl/>
              <w:spacing w:lineRule="exact" w:line="220" w:before="0" w:after="0"/>
              <w:jc w:val="left"/>
              <w:rPr>
                <w:kern w:val="0"/>
                <w:szCs w:val="24"/>
                <w:lang w:val="en-US" w:eastAsia="en-US" w:bidi="ar-SA"/>
                <w:ins w:id="5646" w:author="Changes 24 to 25 Oct" w:date="2026-10-25T16:02:42Z"/>
              </w:rPr>
            </w:pPr>
            <w:ins w:id="5645" w:author="Changes 24 to 25 Oct" w:date="2026-10-25T16:02:42Z">
              <w:r>
                <w:rPr>
                  <w:kern w:val="0"/>
                  <w:sz w:val="18"/>
                  <w:szCs w:val="24"/>
                  <w:lang w:val="en-US" w:eastAsia="en-US" w:bidi="ar-SA"/>
                </w:rPr>
                <w:t>2023</w:t>
              </w:r>
            </w:ins>
          </w:p>
        </w:tc>
        <w:tc>
          <w:tcPr>
            <w:tcW w:w="1226" w:type="dxa"/>
            <w:tcBorders>
              <w:bottom w:val="single" w:sz="8" w:space="0" w:color="000000"/>
            </w:tcBorders>
          </w:tcPr>
          <w:p>
            <w:pPr>
              <w:pStyle w:val="Compact"/>
              <w:widowControl/>
              <w:spacing w:lineRule="exact" w:line="220" w:before="0" w:after="0"/>
              <w:jc w:val="left"/>
              <w:rPr>
                <w:kern w:val="0"/>
                <w:szCs w:val="24"/>
                <w:lang w:val="en-US" w:eastAsia="en-US" w:bidi="ar-SA"/>
                <w:ins w:id="5648" w:author="Changes 24 to 25 Oct" w:date="2026-10-25T16:02:42Z"/>
              </w:rPr>
            </w:pPr>
            <w:ins w:id="5647" w:author="Changes 24 to 25 Oct" w:date="2026-10-25T16:02:42Z">
              <w:r>
                <w:rPr>
                  <w:kern w:val="0"/>
                  <w:sz w:val="18"/>
                  <w:szCs w:val="24"/>
                  <w:lang w:val="en-US" w:eastAsia="en-US" w:bidi="ar-SA"/>
                </w:rPr>
                <w:t>164,380,065</w:t>
              </w:r>
            </w:ins>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ins w:id="5650" w:author="Changes 24 to 25 Oct" w:date="2026-10-25T16:02:42Z"/>
              </w:rPr>
            </w:pPr>
            <w:ins w:id="5649" w:author="Changes 24 to 25 Oct" w:date="2026-10-25T16:02:42Z">
              <w:r>
                <w:rPr>
                  <w:kern w:val="0"/>
                  <w:sz w:val="18"/>
                  <w:szCs w:val="24"/>
                  <w:lang w:val="en-US" w:eastAsia="en-US" w:bidi="ar-SA"/>
                </w:rPr>
                <w:t>4,438,269</w:t>
              </w:r>
            </w:ins>
          </w:p>
        </w:tc>
        <w:tc>
          <w:tcPr>
            <w:tcW w:w="1225" w:type="dxa"/>
            <w:tcBorders>
              <w:bottom w:val="single" w:sz="8" w:space="0" w:color="000000"/>
            </w:tcBorders>
          </w:tcPr>
          <w:p>
            <w:pPr>
              <w:pStyle w:val="Compact"/>
              <w:widowControl/>
              <w:spacing w:lineRule="exact" w:line="220" w:before="0" w:after="0"/>
              <w:jc w:val="left"/>
              <w:rPr>
                <w:kern w:val="0"/>
                <w:szCs w:val="24"/>
                <w:lang w:val="en-US" w:eastAsia="en-US" w:bidi="ar-SA"/>
                <w:ins w:id="5652" w:author="Changes 24 to 25 Oct" w:date="2026-10-25T16:02:42Z"/>
              </w:rPr>
            </w:pPr>
            <w:ins w:id="5651" w:author="Changes 24 to 25 Oct" w:date="2026-10-25T16:02:42Z">
              <w:r>
                <w:rPr>
                  <w:kern w:val="0"/>
                  <w:sz w:val="18"/>
                  <w:szCs w:val="24"/>
                  <w:lang w:val="en-US" w:eastAsia="en-US" w:bidi="ar-SA"/>
                </w:rPr>
                <w:t>159,941,796</w:t>
              </w:r>
            </w:ins>
          </w:p>
        </w:tc>
        <w:tc>
          <w:tcPr>
            <w:tcW w:w="804" w:type="dxa"/>
            <w:tcBorders>
              <w:bottom w:val="single" w:sz="8" w:space="0" w:color="000000"/>
            </w:tcBorders>
          </w:tcPr>
          <w:p>
            <w:pPr>
              <w:pStyle w:val="Compact"/>
              <w:widowControl/>
              <w:spacing w:lineRule="exact" w:line="220" w:before="0" w:after="0"/>
              <w:jc w:val="left"/>
              <w:rPr>
                <w:kern w:val="0"/>
                <w:szCs w:val="24"/>
                <w:lang w:val="en-US" w:eastAsia="en-US" w:bidi="ar-SA"/>
                <w:ins w:id="5654" w:author="Changes 24 to 25 Oct" w:date="2026-10-25T16:02:42Z"/>
              </w:rPr>
            </w:pPr>
            <w:ins w:id="5653" w:author="Changes 24 to 25 Oct" w:date="2026-10-25T16:02:42Z">
              <w:r>
                <w:rPr>
                  <w:kern w:val="0"/>
                  <w:sz w:val="18"/>
                  <w:szCs w:val="24"/>
                  <w:lang w:val="en-US" w:eastAsia="en-US" w:bidi="ar-SA"/>
                </w:rPr>
                <w:t>2.70</w:t>
              </w:r>
            </w:ins>
          </w:p>
        </w:tc>
        <w:tc>
          <w:tcPr>
            <w:tcW w:w="1035" w:type="dxa"/>
            <w:tcBorders>
              <w:bottom w:val="single" w:sz="8" w:space="0" w:color="000000"/>
            </w:tcBorders>
          </w:tcPr>
          <w:p>
            <w:pPr>
              <w:pStyle w:val="Compact"/>
              <w:widowControl/>
              <w:spacing w:lineRule="exact" w:line="220" w:before="0" w:after="0"/>
              <w:jc w:val="left"/>
              <w:rPr>
                <w:kern w:val="0"/>
                <w:szCs w:val="24"/>
                <w:lang w:val="en-US" w:eastAsia="en-US" w:bidi="ar-SA"/>
                <w:ins w:id="5656" w:author="Changes 24 to 25 Oct" w:date="2026-10-25T16:02:42Z"/>
              </w:rPr>
            </w:pPr>
            <w:ins w:id="5655" w:author="Changes 24 to 25 Oct" w:date="2026-10-25T16:02:42Z">
              <w:r>
                <w:rPr>
                  <w:kern w:val="0"/>
                  <w:sz w:val="18"/>
                  <w:szCs w:val="24"/>
                  <w:lang w:val="en-US" w:eastAsia="en-US" w:bidi="ar-SA"/>
                </w:rPr>
                <w:t>36.0</w:t>
              </w:r>
            </w:ins>
          </w:p>
        </w:tc>
        <w:tc>
          <w:tcPr>
            <w:tcW w:w="1249" w:type="dxa"/>
            <w:tcBorders>
              <w:bottom w:val="single" w:sz="8" w:space="0" w:color="000000"/>
            </w:tcBorders>
          </w:tcPr>
          <w:p>
            <w:pPr>
              <w:pStyle w:val="Compact"/>
              <w:widowControl/>
              <w:spacing w:lineRule="exact" w:line="220" w:before="0" w:after="0"/>
              <w:jc w:val="left"/>
              <w:rPr>
                <w:kern w:val="0"/>
                <w:szCs w:val="24"/>
                <w:lang w:val="en-US" w:eastAsia="en-US" w:bidi="ar-SA"/>
                <w:ins w:id="5658" w:author="Changes 24 to 25 Oct" w:date="2026-10-25T16:02:42Z"/>
              </w:rPr>
            </w:pPr>
            <w:ins w:id="5657" w:author="Changes 24 to 25 Oct" w:date="2026-10-25T16:02:42Z">
              <w:r>
                <w:rPr>
                  <w:kern w:val="0"/>
                  <w:sz w:val="18"/>
                  <w:szCs w:val="24"/>
                  <w:lang w:val="en-US" w:eastAsia="en-US" w:bidi="ar-SA"/>
                </w:rPr>
                <w:t>Company-wide disclosure</w:t>
              </w:r>
            </w:ins>
            <w:bookmarkStart w:id="108" w:name="X75544a8ad0934688286d8f5d2201fe8649ec4f8"/>
            <w:bookmarkEnd w:id="108"/>
          </w:p>
        </w:tc>
      </w:tr>
    </w:tbl>
    <w:p>
      <w:pPr>
        <w:pStyle w:val="Heading3"/>
        <w:rPr>
          <w:ins w:id="5660" w:author="Changes 24 to 25 Oct" w:date="2026-10-25T16:02:42Z"/>
        </w:rPr>
      </w:pPr>
      <w:ins w:id="5659" w:author="Changes 24 to 25 Oct" w:date="2026-10-25T16:02:42Z">
        <w:r>
          <w:rPr/>
          <w:t>B.5 Classification of the platforms in the regressions</w:t>
        </w:r>
      </w:ins>
    </w:p>
    <w:p>
      <w:pPr>
        <w:pStyle w:val="FirstParagraph"/>
        <w:jc w:val="left"/>
        <w:rPr>
          <w:ins w:id="5664" w:author="Changes 24 to 25 Oct" w:date="2026-10-25T16:02:42Z"/>
        </w:rPr>
      </w:pPr>
      <w:ins w:id="5661" w:author="Changes 24 to 25 Oct" w:date="2026-10-25T16:02:42Z">
        <w:r>
          <w:rPr/>
          <w:t xml:space="preserve">The type, the main market and the listing year are the author’s classification from public record. The main market is the country whose macroeconomic conditions are attached to the platform: the United States for most US-listed platforms, Indonesia for Sea (Shopee), Nigeria for Jumia, Brazil for Mercado Libre and Argentina for Despegar. Source: </w:t>
        </w:r>
      </w:ins>
      <w:ins w:id="5662" w:author="Changes 24 to 25 Oct" w:date="2026-10-25T16:02:42Z">
        <w:r>
          <w:rPr>
            <w:rStyle w:val="VerbatimChar"/>
          </w:rPr>
          <w:t>tables/platform_attributes.csv</w:t>
        </w:r>
      </w:ins>
      <w:ins w:id="5663" w:author="Changes 24 to 25 Oct" w:date="2026-10-25T16:02:42Z">
        <w:r>
          <w:rPr/>
          <w:t>.</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405"/>
        <w:gridCol w:w="1898"/>
        <w:gridCol w:w="1687"/>
        <w:gridCol w:w="1054"/>
        <w:gridCol w:w="1547"/>
        <w:gridCol w:w="913"/>
      </w:tblGrid>
      <w:tr>
        <w:trPr>
          <w:tblHeader w:val="true"/>
          <w:ins w:id="5665" w:author="Changes 24 to 25 Oct" w:date="2026-10-25T16:02:42Z"/>
          <w:cantSplit w:val="true"/>
        </w:trPr>
        <w:tc>
          <w:tcPr>
            <w:tcW w:w="140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667" w:author="Changes 24 to 25 Oct" w:date="2026-10-25T16:02:42Z"/>
              </w:rPr>
            </w:pPr>
            <w:ins w:id="5666" w:author="Changes 24 to 25 Oct" w:date="2026-10-25T16:02:42Z">
              <w:r>
                <w:rPr>
                  <w:b/>
                  <w:kern w:val="0"/>
                  <w:sz w:val="18"/>
                  <w:szCs w:val="24"/>
                  <w:lang w:val="en-US" w:eastAsia="en-US" w:bidi="ar-SA"/>
                </w:rPr>
                <w:t>Platform</w:t>
              </w:r>
            </w:ins>
          </w:p>
        </w:tc>
        <w:tc>
          <w:tcPr>
            <w:tcW w:w="189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669" w:author="Changes 24 to 25 Oct" w:date="2026-10-25T16:02:42Z"/>
              </w:rPr>
            </w:pPr>
            <w:ins w:id="5668" w:author="Changes 24 to 25 Oct" w:date="2026-10-25T16:02:42Z">
              <w:r>
                <w:rPr>
                  <w:b/>
                  <w:kern w:val="0"/>
                  <w:sz w:val="18"/>
                  <w:szCs w:val="24"/>
                  <w:lang w:val="en-US" w:eastAsia="en-US" w:bidi="ar-SA"/>
                </w:rPr>
                <w:t>Group</w:t>
              </w:r>
            </w:ins>
          </w:p>
        </w:tc>
        <w:tc>
          <w:tcPr>
            <w:tcW w:w="168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671" w:author="Changes 24 to 25 Oct" w:date="2026-10-25T16:02:42Z"/>
              </w:rPr>
            </w:pPr>
            <w:ins w:id="5670" w:author="Changes 24 to 25 Oct" w:date="2026-10-25T16:02:42Z">
              <w:r>
                <w:rPr>
                  <w:b/>
                  <w:kern w:val="0"/>
                  <w:sz w:val="18"/>
                  <w:szCs w:val="24"/>
                  <w:lang w:val="en-US" w:eastAsia="en-US" w:bidi="ar-SA"/>
                </w:rPr>
                <w:t>Type</w:t>
              </w:r>
            </w:ins>
          </w:p>
        </w:tc>
        <w:tc>
          <w:tcPr>
            <w:tcW w:w="105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673" w:author="Changes 24 to 25 Oct" w:date="2026-10-25T16:02:42Z"/>
              </w:rPr>
            </w:pPr>
            <w:ins w:id="5672" w:author="Changes 24 to 25 Oct" w:date="2026-10-25T16:02:42Z">
              <w:r>
                <w:rPr>
                  <w:b/>
                  <w:kern w:val="0"/>
                  <w:sz w:val="18"/>
                  <w:szCs w:val="24"/>
                  <w:lang w:val="en-US" w:eastAsia="en-US" w:bidi="ar-SA"/>
                </w:rPr>
                <w:t>Main market</w:t>
              </w:r>
            </w:ins>
          </w:p>
        </w:tc>
        <w:tc>
          <w:tcPr>
            <w:tcW w:w="154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675" w:author="Changes 24 to 25 Oct" w:date="2026-10-25T16:02:42Z"/>
              </w:rPr>
            </w:pPr>
            <w:ins w:id="5674" w:author="Changes 24 to 25 Oct" w:date="2026-10-25T16:02:42Z">
              <w:r>
                <w:rPr>
                  <w:b/>
                  <w:kern w:val="0"/>
                  <w:sz w:val="18"/>
                  <w:szCs w:val="24"/>
                  <w:lang w:val="en-US" w:eastAsia="en-US" w:bidi="ar-SA"/>
                </w:rPr>
                <w:t>Reporting currency</w:t>
              </w:r>
            </w:ins>
          </w:p>
        </w:tc>
        <w:tc>
          <w:tcPr>
            <w:tcW w:w="91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5677" w:author="Changes 24 to 25 Oct" w:date="2026-10-25T16:02:42Z"/>
              </w:rPr>
            </w:pPr>
            <w:ins w:id="5676" w:author="Changes 24 to 25 Oct" w:date="2026-10-25T16:02:42Z">
              <w:r>
                <w:rPr>
                  <w:b/>
                  <w:kern w:val="0"/>
                  <w:sz w:val="18"/>
                  <w:szCs w:val="24"/>
                  <w:lang w:val="en-US" w:eastAsia="en-US" w:bidi="ar-SA"/>
                </w:rPr>
                <w:t>Listed</w:t>
              </w:r>
            </w:ins>
          </w:p>
        </w:tc>
      </w:tr>
      <w:tr>
        <w:trPr>
          <w:ins w:id="5678" w:author="Changes 24 to 25 Oct" w:date="2026-10-25T16:02:42Z"/>
          <w:cantSplit w:val="true"/>
        </w:trPr>
        <w:tc>
          <w:tcPr>
            <w:tcW w:w="1405" w:type="dxa"/>
            <w:tcBorders/>
          </w:tcPr>
          <w:p>
            <w:pPr>
              <w:pStyle w:val="Compact"/>
              <w:keepNext w:val="true"/>
              <w:widowControl/>
              <w:spacing w:lineRule="exact" w:line="220" w:before="0" w:after="0"/>
              <w:jc w:val="left"/>
              <w:rPr>
                <w:kern w:val="0"/>
                <w:szCs w:val="24"/>
                <w:lang w:val="en-US" w:eastAsia="en-US" w:bidi="ar-SA"/>
                <w:ins w:id="5680" w:author="Changes 24 to 25 Oct" w:date="2026-10-25T16:02:42Z"/>
              </w:rPr>
            </w:pPr>
            <w:ins w:id="5679" w:author="Changes 24 to 25 Oct" w:date="2026-10-25T16:02:42Z">
              <w:r>
                <w:rPr>
                  <w:kern w:val="0"/>
                  <w:sz w:val="18"/>
                  <w:szCs w:val="24"/>
                  <w:lang w:val="en-US" w:eastAsia="en-US" w:bidi="ar-SA"/>
                </w:rPr>
                <w:t>Tokopedia</w:t>
              </w:r>
            </w:ins>
          </w:p>
        </w:tc>
        <w:tc>
          <w:tcPr>
            <w:tcW w:w="1898" w:type="dxa"/>
            <w:tcBorders/>
          </w:tcPr>
          <w:p>
            <w:pPr>
              <w:pStyle w:val="Compact"/>
              <w:keepNext w:val="true"/>
              <w:widowControl/>
              <w:spacing w:lineRule="exact" w:line="220" w:before="0" w:after="0"/>
              <w:jc w:val="left"/>
              <w:rPr>
                <w:kern w:val="0"/>
                <w:szCs w:val="24"/>
                <w:lang w:val="en-US" w:eastAsia="en-US" w:bidi="ar-SA"/>
                <w:ins w:id="5682" w:author="Changes 24 to 25 Oct" w:date="2026-10-25T16:02:42Z"/>
              </w:rPr>
            </w:pPr>
            <w:ins w:id="5681" w:author="Changes 24 to 25 Oct" w:date="2026-10-25T16:02:42Z">
              <w:r>
                <w:rPr>
                  <w:kern w:val="0"/>
                  <w:sz w:val="18"/>
                  <w:szCs w:val="24"/>
                  <w:lang w:val="en-US" w:eastAsia="en-US" w:bidi="ar-SA"/>
                </w:rPr>
                <w:t>Indonesian and regional</w:t>
              </w:r>
            </w:ins>
          </w:p>
        </w:tc>
        <w:tc>
          <w:tcPr>
            <w:tcW w:w="1687" w:type="dxa"/>
            <w:tcBorders/>
          </w:tcPr>
          <w:p>
            <w:pPr>
              <w:pStyle w:val="Compact"/>
              <w:keepNext w:val="true"/>
              <w:widowControl/>
              <w:spacing w:lineRule="exact" w:line="220" w:before="0" w:after="0"/>
              <w:jc w:val="left"/>
              <w:rPr>
                <w:kern w:val="0"/>
                <w:szCs w:val="24"/>
                <w:lang w:val="en-US" w:eastAsia="en-US" w:bidi="ar-SA"/>
                <w:ins w:id="5684" w:author="Changes 24 to 25 Oct" w:date="2026-10-25T16:02:42Z"/>
              </w:rPr>
            </w:pPr>
            <w:ins w:id="5683" w:author="Changes 24 to 25 Oct" w:date="2026-10-25T16:02:42Z">
              <w:r>
                <w:rPr>
                  <w:kern w:val="0"/>
                  <w:sz w:val="18"/>
                  <w:szCs w:val="24"/>
                  <w:lang w:val="en-US" w:eastAsia="en-US" w:bidi="ar-SA"/>
                </w:rPr>
                <w:t>Marketplace</w:t>
              </w:r>
            </w:ins>
          </w:p>
        </w:tc>
        <w:tc>
          <w:tcPr>
            <w:tcW w:w="1054" w:type="dxa"/>
            <w:tcBorders/>
          </w:tcPr>
          <w:p>
            <w:pPr>
              <w:pStyle w:val="Compact"/>
              <w:keepNext w:val="true"/>
              <w:widowControl/>
              <w:spacing w:lineRule="exact" w:line="220" w:before="0" w:after="0"/>
              <w:jc w:val="left"/>
              <w:rPr>
                <w:kern w:val="0"/>
                <w:szCs w:val="24"/>
                <w:lang w:val="en-US" w:eastAsia="en-US" w:bidi="ar-SA"/>
                <w:ins w:id="5686" w:author="Changes 24 to 25 Oct" w:date="2026-10-25T16:02:42Z"/>
              </w:rPr>
            </w:pPr>
            <w:ins w:id="5685" w:author="Changes 24 to 25 Oct" w:date="2026-10-25T16:02:42Z">
              <w:r>
                <w:rPr>
                  <w:kern w:val="0"/>
                  <w:sz w:val="18"/>
                  <w:szCs w:val="24"/>
                  <w:lang w:val="en-US" w:eastAsia="en-US" w:bidi="ar-SA"/>
                </w:rPr>
                <w:t>ID</w:t>
              </w:r>
            </w:ins>
          </w:p>
        </w:tc>
        <w:tc>
          <w:tcPr>
            <w:tcW w:w="1547" w:type="dxa"/>
            <w:tcBorders/>
          </w:tcPr>
          <w:p>
            <w:pPr>
              <w:pStyle w:val="Compact"/>
              <w:keepNext w:val="true"/>
              <w:widowControl/>
              <w:spacing w:lineRule="exact" w:line="220" w:before="0" w:after="0"/>
              <w:jc w:val="left"/>
              <w:rPr>
                <w:kern w:val="0"/>
                <w:szCs w:val="24"/>
                <w:lang w:val="en-US" w:eastAsia="en-US" w:bidi="ar-SA"/>
                <w:ins w:id="5688" w:author="Changes 24 to 25 Oct" w:date="2026-10-25T16:02:42Z"/>
              </w:rPr>
            </w:pPr>
            <w:ins w:id="5687" w:author="Changes 24 to 25 Oct" w:date="2026-10-25T16:02:42Z">
              <w:r>
                <w:rPr>
                  <w:kern w:val="0"/>
                  <w:sz w:val="18"/>
                  <w:szCs w:val="24"/>
                  <w:lang w:val="en-US" w:eastAsia="en-US" w:bidi="ar-SA"/>
                </w:rPr>
                <w:t>IDR</w:t>
              </w:r>
            </w:ins>
          </w:p>
        </w:tc>
        <w:tc>
          <w:tcPr>
            <w:tcW w:w="913" w:type="dxa"/>
            <w:tcBorders/>
          </w:tcPr>
          <w:p>
            <w:pPr>
              <w:pStyle w:val="Compact"/>
              <w:keepNext w:val="true"/>
              <w:widowControl/>
              <w:spacing w:lineRule="exact" w:line="220" w:before="0" w:after="0"/>
              <w:jc w:val="left"/>
              <w:rPr>
                <w:kern w:val="0"/>
                <w:szCs w:val="24"/>
                <w:lang w:val="en-US" w:eastAsia="en-US" w:bidi="ar-SA"/>
                <w:ins w:id="5690" w:author="Changes 24 to 25 Oct" w:date="2026-10-25T16:02:42Z"/>
              </w:rPr>
            </w:pPr>
            <w:ins w:id="5689" w:author="Changes 24 to 25 Oct" w:date="2026-10-25T16:02:42Z">
              <w:r>
                <w:rPr>
                  <w:kern w:val="0"/>
                  <w:sz w:val="18"/>
                  <w:szCs w:val="24"/>
                  <w:lang w:val="en-US" w:eastAsia="en-US" w:bidi="ar-SA"/>
                </w:rPr>
                <w:t>2022</w:t>
              </w:r>
            </w:ins>
          </w:p>
        </w:tc>
      </w:tr>
      <w:tr>
        <w:trPr>
          <w:ins w:id="5691" w:author="Changes 24 to 25 Oct" w:date="2026-10-25T16:02:42Z"/>
          <w:cantSplit w:val="true"/>
        </w:trPr>
        <w:tc>
          <w:tcPr>
            <w:tcW w:w="1405" w:type="dxa"/>
            <w:tcBorders/>
          </w:tcPr>
          <w:p>
            <w:pPr>
              <w:pStyle w:val="Compact"/>
              <w:keepNext w:val="true"/>
              <w:widowControl/>
              <w:spacing w:lineRule="exact" w:line="220" w:before="0" w:after="0"/>
              <w:jc w:val="left"/>
              <w:rPr>
                <w:kern w:val="0"/>
                <w:szCs w:val="24"/>
                <w:lang w:val="en-US" w:eastAsia="en-US" w:bidi="ar-SA"/>
                <w:ins w:id="5693" w:author="Changes 24 to 25 Oct" w:date="2026-10-25T16:02:42Z"/>
              </w:rPr>
            </w:pPr>
            <w:ins w:id="5692" w:author="Changes 24 to 25 Oct" w:date="2026-10-25T16:02:42Z">
              <w:r>
                <w:rPr>
                  <w:kern w:val="0"/>
                  <w:sz w:val="18"/>
                  <w:szCs w:val="24"/>
                  <w:lang w:val="en-US" w:eastAsia="en-US" w:bidi="ar-SA"/>
                </w:rPr>
                <w:t>Blibli</w:t>
              </w:r>
            </w:ins>
          </w:p>
        </w:tc>
        <w:tc>
          <w:tcPr>
            <w:tcW w:w="1898" w:type="dxa"/>
            <w:tcBorders/>
          </w:tcPr>
          <w:p>
            <w:pPr>
              <w:pStyle w:val="Compact"/>
              <w:keepNext w:val="true"/>
              <w:widowControl/>
              <w:spacing w:lineRule="exact" w:line="220" w:before="0" w:after="0"/>
              <w:jc w:val="left"/>
              <w:rPr>
                <w:kern w:val="0"/>
                <w:szCs w:val="24"/>
                <w:lang w:val="en-US" w:eastAsia="en-US" w:bidi="ar-SA"/>
                <w:ins w:id="5695" w:author="Changes 24 to 25 Oct" w:date="2026-10-25T16:02:42Z"/>
              </w:rPr>
            </w:pPr>
            <w:ins w:id="5694" w:author="Changes 24 to 25 Oct" w:date="2026-10-25T16:02:42Z">
              <w:r>
                <w:rPr>
                  <w:kern w:val="0"/>
                  <w:sz w:val="18"/>
                  <w:szCs w:val="24"/>
                  <w:lang w:val="en-US" w:eastAsia="en-US" w:bidi="ar-SA"/>
                </w:rPr>
                <w:t>Indonesian and regional</w:t>
              </w:r>
            </w:ins>
          </w:p>
        </w:tc>
        <w:tc>
          <w:tcPr>
            <w:tcW w:w="1687" w:type="dxa"/>
            <w:tcBorders/>
          </w:tcPr>
          <w:p>
            <w:pPr>
              <w:pStyle w:val="Compact"/>
              <w:keepNext w:val="true"/>
              <w:widowControl/>
              <w:spacing w:lineRule="exact" w:line="220" w:before="0" w:after="0"/>
              <w:jc w:val="left"/>
              <w:rPr>
                <w:kern w:val="0"/>
                <w:szCs w:val="24"/>
                <w:lang w:val="en-US" w:eastAsia="en-US" w:bidi="ar-SA"/>
                <w:ins w:id="5697" w:author="Changes 24 to 25 Oct" w:date="2026-10-25T16:02:42Z"/>
              </w:rPr>
            </w:pPr>
            <w:ins w:id="5696" w:author="Changes 24 to 25 Oct" w:date="2026-10-25T16:02:42Z">
              <w:r>
                <w:rPr>
                  <w:kern w:val="0"/>
                  <w:sz w:val="18"/>
                  <w:szCs w:val="24"/>
                  <w:lang w:val="en-US" w:eastAsia="en-US" w:bidi="ar-SA"/>
                </w:rPr>
                <w:t>Marketplace</w:t>
              </w:r>
            </w:ins>
          </w:p>
        </w:tc>
        <w:tc>
          <w:tcPr>
            <w:tcW w:w="1054" w:type="dxa"/>
            <w:tcBorders/>
          </w:tcPr>
          <w:p>
            <w:pPr>
              <w:pStyle w:val="Compact"/>
              <w:keepNext w:val="true"/>
              <w:widowControl/>
              <w:spacing w:lineRule="exact" w:line="220" w:before="0" w:after="0"/>
              <w:jc w:val="left"/>
              <w:rPr>
                <w:kern w:val="0"/>
                <w:szCs w:val="24"/>
                <w:lang w:val="en-US" w:eastAsia="en-US" w:bidi="ar-SA"/>
                <w:ins w:id="5699" w:author="Changes 24 to 25 Oct" w:date="2026-10-25T16:02:42Z"/>
              </w:rPr>
            </w:pPr>
            <w:ins w:id="5698" w:author="Changes 24 to 25 Oct" w:date="2026-10-25T16:02:42Z">
              <w:r>
                <w:rPr>
                  <w:kern w:val="0"/>
                  <w:sz w:val="18"/>
                  <w:szCs w:val="24"/>
                  <w:lang w:val="en-US" w:eastAsia="en-US" w:bidi="ar-SA"/>
                </w:rPr>
                <w:t>ID</w:t>
              </w:r>
            </w:ins>
          </w:p>
        </w:tc>
        <w:tc>
          <w:tcPr>
            <w:tcW w:w="1547" w:type="dxa"/>
            <w:tcBorders/>
          </w:tcPr>
          <w:p>
            <w:pPr>
              <w:pStyle w:val="Compact"/>
              <w:keepNext w:val="true"/>
              <w:widowControl/>
              <w:spacing w:lineRule="exact" w:line="220" w:before="0" w:after="0"/>
              <w:jc w:val="left"/>
              <w:rPr>
                <w:kern w:val="0"/>
                <w:szCs w:val="24"/>
                <w:lang w:val="en-US" w:eastAsia="en-US" w:bidi="ar-SA"/>
                <w:ins w:id="5701" w:author="Changes 24 to 25 Oct" w:date="2026-10-25T16:02:42Z"/>
              </w:rPr>
            </w:pPr>
            <w:ins w:id="5700" w:author="Changes 24 to 25 Oct" w:date="2026-10-25T16:02:42Z">
              <w:r>
                <w:rPr>
                  <w:kern w:val="0"/>
                  <w:sz w:val="18"/>
                  <w:szCs w:val="24"/>
                  <w:lang w:val="en-US" w:eastAsia="en-US" w:bidi="ar-SA"/>
                </w:rPr>
                <w:t>IDR</w:t>
              </w:r>
            </w:ins>
          </w:p>
        </w:tc>
        <w:tc>
          <w:tcPr>
            <w:tcW w:w="913" w:type="dxa"/>
            <w:tcBorders/>
          </w:tcPr>
          <w:p>
            <w:pPr>
              <w:pStyle w:val="Compact"/>
              <w:keepNext w:val="true"/>
              <w:widowControl/>
              <w:spacing w:lineRule="exact" w:line="220" w:before="0" w:after="0"/>
              <w:jc w:val="left"/>
              <w:rPr>
                <w:kern w:val="0"/>
                <w:szCs w:val="24"/>
                <w:lang w:val="en-US" w:eastAsia="en-US" w:bidi="ar-SA"/>
                <w:ins w:id="5703" w:author="Changes 24 to 25 Oct" w:date="2026-10-25T16:02:42Z"/>
              </w:rPr>
            </w:pPr>
            <w:ins w:id="5702" w:author="Changes 24 to 25 Oct" w:date="2026-10-25T16:02:42Z">
              <w:r>
                <w:rPr>
                  <w:kern w:val="0"/>
                  <w:sz w:val="18"/>
                  <w:szCs w:val="24"/>
                  <w:lang w:val="en-US" w:eastAsia="en-US" w:bidi="ar-SA"/>
                </w:rPr>
                <w:t>2022</w:t>
              </w:r>
            </w:ins>
          </w:p>
        </w:tc>
      </w:tr>
      <w:tr>
        <w:trPr>
          <w:ins w:id="5704"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06" w:author="Changes 24 to 25 Oct" w:date="2026-10-25T16:02:42Z"/>
              </w:rPr>
            </w:pPr>
            <w:ins w:id="5705" w:author="Changes 24 to 25 Oct" w:date="2026-10-25T16:02:42Z">
              <w:r>
                <w:rPr>
                  <w:kern w:val="0"/>
                  <w:sz w:val="18"/>
                  <w:szCs w:val="24"/>
                  <w:lang w:val="en-US" w:eastAsia="en-US" w:bidi="ar-SA"/>
                </w:rPr>
                <w:t>Bukalapak</w:t>
              </w:r>
            </w:ins>
          </w:p>
        </w:tc>
        <w:tc>
          <w:tcPr>
            <w:tcW w:w="1898" w:type="dxa"/>
            <w:tcBorders/>
          </w:tcPr>
          <w:p>
            <w:pPr>
              <w:pStyle w:val="Compact"/>
              <w:widowControl/>
              <w:spacing w:lineRule="exact" w:line="220" w:before="0" w:after="0"/>
              <w:jc w:val="left"/>
              <w:rPr>
                <w:kern w:val="0"/>
                <w:szCs w:val="24"/>
                <w:lang w:val="en-US" w:eastAsia="en-US" w:bidi="ar-SA"/>
                <w:ins w:id="5708" w:author="Changes 24 to 25 Oct" w:date="2026-10-25T16:02:42Z"/>
              </w:rPr>
            </w:pPr>
            <w:ins w:id="5707" w:author="Changes 24 to 25 Oct" w:date="2026-10-25T16:02:42Z">
              <w:r>
                <w:rPr>
                  <w:kern w:val="0"/>
                  <w:sz w:val="18"/>
                  <w:szCs w:val="24"/>
                  <w:lang w:val="en-US" w:eastAsia="en-US" w:bidi="ar-SA"/>
                </w:rPr>
                <w:t>Indonesian and regional</w:t>
              </w:r>
            </w:ins>
          </w:p>
        </w:tc>
        <w:tc>
          <w:tcPr>
            <w:tcW w:w="1687" w:type="dxa"/>
            <w:tcBorders/>
          </w:tcPr>
          <w:p>
            <w:pPr>
              <w:pStyle w:val="Compact"/>
              <w:widowControl/>
              <w:spacing w:lineRule="exact" w:line="220" w:before="0" w:after="0"/>
              <w:jc w:val="left"/>
              <w:rPr>
                <w:kern w:val="0"/>
                <w:szCs w:val="24"/>
                <w:lang w:val="en-US" w:eastAsia="en-US" w:bidi="ar-SA"/>
                <w:ins w:id="5710" w:author="Changes 24 to 25 Oct" w:date="2026-10-25T16:02:42Z"/>
              </w:rPr>
            </w:pPr>
            <w:ins w:id="5709"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712" w:author="Changes 24 to 25 Oct" w:date="2026-10-25T16:02:42Z"/>
              </w:rPr>
            </w:pPr>
            <w:ins w:id="5711" w:author="Changes 24 to 25 Oct" w:date="2026-10-25T16:02:42Z">
              <w:r>
                <w:rPr>
                  <w:kern w:val="0"/>
                  <w:sz w:val="18"/>
                  <w:szCs w:val="24"/>
                  <w:lang w:val="en-US" w:eastAsia="en-US" w:bidi="ar-SA"/>
                </w:rPr>
                <w:t>ID</w:t>
              </w:r>
            </w:ins>
          </w:p>
        </w:tc>
        <w:tc>
          <w:tcPr>
            <w:tcW w:w="1547" w:type="dxa"/>
            <w:tcBorders/>
          </w:tcPr>
          <w:p>
            <w:pPr>
              <w:pStyle w:val="Compact"/>
              <w:widowControl/>
              <w:spacing w:lineRule="exact" w:line="220" w:before="0" w:after="0"/>
              <w:jc w:val="left"/>
              <w:rPr>
                <w:kern w:val="0"/>
                <w:szCs w:val="24"/>
                <w:lang w:val="en-US" w:eastAsia="en-US" w:bidi="ar-SA"/>
                <w:ins w:id="5714" w:author="Changes 24 to 25 Oct" w:date="2026-10-25T16:02:42Z"/>
              </w:rPr>
            </w:pPr>
            <w:ins w:id="5713" w:author="Changes 24 to 25 Oct" w:date="2026-10-25T16:02:42Z">
              <w:r>
                <w:rPr>
                  <w:kern w:val="0"/>
                  <w:sz w:val="18"/>
                  <w:szCs w:val="24"/>
                  <w:lang w:val="en-US" w:eastAsia="en-US" w:bidi="ar-SA"/>
                </w:rPr>
                <w:t>IDR</w:t>
              </w:r>
            </w:ins>
          </w:p>
        </w:tc>
        <w:tc>
          <w:tcPr>
            <w:tcW w:w="913" w:type="dxa"/>
            <w:tcBorders/>
          </w:tcPr>
          <w:p>
            <w:pPr>
              <w:pStyle w:val="Compact"/>
              <w:widowControl/>
              <w:spacing w:lineRule="exact" w:line="220" w:before="0" w:after="0"/>
              <w:jc w:val="left"/>
              <w:rPr>
                <w:kern w:val="0"/>
                <w:szCs w:val="24"/>
                <w:lang w:val="en-US" w:eastAsia="en-US" w:bidi="ar-SA"/>
                <w:ins w:id="5716" w:author="Changes 24 to 25 Oct" w:date="2026-10-25T16:02:42Z"/>
              </w:rPr>
            </w:pPr>
            <w:ins w:id="5715" w:author="Changes 24 to 25 Oct" w:date="2026-10-25T16:02:42Z">
              <w:r>
                <w:rPr>
                  <w:kern w:val="0"/>
                  <w:sz w:val="18"/>
                  <w:szCs w:val="24"/>
                  <w:lang w:val="en-US" w:eastAsia="en-US" w:bidi="ar-SA"/>
                </w:rPr>
                <w:t>2021</w:t>
              </w:r>
            </w:ins>
          </w:p>
        </w:tc>
      </w:tr>
      <w:tr>
        <w:trPr>
          <w:ins w:id="5717"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19" w:author="Changes 24 to 25 Oct" w:date="2026-10-25T16:02:42Z"/>
              </w:rPr>
            </w:pPr>
            <w:ins w:id="5718" w:author="Changes 24 to 25 Oct" w:date="2026-10-25T16:02:42Z">
              <w:r>
                <w:rPr>
                  <w:kern w:val="0"/>
                  <w:sz w:val="18"/>
                  <w:szCs w:val="24"/>
                  <w:lang w:val="en-US" w:eastAsia="en-US" w:bidi="ar-SA"/>
                </w:rPr>
                <w:t>Grab (on-demand)</w:t>
              </w:r>
            </w:ins>
          </w:p>
        </w:tc>
        <w:tc>
          <w:tcPr>
            <w:tcW w:w="1898" w:type="dxa"/>
            <w:tcBorders/>
          </w:tcPr>
          <w:p>
            <w:pPr>
              <w:pStyle w:val="Compact"/>
              <w:widowControl/>
              <w:spacing w:lineRule="exact" w:line="220" w:before="0" w:after="0"/>
              <w:jc w:val="left"/>
              <w:rPr>
                <w:kern w:val="0"/>
                <w:szCs w:val="24"/>
                <w:lang w:val="en-US" w:eastAsia="en-US" w:bidi="ar-SA"/>
                <w:ins w:id="5721" w:author="Changes 24 to 25 Oct" w:date="2026-10-25T16:02:42Z"/>
              </w:rPr>
            </w:pPr>
            <w:ins w:id="5720" w:author="Changes 24 to 25 Oct" w:date="2026-10-25T16:02:42Z">
              <w:r>
                <w:rPr>
                  <w:kern w:val="0"/>
                  <w:sz w:val="18"/>
                  <w:szCs w:val="24"/>
                  <w:lang w:val="en-US" w:eastAsia="en-US" w:bidi="ar-SA"/>
                </w:rPr>
                <w:t>Indonesian and regional</w:t>
              </w:r>
            </w:ins>
          </w:p>
        </w:tc>
        <w:tc>
          <w:tcPr>
            <w:tcW w:w="1687" w:type="dxa"/>
            <w:tcBorders/>
          </w:tcPr>
          <w:p>
            <w:pPr>
              <w:pStyle w:val="Compact"/>
              <w:widowControl/>
              <w:spacing w:lineRule="exact" w:line="220" w:before="0" w:after="0"/>
              <w:jc w:val="left"/>
              <w:rPr>
                <w:kern w:val="0"/>
                <w:szCs w:val="24"/>
                <w:lang w:val="en-US" w:eastAsia="en-US" w:bidi="ar-SA"/>
                <w:ins w:id="5723" w:author="Changes 24 to 25 Oct" w:date="2026-10-25T16:02:42Z"/>
              </w:rPr>
            </w:pPr>
            <w:ins w:id="5722" w:author="Changes 24 to 25 Oct" w:date="2026-10-25T16:02:42Z">
              <w:r>
                <w:rPr>
                  <w:kern w:val="0"/>
                  <w:sz w:val="18"/>
                  <w:szCs w:val="24"/>
                  <w:lang w:val="en-US" w:eastAsia="en-US" w:bidi="ar-SA"/>
                </w:rPr>
                <w:t>On-demand</w:t>
              </w:r>
            </w:ins>
          </w:p>
        </w:tc>
        <w:tc>
          <w:tcPr>
            <w:tcW w:w="1054" w:type="dxa"/>
            <w:tcBorders/>
          </w:tcPr>
          <w:p>
            <w:pPr>
              <w:pStyle w:val="Compact"/>
              <w:widowControl/>
              <w:spacing w:lineRule="exact" w:line="220" w:before="0" w:after="0"/>
              <w:jc w:val="left"/>
              <w:rPr>
                <w:kern w:val="0"/>
                <w:szCs w:val="24"/>
                <w:lang w:val="en-US" w:eastAsia="en-US" w:bidi="ar-SA"/>
                <w:ins w:id="5725" w:author="Changes 24 to 25 Oct" w:date="2026-10-25T16:02:42Z"/>
              </w:rPr>
            </w:pPr>
            <w:ins w:id="5724" w:author="Changes 24 to 25 Oct" w:date="2026-10-25T16:02:42Z">
              <w:r>
                <w:rPr>
                  <w:kern w:val="0"/>
                  <w:sz w:val="18"/>
                  <w:szCs w:val="24"/>
                  <w:lang w:val="en-US" w:eastAsia="en-US" w:bidi="ar-SA"/>
                </w:rPr>
                <w:t>ID</w:t>
              </w:r>
            </w:ins>
          </w:p>
        </w:tc>
        <w:tc>
          <w:tcPr>
            <w:tcW w:w="1547" w:type="dxa"/>
            <w:tcBorders/>
          </w:tcPr>
          <w:p>
            <w:pPr>
              <w:pStyle w:val="Compact"/>
              <w:widowControl/>
              <w:spacing w:lineRule="exact" w:line="220" w:before="0" w:after="0"/>
              <w:jc w:val="left"/>
              <w:rPr>
                <w:kern w:val="0"/>
                <w:szCs w:val="24"/>
                <w:lang w:val="en-US" w:eastAsia="en-US" w:bidi="ar-SA"/>
                <w:ins w:id="5727" w:author="Changes 24 to 25 Oct" w:date="2026-10-25T16:02:42Z"/>
              </w:rPr>
            </w:pPr>
            <w:ins w:id="5726"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729" w:author="Changes 24 to 25 Oct" w:date="2026-10-25T16:02:42Z"/>
              </w:rPr>
            </w:pPr>
            <w:ins w:id="5728" w:author="Changes 24 to 25 Oct" w:date="2026-10-25T16:02:42Z">
              <w:r>
                <w:rPr>
                  <w:kern w:val="0"/>
                  <w:sz w:val="18"/>
                  <w:szCs w:val="24"/>
                  <w:lang w:val="en-US" w:eastAsia="en-US" w:bidi="ar-SA"/>
                </w:rPr>
                <w:t>2021</w:t>
              </w:r>
            </w:ins>
          </w:p>
        </w:tc>
      </w:tr>
      <w:tr>
        <w:trPr>
          <w:ins w:id="5730"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32" w:author="Changes 24 to 25 Oct" w:date="2026-10-25T16:02:42Z"/>
              </w:rPr>
            </w:pPr>
            <w:ins w:id="5731" w:author="Changes 24 to 25 Oct" w:date="2026-10-25T16:02:42Z">
              <w:r>
                <w:rPr>
                  <w:kern w:val="0"/>
                  <w:sz w:val="18"/>
                  <w:szCs w:val="24"/>
                  <w:lang w:val="en-US" w:eastAsia="en-US" w:bidi="ar-SA"/>
                </w:rPr>
                <w:t>GoTo (on-demand)</w:t>
              </w:r>
            </w:ins>
          </w:p>
        </w:tc>
        <w:tc>
          <w:tcPr>
            <w:tcW w:w="1898" w:type="dxa"/>
            <w:tcBorders/>
          </w:tcPr>
          <w:p>
            <w:pPr>
              <w:pStyle w:val="Compact"/>
              <w:widowControl/>
              <w:spacing w:lineRule="exact" w:line="220" w:before="0" w:after="0"/>
              <w:jc w:val="left"/>
              <w:rPr>
                <w:kern w:val="0"/>
                <w:szCs w:val="24"/>
                <w:lang w:val="en-US" w:eastAsia="en-US" w:bidi="ar-SA"/>
                <w:ins w:id="5734" w:author="Changes 24 to 25 Oct" w:date="2026-10-25T16:02:42Z"/>
              </w:rPr>
            </w:pPr>
            <w:ins w:id="5733" w:author="Changes 24 to 25 Oct" w:date="2026-10-25T16:02:42Z">
              <w:r>
                <w:rPr>
                  <w:kern w:val="0"/>
                  <w:sz w:val="18"/>
                  <w:szCs w:val="24"/>
                  <w:lang w:val="en-US" w:eastAsia="en-US" w:bidi="ar-SA"/>
                </w:rPr>
                <w:t>Indonesian and regional</w:t>
              </w:r>
            </w:ins>
          </w:p>
        </w:tc>
        <w:tc>
          <w:tcPr>
            <w:tcW w:w="1687" w:type="dxa"/>
            <w:tcBorders/>
          </w:tcPr>
          <w:p>
            <w:pPr>
              <w:pStyle w:val="Compact"/>
              <w:widowControl/>
              <w:spacing w:lineRule="exact" w:line="220" w:before="0" w:after="0"/>
              <w:jc w:val="left"/>
              <w:rPr>
                <w:kern w:val="0"/>
                <w:szCs w:val="24"/>
                <w:lang w:val="en-US" w:eastAsia="en-US" w:bidi="ar-SA"/>
                <w:ins w:id="5736" w:author="Changes 24 to 25 Oct" w:date="2026-10-25T16:02:42Z"/>
              </w:rPr>
            </w:pPr>
            <w:ins w:id="5735" w:author="Changes 24 to 25 Oct" w:date="2026-10-25T16:02:42Z">
              <w:r>
                <w:rPr>
                  <w:kern w:val="0"/>
                  <w:sz w:val="18"/>
                  <w:szCs w:val="24"/>
                  <w:lang w:val="en-US" w:eastAsia="en-US" w:bidi="ar-SA"/>
                </w:rPr>
                <w:t>On-demand</w:t>
              </w:r>
            </w:ins>
          </w:p>
        </w:tc>
        <w:tc>
          <w:tcPr>
            <w:tcW w:w="1054" w:type="dxa"/>
            <w:tcBorders/>
          </w:tcPr>
          <w:p>
            <w:pPr>
              <w:pStyle w:val="Compact"/>
              <w:widowControl/>
              <w:spacing w:lineRule="exact" w:line="220" w:before="0" w:after="0"/>
              <w:jc w:val="left"/>
              <w:rPr>
                <w:kern w:val="0"/>
                <w:szCs w:val="24"/>
                <w:lang w:val="en-US" w:eastAsia="en-US" w:bidi="ar-SA"/>
                <w:ins w:id="5738" w:author="Changes 24 to 25 Oct" w:date="2026-10-25T16:02:42Z"/>
              </w:rPr>
            </w:pPr>
            <w:ins w:id="5737" w:author="Changes 24 to 25 Oct" w:date="2026-10-25T16:02:42Z">
              <w:r>
                <w:rPr>
                  <w:kern w:val="0"/>
                  <w:sz w:val="18"/>
                  <w:szCs w:val="24"/>
                  <w:lang w:val="en-US" w:eastAsia="en-US" w:bidi="ar-SA"/>
                </w:rPr>
                <w:t>ID</w:t>
              </w:r>
            </w:ins>
          </w:p>
        </w:tc>
        <w:tc>
          <w:tcPr>
            <w:tcW w:w="1547" w:type="dxa"/>
            <w:tcBorders/>
          </w:tcPr>
          <w:p>
            <w:pPr>
              <w:pStyle w:val="Compact"/>
              <w:widowControl/>
              <w:spacing w:lineRule="exact" w:line="220" w:before="0" w:after="0"/>
              <w:jc w:val="left"/>
              <w:rPr>
                <w:kern w:val="0"/>
                <w:szCs w:val="24"/>
                <w:lang w:val="en-US" w:eastAsia="en-US" w:bidi="ar-SA"/>
                <w:ins w:id="5740" w:author="Changes 24 to 25 Oct" w:date="2026-10-25T16:02:42Z"/>
              </w:rPr>
            </w:pPr>
            <w:ins w:id="5739" w:author="Changes 24 to 25 Oct" w:date="2026-10-25T16:02:42Z">
              <w:r>
                <w:rPr>
                  <w:kern w:val="0"/>
                  <w:sz w:val="18"/>
                  <w:szCs w:val="24"/>
                  <w:lang w:val="en-US" w:eastAsia="en-US" w:bidi="ar-SA"/>
                </w:rPr>
                <w:t>IDR</w:t>
              </w:r>
            </w:ins>
          </w:p>
        </w:tc>
        <w:tc>
          <w:tcPr>
            <w:tcW w:w="913" w:type="dxa"/>
            <w:tcBorders/>
          </w:tcPr>
          <w:p>
            <w:pPr>
              <w:pStyle w:val="Compact"/>
              <w:widowControl/>
              <w:spacing w:lineRule="exact" w:line="220" w:before="0" w:after="0"/>
              <w:jc w:val="left"/>
              <w:rPr>
                <w:kern w:val="0"/>
                <w:szCs w:val="24"/>
                <w:lang w:val="en-US" w:eastAsia="en-US" w:bidi="ar-SA"/>
                <w:ins w:id="5742" w:author="Changes 24 to 25 Oct" w:date="2026-10-25T16:02:42Z"/>
              </w:rPr>
            </w:pPr>
            <w:ins w:id="5741" w:author="Changes 24 to 25 Oct" w:date="2026-10-25T16:02:42Z">
              <w:r>
                <w:rPr>
                  <w:kern w:val="0"/>
                  <w:sz w:val="18"/>
                  <w:szCs w:val="24"/>
                  <w:lang w:val="en-US" w:eastAsia="en-US" w:bidi="ar-SA"/>
                </w:rPr>
                <w:t>2022</w:t>
              </w:r>
            </w:ins>
          </w:p>
        </w:tc>
      </w:tr>
      <w:tr>
        <w:trPr>
          <w:ins w:id="5743"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45" w:author="Changes 24 to 25 Oct" w:date="2026-10-25T16:02:42Z"/>
              </w:rPr>
            </w:pPr>
            <w:ins w:id="5744" w:author="Changes 24 to 25 Oct" w:date="2026-10-25T16:02:42Z">
              <w:r>
                <w:rPr>
                  <w:kern w:val="0"/>
                  <w:sz w:val="18"/>
                  <w:szCs w:val="24"/>
                  <w:lang w:val="en-US" w:eastAsia="en-US" w:bidi="ar-SA"/>
                </w:rPr>
                <w:t>Etsy</w:t>
              </w:r>
            </w:ins>
          </w:p>
        </w:tc>
        <w:tc>
          <w:tcPr>
            <w:tcW w:w="1898" w:type="dxa"/>
            <w:tcBorders/>
          </w:tcPr>
          <w:p>
            <w:pPr>
              <w:pStyle w:val="Compact"/>
              <w:widowControl/>
              <w:spacing w:lineRule="exact" w:line="220" w:before="0" w:after="0"/>
              <w:jc w:val="left"/>
              <w:rPr>
                <w:kern w:val="0"/>
                <w:szCs w:val="24"/>
                <w:lang w:val="en-US" w:eastAsia="en-US" w:bidi="ar-SA"/>
                <w:ins w:id="5747" w:author="Changes 24 to 25 Oct" w:date="2026-10-25T16:02:42Z"/>
              </w:rPr>
            </w:pPr>
            <w:ins w:id="5746"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749" w:author="Changes 24 to 25 Oct" w:date="2026-10-25T16:02:42Z"/>
              </w:rPr>
            </w:pPr>
            <w:ins w:id="5748"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751" w:author="Changes 24 to 25 Oct" w:date="2026-10-25T16:02:42Z"/>
              </w:rPr>
            </w:pPr>
            <w:ins w:id="5750"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753" w:author="Changes 24 to 25 Oct" w:date="2026-10-25T16:02:42Z"/>
              </w:rPr>
            </w:pPr>
            <w:ins w:id="5752"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755" w:author="Changes 24 to 25 Oct" w:date="2026-10-25T16:02:42Z"/>
              </w:rPr>
            </w:pPr>
            <w:ins w:id="5754" w:author="Changes 24 to 25 Oct" w:date="2026-10-25T16:02:42Z">
              <w:r>
                <w:rPr>
                  <w:kern w:val="0"/>
                  <w:sz w:val="18"/>
                  <w:szCs w:val="24"/>
                  <w:lang w:val="en-US" w:eastAsia="en-US" w:bidi="ar-SA"/>
                </w:rPr>
                <w:t>2015</w:t>
              </w:r>
            </w:ins>
          </w:p>
        </w:tc>
      </w:tr>
      <w:tr>
        <w:trPr>
          <w:ins w:id="5756"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58" w:author="Changes 24 to 25 Oct" w:date="2026-10-25T16:02:42Z"/>
              </w:rPr>
            </w:pPr>
            <w:ins w:id="5757" w:author="Changes 24 to 25 Oct" w:date="2026-10-25T16:02:42Z">
              <w:r>
                <w:rPr>
                  <w:kern w:val="0"/>
                  <w:sz w:val="18"/>
                  <w:szCs w:val="24"/>
                  <w:lang w:val="en-US" w:eastAsia="en-US" w:bidi="ar-SA"/>
                </w:rPr>
                <w:t>eBay</w:t>
              </w:r>
            </w:ins>
          </w:p>
        </w:tc>
        <w:tc>
          <w:tcPr>
            <w:tcW w:w="1898" w:type="dxa"/>
            <w:tcBorders/>
          </w:tcPr>
          <w:p>
            <w:pPr>
              <w:pStyle w:val="Compact"/>
              <w:widowControl/>
              <w:spacing w:lineRule="exact" w:line="220" w:before="0" w:after="0"/>
              <w:jc w:val="left"/>
              <w:rPr>
                <w:kern w:val="0"/>
                <w:szCs w:val="24"/>
                <w:lang w:val="en-US" w:eastAsia="en-US" w:bidi="ar-SA"/>
                <w:ins w:id="5760" w:author="Changes 24 to 25 Oct" w:date="2026-10-25T16:02:42Z"/>
              </w:rPr>
            </w:pPr>
            <w:ins w:id="5759"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762" w:author="Changes 24 to 25 Oct" w:date="2026-10-25T16:02:42Z"/>
              </w:rPr>
            </w:pPr>
            <w:ins w:id="5761"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764" w:author="Changes 24 to 25 Oct" w:date="2026-10-25T16:02:42Z"/>
              </w:rPr>
            </w:pPr>
            <w:ins w:id="5763"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766" w:author="Changes 24 to 25 Oct" w:date="2026-10-25T16:02:42Z"/>
              </w:rPr>
            </w:pPr>
            <w:ins w:id="5765"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768" w:author="Changes 24 to 25 Oct" w:date="2026-10-25T16:02:42Z"/>
              </w:rPr>
            </w:pPr>
            <w:ins w:id="5767" w:author="Changes 24 to 25 Oct" w:date="2026-10-25T16:02:42Z">
              <w:r>
                <w:rPr>
                  <w:kern w:val="0"/>
                  <w:sz w:val="18"/>
                  <w:szCs w:val="24"/>
                  <w:lang w:val="en-US" w:eastAsia="en-US" w:bidi="ar-SA"/>
                </w:rPr>
                <w:t>1998</w:t>
              </w:r>
            </w:ins>
          </w:p>
        </w:tc>
      </w:tr>
      <w:tr>
        <w:trPr>
          <w:ins w:id="5769"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71" w:author="Changes 24 to 25 Oct" w:date="2026-10-25T16:02:42Z"/>
              </w:rPr>
            </w:pPr>
            <w:ins w:id="5770" w:author="Changes 24 to 25 Oct" w:date="2026-10-25T16:02:42Z">
              <w:r>
                <w:rPr>
                  <w:kern w:val="0"/>
                  <w:sz w:val="18"/>
                  <w:szCs w:val="24"/>
                  <w:lang w:val="en-US" w:eastAsia="en-US" w:bidi="ar-SA"/>
                </w:rPr>
                <w:t>Jumia</w:t>
              </w:r>
            </w:ins>
          </w:p>
        </w:tc>
        <w:tc>
          <w:tcPr>
            <w:tcW w:w="1898" w:type="dxa"/>
            <w:tcBorders/>
          </w:tcPr>
          <w:p>
            <w:pPr>
              <w:pStyle w:val="Compact"/>
              <w:widowControl/>
              <w:spacing w:lineRule="exact" w:line="220" w:before="0" w:after="0"/>
              <w:jc w:val="left"/>
              <w:rPr>
                <w:kern w:val="0"/>
                <w:szCs w:val="24"/>
                <w:lang w:val="en-US" w:eastAsia="en-US" w:bidi="ar-SA"/>
                <w:ins w:id="5773" w:author="Changes 24 to 25 Oct" w:date="2026-10-25T16:02:42Z"/>
              </w:rPr>
            </w:pPr>
            <w:ins w:id="5772"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775" w:author="Changes 24 to 25 Oct" w:date="2026-10-25T16:02:42Z"/>
              </w:rPr>
            </w:pPr>
            <w:ins w:id="5774"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777" w:author="Changes 24 to 25 Oct" w:date="2026-10-25T16:02:42Z"/>
              </w:rPr>
            </w:pPr>
            <w:ins w:id="5776" w:author="Changes 24 to 25 Oct" w:date="2026-10-25T16:02:42Z">
              <w:r>
                <w:rPr>
                  <w:kern w:val="0"/>
                  <w:sz w:val="18"/>
                  <w:szCs w:val="24"/>
                  <w:lang w:val="en-US" w:eastAsia="en-US" w:bidi="ar-SA"/>
                </w:rPr>
                <w:t>NG</w:t>
              </w:r>
            </w:ins>
          </w:p>
        </w:tc>
        <w:tc>
          <w:tcPr>
            <w:tcW w:w="1547" w:type="dxa"/>
            <w:tcBorders/>
          </w:tcPr>
          <w:p>
            <w:pPr>
              <w:pStyle w:val="Compact"/>
              <w:widowControl/>
              <w:spacing w:lineRule="exact" w:line="220" w:before="0" w:after="0"/>
              <w:jc w:val="left"/>
              <w:rPr>
                <w:kern w:val="0"/>
                <w:szCs w:val="24"/>
                <w:lang w:val="en-US" w:eastAsia="en-US" w:bidi="ar-SA"/>
                <w:ins w:id="5779" w:author="Changes 24 to 25 Oct" w:date="2026-10-25T16:02:42Z"/>
              </w:rPr>
            </w:pPr>
            <w:ins w:id="5778"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781" w:author="Changes 24 to 25 Oct" w:date="2026-10-25T16:02:42Z"/>
              </w:rPr>
            </w:pPr>
            <w:ins w:id="5780" w:author="Changes 24 to 25 Oct" w:date="2026-10-25T16:02:42Z">
              <w:r>
                <w:rPr>
                  <w:kern w:val="0"/>
                  <w:sz w:val="18"/>
                  <w:szCs w:val="24"/>
                  <w:lang w:val="en-US" w:eastAsia="en-US" w:bidi="ar-SA"/>
                </w:rPr>
                <w:t>2019</w:t>
              </w:r>
            </w:ins>
          </w:p>
        </w:tc>
      </w:tr>
      <w:tr>
        <w:trPr>
          <w:ins w:id="5782"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84" w:author="Changes 24 to 25 Oct" w:date="2026-10-25T16:02:42Z"/>
              </w:rPr>
            </w:pPr>
            <w:ins w:id="5783" w:author="Changes 24 to 25 Oct" w:date="2026-10-25T16:02:42Z">
              <w:r>
                <w:rPr>
                  <w:kern w:val="0"/>
                  <w:sz w:val="18"/>
                  <w:szCs w:val="24"/>
                  <w:lang w:val="en-US" w:eastAsia="en-US" w:bidi="ar-SA"/>
                </w:rPr>
                <w:t>Mercado Libre</w:t>
              </w:r>
            </w:ins>
          </w:p>
        </w:tc>
        <w:tc>
          <w:tcPr>
            <w:tcW w:w="1898" w:type="dxa"/>
            <w:tcBorders/>
          </w:tcPr>
          <w:p>
            <w:pPr>
              <w:pStyle w:val="Compact"/>
              <w:widowControl/>
              <w:spacing w:lineRule="exact" w:line="220" w:before="0" w:after="0"/>
              <w:jc w:val="left"/>
              <w:rPr>
                <w:kern w:val="0"/>
                <w:szCs w:val="24"/>
                <w:lang w:val="en-US" w:eastAsia="en-US" w:bidi="ar-SA"/>
                <w:ins w:id="5786" w:author="Changes 24 to 25 Oct" w:date="2026-10-25T16:02:42Z"/>
              </w:rPr>
            </w:pPr>
            <w:ins w:id="5785"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788" w:author="Changes 24 to 25 Oct" w:date="2026-10-25T16:02:42Z"/>
              </w:rPr>
            </w:pPr>
            <w:ins w:id="5787"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790" w:author="Changes 24 to 25 Oct" w:date="2026-10-25T16:02:42Z"/>
              </w:rPr>
            </w:pPr>
            <w:ins w:id="5789" w:author="Changes 24 to 25 Oct" w:date="2026-10-25T16:02:42Z">
              <w:r>
                <w:rPr>
                  <w:kern w:val="0"/>
                  <w:sz w:val="18"/>
                  <w:szCs w:val="24"/>
                  <w:lang w:val="en-US" w:eastAsia="en-US" w:bidi="ar-SA"/>
                </w:rPr>
                <w:t>BR</w:t>
              </w:r>
            </w:ins>
          </w:p>
        </w:tc>
        <w:tc>
          <w:tcPr>
            <w:tcW w:w="1547" w:type="dxa"/>
            <w:tcBorders/>
          </w:tcPr>
          <w:p>
            <w:pPr>
              <w:pStyle w:val="Compact"/>
              <w:widowControl/>
              <w:spacing w:lineRule="exact" w:line="220" w:before="0" w:after="0"/>
              <w:jc w:val="left"/>
              <w:rPr>
                <w:kern w:val="0"/>
                <w:szCs w:val="24"/>
                <w:lang w:val="en-US" w:eastAsia="en-US" w:bidi="ar-SA"/>
                <w:ins w:id="5792" w:author="Changes 24 to 25 Oct" w:date="2026-10-25T16:02:42Z"/>
              </w:rPr>
            </w:pPr>
            <w:ins w:id="5791"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794" w:author="Changes 24 to 25 Oct" w:date="2026-10-25T16:02:42Z"/>
              </w:rPr>
            </w:pPr>
            <w:ins w:id="5793" w:author="Changes 24 to 25 Oct" w:date="2026-10-25T16:02:42Z">
              <w:r>
                <w:rPr>
                  <w:kern w:val="0"/>
                  <w:sz w:val="18"/>
                  <w:szCs w:val="24"/>
                  <w:lang w:val="en-US" w:eastAsia="en-US" w:bidi="ar-SA"/>
                </w:rPr>
                <w:t>2007</w:t>
              </w:r>
            </w:ins>
          </w:p>
        </w:tc>
      </w:tr>
      <w:tr>
        <w:trPr>
          <w:ins w:id="5795"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797" w:author="Changes 24 to 25 Oct" w:date="2026-10-25T16:02:42Z"/>
              </w:rPr>
            </w:pPr>
            <w:ins w:id="5796" w:author="Changes 24 to 25 Oct" w:date="2026-10-25T16:02:42Z">
              <w:r>
                <w:rPr>
                  <w:kern w:val="0"/>
                  <w:sz w:val="18"/>
                  <w:szCs w:val="24"/>
                  <w:lang w:val="en-US" w:eastAsia="en-US" w:bidi="ar-SA"/>
                </w:rPr>
                <w:t>Rakuten</w:t>
              </w:r>
            </w:ins>
          </w:p>
        </w:tc>
        <w:tc>
          <w:tcPr>
            <w:tcW w:w="1898" w:type="dxa"/>
            <w:tcBorders/>
          </w:tcPr>
          <w:p>
            <w:pPr>
              <w:pStyle w:val="Compact"/>
              <w:widowControl/>
              <w:spacing w:lineRule="exact" w:line="220" w:before="0" w:after="0"/>
              <w:jc w:val="left"/>
              <w:rPr>
                <w:kern w:val="0"/>
                <w:szCs w:val="24"/>
                <w:lang w:val="en-US" w:eastAsia="en-US" w:bidi="ar-SA"/>
                <w:ins w:id="5799" w:author="Changes 24 to 25 Oct" w:date="2026-10-25T16:02:42Z"/>
              </w:rPr>
            </w:pPr>
            <w:ins w:id="5798"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01" w:author="Changes 24 to 25 Oct" w:date="2026-10-25T16:02:42Z"/>
              </w:rPr>
            </w:pPr>
            <w:ins w:id="5800"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803" w:author="Changes 24 to 25 Oct" w:date="2026-10-25T16:02:42Z"/>
              </w:rPr>
            </w:pPr>
            <w:ins w:id="5802" w:author="Changes 24 to 25 Oct" w:date="2026-10-25T16:02:42Z">
              <w:r>
                <w:rPr>
                  <w:kern w:val="0"/>
                  <w:sz w:val="18"/>
                  <w:szCs w:val="24"/>
                  <w:lang w:val="en-US" w:eastAsia="en-US" w:bidi="ar-SA"/>
                </w:rPr>
                <w:t>JP</w:t>
              </w:r>
            </w:ins>
          </w:p>
        </w:tc>
        <w:tc>
          <w:tcPr>
            <w:tcW w:w="1547" w:type="dxa"/>
            <w:tcBorders/>
          </w:tcPr>
          <w:p>
            <w:pPr>
              <w:pStyle w:val="Compact"/>
              <w:widowControl/>
              <w:spacing w:lineRule="exact" w:line="220" w:before="0" w:after="0"/>
              <w:jc w:val="left"/>
              <w:rPr>
                <w:kern w:val="0"/>
                <w:szCs w:val="24"/>
                <w:lang w:val="en-US" w:eastAsia="en-US" w:bidi="ar-SA"/>
                <w:ins w:id="5805" w:author="Changes 24 to 25 Oct" w:date="2026-10-25T16:02:42Z"/>
              </w:rPr>
            </w:pPr>
            <w:ins w:id="5804" w:author="Changes 24 to 25 Oct" w:date="2026-10-25T16:02:42Z">
              <w:r>
                <w:rPr>
                  <w:kern w:val="0"/>
                  <w:sz w:val="18"/>
                  <w:szCs w:val="24"/>
                  <w:lang w:val="en-US" w:eastAsia="en-US" w:bidi="ar-SA"/>
                </w:rPr>
                <w:t>JPY</w:t>
              </w:r>
            </w:ins>
          </w:p>
        </w:tc>
        <w:tc>
          <w:tcPr>
            <w:tcW w:w="913" w:type="dxa"/>
            <w:tcBorders/>
          </w:tcPr>
          <w:p>
            <w:pPr>
              <w:pStyle w:val="Compact"/>
              <w:widowControl/>
              <w:spacing w:lineRule="exact" w:line="220" w:before="0" w:after="0"/>
              <w:jc w:val="left"/>
              <w:rPr>
                <w:kern w:val="0"/>
                <w:szCs w:val="24"/>
                <w:lang w:val="en-US" w:eastAsia="en-US" w:bidi="ar-SA"/>
                <w:ins w:id="5807" w:author="Changes 24 to 25 Oct" w:date="2026-10-25T16:02:42Z"/>
              </w:rPr>
            </w:pPr>
            <w:ins w:id="5806" w:author="Changes 24 to 25 Oct" w:date="2026-10-25T16:02:42Z">
              <w:r>
                <w:rPr>
                  <w:kern w:val="0"/>
                  <w:sz w:val="18"/>
                  <w:szCs w:val="24"/>
                  <w:lang w:val="en-US" w:eastAsia="en-US" w:bidi="ar-SA"/>
                </w:rPr>
                <w:t>2000</w:t>
              </w:r>
            </w:ins>
          </w:p>
        </w:tc>
      </w:tr>
      <w:tr>
        <w:trPr>
          <w:ins w:id="5808"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810" w:author="Changes 24 to 25 Oct" w:date="2026-10-25T16:02:42Z"/>
              </w:rPr>
            </w:pPr>
            <w:ins w:id="5809" w:author="Changes 24 to 25 Oct" w:date="2026-10-25T16:02:42Z">
              <w:r>
                <w:rPr>
                  <w:kern w:val="0"/>
                  <w:sz w:val="18"/>
                  <w:szCs w:val="24"/>
                  <w:lang w:val="en-US" w:eastAsia="en-US" w:bidi="ar-SA"/>
                </w:rPr>
                <w:t>Sea (Shopee)</w:t>
              </w:r>
            </w:ins>
          </w:p>
        </w:tc>
        <w:tc>
          <w:tcPr>
            <w:tcW w:w="1898" w:type="dxa"/>
            <w:tcBorders/>
          </w:tcPr>
          <w:p>
            <w:pPr>
              <w:pStyle w:val="Compact"/>
              <w:widowControl/>
              <w:spacing w:lineRule="exact" w:line="220" w:before="0" w:after="0"/>
              <w:jc w:val="left"/>
              <w:rPr>
                <w:kern w:val="0"/>
                <w:szCs w:val="24"/>
                <w:lang w:val="en-US" w:eastAsia="en-US" w:bidi="ar-SA"/>
                <w:ins w:id="5812" w:author="Changes 24 to 25 Oct" w:date="2026-10-25T16:02:42Z"/>
              </w:rPr>
            </w:pPr>
            <w:ins w:id="5811"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14" w:author="Changes 24 to 25 Oct" w:date="2026-10-25T16:02:42Z"/>
              </w:rPr>
            </w:pPr>
            <w:ins w:id="5813"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816" w:author="Changes 24 to 25 Oct" w:date="2026-10-25T16:02:42Z"/>
              </w:rPr>
            </w:pPr>
            <w:ins w:id="5815" w:author="Changes 24 to 25 Oct" w:date="2026-10-25T16:02:42Z">
              <w:r>
                <w:rPr>
                  <w:kern w:val="0"/>
                  <w:sz w:val="18"/>
                  <w:szCs w:val="24"/>
                  <w:lang w:val="en-US" w:eastAsia="en-US" w:bidi="ar-SA"/>
                </w:rPr>
                <w:t>ID</w:t>
              </w:r>
            </w:ins>
          </w:p>
        </w:tc>
        <w:tc>
          <w:tcPr>
            <w:tcW w:w="1547" w:type="dxa"/>
            <w:tcBorders/>
          </w:tcPr>
          <w:p>
            <w:pPr>
              <w:pStyle w:val="Compact"/>
              <w:widowControl/>
              <w:spacing w:lineRule="exact" w:line="220" w:before="0" w:after="0"/>
              <w:jc w:val="left"/>
              <w:rPr>
                <w:kern w:val="0"/>
                <w:szCs w:val="24"/>
                <w:lang w:val="en-US" w:eastAsia="en-US" w:bidi="ar-SA"/>
                <w:ins w:id="5818" w:author="Changes 24 to 25 Oct" w:date="2026-10-25T16:02:42Z"/>
              </w:rPr>
            </w:pPr>
            <w:ins w:id="5817"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820" w:author="Changes 24 to 25 Oct" w:date="2026-10-25T16:02:42Z"/>
              </w:rPr>
            </w:pPr>
            <w:ins w:id="5819" w:author="Changes 24 to 25 Oct" w:date="2026-10-25T16:02:42Z">
              <w:r>
                <w:rPr>
                  <w:kern w:val="0"/>
                  <w:sz w:val="18"/>
                  <w:szCs w:val="24"/>
                  <w:lang w:val="en-US" w:eastAsia="en-US" w:bidi="ar-SA"/>
                </w:rPr>
                <w:t>2017</w:t>
              </w:r>
            </w:ins>
          </w:p>
        </w:tc>
      </w:tr>
      <w:tr>
        <w:trPr>
          <w:ins w:id="5821"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823" w:author="Changes 24 to 25 Oct" w:date="2026-10-25T16:02:42Z"/>
              </w:rPr>
            </w:pPr>
            <w:ins w:id="5822" w:author="Changes 24 to 25 Oct" w:date="2026-10-25T16:02:42Z">
              <w:r>
                <w:rPr>
                  <w:kern w:val="0"/>
                  <w:sz w:val="18"/>
                  <w:szCs w:val="24"/>
                  <w:lang w:val="en-US" w:eastAsia="en-US" w:bidi="ar-SA"/>
                </w:rPr>
                <w:t>Shopify</w:t>
              </w:r>
            </w:ins>
          </w:p>
        </w:tc>
        <w:tc>
          <w:tcPr>
            <w:tcW w:w="1898" w:type="dxa"/>
            <w:tcBorders/>
          </w:tcPr>
          <w:p>
            <w:pPr>
              <w:pStyle w:val="Compact"/>
              <w:widowControl/>
              <w:spacing w:lineRule="exact" w:line="220" w:before="0" w:after="0"/>
              <w:jc w:val="left"/>
              <w:rPr>
                <w:kern w:val="0"/>
                <w:szCs w:val="24"/>
                <w:lang w:val="en-US" w:eastAsia="en-US" w:bidi="ar-SA"/>
                <w:ins w:id="5825" w:author="Changes 24 to 25 Oct" w:date="2026-10-25T16:02:42Z"/>
              </w:rPr>
            </w:pPr>
            <w:ins w:id="5824"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27" w:author="Changes 24 to 25 Oct" w:date="2026-10-25T16:02:42Z"/>
              </w:rPr>
            </w:pPr>
            <w:ins w:id="5826"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829" w:author="Changes 24 to 25 Oct" w:date="2026-10-25T16:02:42Z"/>
              </w:rPr>
            </w:pPr>
            <w:ins w:id="5828"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831" w:author="Changes 24 to 25 Oct" w:date="2026-10-25T16:02:42Z"/>
              </w:rPr>
            </w:pPr>
            <w:ins w:id="5830"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833" w:author="Changes 24 to 25 Oct" w:date="2026-10-25T16:02:42Z"/>
              </w:rPr>
            </w:pPr>
            <w:ins w:id="5832" w:author="Changes 24 to 25 Oct" w:date="2026-10-25T16:02:42Z">
              <w:r>
                <w:rPr>
                  <w:kern w:val="0"/>
                  <w:sz w:val="18"/>
                  <w:szCs w:val="24"/>
                  <w:lang w:val="en-US" w:eastAsia="en-US" w:bidi="ar-SA"/>
                </w:rPr>
                <w:t>2015</w:t>
              </w:r>
            </w:ins>
          </w:p>
        </w:tc>
      </w:tr>
      <w:tr>
        <w:trPr>
          <w:ins w:id="5834"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836" w:author="Changes 24 to 25 Oct" w:date="2026-10-25T16:02:42Z"/>
              </w:rPr>
            </w:pPr>
            <w:ins w:id="5835" w:author="Changes 24 to 25 Oct" w:date="2026-10-25T16:02:42Z">
              <w:r>
                <w:rPr>
                  <w:kern w:val="0"/>
                  <w:sz w:val="18"/>
                  <w:szCs w:val="24"/>
                  <w:lang w:val="en-US" w:eastAsia="en-US" w:bidi="ar-SA"/>
                </w:rPr>
                <w:t>Zalando</w:t>
              </w:r>
            </w:ins>
          </w:p>
        </w:tc>
        <w:tc>
          <w:tcPr>
            <w:tcW w:w="1898" w:type="dxa"/>
            <w:tcBorders/>
          </w:tcPr>
          <w:p>
            <w:pPr>
              <w:pStyle w:val="Compact"/>
              <w:widowControl/>
              <w:spacing w:lineRule="exact" w:line="220" w:before="0" w:after="0"/>
              <w:jc w:val="left"/>
              <w:rPr>
                <w:kern w:val="0"/>
                <w:szCs w:val="24"/>
                <w:lang w:val="en-US" w:eastAsia="en-US" w:bidi="ar-SA"/>
                <w:ins w:id="5838" w:author="Changes 24 to 25 Oct" w:date="2026-10-25T16:02:42Z"/>
              </w:rPr>
            </w:pPr>
            <w:ins w:id="5837"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40" w:author="Changes 24 to 25 Oct" w:date="2026-10-25T16:02:42Z"/>
              </w:rPr>
            </w:pPr>
            <w:ins w:id="5839"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842" w:author="Changes 24 to 25 Oct" w:date="2026-10-25T16:02:42Z"/>
              </w:rPr>
            </w:pPr>
            <w:ins w:id="5841" w:author="Changes 24 to 25 Oct" w:date="2026-10-25T16:02:42Z">
              <w:r>
                <w:rPr>
                  <w:kern w:val="0"/>
                  <w:sz w:val="18"/>
                  <w:szCs w:val="24"/>
                  <w:lang w:val="en-US" w:eastAsia="en-US" w:bidi="ar-SA"/>
                </w:rPr>
                <w:t>DE</w:t>
              </w:r>
            </w:ins>
          </w:p>
        </w:tc>
        <w:tc>
          <w:tcPr>
            <w:tcW w:w="1547" w:type="dxa"/>
            <w:tcBorders/>
          </w:tcPr>
          <w:p>
            <w:pPr>
              <w:pStyle w:val="Compact"/>
              <w:widowControl/>
              <w:spacing w:lineRule="exact" w:line="220" w:before="0" w:after="0"/>
              <w:jc w:val="left"/>
              <w:rPr>
                <w:kern w:val="0"/>
                <w:szCs w:val="24"/>
                <w:lang w:val="en-US" w:eastAsia="en-US" w:bidi="ar-SA"/>
                <w:ins w:id="5844" w:author="Changes 24 to 25 Oct" w:date="2026-10-25T16:02:42Z"/>
              </w:rPr>
            </w:pPr>
            <w:ins w:id="5843" w:author="Changes 24 to 25 Oct" w:date="2026-10-25T16:02:42Z">
              <w:r>
                <w:rPr>
                  <w:kern w:val="0"/>
                  <w:sz w:val="18"/>
                  <w:szCs w:val="24"/>
                  <w:lang w:val="en-US" w:eastAsia="en-US" w:bidi="ar-SA"/>
                </w:rPr>
                <w:t>EUR</w:t>
              </w:r>
            </w:ins>
          </w:p>
        </w:tc>
        <w:tc>
          <w:tcPr>
            <w:tcW w:w="913" w:type="dxa"/>
            <w:tcBorders/>
          </w:tcPr>
          <w:p>
            <w:pPr>
              <w:pStyle w:val="Compact"/>
              <w:widowControl/>
              <w:spacing w:lineRule="exact" w:line="220" w:before="0" w:after="0"/>
              <w:jc w:val="left"/>
              <w:rPr>
                <w:kern w:val="0"/>
                <w:szCs w:val="24"/>
                <w:lang w:val="en-US" w:eastAsia="en-US" w:bidi="ar-SA"/>
                <w:ins w:id="5846" w:author="Changes 24 to 25 Oct" w:date="2026-10-25T16:02:42Z"/>
              </w:rPr>
            </w:pPr>
            <w:ins w:id="5845" w:author="Changes 24 to 25 Oct" w:date="2026-10-25T16:02:42Z">
              <w:r>
                <w:rPr>
                  <w:kern w:val="0"/>
                  <w:sz w:val="18"/>
                  <w:szCs w:val="24"/>
                  <w:lang w:val="en-US" w:eastAsia="en-US" w:bidi="ar-SA"/>
                </w:rPr>
                <w:t>2014</w:t>
              </w:r>
            </w:ins>
          </w:p>
        </w:tc>
      </w:tr>
      <w:tr>
        <w:trPr>
          <w:ins w:id="5847"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849" w:author="Changes 24 to 25 Oct" w:date="2026-10-25T16:02:42Z"/>
              </w:rPr>
            </w:pPr>
            <w:ins w:id="5848" w:author="Changes 24 to 25 Oct" w:date="2026-10-25T16:02:42Z">
              <w:r>
                <w:rPr>
                  <w:kern w:val="0"/>
                  <w:sz w:val="18"/>
                  <w:szCs w:val="24"/>
                  <w:lang w:val="en-US" w:eastAsia="en-US" w:bidi="ar-SA"/>
                </w:rPr>
                <w:t>ACV Auctions</w:t>
              </w:r>
            </w:ins>
          </w:p>
        </w:tc>
        <w:tc>
          <w:tcPr>
            <w:tcW w:w="1898" w:type="dxa"/>
            <w:tcBorders/>
          </w:tcPr>
          <w:p>
            <w:pPr>
              <w:pStyle w:val="Compact"/>
              <w:widowControl/>
              <w:spacing w:lineRule="exact" w:line="220" w:before="0" w:after="0"/>
              <w:jc w:val="left"/>
              <w:rPr>
                <w:kern w:val="0"/>
                <w:szCs w:val="24"/>
                <w:lang w:val="en-US" w:eastAsia="en-US" w:bidi="ar-SA"/>
                <w:ins w:id="5851" w:author="Changes 24 to 25 Oct" w:date="2026-10-25T16:02:42Z"/>
              </w:rPr>
            </w:pPr>
            <w:ins w:id="5850"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53" w:author="Changes 24 to 25 Oct" w:date="2026-10-25T16:02:42Z"/>
              </w:rPr>
            </w:pPr>
            <w:ins w:id="5852" w:author="Changes 24 to 25 Oct" w:date="2026-10-25T16:02:42Z">
              <w:r>
                <w:rPr>
                  <w:kern w:val="0"/>
                  <w:sz w:val="18"/>
                  <w:szCs w:val="24"/>
                  <w:lang w:val="en-US" w:eastAsia="en-US" w:bidi="ar-SA"/>
                </w:rPr>
                <w:t>Resale and auctions</w:t>
              </w:r>
            </w:ins>
          </w:p>
        </w:tc>
        <w:tc>
          <w:tcPr>
            <w:tcW w:w="1054" w:type="dxa"/>
            <w:tcBorders/>
          </w:tcPr>
          <w:p>
            <w:pPr>
              <w:pStyle w:val="Compact"/>
              <w:widowControl/>
              <w:spacing w:lineRule="exact" w:line="220" w:before="0" w:after="0"/>
              <w:jc w:val="left"/>
              <w:rPr>
                <w:kern w:val="0"/>
                <w:szCs w:val="24"/>
                <w:lang w:val="en-US" w:eastAsia="en-US" w:bidi="ar-SA"/>
                <w:ins w:id="5855" w:author="Changes 24 to 25 Oct" w:date="2026-10-25T16:02:42Z"/>
              </w:rPr>
            </w:pPr>
            <w:ins w:id="5854"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857" w:author="Changes 24 to 25 Oct" w:date="2026-10-25T16:02:42Z"/>
              </w:rPr>
            </w:pPr>
            <w:ins w:id="5856"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859" w:author="Changes 24 to 25 Oct" w:date="2026-10-25T16:02:42Z"/>
              </w:rPr>
            </w:pPr>
            <w:ins w:id="5858" w:author="Changes 24 to 25 Oct" w:date="2026-10-25T16:02:42Z">
              <w:r>
                <w:rPr>
                  <w:kern w:val="0"/>
                  <w:sz w:val="18"/>
                  <w:szCs w:val="24"/>
                  <w:lang w:val="en-US" w:eastAsia="en-US" w:bidi="ar-SA"/>
                </w:rPr>
                <w:t>2021</w:t>
              </w:r>
            </w:ins>
          </w:p>
        </w:tc>
      </w:tr>
      <w:tr>
        <w:trPr>
          <w:ins w:id="5860"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862" w:author="Changes 24 to 25 Oct" w:date="2026-10-25T16:02:42Z"/>
              </w:rPr>
            </w:pPr>
            <w:ins w:id="5861" w:author="Changes 24 to 25 Oct" w:date="2026-10-25T16:02:42Z">
              <w:r>
                <w:rPr>
                  <w:kern w:val="0"/>
                  <w:sz w:val="18"/>
                  <w:szCs w:val="24"/>
                  <w:lang w:val="en-US" w:eastAsia="en-US" w:bidi="ar-SA"/>
                </w:rPr>
                <w:t>Waitr</w:t>
              </w:r>
            </w:ins>
          </w:p>
        </w:tc>
        <w:tc>
          <w:tcPr>
            <w:tcW w:w="1898" w:type="dxa"/>
            <w:tcBorders/>
          </w:tcPr>
          <w:p>
            <w:pPr>
              <w:pStyle w:val="Compact"/>
              <w:widowControl/>
              <w:spacing w:lineRule="exact" w:line="220" w:before="0" w:after="0"/>
              <w:jc w:val="left"/>
              <w:rPr>
                <w:kern w:val="0"/>
                <w:szCs w:val="24"/>
                <w:lang w:val="en-US" w:eastAsia="en-US" w:bidi="ar-SA"/>
                <w:ins w:id="5864" w:author="Changes 24 to 25 Oct" w:date="2026-10-25T16:02:42Z"/>
              </w:rPr>
            </w:pPr>
            <w:ins w:id="5863"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66" w:author="Changes 24 to 25 Oct" w:date="2026-10-25T16:02:42Z"/>
              </w:rPr>
            </w:pPr>
            <w:ins w:id="5865" w:author="Changes 24 to 25 Oct" w:date="2026-10-25T16:02:42Z">
              <w:r>
                <w:rPr>
                  <w:kern w:val="0"/>
                  <w:sz w:val="18"/>
                  <w:szCs w:val="24"/>
                  <w:lang w:val="en-US" w:eastAsia="en-US" w:bidi="ar-SA"/>
                </w:rPr>
                <w:t>On-demand</w:t>
              </w:r>
            </w:ins>
          </w:p>
        </w:tc>
        <w:tc>
          <w:tcPr>
            <w:tcW w:w="1054" w:type="dxa"/>
            <w:tcBorders/>
          </w:tcPr>
          <w:p>
            <w:pPr>
              <w:pStyle w:val="Compact"/>
              <w:widowControl/>
              <w:spacing w:lineRule="exact" w:line="220" w:before="0" w:after="0"/>
              <w:jc w:val="left"/>
              <w:rPr>
                <w:kern w:val="0"/>
                <w:szCs w:val="24"/>
                <w:lang w:val="en-US" w:eastAsia="en-US" w:bidi="ar-SA"/>
                <w:ins w:id="5868" w:author="Changes 24 to 25 Oct" w:date="2026-10-25T16:02:42Z"/>
              </w:rPr>
            </w:pPr>
            <w:ins w:id="5867"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870" w:author="Changes 24 to 25 Oct" w:date="2026-10-25T16:02:42Z"/>
              </w:rPr>
            </w:pPr>
            <w:ins w:id="5869"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872" w:author="Changes 24 to 25 Oct" w:date="2026-10-25T16:02:42Z"/>
              </w:rPr>
            </w:pPr>
            <w:ins w:id="5871" w:author="Changes 24 to 25 Oct" w:date="2026-10-25T16:02:42Z">
              <w:r>
                <w:rPr>
                  <w:kern w:val="0"/>
                  <w:sz w:val="18"/>
                  <w:szCs w:val="24"/>
                  <w:lang w:val="en-US" w:eastAsia="en-US" w:bidi="ar-SA"/>
                </w:rPr>
                <w:t>2018</w:t>
              </w:r>
            </w:ins>
          </w:p>
        </w:tc>
      </w:tr>
      <w:tr>
        <w:trPr>
          <w:ins w:id="5873"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875" w:author="Changes 24 to 25 Oct" w:date="2026-10-25T16:02:42Z"/>
              </w:rPr>
            </w:pPr>
            <w:ins w:id="5874" w:author="Changes 24 to 25 Oct" w:date="2026-10-25T16:02:42Z">
              <w:r>
                <w:rPr>
                  <w:kern w:val="0"/>
                  <w:sz w:val="18"/>
                  <w:szCs w:val="24"/>
                  <w:lang w:val="en-US" w:eastAsia="en-US" w:bidi="ar-SA"/>
                </w:rPr>
                <w:t>Alibaba</w:t>
              </w:r>
            </w:ins>
          </w:p>
        </w:tc>
        <w:tc>
          <w:tcPr>
            <w:tcW w:w="1898" w:type="dxa"/>
            <w:tcBorders/>
          </w:tcPr>
          <w:p>
            <w:pPr>
              <w:pStyle w:val="Compact"/>
              <w:widowControl/>
              <w:spacing w:lineRule="exact" w:line="220" w:before="0" w:after="0"/>
              <w:jc w:val="left"/>
              <w:rPr>
                <w:kern w:val="0"/>
                <w:szCs w:val="24"/>
                <w:lang w:val="en-US" w:eastAsia="en-US" w:bidi="ar-SA"/>
                <w:ins w:id="5877" w:author="Changes 24 to 25 Oct" w:date="2026-10-25T16:02:42Z"/>
              </w:rPr>
            </w:pPr>
            <w:ins w:id="5876"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79" w:author="Changes 24 to 25 Oct" w:date="2026-10-25T16:02:42Z"/>
              </w:rPr>
            </w:pPr>
            <w:ins w:id="5878"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881" w:author="Changes 24 to 25 Oct" w:date="2026-10-25T16:02:42Z"/>
              </w:rPr>
            </w:pPr>
            <w:ins w:id="5880" w:author="Changes 24 to 25 Oct" w:date="2026-10-25T16:02:42Z">
              <w:r>
                <w:rPr>
                  <w:kern w:val="0"/>
                  <w:sz w:val="18"/>
                  <w:szCs w:val="24"/>
                  <w:lang w:val="en-US" w:eastAsia="en-US" w:bidi="ar-SA"/>
                </w:rPr>
                <w:t>CN</w:t>
              </w:r>
            </w:ins>
          </w:p>
        </w:tc>
        <w:tc>
          <w:tcPr>
            <w:tcW w:w="1547" w:type="dxa"/>
            <w:tcBorders/>
          </w:tcPr>
          <w:p>
            <w:pPr>
              <w:pStyle w:val="Compact"/>
              <w:widowControl/>
              <w:spacing w:lineRule="exact" w:line="220" w:before="0" w:after="0"/>
              <w:jc w:val="left"/>
              <w:rPr>
                <w:kern w:val="0"/>
                <w:szCs w:val="24"/>
                <w:lang w:val="en-US" w:eastAsia="en-US" w:bidi="ar-SA"/>
                <w:ins w:id="5883" w:author="Changes 24 to 25 Oct" w:date="2026-10-25T16:02:42Z"/>
              </w:rPr>
            </w:pPr>
            <w:ins w:id="5882" w:author="Changes 24 to 25 Oct" w:date="2026-10-25T16:02:42Z">
              <w:r>
                <w:rPr>
                  <w:kern w:val="0"/>
                  <w:sz w:val="18"/>
                  <w:szCs w:val="24"/>
                  <w:lang w:val="en-US" w:eastAsia="en-US" w:bidi="ar-SA"/>
                </w:rPr>
                <w:t>CNY</w:t>
              </w:r>
            </w:ins>
          </w:p>
        </w:tc>
        <w:tc>
          <w:tcPr>
            <w:tcW w:w="913" w:type="dxa"/>
            <w:tcBorders/>
          </w:tcPr>
          <w:p>
            <w:pPr>
              <w:pStyle w:val="Compact"/>
              <w:widowControl/>
              <w:spacing w:lineRule="exact" w:line="220" w:before="0" w:after="0"/>
              <w:jc w:val="left"/>
              <w:rPr>
                <w:kern w:val="0"/>
                <w:szCs w:val="24"/>
                <w:lang w:val="en-US" w:eastAsia="en-US" w:bidi="ar-SA"/>
                <w:ins w:id="5885" w:author="Changes 24 to 25 Oct" w:date="2026-10-25T16:02:42Z"/>
              </w:rPr>
            </w:pPr>
            <w:ins w:id="5884" w:author="Changes 24 to 25 Oct" w:date="2026-10-25T16:02:42Z">
              <w:r>
                <w:rPr>
                  <w:kern w:val="0"/>
                  <w:sz w:val="18"/>
                  <w:szCs w:val="24"/>
                  <w:lang w:val="en-US" w:eastAsia="en-US" w:bidi="ar-SA"/>
                </w:rPr>
                <w:t>2014</w:t>
              </w:r>
            </w:ins>
          </w:p>
        </w:tc>
      </w:tr>
      <w:tr>
        <w:trPr>
          <w:ins w:id="5886"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888" w:author="Changes 24 to 25 Oct" w:date="2026-10-25T16:02:42Z"/>
              </w:rPr>
            </w:pPr>
            <w:ins w:id="5887" w:author="Changes 24 to 25 Oct" w:date="2026-10-25T16:02:42Z">
              <w:r>
                <w:rPr>
                  <w:kern w:val="0"/>
                  <w:sz w:val="18"/>
                  <w:szCs w:val="24"/>
                  <w:lang w:val="en-US" w:eastAsia="en-US" w:bidi="ar-SA"/>
                </w:rPr>
                <w:t>Despegar</w:t>
              </w:r>
            </w:ins>
          </w:p>
        </w:tc>
        <w:tc>
          <w:tcPr>
            <w:tcW w:w="1898" w:type="dxa"/>
            <w:tcBorders/>
          </w:tcPr>
          <w:p>
            <w:pPr>
              <w:pStyle w:val="Compact"/>
              <w:widowControl/>
              <w:spacing w:lineRule="exact" w:line="220" w:before="0" w:after="0"/>
              <w:jc w:val="left"/>
              <w:rPr>
                <w:kern w:val="0"/>
                <w:szCs w:val="24"/>
                <w:lang w:val="en-US" w:eastAsia="en-US" w:bidi="ar-SA"/>
                <w:ins w:id="5890" w:author="Changes 24 to 25 Oct" w:date="2026-10-25T16:02:42Z"/>
              </w:rPr>
            </w:pPr>
            <w:ins w:id="5889"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892" w:author="Changes 24 to 25 Oct" w:date="2026-10-25T16:02:42Z"/>
              </w:rPr>
            </w:pPr>
            <w:ins w:id="5891" w:author="Changes 24 to 25 Oct" w:date="2026-10-25T16:02:42Z">
              <w:r>
                <w:rPr>
                  <w:kern w:val="0"/>
                  <w:sz w:val="18"/>
                  <w:szCs w:val="24"/>
                  <w:lang w:val="en-US" w:eastAsia="en-US" w:bidi="ar-SA"/>
                </w:rPr>
                <w:t>Travel and ticketing</w:t>
              </w:r>
            </w:ins>
          </w:p>
        </w:tc>
        <w:tc>
          <w:tcPr>
            <w:tcW w:w="1054" w:type="dxa"/>
            <w:tcBorders/>
          </w:tcPr>
          <w:p>
            <w:pPr>
              <w:pStyle w:val="Compact"/>
              <w:widowControl/>
              <w:spacing w:lineRule="exact" w:line="220" w:before="0" w:after="0"/>
              <w:jc w:val="left"/>
              <w:rPr>
                <w:kern w:val="0"/>
                <w:szCs w:val="24"/>
                <w:lang w:val="en-US" w:eastAsia="en-US" w:bidi="ar-SA"/>
                <w:ins w:id="5894" w:author="Changes 24 to 25 Oct" w:date="2026-10-25T16:02:42Z"/>
              </w:rPr>
            </w:pPr>
            <w:ins w:id="5893" w:author="Changes 24 to 25 Oct" w:date="2026-10-25T16:02:42Z">
              <w:r>
                <w:rPr>
                  <w:kern w:val="0"/>
                  <w:sz w:val="18"/>
                  <w:szCs w:val="24"/>
                  <w:lang w:val="en-US" w:eastAsia="en-US" w:bidi="ar-SA"/>
                </w:rPr>
                <w:t>AR</w:t>
              </w:r>
            </w:ins>
          </w:p>
        </w:tc>
        <w:tc>
          <w:tcPr>
            <w:tcW w:w="1547" w:type="dxa"/>
            <w:tcBorders/>
          </w:tcPr>
          <w:p>
            <w:pPr>
              <w:pStyle w:val="Compact"/>
              <w:widowControl/>
              <w:spacing w:lineRule="exact" w:line="220" w:before="0" w:after="0"/>
              <w:jc w:val="left"/>
              <w:rPr>
                <w:kern w:val="0"/>
                <w:szCs w:val="24"/>
                <w:lang w:val="en-US" w:eastAsia="en-US" w:bidi="ar-SA"/>
                <w:ins w:id="5896" w:author="Changes 24 to 25 Oct" w:date="2026-10-25T16:02:42Z"/>
              </w:rPr>
            </w:pPr>
            <w:ins w:id="5895"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898" w:author="Changes 24 to 25 Oct" w:date="2026-10-25T16:02:42Z"/>
              </w:rPr>
            </w:pPr>
            <w:ins w:id="5897" w:author="Changes 24 to 25 Oct" w:date="2026-10-25T16:02:42Z">
              <w:r>
                <w:rPr>
                  <w:kern w:val="0"/>
                  <w:sz w:val="18"/>
                  <w:szCs w:val="24"/>
                  <w:lang w:val="en-US" w:eastAsia="en-US" w:bidi="ar-SA"/>
                </w:rPr>
                <w:t>2017</w:t>
              </w:r>
            </w:ins>
          </w:p>
        </w:tc>
      </w:tr>
      <w:tr>
        <w:trPr>
          <w:ins w:id="5899"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01" w:author="Changes 24 to 25 Oct" w:date="2026-10-25T16:02:42Z"/>
              </w:rPr>
            </w:pPr>
            <w:ins w:id="5900" w:author="Changes 24 to 25 Oct" w:date="2026-10-25T16:02:42Z">
              <w:r>
                <w:rPr>
                  <w:kern w:val="0"/>
                  <w:sz w:val="18"/>
                  <w:szCs w:val="24"/>
                  <w:lang w:val="en-US" w:eastAsia="en-US" w:bidi="ar-SA"/>
                </w:rPr>
                <w:t>1stDibs</w:t>
              </w:r>
            </w:ins>
          </w:p>
        </w:tc>
        <w:tc>
          <w:tcPr>
            <w:tcW w:w="1898" w:type="dxa"/>
            <w:tcBorders/>
          </w:tcPr>
          <w:p>
            <w:pPr>
              <w:pStyle w:val="Compact"/>
              <w:widowControl/>
              <w:spacing w:lineRule="exact" w:line="220" w:before="0" w:after="0"/>
              <w:jc w:val="left"/>
              <w:rPr>
                <w:kern w:val="0"/>
                <w:szCs w:val="24"/>
                <w:lang w:val="en-US" w:eastAsia="en-US" w:bidi="ar-SA"/>
                <w:ins w:id="5903" w:author="Changes 24 to 25 Oct" w:date="2026-10-25T16:02:42Z"/>
              </w:rPr>
            </w:pPr>
            <w:ins w:id="5902"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05" w:author="Changes 24 to 25 Oct" w:date="2026-10-25T16:02:42Z"/>
              </w:rPr>
            </w:pPr>
            <w:ins w:id="5904" w:author="Changes 24 to 25 Oct" w:date="2026-10-25T16:02:42Z">
              <w:r>
                <w:rPr>
                  <w:kern w:val="0"/>
                  <w:sz w:val="18"/>
                  <w:szCs w:val="24"/>
                  <w:lang w:val="en-US" w:eastAsia="en-US" w:bidi="ar-SA"/>
                </w:rPr>
                <w:t>Resale and auctions</w:t>
              </w:r>
            </w:ins>
          </w:p>
        </w:tc>
        <w:tc>
          <w:tcPr>
            <w:tcW w:w="1054" w:type="dxa"/>
            <w:tcBorders/>
          </w:tcPr>
          <w:p>
            <w:pPr>
              <w:pStyle w:val="Compact"/>
              <w:widowControl/>
              <w:spacing w:lineRule="exact" w:line="220" w:before="0" w:after="0"/>
              <w:jc w:val="left"/>
              <w:rPr>
                <w:kern w:val="0"/>
                <w:szCs w:val="24"/>
                <w:lang w:val="en-US" w:eastAsia="en-US" w:bidi="ar-SA"/>
                <w:ins w:id="5907" w:author="Changes 24 to 25 Oct" w:date="2026-10-25T16:02:42Z"/>
              </w:rPr>
            </w:pPr>
            <w:ins w:id="5906"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909" w:author="Changes 24 to 25 Oct" w:date="2026-10-25T16:02:42Z"/>
              </w:rPr>
            </w:pPr>
            <w:ins w:id="5908"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911" w:author="Changes 24 to 25 Oct" w:date="2026-10-25T16:02:42Z"/>
              </w:rPr>
            </w:pPr>
            <w:ins w:id="5910" w:author="Changes 24 to 25 Oct" w:date="2026-10-25T16:02:42Z">
              <w:r>
                <w:rPr>
                  <w:kern w:val="0"/>
                  <w:sz w:val="18"/>
                  <w:szCs w:val="24"/>
                  <w:lang w:val="en-US" w:eastAsia="en-US" w:bidi="ar-SA"/>
                </w:rPr>
                <w:t>2021</w:t>
              </w:r>
            </w:ins>
          </w:p>
        </w:tc>
      </w:tr>
      <w:tr>
        <w:trPr>
          <w:ins w:id="5912"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14" w:author="Changes 24 to 25 Oct" w:date="2026-10-25T16:02:42Z"/>
              </w:rPr>
            </w:pPr>
            <w:ins w:id="5913" w:author="Changes 24 to 25 Oct" w:date="2026-10-25T16:02:42Z">
              <w:r>
                <w:rPr>
                  <w:kern w:val="0"/>
                  <w:sz w:val="18"/>
                  <w:szCs w:val="24"/>
                  <w:lang w:val="en-US" w:eastAsia="en-US" w:bidi="ar-SA"/>
                </w:rPr>
                <w:t>Expedia</w:t>
              </w:r>
            </w:ins>
          </w:p>
        </w:tc>
        <w:tc>
          <w:tcPr>
            <w:tcW w:w="1898" w:type="dxa"/>
            <w:tcBorders/>
          </w:tcPr>
          <w:p>
            <w:pPr>
              <w:pStyle w:val="Compact"/>
              <w:widowControl/>
              <w:spacing w:lineRule="exact" w:line="220" w:before="0" w:after="0"/>
              <w:jc w:val="left"/>
              <w:rPr>
                <w:kern w:val="0"/>
                <w:szCs w:val="24"/>
                <w:lang w:val="en-US" w:eastAsia="en-US" w:bidi="ar-SA"/>
                <w:ins w:id="5916" w:author="Changes 24 to 25 Oct" w:date="2026-10-25T16:02:42Z"/>
              </w:rPr>
            </w:pPr>
            <w:ins w:id="5915"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18" w:author="Changes 24 to 25 Oct" w:date="2026-10-25T16:02:42Z"/>
              </w:rPr>
            </w:pPr>
            <w:ins w:id="5917" w:author="Changes 24 to 25 Oct" w:date="2026-10-25T16:02:42Z">
              <w:r>
                <w:rPr>
                  <w:kern w:val="0"/>
                  <w:sz w:val="18"/>
                  <w:szCs w:val="24"/>
                  <w:lang w:val="en-US" w:eastAsia="en-US" w:bidi="ar-SA"/>
                </w:rPr>
                <w:t>Travel and ticketing</w:t>
              </w:r>
            </w:ins>
          </w:p>
        </w:tc>
        <w:tc>
          <w:tcPr>
            <w:tcW w:w="1054" w:type="dxa"/>
            <w:tcBorders/>
          </w:tcPr>
          <w:p>
            <w:pPr>
              <w:pStyle w:val="Compact"/>
              <w:widowControl/>
              <w:spacing w:lineRule="exact" w:line="220" w:before="0" w:after="0"/>
              <w:jc w:val="left"/>
              <w:rPr>
                <w:kern w:val="0"/>
                <w:szCs w:val="24"/>
                <w:lang w:val="en-US" w:eastAsia="en-US" w:bidi="ar-SA"/>
                <w:ins w:id="5920" w:author="Changes 24 to 25 Oct" w:date="2026-10-25T16:02:42Z"/>
              </w:rPr>
            </w:pPr>
            <w:ins w:id="5919"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922" w:author="Changes 24 to 25 Oct" w:date="2026-10-25T16:02:42Z"/>
              </w:rPr>
            </w:pPr>
            <w:ins w:id="5921"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924" w:author="Changes 24 to 25 Oct" w:date="2026-10-25T16:02:42Z"/>
              </w:rPr>
            </w:pPr>
            <w:ins w:id="5923" w:author="Changes 24 to 25 Oct" w:date="2026-10-25T16:02:42Z">
              <w:r>
                <w:rPr>
                  <w:kern w:val="0"/>
                  <w:sz w:val="18"/>
                  <w:szCs w:val="24"/>
                  <w:lang w:val="en-US" w:eastAsia="en-US" w:bidi="ar-SA"/>
                </w:rPr>
                <w:t>2005</w:t>
              </w:r>
            </w:ins>
          </w:p>
        </w:tc>
      </w:tr>
      <w:tr>
        <w:trPr>
          <w:ins w:id="5925"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27" w:author="Changes 24 to 25 Oct" w:date="2026-10-25T16:02:42Z"/>
              </w:rPr>
            </w:pPr>
            <w:ins w:id="5926" w:author="Changes 24 to 25 Oct" w:date="2026-10-25T16:02:42Z">
              <w:r>
                <w:rPr>
                  <w:kern w:val="0"/>
                  <w:sz w:val="18"/>
                  <w:szCs w:val="24"/>
                  <w:lang w:val="en-US" w:eastAsia="en-US" w:bidi="ar-SA"/>
                </w:rPr>
                <w:t>Fiverr</w:t>
              </w:r>
            </w:ins>
          </w:p>
        </w:tc>
        <w:tc>
          <w:tcPr>
            <w:tcW w:w="1898" w:type="dxa"/>
            <w:tcBorders/>
          </w:tcPr>
          <w:p>
            <w:pPr>
              <w:pStyle w:val="Compact"/>
              <w:widowControl/>
              <w:spacing w:lineRule="exact" w:line="220" w:before="0" w:after="0"/>
              <w:jc w:val="left"/>
              <w:rPr>
                <w:kern w:val="0"/>
                <w:szCs w:val="24"/>
                <w:lang w:val="en-US" w:eastAsia="en-US" w:bidi="ar-SA"/>
                <w:ins w:id="5929" w:author="Changes 24 to 25 Oct" w:date="2026-10-25T16:02:42Z"/>
              </w:rPr>
            </w:pPr>
            <w:ins w:id="5928"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31" w:author="Changes 24 to 25 Oct" w:date="2026-10-25T16:02:42Z"/>
              </w:rPr>
            </w:pPr>
            <w:ins w:id="5930" w:author="Changes 24 to 25 Oct" w:date="2026-10-25T16:02:42Z">
              <w:r>
                <w:rPr>
                  <w:kern w:val="0"/>
                  <w:sz w:val="18"/>
                  <w:szCs w:val="24"/>
                  <w:lang w:val="en-US" w:eastAsia="en-US" w:bidi="ar-SA"/>
                </w:rPr>
                <w:t>Freelance</w:t>
              </w:r>
            </w:ins>
          </w:p>
        </w:tc>
        <w:tc>
          <w:tcPr>
            <w:tcW w:w="1054" w:type="dxa"/>
            <w:tcBorders/>
          </w:tcPr>
          <w:p>
            <w:pPr>
              <w:pStyle w:val="Compact"/>
              <w:widowControl/>
              <w:spacing w:lineRule="exact" w:line="220" w:before="0" w:after="0"/>
              <w:jc w:val="left"/>
              <w:rPr>
                <w:kern w:val="0"/>
                <w:szCs w:val="24"/>
                <w:lang w:val="en-US" w:eastAsia="en-US" w:bidi="ar-SA"/>
                <w:ins w:id="5933" w:author="Changes 24 to 25 Oct" w:date="2026-10-25T16:02:42Z"/>
              </w:rPr>
            </w:pPr>
            <w:ins w:id="5932"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935" w:author="Changes 24 to 25 Oct" w:date="2026-10-25T16:02:42Z"/>
              </w:rPr>
            </w:pPr>
            <w:ins w:id="5934"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937" w:author="Changes 24 to 25 Oct" w:date="2026-10-25T16:02:42Z"/>
              </w:rPr>
            </w:pPr>
            <w:ins w:id="5936" w:author="Changes 24 to 25 Oct" w:date="2026-10-25T16:02:42Z">
              <w:r>
                <w:rPr>
                  <w:kern w:val="0"/>
                  <w:sz w:val="18"/>
                  <w:szCs w:val="24"/>
                  <w:lang w:val="en-US" w:eastAsia="en-US" w:bidi="ar-SA"/>
                </w:rPr>
                <w:t>2019</w:t>
              </w:r>
            </w:ins>
          </w:p>
        </w:tc>
      </w:tr>
      <w:tr>
        <w:trPr>
          <w:ins w:id="5938"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40" w:author="Changes 24 to 25 Oct" w:date="2026-10-25T16:02:42Z"/>
              </w:rPr>
            </w:pPr>
            <w:ins w:id="5939" w:author="Changes 24 to 25 Oct" w:date="2026-10-25T16:02:42Z">
              <w:r>
                <w:rPr>
                  <w:kern w:val="0"/>
                  <w:sz w:val="18"/>
                  <w:szCs w:val="24"/>
                  <w:lang w:val="en-US" w:eastAsia="en-US" w:bidi="ar-SA"/>
                </w:rPr>
                <w:t>Grubhub</w:t>
              </w:r>
            </w:ins>
          </w:p>
        </w:tc>
        <w:tc>
          <w:tcPr>
            <w:tcW w:w="1898" w:type="dxa"/>
            <w:tcBorders/>
          </w:tcPr>
          <w:p>
            <w:pPr>
              <w:pStyle w:val="Compact"/>
              <w:widowControl/>
              <w:spacing w:lineRule="exact" w:line="220" w:before="0" w:after="0"/>
              <w:jc w:val="left"/>
              <w:rPr>
                <w:kern w:val="0"/>
                <w:szCs w:val="24"/>
                <w:lang w:val="en-US" w:eastAsia="en-US" w:bidi="ar-SA"/>
                <w:ins w:id="5942" w:author="Changes 24 to 25 Oct" w:date="2026-10-25T16:02:42Z"/>
              </w:rPr>
            </w:pPr>
            <w:ins w:id="5941"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44" w:author="Changes 24 to 25 Oct" w:date="2026-10-25T16:02:42Z"/>
              </w:rPr>
            </w:pPr>
            <w:ins w:id="5943" w:author="Changes 24 to 25 Oct" w:date="2026-10-25T16:02:42Z">
              <w:r>
                <w:rPr>
                  <w:kern w:val="0"/>
                  <w:sz w:val="18"/>
                  <w:szCs w:val="24"/>
                  <w:lang w:val="en-US" w:eastAsia="en-US" w:bidi="ar-SA"/>
                </w:rPr>
                <w:t>On-demand</w:t>
              </w:r>
            </w:ins>
          </w:p>
        </w:tc>
        <w:tc>
          <w:tcPr>
            <w:tcW w:w="1054" w:type="dxa"/>
            <w:tcBorders/>
          </w:tcPr>
          <w:p>
            <w:pPr>
              <w:pStyle w:val="Compact"/>
              <w:widowControl/>
              <w:spacing w:lineRule="exact" w:line="220" w:before="0" w:after="0"/>
              <w:jc w:val="left"/>
              <w:rPr>
                <w:kern w:val="0"/>
                <w:szCs w:val="24"/>
                <w:lang w:val="en-US" w:eastAsia="en-US" w:bidi="ar-SA"/>
                <w:ins w:id="5946" w:author="Changes 24 to 25 Oct" w:date="2026-10-25T16:02:42Z"/>
              </w:rPr>
            </w:pPr>
            <w:ins w:id="5945"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5948" w:author="Changes 24 to 25 Oct" w:date="2026-10-25T16:02:42Z"/>
              </w:rPr>
            </w:pPr>
            <w:ins w:id="5947"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5950" w:author="Changes 24 to 25 Oct" w:date="2026-10-25T16:02:42Z"/>
              </w:rPr>
            </w:pPr>
            <w:ins w:id="5949" w:author="Changes 24 to 25 Oct" w:date="2026-10-25T16:02:42Z">
              <w:r>
                <w:rPr>
                  <w:kern w:val="0"/>
                  <w:sz w:val="18"/>
                  <w:szCs w:val="24"/>
                  <w:lang w:val="en-US" w:eastAsia="en-US" w:bidi="ar-SA"/>
                </w:rPr>
                <w:t>2014</w:t>
              </w:r>
            </w:ins>
          </w:p>
        </w:tc>
      </w:tr>
      <w:tr>
        <w:trPr>
          <w:ins w:id="5951"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53" w:author="Changes 24 to 25 Oct" w:date="2026-10-25T16:02:42Z"/>
              </w:rPr>
            </w:pPr>
            <w:ins w:id="5952" w:author="Changes 24 to 25 Oct" w:date="2026-10-25T16:02:42Z">
              <w:r>
                <w:rPr>
                  <w:kern w:val="0"/>
                  <w:sz w:val="18"/>
                  <w:szCs w:val="24"/>
                  <w:lang w:val="en-US" w:eastAsia="en-US" w:bidi="ar-SA"/>
                </w:rPr>
                <w:t>Hepsiburada</w:t>
              </w:r>
            </w:ins>
          </w:p>
        </w:tc>
        <w:tc>
          <w:tcPr>
            <w:tcW w:w="1898" w:type="dxa"/>
            <w:tcBorders/>
          </w:tcPr>
          <w:p>
            <w:pPr>
              <w:pStyle w:val="Compact"/>
              <w:widowControl/>
              <w:spacing w:lineRule="exact" w:line="220" w:before="0" w:after="0"/>
              <w:jc w:val="left"/>
              <w:rPr>
                <w:kern w:val="0"/>
                <w:szCs w:val="24"/>
                <w:lang w:val="en-US" w:eastAsia="en-US" w:bidi="ar-SA"/>
                <w:ins w:id="5955" w:author="Changes 24 to 25 Oct" w:date="2026-10-25T16:02:42Z"/>
              </w:rPr>
            </w:pPr>
            <w:ins w:id="5954"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57" w:author="Changes 24 to 25 Oct" w:date="2026-10-25T16:02:42Z"/>
              </w:rPr>
            </w:pPr>
            <w:ins w:id="5956"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959" w:author="Changes 24 to 25 Oct" w:date="2026-10-25T16:02:42Z"/>
              </w:rPr>
            </w:pPr>
            <w:ins w:id="5958" w:author="Changes 24 to 25 Oct" w:date="2026-10-25T16:02:42Z">
              <w:r>
                <w:rPr>
                  <w:kern w:val="0"/>
                  <w:sz w:val="18"/>
                  <w:szCs w:val="24"/>
                  <w:lang w:val="en-US" w:eastAsia="en-US" w:bidi="ar-SA"/>
                </w:rPr>
                <w:t>TR</w:t>
              </w:r>
            </w:ins>
          </w:p>
        </w:tc>
        <w:tc>
          <w:tcPr>
            <w:tcW w:w="1547" w:type="dxa"/>
            <w:tcBorders/>
          </w:tcPr>
          <w:p>
            <w:pPr>
              <w:pStyle w:val="Compact"/>
              <w:widowControl/>
              <w:spacing w:lineRule="exact" w:line="220" w:before="0" w:after="0"/>
              <w:jc w:val="left"/>
              <w:rPr>
                <w:kern w:val="0"/>
                <w:szCs w:val="24"/>
                <w:lang w:val="en-US" w:eastAsia="en-US" w:bidi="ar-SA"/>
                <w:ins w:id="5961" w:author="Changes 24 to 25 Oct" w:date="2026-10-25T16:02:42Z"/>
              </w:rPr>
            </w:pPr>
            <w:ins w:id="5960" w:author="Changes 24 to 25 Oct" w:date="2026-10-25T16:02:42Z">
              <w:r>
                <w:rPr>
                  <w:kern w:val="0"/>
                  <w:sz w:val="18"/>
                  <w:szCs w:val="24"/>
                  <w:lang w:val="en-US" w:eastAsia="en-US" w:bidi="ar-SA"/>
                </w:rPr>
                <w:t>TRY</w:t>
              </w:r>
            </w:ins>
          </w:p>
        </w:tc>
        <w:tc>
          <w:tcPr>
            <w:tcW w:w="913" w:type="dxa"/>
            <w:tcBorders/>
          </w:tcPr>
          <w:p>
            <w:pPr>
              <w:pStyle w:val="Compact"/>
              <w:widowControl/>
              <w:spacing w:lineRule="exact" w:line="220" w:before="0" w:after="0"/>
              <w:jc w:val="left"/>
              <w:rPr>
                <w:kern w:val="0"/>
                <w:szCs w:val="24"/>
                <w:lang w:val="en-US" w:eastAsia="en-US" w:bidi="ar-SA"/>
                <w:ins w:id="5963" w:author="Changes 24 to 25 Oct" w:date="2026-10-25T16:02:42Z"/>
              </w:rPr>
            </w:pPr>
            <w:ins w:id="5962" w:author="Changes 24 to 25 Oct" w:date="2026-10-25T16:02:42Z">
              <w:r>
                <w:rPr>
                  <w:kern w:val="0"/>
                  <w:sz w:val="18"/>
                  <w:szCs w:val="24"/>
                  <w:lang w:val="en-US" w:eastAsia="en-US" w:bidi="ar-SA"/>
                </w:rPr>
                <w:t>2021</w:t>
              </w:r>
            </w:ins>
          </w:p>
        </w:tc>
      </w:tr>
      <w:tr>
        <w:trPr>
          <w:ins w:id="5964"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66" w:author="Changes 24 to 25 Oct" w:date="2026-10-25T16:02:42Z"/>
              </w:rPr>
            </w:pPr>
            <w:ins w:id="5965" w:author="Changes 24 to 25 Oct" w:date="2026-10-25T16:02:42Z">
              <w:r>
                <w:rPr>
                  <w:kern w:val="0"/>
                  <w:sz w:val="18"/>
                  <w:szCs w:val="24"/>
                  <w:lang w:val="en-US" w:eastAsia="en-US" w:bidi="ar-SA"/>
                </w:rPr>
                <w:t>Kaspi.kz</w:t>
              </w:r>
            </w:ins>
          </w:p>
        </w:tc>
        <w:tc>
          <w:tcPr>
            <w:tcW w:w="1898" w:type="dxa"/>
            <w:tcBorders/>
          </w:tcPr>
          <w:p>
            <w:pPr>
              <w:pStyle w:val="Compact"/>
              <w:widowControl/>
              <w:spacing w:lineRule="exact" w:line="220" w:before="0" w:after="0"/>
              <w:jc w:val="left"/>
              <w:rPr>
                <w:kern w:val="0"/>
                <w:szCs w:val="24"/>
                <w:lang w:val="en-US" w:eastAsia="en-US" w:bidi="ar-SA"/>
                <w:ins w:id="5968" w:author="Changes 24 to 25 Oct" w:date="2026-10-25T16:02:42Z"/>
              </w:rPr>
            </w:pPr>
            <w:ins w:id="5967"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70" w:author="Changes 24 to 25 Oct" w:date="2026-10-25T16:02:42Z"/>
              </w:rPr>
            </w:pPr>
            <w:ins w:id="5969"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972" w:author="Changes 24 to 25 Oct" w:date="2026-10-25T16:02:42Z"/>
              </w:rPr>
            </w:pPr>
            <w:ins w:id="5971" w:author="Changes 24 to 25 Oct" w:date="2026-10-25T16:02:42Z">
              <w:r>
                <w:rPr>
                  <w:kern w:val="0"/>
                  <w:sz w:val="18"/>
                  <w:szCs w:val="24"/>
                  <w:lang w:val="en-US" w:eastAsia="en-US" w:bidi="ar-SA"/>
                </w:rPr>
                <w:t>KZ</w:t>
              </w:r>
            </w:ins>
          </w:p>
        </w:tc>
        <w:tc>
          <w:tcPr>
            <w:tcW w:w="1547" w:type="dxa"/>
            <w:tcBorders/>
          </w:tcPr>
          <w:p>
            <w:pPr>
              <w:pStyle w:val="Compact"/>
              <w:widowControl/>
              <w:spacing w:lineRule="exact" w:line="220" w:before="0" w:after="0"/>
              <w:jc w:val="left"/>
              <w:rPr>
                <w:kern w:val="0"/>
                <w:szCs w:val="24"/>
                <w:lang w:val="en-US" w:eastAsia="en-US" w:bidi="ar-SA"/>
                <w:ins w:id="5974" w:author="Changes 24 to 25 Oct" w:date="2026-10-25T16:02:42Z"/>
              </w:rPr>
            </w:pPr>
            <w:ins w:id="5973" w:author="Changes 24 to 25 Oct" w:date="2026-10-25T16:02:42Z">
              <w:r>
                <w:rPr>
                  <w:kern w:val="0"/>
                  <w:sz w:val="18"/>
                  <w:szCs w:val="24"/>
                  <w:lang w:val="en-US" w:eastAsia="en-US" w:bidi="ar-SA"/>
                </w:rPr>
                <w:t>KZT</w:t>
              </w:r>
            </w:ins>
          </w:p>
        </w:tc>
        <w:tc>
          <w:tcPr>
            <w:tcW w:w="913" w:type="dxa"/>
            <w:tcBorders/>
          </w:tcPr>
          <w:p>
            <w:pPr>
              <w:pStyle w:val="Compact"/>
              <w:widowControl/>
              <w:spacing w:lineRule="exact" w:line="220" w:before="0" w:after="0"/>
              <w:jc w:val="left"/>
              <w:rPr>
                <w:kern w:val="0"/>
                <w:szCs w:val="24"/>
                <w:lang w:val="en-US" w:eastAsia="en-US" w:bidi="ar-SA"/>
                <w:ins w:id="5976" w:author="Changes 24 to 25 Oct" w:date="2026-10-25T16:02:42Z"/>
              </w:rPr>
            </w:pPr>
            <w:ins w:id="5975" w:author="Changes 24 to 25 Oct" w:date="2026-10-25T16:02:42Z">
              <w:r>
                <w:rPr>
                  <w:kern w:val="0"/>
                  <w:sz w:val="18"/>
                  <w:szCs w:val="24"/>
                  <w:lang w:val="en-US" w:eastAsia="en-US" w:bidi="ar-SA"/>
                </w:rPr>
                <w:t>2020</w:t>
              </w:r>
            </w:ins>
          </w:p>
        </w:tc>
      </w:tr>
      <w:tr>
        <w:trPr>
          <w:ins w:id="5977"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79" w:author="Changes 24 to 25 Oct" w:date="2026-10-25T16:02:42Z"/>
              </w:rPr>
            </w:pPr>
            <w:ins w:id="5978" w:author="Changes 24 to 25 Oct" w:date="2026-10-25T16:02:42Z">
              <w:r>
                <w:rPr>
                  <w:kern w:val="0"/>
                  <w:sz w:val="18"/>
                  <w:szCs w:val="24"/>
                  <w:lang w:val="en-US" w:eastAsia="en-US" w:bidi="ar-SA"/>
                </w:rPr>
                <w:t>Mogu</w:t>
              </w:r>
            </w:ins>
          </w:p>
        </w:tc>
        <w:tc>
          <w:tcPr>
            <w:tcW w:w="1898" w:type="dxa"/>
            <w:tcBorders/>
          </w:tcPr>
          <w:p>
            <w:pPr>
              <w:pStyle w:val="Compact"/>
              <w:widowControl/>
              <w:spacing w:lineRule="exact" w:line="220" w:before="0" w:after="0"/>
              <w:jc w:val="left"/>
              <w:rPr>
                <w:kern w:val="0"/>
                <w:szCs w:val="24"/>
                <w:lang w:val="en-US" w:eastAsia="en-US" w:bidi="ar-SA"/>
                <w:ins w:id="5981" w:author="Changes 24 to 25 Oct" w:date="2026-10-25T16:02:42Z"/>
              </w:rPr>
            </w:pPr>
            <w:ins w:id="5980"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83" w:author="Changes 24 to 25 Oct" w:date="2026-10-25T16:02:42Z"/>
              </w:rPr>
            </w:pPr>
            <w:ins w:id="5982"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985" w:author="Changes 24 to 25 Oct" w:date="2026-10-25T16:02:42Z"/>
              </w:rPr>
            </w:pPr>
            <w:ins w:id="5984" w:author="Changes 24 to 25 Oct" w:date="2026-10-25T16:02:42Z">
              <w:r>
                <w:rPr>
                  <w:kern w:val="0"/>
                  <w:sz w:val="18"/>
                  <w:szCs w:val="24"/>
                  <w:lang w:val="en-US" w:eastAsia="en-US" w:bidi="ar-SA"/>
                </w:rPr>
                <w:t>CN</w:t>
              </w:r>
            </w:ins>
          </w:p>
        </w:tc>
        <w:tc>
          <w:tcPr>
            <w:tcW w:w="1547" w:type="dxa"/>
            <w:tcBorders/>
          </w:tcPr>
          <w:p>
            <w:pPr>
              <w:pStyle w:val="Compact"/>
              <w:widowControl/>
              <w:spacing w:lineRule="exact" w:line="220" w:before="0" w:after="0"/>
              <w:jc w:val="left"/>
              <w:rPr>
                <w:kern w:val="0"/>
                <w:szCs w:val="24"/>
                <w:lang w:val="en-US" w:eastAsia="en-US" w:bidi="ar-SA"/>
                <w:ins w:id="5987" w:author="Changes 24 to 25 Oct" w:date="2026-10-25T16:02:42Z"/>
              </w:rPr>
            </w:pPr>
            <w:ins w:id="5986" w:author="Changes 24 to 25 Oct" w:date="2026-10-25T16:02:42Z">
              <w:r>
                <w:rPr>
                  <w:kern w:val="0"/>
                  <w:sz w:val="18"/>
                  <w:szCs w:val="24"/>
                  <w:lang w:val="en-US" w:eastAsia="en-US" w:bidi="ar-SA"/>
                </w:rPr>
                <w:t>CNY</w:t>
              </w:r>
            </w:ins>
          </w:p>
        </w:tc>
        <w:tc>
          <w:tcPr>
            <w:tcW w:w="913" w:type="dxa"/>
            <w:tcBorders/>
          </w:tcPr>
          <w:p>
            <w:pPr>
              <w:pStyle w:val="Compact"/>
              <w:widowControl/>
              <w:spacing w:lineRule="exact" w:line="220" w:before="0" w:after="0"/>
              <w:jc w:val="left"/>
              <w:rPr>
                <w:kern w:val="0"/>
                <w:szCs w:val="24"/>
                <w:lang w:val="en-US" w:eastAsia="en-US" w:bidi="ar-SA"/>
                <w:ins w:id="5989" w:author="Changes 24 to 25 Oct" w:date="2026-10-25T16:02:42Z"/>
              </w:rPr>
            </w:pPr>
            <w:ins w:id="5988" w:author="Changes 24 to 25 Oct" w:date="2026-10-25T16:02:42Z">
              <w:r>
                <w:rPr>
                  <w:kern w:val="0"/>
                  <w:sz w:val="18"/>
                  <w:szCs w:val="24"/>
                  <w:lang w:val="en-US" w:eastAsia="en-US" w:bidi="ar-SA"/>
                </w:rPr>
                <w:t>2018</w:t>
              </w:r>
            </w:ins>
          </w:p>
        </w:tc>
      </w:tr>
      <w:tr>
        <w:trPr>
          <w:ins w:id="5990"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5992" w:author="Changes 24 to 25 Oct" w:date="2026-10-25T16:02:42Z"/>
              </w:rPr>
            </w:pPr>
            <w:ins w:id="5991" w:author="Changes 24 to 25 Oct" w:date="2026-10-25T16:02:42Z">
              <w:r>
                <w:rPr>
                  <w:kern w:val="0"/>
                  <w:sz w:val="18"/>
                  <w:szCs w:val="24"/>
                  <w:lang w:val="en-US" w:eastAsia="en-US" w:bidi="ar-SA"/>
                </w:rPr>
                <w:t>Ozon</w:t>
              </w:r>
            </w:ins>
          </w:p>
        </w:tc>
        <w:tc>
          <w:tcPr>
            <w:tcW w:w="1898" w:type="dxa"/>
            <w:tcBorders/>
          </w:tcPr>
          <w:p>
            <w:pPr>
              <w:pStyle w:val="Compact"/>
              <w:widowControl/>
              <w:spacing w:lineRule="exact" w:line="220" w:before="0" w:after="0"/>
              <w:jc w:val="left"/>
              <w:rPr>
                <w:kern w:val="0"/>
                <w:szCs w:val="24"/>
                <w:lang w:val="en-US" w:eastAsia="en-US" w:bidi="ar-SA"/>
                <w:ins w:id="5994" w:author="Changes 24 to 25 Oct" w:date="2026-10-25T16:02:42Z"/>
              </w:rPr>
            </w:pPr>
            <w:ins w:id="5993"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5996" w:author="Changes 24 to 25 Oct" w:date="2026-10-25T16:02:42Z"/>
              </w:rPr>
            </w:pPr>
            <w:ins w:id="5995"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5998" w:author="Changes 24 to 25 Oct" w:date="2026-10-25T16:02:42Z"/>
              </w:rPr>
            </w:pPr>
            <w:ins w:id="5997" w:author="Changes 24 to 25 Oct" w:date="2026-10-25T16:02:42Z">
              <w:r>
                <w:rPr>
                  <w:kern w:val="0"/>
                  <w:sz w:val="18"/>
                  <w:szCs w:val="24"/>
                  <w:lang w:val="en-US" w:eastAsia="en-US" w:bidi="ar-SA"/>
                </w:rPr>
                <w:t>RU</w:t>
              </w:r>
            </w:ins>
          </w:p>
        </w:tc>
        <w:tc>
          <w:tcPr>
            <w:tcW w:w="1547" w:type="dxa"/>
            <w:tcBorders/>
          </w:tcPr>
          <w:p>
            <w:pPr>
              <w:pStyle w:val="Compact"/>
              <w:widowControl/>
              <w:spacing w:lineRule="exact" w:line="220" w:before="0" w:after="0"/>
              <w:jc w:val="left"/>
              <w:rPr>
                <w:kern w:val="0"/>
                <w:szCs w:val="24"/>
                <w:lang w:val="en-US" w:eastAsia="en-US" w:bidi="ar-SA"/>
                <w:ins w:id="6000" w:author="Changes 24 to 25 Oct" w:date="2026-10-25T16:02:42Z"/>
              </w:rPr>
            </w:pPr>
            <w:ins w:id="5999" w:author="Changes 24 to 25 Oct" w:date="2026-10-25T16:02:42Z">
              <w:r>
                <w:rPr>
                  <w:kern w:val="0"/>
                  <w:sz w:val="18"/>
                  <w:szCs w:val="24"/>
                  <w:lang w:val="en-US" w:eastAsia="en-US" w:bidi="ar-SA"/>
                </w:rPr>
                <w:t>RUB</w:t>
              </w:r>
            </w:ins>
          </w:p>
        </w:tc>
        <w:tc>
          <w:tcPr>
            <w:tcW w:w="913" w:type="dxa"/>
            <w:tcBorders/>
          </w:tcPr>
          <w:p>
            <w:pPr>
              <w:pStyle w:val="Compact"/>
              <w:widowControl/>
              <w:spacing w:lineRule="exact" w:line="220" w:before="0" w:after="0"/>
              <w:jc w:val="left"/>
              <w:rPr>
                <w:kern w:val="0"/>
                <w:szCs w:val="24"/>
                <w:lang w:val="en-US" w:eastAsia="en-US" w:bidi="ar-SA"/>
                <w:ins w:id="6002" w:author="Changes 24 to 25 Oct" w:date="2026-10-25T16:02:42Z"/>
              </w:rPr>
            </w:pPr>
            <w:ins w:id="6001" w:author="Changes 24 to 25 Oct" w:date="2026-10-25T16:02:42Z">
              <w:r>
                <w:rPr>
                  <w:kern w:val="0"/>
                  <w:sz w:val="18"/>
                  <w:szCs w:val="24"/>
                  <w:lang w:val="en-US" w:eastAsia="en-US" w:bidi="ar-SA"/>
                </w:rPr>
                <w:t>2020</w:t>
              </w:r>
            </w:ins>
          </w:p>
        </w:tc>
      </w:tr>
      <w:tr>
        <w:trPr>
          <w:ins w:id="6003"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6005" w:author="Changes 24 to 25 Oct" w:date="2026-10-25T16:02:42Z"/>
              </w:rPr>
            </w:pPr>
            <w:ins w:id="6004" w:author="Changes 24 to 25 Oct" w:date="2026-10-25T16:02:42Z">
              <w:r>
                <w:rPr>
                  <w:kern w:val="0"/>
                  <w:sz w:val="18"/>
                  <w:szCs w:val="24"/>
                  <w:lang w:val="en-US" w:eastAsia="en-US" w:bidi="ar-SA"/>
                </w:rPr>
                <w:t>Pinduoduo</w:t>
              </w:r>
            </w:ins>
          </w:p>
        </w:tc>
        <w:tc>
          <w:tcPr>
            <w:tcW w:w="1898" w:type="dxa"/>
            <w:tcBorders/>
          </w:tcPr>
          <w:p>
            <w:pPr>
              <w:pStyle w:val="Compact"/>
              <w:widowControl/>
              <w:spacing w:lineRule="exact" w:line="220" w:before="0" w:after="0"/>
              <w:jc w:val="left"/>
              <w:rPr>
                <w:kern w:val="0"/>
                <w:szCs w:val="24"/>
                <w:lang w:val="en-US" w:eastAsia="en-US" w:bidi="ar-SA"/>
                <w:ins w:id="6007" w:author="Changes 24 to 25 Oct" w:date="2026-10-25T16:02:42Z"/>
              </w:rPr>
            </w:pPr>
            <w:ins w:id="6006"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6009" w:author="Changes 24 to 25 Oct" w:date="2026-10-25T16:02:42Z"/>
              </w:rPr>
            </w:pPr>
            <w:ins w:id="6008" w:author="Changes 24 to 25 Oct" w:date="2026-10-25T16:02:42Z">
              <w:r>
                <w:rPr>
                  <w:kern w:val="0"/>
                  <w:sz w:val="18"/>
                  <w:szCs w:val="24"/>
                  <w:lang w:val="en-US" w:eastAsia="en-US" w:bidi="ar-SA"/>
                </w:rPr>
                <w:t>Marketplace</w:t>
              </w:r>
            </w:ins>
          </w:p>
        </w:tc>
        <w:tc>
          <w:tcPr>
            <w:tcW w:w="1054" w:type="dxa"/>
            <w:tcBorders/>
          </w:tcPr>
          <w:p>
            <w:pPr>
              <w:pStyle w:val="Compact"/>
              <w:widowControl/>
              <w:spacing w:lineRule="exact" w:line="220" w:before="0" w:after="0"/>
              <w:jc w:val="left"/>
              <w:rPr>
                <w:kern w:val="0"/>
                <w:szCs w:val="24"/>
                <w:lang w:val="en-US" w:eastAsia="en-US" w:bidi="ar-SA"/>
                <w:ins w:id="6011" w:author="Changes 24 to 25 Oct" w:date="2026-10-25T16:02:42Z"/>
              </w:rPr>
            </w:pPr>
            <w:ins w:id="6010" w:author="Changes 24 to 25 Oct" w:date="2026-10-25T16:02:42Z">
              <w:r>
                <w:rPr>
                  <w:kern w:val="0"/>
                  <w:sz w:val="18"/>
                  <w:szCs w:val="24"/>
                  <w:lang w:val="en-US" w:eastAsia="en-US" w:bidi="ar-SA"/>
                </w:rPr>
                <w:t>CN</w:t>
              </w:r>
            </w:ins>
          </w:p>
        </w:tc>
        <w:tc>
          <w:tcPr>
            <w:tcW w:w="1547" w:type="dxa"/>
            <w:tcBorders/>
          </w:tcPr>
          <w:p>
            <w:pPr>
              <w:pStyle w:val="Compact"/>
              <w:widowControl/>
              <w:spacing w:lineRule="exact" w:line="220" w:before="0" w:after="0"/>
              <w:jc w:val="left"/>
              <w:rPr>
                <w:kern w:val="0"/>
                <w:szCs w:val="24"/>
                <w:lang w:val="en-US" w:eastAsia="en-US" w:bidi="ar-SA"/>
                <w:ins w:id="6013" w:author="Changes 24 to 25 Oct" w:date="2026-10-25T16:02:42Z"/>
              </w:rPr>
            </w:pPr>
            <w:ins w:id="6012" w:author="Changes 24 to 25 Oct" w:date="2026-10-25T16:02:42Z">
              <w:r>
                <w:rPr>
                  <w:kern w:val="0"/>
                  <w:sz w:val="18"/>
                  <w:szCs w:val="24"/>
                  <w:lang w:val="en-US" w:eastAsia="en-US" w:bidi="ar-SA"/>
                </w:rPr>
                <w:t>CNY</w:t>
              </w:r>
            </w:ins>
          </w:p>
        </w:tc>
        <w:tc>
          <w:tcPr>
            <w:tcW w:w="913" w:type="dxa"/>
            <w:tcBorders/>
          </w:tcPr>
          <w:p>
            <w:pPr>
              <w:pStyle w:val="Compact"/>
              <w:widowControl/>
              <w:spacing w:lineRule="exact" w:line="220" w:before="0" w:after="0"/>
              <w:jc w:val="left"/>
              <w:rPr>
                <w:kern w:val="0"/>
                <w:szCs w:val="24"/>
                <w:lang w:val="en-US" w:eastAsia="en-US" w:bidi="ar-SA"/>
                <w:ins w:id="6015" w:author="Changes 24 to 25 Oct" w:date="2026-10-25T16:02:42Z"/>
              </w:rPr>
            </w:pPr>
            <w:ins w:id="6014" w:author="Changes 24 to 25 Oct" w:date="2026-10-25T16:02:42Z">
              <w:r>
                <w:rPr>
                  <w:kern w:val="0"/>
                  <w:sz w:val="18"/>
                  <w:szCs w:val="24"/>
                  <w:lang w:val="en-US" w:eastAsia="en-US" w:bidi="ar-SA"/>
                </w:rPr>
                <w:t>2018</w:t>
              </w:r>
            </w:ins>
          </w:p>
        </w:tc>
      </w:tr>
      <w:tr>
        <w:trPr>
          <w:ins w:id="6016"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6018" w:author="Changes 24 to 25 Oct" w:date="2026-10-25T16:02:42Z"/>
              </w:rPr>
            </w:pPr>
            <w:ins w:id="6017" w:author="Changes 24 to 25 Oct" w:date="2026-10-25T16:02:42Z">
              <w:r>
                <w:rPr>
                  <w:kern w:val="0"/>
                  <w:sz w:val="18"/>
                  <w:szCs w:val="24"/>
                  <w:lang w:val="en-US" w:eastAsia="en-US" w:bidi="ar-SA"/>
                </w:rPr>
                <w:t>RB Global</w:t>
              </w:r>
            </w:ins>
          </w:p>
        </w:tc>
        <w:tc>
          <w:tcPr>
            <w:tcW w:w="1898" w:type="dxa"/>
            <w:tcBorders/>
          </w:tcPr>
          <w:p>
            <w:pPr>
              <w:pStyle w:val="Compact"/>
              <w:widowControl/>
              <w:spacing w:lineRule="exact" w:line="220" w:before="0" w:after="0"/>
              <w:jc w:val="left"/>
              <w:rPr>
                <w:kern w:val="0"/>
                <w:szCs w:val="24"/>
                <w:lang w:val="en-US" w:eastAsia="en-US" w:bidi="ar-SA"/>
                <w:ins w:id="6020" w:author="Changes 24 to 25 Oct" w:date="2026-10-25T16:02:42Z"/>
              </w:rPr>
            </w:pPr>
            <w:ins w:id="6019"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6022" w:author="Changes 24 to 25 Oct" w:date="2026-10-25T16:02:42Z"/>
              </w:rPr>
            </w:pPr>
            <w:ins w:id="6021" w:author="Changes 24 to 25 Oct" w:date="2026-10-25T16:02:42Z">
              <w:r>
                <w:rPr>
                  <w:kern w:val="0"/>
                  <w:sz w:val="18"/>
                  <w:szCs w:val="24"/>
                  <w:lang w:val="en-US" w:eastAsia="en-US" w:bidi="ar-SA"/>
                </w:rPr>
                <w:t>Resale and auctions</w:t>
              </w:r>
            </w:ins>
          </w:p>
        </w:tc>
        <w:tc>
          <w:tcPr>
            <w:tcW w:w="1054" w:type="dxa"/>
            <w:tcBorders/>
          </w:tcPr>
          <w:p>
            <w:pPr>
              <w:pStyle w:val="Compact"/>
              <w:widowControl/>
              <w:spacing w:lineRule="exact" w:line="220" w:before="0" w:after="0"/>
              <w:jc w:val="left"/>
              <w:rPr>
                <w:kern w:val="0"/>
                <w:szCs w:val="24"/>
                <w:lang w:val="en-US" w:eastAsia="en-US" w:bidi="ar-SA"/>
                <w:ins w:id="6024" w:author="Changes 24 to 25 Oct" w:date="2026-10-25T16:02:42Z"/>
              </w:rPr>
            </w:pPr>
            <w:ins w:id="6023"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6026" w:author="Changes 24 to 25 Oct" w:date="2026-10-25T16:02:42Z"/>
              </w:rPr>
            </w:pPr>
            <w:ins w:id="6025"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6028" w:author="Changes 24 to 25 Oct" w:date="2026-10-25T16:02:42Z"/>
              </w:rPr>
            </w:pPr>
            <w:ins w:id="6027" w:author="Changes 24 to 25 Oct" w:date="2026-10-25T16:02:42Z">
              <w:r>
                <w:rPr>
                  <w:kern w:val="0"/>
                  <w:sz w:val="18"/>
                  <w:szCs w:val="24"/>
                  <w:lang w:val="en-US" w:eastAsia="en-US" w:bidi="ar-SA"/>
                </w:rPr>
                <w:t>1998</w:t>
              </w:r>
            </w:ins>
          </w:p>
        </w:tc>
      </w:tr>
      <w:tr>
        <w:trPr>
          <w:ins w:id="6029"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6031" w:author="Changes 24 to 25 Oct" w:date="2026-10-25T16:02:42Z"/>
              </w:rPr>
            </w:pPr>
            <w:ins w:id="6030" w:author="Changes 24 to 25 Oct" w:date="2026-10-25T16:02:42Z">
              <w:r>
                <w:rPr>
                  <w:kern w:val="0"/>
                  <w:sz w:val="18"/>
                  <w:szCs w:val="24"/>
                  <w:lang w:val="en-US" w:eastAsia="en-US" w:bidi="ar-SA"/>
                </w:rPr>
                <w:t>The RealReal</w:t>
              </w:r>
            </w:ins>
          </w:p>
        </w:tc>
        <w:tc>
          <w:tcPr>
            <w:tcW w:w="1898" w:type="dxa"/>
            <w:tcBorders/>
          </w:tcPr>
          <w:p>
            <w:pPr>
              <w:pStyle w:val="Compact"/>
              <w:widowControl/>
              <w:spacing w:lineRule="exact" w:line="220" w:before="0" w:after="0"/>
              <w:jc w:val="left"/>
              <w:rPr>
                <w:kern w:val="0"/>
                <w:szCs w:val="24"/>
                <w:lang w:val="en-US" w:eastAsia="en-US" w:bidi="ar-SA"/>
                <w:ins w:id="6033" w:author="Changes 24 to 25 Oct" w:date="2026-10-25T16:02:42Z"/>
              </w:rPr>
            </w:pPr>
            <w:ins w:id="6032"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6035" w:author="Changes 24 to 25 Oct" w:date="2026-10-25T16:02:42Z"/>
              </w:rPr>
            </w:pPr>
            <w:ins w:id="6034" w:author="Changes 24 to 25 Oct" w:date="2026-10-25T16:02:42Z">
              <w:r>
                <w:rPr>
                  <w:kern w:val="0"/>
                  <w:sz w:val="18"/>
                  <w:szCs w:val="24"/>
                  <w:lang w:val="en-US" w:eastAsia="en-US" w:bidi="ar-SA"/>
                </w:rPr>
                <w:t>Resale and auctions</w:t>
              </w:r>
            </w:ins>
          </w:p>
        </w:tc>
        <w:tc>
          <w:tcPr>
            <w:tcW w:w="1054" w:type="dxa"/>
            <w:tcBorders/>
          </w:tcPr>
          <w:p>
            <w:pPr>
              <w:pStyle w:val="Compact"/>
              <w:widowControl/>
              <w:spacing w:lineRule="exact" w:line="220" w:before="0" w:after="0"/>
              <w:jc w:val="left"/>
              <w:rPr>
                <w:kern w:val="0"/>
                <w:szCs w:val="24"/>
                <w:lang w:val="en-US" w:eastAsia="en-US" w:bidi="ar-SA"/>
                <w:ins w:id="6037" w:author="Changes 24 to 25 Oct" w:date="2026-10-25T16:02:42Z"/>
              </w:rPr>
            </w:pPr>
            <w:ins w:id="6036"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6039" w:author="Changes 24 to 25 Oct" w:date="2026-10-25T16:02:42Z"/>
              </w:rPr>
            </w:pPr>
            <w:ins w:id="6038"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6041" w:author="Changes 24 to 25 Oct" w:date="2026-10-25T16:02:42Z"/>
              </w:rPr>
            </w:pPr>
            <w:ins w:id="6040" w:author="Changes 24 to 25 Oct" w:date="2026-10-25T16:02:42Z">
              <w:r>
                <w:rPr>
                  <w:kern w:val="0"/>
                  <w:sz w:val="18"/>
                  <w:szCs w:val="24"/>
                  <w:lang w:val="en-US" w:eastAsia="en-US" w:bidi="ar-SA"/>
                </w:rPr>
                <w:t>2019</w:t>
              </w:r>
            </w:ins>
          </w:p>
        </w:tc>
      </w:tr>
      <w:tr>
        <w:trPr>
          <w:ins w:id="6042"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6044" w:author="Changes 24 to 25 Oct" w:date="2026-10-25T16:02:42Z"/>
              </w:rPr>
            </w:pPr>
            <w:ins w:id="6043" w:author="Changes 24 to 25 Oct" w:date="2026-10-25T16:02:42Z">
              <w:r>
                <w:rPr>
                  <w:kern w:val="0"/>
                  <w:sz w:val="18"/>
                  <w:szCs w:val="24"/>
                  <w:lang w:val="en-US" w:eastAsia="en-US" w:bidi="ar-SA"/>
                </w:rPr>
                <w:t>Vivid Seats</w:t>
              </w:r>
            </w:ins>
          </w:p>
        </w:tc>
        <w:tc>
          <w:tcPr>
            <w:tcW w:w="1898" w:type="dxa"/>
            <w:tcBorders/>
          </w:tcPr>
          <w:p>
            <w:pPr>
              <w:pStyle w:val="Compact"/>
              <w:widowControl/>
              <w:spacing w:lineRule="exact" w:line="220" w:before="0" w:after="0"/>
              <w:jc w:val="left"/>
              <w:rPr>
                <w:kern w:val="0"/>
                <w:szCs w:val="24"/>
                <w:lang w:val="en-US" w:eastAsia="en-US" w:bidi="ar-SA"/>
                <w:ins w:id="6046" w:author="Changes 24 to 25 Oct" w:date="2026-10-25T16:02:42Z"/>
              </w:rPr>
            </w:pPr>
            <w:ins w:id="6045"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6048" w:author="Changes 24 to 25 Oct" w:date="2026-10-25T16:02:42Z"/>
              </w:rPr>
            </w:pPr>
            <w:ins w:id="6047" w:author="Changes 24 to 25 Oct" w:date="2026-10-25T16:02:42Z">
              <w:r>
                <w:rPr>
                  <w:kern w:val="0"/>
                  <w:sz w:val="18"/>
                  <w:szCs w:val="24"/>
                  <w:lang w:val="en-US" w:eastAsia="en-US" w:bidi="ar-SA"/>
                </w:rPr>
                <w:t>Travel and ticketing</w:t>
              </w:r>
            </w:ins>
          </w:p>
        </w:tc>
        <w:tc>
          <w:tcPr>
            <w:tcW w:w="1054" w:type="dxa"/>
            <w:tcBorders/>
          </w:tcPr>
          <w:p>
            <w:pPr>
              <w:pStyle w:val="Compact"/>
              <w:widowControl/>
              <w:spacing w:lineRule="exact" w:line="220" w:before="0" w:after="0"/>
              <w:jc w:val="left"/>
              <w:rPr>
                <w:kern w:val="0"/>
                <w:szCs w:val="24"/>
                <w:lang w:val="en-US" w:eastAsia="en-US" w:bidi="ar-SA"/>
                <w:ins w:id="6050" w:author="Changes 24 to 25 Oct" w:date="2026-10-25T16:02:42Z"/>
              </w:rPr>
            </w:pPr>
            <w:ins w:id="6049"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6052" w:author="Changes 24 to 25 Oct" w:date="2026-10-25T16:02:42Z"/>
              </w:rPr>
            </w:pPr>
            <w:ins w:id="6051"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6054" w:author="Changes 24 to 25 Oct" w:date="2026-10-25T16:02:42Z"/>
              </w:rPr>
            </w:pPr>
            <w:ins w:id="6053" w:author="Changes 24 to 25 Oct" w:date="2026-10-25T16:02:42Z">
              <w:r>
                <w:rPr>
                  <w:kern w:val="0"/>
                  <w:sz w:val="18"/>
                  <w:szCs w:val="24"/>
                  <w:lang w:val="en-US" w:eastAsia="en-US" w:bidi="ar-SA"/>
                </w:rPr>
                <w:t>2021</w:t>
              </w:r>
            </w:ins>
          </w:p>
        </w:tc>
      </w:tr>
      <w:tr>
        <w:trPr>
          <w:ins w:id="6055" w:author="Changes 24 to 25 Oct" w:date="2026-10-25T16:02:42Z"/>
          <w:cantSplit w:val="true"/>
        </w:trPr>
        <w:tc>
          <w:tcPr>
            <w:tcW w:w="1405" w:type="dxa"/>
            <w:tcBorders/>
          </w:tcPr>
          <w:p>
            <w:pPr>
              <w:pStyle w:val="Compact"/>
              <w:widowControl/>
              <w:spacing w:lineRule="exact" w:line="220" w:before="0" w:after="0"/>
              <w:jc w:val="left"/>
              <w:rPr>
                <w:kern w:val="0"/>
                <w:szCs w:val="24"/>
                <w:lang w:val="en-US" w:eastAsia="en-US" w:bidi="ar-SA"/>
                <w:ins w:id="6057" w:author="Changes 24 to 25 Oct" w:date="2026-10-25T16:02:42Z"/>
              </w:rPr>
            </w:pPr>
            <w:ins w:id="6056" w:author="Changes 24 to 25 Oct" w:date="2026-10-25T16:02:42Z">
              <w:r>
                <w:rPr>
                  <w:kern w:val="0"/>
                  <w:sz w:val="18"/>
                  <w:szCs w:val="24"/>
                  <w:lang w:val="en-US" w:eastAsia="en-US" w:bidi="ar-SA"/>
                </w:rPr>
                <w:t>Upwork</w:t>
              </w:r>
            </w:ins>
          </w:p>
        </w:tc>
        <w:tc>
          <w:tcPr>
            <w:tcW w:w="1898" w:type="dxa"/>
            <w:tcBorders/>
          </w:tcPr>
          <w:p>
            <w:pPr>
              <w:pStyle w:val="Compact"/>
              <w:widowControl/>
              <w:spacing w:lineRule="exact" w:line="220" w:before="0" w:after="0"/>
              <w:jc w:val="left"/>
              <w:rPr>
                <w:kern w:val="0"/>
                <w:szCs w:val="24"/>
                <w:lang w:val="en-US" w:eastAsia="en-US" w:bidi="ar-SA"/>
                <w:ins w:id="6059" w:author="Changes 24 to 25 Oct" w:date="2026-10-25T16:02:42Z"/>
              </w:rPr>
            </w:pPr>
            <w:ins w:id="6058" w:author="Changes 24 to 25 Oct" w:date="2026-10-25T16:02:42Z">
              <w:r>
                <w:rPr>
                  <w:kern w:val="0"/>
                  <w:sz w:val="18"/>
                  <w:szCs w:val="24"/>
                  <w:lang w:val="en-US" w:eastAsia="en-US" w:bidi="ar-SA"/>
                </w:rPr>
                <w:t>Foreign</w:t>
              </w:r>
            </w:ins>
          </w:p>
        </w:tc>
        <w:tc>
          <w:tcPr>
            <w:tcW w:w="1687" w:type="dxa"/>
            <w:tcBorders/>
          </w:tcPr>
          <w:p>
            <w:pPr>
              <w:pStyle w:val="Compact"/>
              <w:widowControl/>
              <w:spacing w:lineRule="exact" w:line="220" w:before="0" w:after="0"/>
              <w:jc w:val="left"/>
              <w:rPr>
                <w:kern w:val="0"/>
                <w:szCs w:val="24"/>
                <w:lang w:val="en-US" w:eastAsia="en-US" w:bidi="ar-SA"/>
                <w:ins w:id="6061" w:author="Changes 24 to 25 Oct" w:date="2026-10-25T16:02:42Z"/>
              </w:rPr>
            </w:pPr>
            <w:ins w:id="6060" w:author="Changes 24 to 25 Oct" w:date="2026-10-25T16:02:42Z">
              <w:r>
                <w:rPr>
                  <w:kern w:val="0"/>
                  <w:sz w:val="18"/>
                  <w:szCs w:val="24"/>
                  <w:lang w:val="en-US" w:eastAsia="en-US" w:bidi="ar-SA"/>
                </w:rPr>
                <w:t>Freelance</w:t>
              </w:r>
            </w:ins>
          </w:p>
        </w:tc>
        <w:tc>
          <w:tcPr>
            <w:tcW w:w="1054" w:type="dxa"/>
            <w:tcBorders/>
          </w:tcPr>
          <w:p>
            <w:pPr>
              <w:pStyle w:val="Compact"/>
              <w:widowControl/>
              <w:spacing w:lineRule="exact" w:line="220" w:before="0" w:after="0"/>
              <w:jc w:val="left"/>
              <w:rPr>
                <w:kern w:val="0"/>
                <w:szCs w:val="24"/>
                <w:lang w:val="en-US" w:eastAsia="en-US" w:bidi="ar-SA"/>
                <w:ins w:id="6063" w:author="Changes 24 to 25 Oct" w:date="2026-10-25T16:02:42Z"/>
              </w:rPr>
            </w:pPr>
            <w:ins w:id="6062" w:author="Changes 24 to 25 Oct" w:date="2026-10-25T16:02:42Z">
              <w:r>
                <w:rPr>
                  <w:kern w:val="0"/>
                  <w:sz w:val="18"/>
                  <w:szCs w:val="24"/>
                  <w:lang w:val="en-US" w:eastAsia="en-US" w:bidi="ar-SA"/>
                </w:rPr>
                <w:t>US</w:t>
              </w:r>
            </w:ins>
          </w:p>
        </w:tc>
        <w:tc>
          <w:tcPr>
            <w:tcW w:w="1547" w:type="dxa"/>
            <w:tcBorders/>
          </w:tcPr>
          <w:p>
            <w:pPr>
              <w:pStyle w:val="Compact"/>
              <w:widowControl/>
              <w:spacing w:lineRule="exact" w:line="220" w:before="0" w:after="0"/>
              <w:jc w:val="left"/>
              <w:rPr>
                <w:kern w:val="0"/>
                <w:szCs w:val="24"/>
                <w:lang w:val="en-US" w:eastAsia="en-US" w:bidi="ar-SA"/>
                <w:ins w:id="6065" w:author="Changes 24 to 25 Oct" w:date="2026-10-25T16:02:42Z"/>
              </w:rPr>
            </w:pPr>
            <w:ins w:id="6064" w:author="Changes 24 to 25 Oct" w:date="2026-10-25T16:02:42Z">
              <w:r>
                <w:rPr>
                  <w:kern w:val="0"/>
                  <w:sz w:val="18"/>
                  <w:szCs w:val="24"/>
                  <w:lang w:val="en-US" w:eastAsia="en-US" w:bidi="ar-SA"/>
                </w:rPr>
                <w:t>USD</w:t>
              </w:r>
            </w:ins>
          </w:p>
        </w:tc>
        <w:tc>
          <w:tcPr>
            <w:tcW w:w="913" w:type="dxa"/>
            <w:tcBorders/>
          </w:tcPr>
          <w:p>
            <w:pPr>
              <w:pStyle w:val="Compact"/>
              <w:widowControl/>
              <w:spacing w:lineRule="exact" w:line="220" w:before="0" w:after="0"/>
              <w:jc w:val="left"/>
              <w:rPr>
                <w:kern w:val="0"/>
                <w:szCs w:val="24"/>
                <w:lang w:val="en-US" w:eastAsia="en-US" w:bidi="ar-SA"/>
                <w:ins w:id="6067" w:author="Changes 24 to 25 Oct" w:date="2026-10-25T16:02:42Z"/>
              </w:rPr>
            </w:pPr>
            <w:ins w:id="6066" w:author="Changes 24 to 25 Oct" w:date="2026-10-25T16:02:42Z">
              <w:r>
                <w:rPr>
                  <w:kern w:val="0"/>
                  <w:sz w:val="18"/>
                  <w:szCs w:val="24"/>
                  <w:lang w:val="en-US" w:eastAsia="en-US" w:bidi="ar-SA"/>
                </w:rPr>
                <w:t>2018</w:t>
              </w:r>
            </w:ins>
          </w:p>
        </w:tc>
      </w:tr>
      <w:tr>
        <w:trPr>
          <w:ins w:id="6068" w:author="Changes 24 to 25 Oct" w:date="2026-10-25T16:02:42Z"/>
          <w:cantSplit w:val="true"/>
        </w:trPr>
        <w:tc>
          <w:tcPr>
            <w:tcW w:w="1405" w:type="dxa"/>
            <w:tcBorders/>
          </w:tcPr>
          <w:p>
            <w:pPr>
              <w:pStyle w:val="Compact"/>
              <w:keepNext w:val="true"/>
              <w:widowControl/>
              <w:spacing w:lineRule="exact" w:line="220" w:before="0" w:after="0"/>
              <w:jc w:val="left"/>
              <w:rPr>
                <w:kern w:val="0"/>
                <w:szCs w:val="24"/>
                <w:lang w:val="en-US" w:eastAsia="en-US" w:bidi="ar-SA"/>
                <w:ins w:id="6070" w:author="Changes 24 to 25 Oct" w:date="2026-10-25T16:02:42Z"/>
              </w:rPr>
            </w:pPr>
            <w:ins w:id="6069" w:author="Changes 24 to 25 Oct" w:date="2026-10-25T16:02:42Z">
              <w:r>
                <w:rPr>
                  <w:kern w:val="0"/>
                  <w:sz w:val="18"/>
                  <w:szCs w:val="24"/>
                  <w:lang w:val="en-US" w:eastAsia="en-US" w:bidi="ar-SA"/>
                </w:rPr>
                <w:t>Vacasa</w:t>
              </w:r>
            </w:ins>
          </w:p>
        </w:tc>
        <w:tc>
          <w:tcPr>
            <w:tcW w:w="1898" w:type="dxa"/>
            <w:tcBorders/>
          </w:tcPr>
          <w:p>
            <w:pPr>
              <w:pStyle w:val="Compact"/>
              <w:keepNext w:val="true"/>
              <w:widowControl/>
              <w:spacing w:lineRule="exact" w:line="220" w:before="0" w:after="0"/>
              <w:jc w:val="left"/>
              <w:rPr>
                <w:kern w:val="0"/>
                <w:szCs w:val="24"/>
                <w:lang w:val="en-US" w:eastAsia="en-US" w:bidi="ar-SA"/>
                <w:ins w:id="6072" w:author="Changes 24 to 25 Oct" w:date="2026-10-25T16:02:42Z"/>
              </w:rPr>
            </w:pPr>
            <w:ins w:id="6071" w:author="Changes 24 to 25 Oct" w:date="2026-10-25T16:02:42Z">
              <w:r>
                <w:rPr>
                  <w:kern w:val="0"/>
                  <w:sz w:val="18"/>
                  <w:szCs w:val="24"/>
                  <w:lang w:val="en-US" w:eastAsia="en-US" w:bidi="ar-SA"/>
                </w:rPr>
                <w:t>Foreign</w:t>
              </w:r>
            </w:ins>
          </w:p>
        </w:tc>
        <w:tc>
          <w:tcPr>
            <w:tcW w:w="1687" w:type="dxa"/>
            <w:tcBorders/>
          </w:tcPr>
          <w:p>
            <w:pPr>
              <w:pStyle w:val="Compact"/>
              <w:keepNext w:val="true"/>
              <w:widowControl/>
              <w:spacing w:lineRule="exact" w:line="220" w:before="0" w:after="0"/>
              <w:jc w:val="left"/>
              <w:rPr>
                <w:kern w:val="0"/>
                <w:szCs w:val="24"/>
                <w:lang w:val="en-US" w:eastAsia="en-US" w:bidi="ar-SA"/>
                <w:ins w:id="6074" w:author="Changes 24 to 25 Oct" w:date="2026-10-25T16:02:42Z"/>
              </w:rPr>
            </w:pPr>
            <w:ins w:id="6073" w:author="Changes 24 to 25 Oct" w:date="2026-10-25T16:02:42Z">
              <w:r>
                <w:rPr>
                  <w:kern w:val="0"/>
                  <w:sz w:val="18"/>
                  <w:szCs w:val="24"/>
                  <w:lang w:val="en-US" w:eastAsia="en-US" w:bidi="ar-SA"/>
                </w:rPr>
                <w:t>Travel and ticketing</w:t>
              </w:r>
            </w:ins>
          </w:p>
        </w:tc>
        <w:tc>
          <w:tcPr>
            <w:tcW w:w="1054" w:type="dxa"/>
            <w:tcBorders/>
          </w:tcPr>
          <w:p>
            <w:pPr>
              <w:pStyle w:val="Compact"/>
              <w:keepNext w:val="true"/>
              <w:widowControl/>
              <w:spacing w:lineRule="exact" w:line="220" w:before="0" w:after="0"/>
              <w:jc w:val="left"/>
              <w:rPr>
                <w:kern w:val="0"/>
                <w:szCs w:val="24"/>
                <w:lang w:val="en-US" w:eastAsia="en-US" w:bidi="ar-SA"/>
                <w:ins w:id="6076" w:author="Changes 24 to 25 Oct" w:date="2026-10-25T16:02:42Z"/>
              </w:rPr>
            </w:pPr>
            <w:ins w:id="6075" w:author="Changes 24 to 25 Oct" w:date="2026-10-25T16:02:42Z">
              <w:r>
                <w:rPr>
                  <w:kern w:val="0"/>
                  <w:sz w:val="18"/>
                  <w:szCs w:val="24"/>
                  <w:lang w:val="en-US" w:eastAsia="en-US" w:bidi="ar-SA"/>
                </w:rPr>
                <w:t>US</w:t>
              </w:r>
            </w:ins>
          </w:p>
        </w:tc>
        <w:tc>
          <w:tcPr>
            <w:tcW w:w="1547" w:type="dxa"/>
            <w:tcBorders/>
          </w:tcPr>
          <w:p>
            <w:pPr>
              <w:pStyle w:val="Compact"/>
              <w:keepNext w:val="true"/>
              <w:widowControl/>
              <w:spacing w:lineRule="exact" w:line="220" w:before="0" w:after="0"/>
              <w:jc w:val="left"/>
              <w:rPr>
                <w:kern w:val="0"/>
                <w:szCs w:val="24"/>
                <w:lang w:val="en-US" w:eastAsia="en-US" w:bidi="ar-SA"/>
                <w:ins w:id="6078" w:author="Changes 24 to 25 Oct" w:date="2026-10-25T16:02:42Z"/>
              </w:rPr>
            </w:pPr>
            <w:ins w:id="6077" w:author="Changes 24 to 25 Oct" w:date="2026-10-25T16:02:42Z">
              <w:r>
                <w:rPr>
                  <w:kern w:val="0"/>
                  <w:sz w:val="18"/>
                  <w:szCs w:val="24"/>
                  <w:lang w:val="en-US" w:eastAsia="en-US" w:bidi="ar-SA"/>
                </w:rPr>
                <w:t>USD</w:t>
              </w:r>
            </w:ins>
          </w:p>
        </w:tc>
        <w:tc>
          <w:tcPr>
            <w:tcW w:w="913" w:type="dxa"/>
            <w:tcBorders/>
          </w:tcPr>
          <w:p>
            <w:pPr>
              <w:pStyle w:val="Compact"/>
              <w:keepNext w:val="true"/>
              <w:widowControl/>
              <w:spacing w:lineRule="exact" w:line="220" w:before="0" w:after="0"/>
              <w:jc w:val="left"/>
              <w:rPr>
                <w:kern w:val="0"/>
                <w:szCs w:val="24"/>
                <w:lang w:val="en-US" w:eastAsia="en-US" w:bidi="ar-SA"/>
                <w:ins w:id="6080" w:author="Changes 24 to 25 Oct" w:date="2026-10-25T16:02:42Z"/>
              </w:rPr>
            </w:pPr>
            <w:ins w:id="6079" w:author="Changes 24 to 25 Oct" w:date="2026-10-25T16:02:42Z">
              <w:r>
                <w:rPr>
                  <w:kern w:val="0"/>
                  <w:sz w:val="18"/>
                  <w:szCs w:val="24"/>
                  <w:lang w:val="en-US" w:eastAsia="en-US" w:bidi="ar-SA"/>
                </w:rPr>
                <w:t>2021</w:t>
              </w:r>
            </w:ins>
          </w:p>
        </w:tc>
      </w:tr>
      <w:tr>
        <w:trPr>
          <w:ins w:id="6081" w:author="Changes 24 to 25 Oct" w:date="2026-10-25T16:02:42Z"/>
          <w:cantSplit w:val="true"/>
        </w:trPr>
        <w:tc>
          <w:tcPr>
            <w:tcW w:w="1405" w:type="dxa"/>
            <w:tcBorders>
              <w:bottom w:val="single" w:sz="8" w:space="0" w:color="000000"/>
            </w:tcBorders>
          </w:tcPr>
          <w:p>
            <w:pPr>
              <w:pStyle w:val="Compact"/>
              <w:widowControl/>
              <w:spacing w:lineRule="exact" w:line="220" w:before="0" w:after="0"/>
              <w:jc w:val="left"/>
              <w:rPr>
                <w:kern w:val="0"/>
                <w:szCs w:val="24"/>
                <w:lang w:val="en-US" w:eastAsia="en-US" w:bidi="ar-SA"/>
                <w:ins w:id="6083" w:author="Changes 24 to 25 Oct" w:date="2026-10-25T16:02:42Z"/>
              </w:rPr>
            </w:pPr>
            <w:ins w:id="6082" w:author="Changes 24 to 25 Oct" w:date="2026-10-25T16:02:42Z">
              <w:r>
                <w:rPr>
                  <w:kern w:val="0"/>
                  <w:sz w:val="18"/>
                  <w:szCs w:val="24"/>
                  <w:lang w:val="en-US" w:eastAsia="en-US" w:bidi="ar-SA"/>
                </w:rPr>
                <w:t>Yatra</w:t>
              </w:r>
            </w:ins>
          </w:p>
        </w:tc>
        <w:tc>
          <w:tcPr>
            <w:tcW w:w="1898" w:type="dxa"/>
            <w:tcBorders>
              <w:bottom w:val="single" w:sz="8" w:space="0" w:color="000000"/>
            </w:tcBorders>
          </w:tcPr>
          <w:p>
            <w:pPr>
              <w:pStyle w:val="Compact"/>
              <w:widowControl/>
              <w:spacing w:lineRule="exact" w:line="220" w:before="0" w:after="0"/>
              <w:jc w:val="left"/>
              <w:rPr>
                <w:kern w:val="0"/>
                <w:szCs w:val="24"/>
                <w:lang w:val="en-US" w:eastAsia="en-US" w:bidi="ar-SA"/>
                <w:ins w:id="6085" w:author="Changes 24 to 25 Oct" w:date="2026-10-25T16:02:42Z"/>
              </w:rPr>
            </w:pPr>
            <w:ins w:id="6084" w:author="Changes 24 to 25 Oct" w:date="2026-10-25T16:02:42Z">
              <w:r>
                <w:rPr>
                  <w:kern w:val="0"/>
                  <w:sz w:val="18"/>
                  <w:szCs w:val="24"/>
                  <w:lang w:val="en-US" w:eastAsia="en-US" w:bidi="ar-SA"/>
                </w:rPr>
                <w:t>Foreign</w:t>
              </w:r>
            </w:ins>
          </w:p>
        </w:tc>
        <w:tc>
          <w:tcPr>
            <w:tcW w:w="1687" w:type="dxa"/>
            <w:tcBorders>
              <w:bottom w:val="single" w:sz="8" w:space="0" w:color="000000"/>
            </w:tcBorders>
          </w:tcPr>
          <w:p>
            <w:pPr>
              <w:pStyle w:val="Compact"/>
              <w:widowControl/>
              <w:spacing w:lineRule="exact" w:line="220" w:before="0" w:after="0"/>
              <w:jc w:val="left"/>
              <w:rPr>
                <w:kern w:val="0"/>
                <w:szCs w:val="24"/>
                <w:lang w:val="en-US" w:eastAsia="en-US" w:bidi="ar-SA"/>
                <w:ins w:id="6087" w:author="Changes 24 to 25 Oct" w:date="2026-10-25T16:02:42Z"/>
              </w:rPr>
            </w:pPr>
            <w:ins w:id="6086" w:author="Changes 24 to 25 Oct" w:date="2026-10-25T16:02:42Z">
              <w:r>
                <w:rPr>
                  <w:kern w:val="0"/>
                  <w:sz w:val="18"/>
                  <w:szCs w:val="24"/>
                  <w:lang w:val="en-US" w:eastAsia="en-US" w:bidi="ar-SA"/>
                </w:rPr>
                <w:t>Travel and ticketing</w:t>
              </w:r>
            </w:ins>
          </w:p>
        </w:tc>
        <w:tc>
          <w:tcPr>
            <w:tcW w:w="1054" w:type="dxa"/>
            <w:tcBorders>
              <w:bottom w:val="single" w:sz="8" w:space="0" w:color="000000"/>
            </w:tcBorders>
          </w:tcPr>
          <w:p>
            <w:pPr>
              <w:pStyle w:val="Compact"/>
              <w:widowControl/>
              <w:spacing w:lineRule="exact" w:line="220" w:before="0" w:after="0"/>
              <w:jc w:val="left"/>
              <w:rPr>
                <w:kern w:val="0"/>
                <w:szCs w:val="24"/>
                <w:lang w:val="en-US" w:eastAsia="en-US" w:bidi="ar-SA"/>
                <w:ins w:id="6089" w:author="Changes 24 to 25 Oct" w:date="2026-10-25T16:02:42Z"/>
              </w:rPr>
            </w:pPr>
            <w:ins w:id="6088" w:author="Changes 24 to 25 Oct" w:date="2026-10-25T16:02:42Z">
              <w:r>
                <w:rPr>
                  <w:kern w:val="0"/>
                  <w:sz w:val="18"/>
                  <w:szCs w:val="24"/>
                  <w:lang w:val="en-US" w:eastAsia="en-US" w:bidi="ar-SA"/>
                </w:rPr>
                <w:t>IN</w:t>
              </w:r>
            </w:ins>
          </w:p>
        </w:tc>
        <w:tc>
          <w:tcPr>
            <w:tcW w:w="1547" w:type="dxa"/>
            <w:tcBorders>
              <w:bottom w:val="single" w:sz="8" w:space="0" w:color="000000"/>
            </w:tcBorders>
          </w:tcPr>
          <w:p>
            <w:pPr>
              <w:pStyle w:val="Compact"/>
              <w:widowControl/>
              <w:spacing w:lineRule="exact" w:line="220" w:before="0" w:after="0"/>
              <w:jc w:val="left"/>
              <w:rPr>
                <w:kern w:val="0"/>
                <w:szCs w:val="24"/>
                <w:lang w:val="en-US" w:eastAsia="en-US" w:bidi="ar-SA"/>
                <w:ins w:id="6091" w:author="Changes 24 to 25 Oct" w:date="2026-10-25T16:02:42Z"/>
              </w:rPr>
            </w:pPr>
            <w:ins w:id="6090" w:author="Changes 24 to 25 Oct" w:date="2026-10-25T16:02:42Z">
              <w:r>
                <w:rPr>
                  <w:kern w:val="0"/>
                  <w:sz w:val="18"/>
                  <w:szCs w:val="24"/>
                  <w:lang w:val="en-US" w:eastAsia="en-US" w:bidi="ar-SA"/>
                </w:rPr>
                <w:t>INR</w:t>
              </w:r>
            </w:ins>
          </w:p>
        </w:tc>
        <w:tc>
          <w:tcPr>
            <w:tcW w:w="913" w:type="dxa"/>
            <w:tcBorders>
              <w:bottom w:val="single" w:sz="8" w:space="0" w:color="000000"/>
            </w:tcBorders>
          </w:tcPr>
          <w:p>
            <w:pPr>
              <w:pStyle w:val="Compact"/>
              <w:widowControl/>
              <w:spacing w:lineRule="exact" w:line="220" w:before="0" w:after="0"/>
              <w:jc w:val="left"/>
              <w:rPr>
                <w:kern w:val="0"/>
                <w:szCs w:val="24"/>
                <w:lang w:val="en-US" w:eastAsia="en-US" w:bidi="ar-SA"/>
                <w:ins w:id="6093" w:author="Changes 24 to 25 Oct" w:date="2026-10-25T16:02:42Z"/>
              </w:rPr>
            </w:pPr>
            <w:ins w:id="6092" w:author="Changes 24 to 25 Oct" w:date="2026-10-25T16:02:42Z">
              <w:r>
                <w:rPr>
                  <w:kern w:val="0"/>
                  <w:sz w:val="18"/>
                  <w:szCs w:val="24"/>
                  <w:lang w:val="en-US" w:eastAsia="en-US" w:bidi="ar-SA"/>
                </w:rPr>
                <w:t>2016</w:t>
              </w:r>
            </w:ins>
          </w:p>
        </w:tc>
      </w:tr>
    </w:tbl>
    <w:p>
      <w:pPr>
        <w:pStyle w:val="Heading2"/>
        <w:rPr>
          <w:ins w:id="6095" w:author="Changes 24 to 25 Oct" w:date="2026-10-25T16:02:42Z"/>
        </w:rPr>
      </w:pPr>
      <w:ins w:id="6094" w:author="Changes 24 to 25 Oct" w:date="2026-10-25T16:02:42Z">
        <w:r>
          <w:rPr/>
          <w:t>Appendix C. The checks on the tests of H1 and on the regressions</w:t>
        </w:r>
      </w:ins>
    </w:p>
    <w:p>
      <w:pPr>
        <w:pStyle w:val="Heading3"/>
        <w:rPr>
          <w:ins w:id="6097" w:author="Changes 24 to 25 Oct" w:date="2026-10-25T16:02:42Z"/>
        </w:rPr>
      </w:pPr>
      <w:ins w:id="6096" w:author="Changes 24 to 25 Oct" w:date="2026-10-25T16:02:42Z">
        <w:bookmarkStart w:id="109" w:name="c.1-the-checks"/>
        <w:r>
          <w:rPr/>
          <w:t>C.1 The checks</w:t>
        </w:r>
      </w:ins>
    </w:p>
    <w:p>
      <w:pPr>
        <w:pStyle w:val="FirstParagraph"/>
        <w:jc w:val="left"/>
        <w:rPr>
          <w:ins w:id="6115" w:author="Changes 24 to 25 Oct" w:date="2026-10-25T16:02:42Z"/>
        </w:rPr>
      </w:pPr>
      <w:ins w:id="6098" w:author="Changes 24 to 25 Oct" w:date="2026-10-25T16:02:42Z">
        <w:r>
          <w:rPr/>
          <w:t xml:space="preserve">The main test is described in Section 5.2. This appendix keeps its first measure, the absolute change in the log take rate, and lists each check with both p-values where both exist. Sources: </w:t>
        </w:r>
      </w:ins>
      <w:ins w:id="6099" w:author="Changes 24 to 25 Oct" w:date="2026-10-25T16:02:42Z">
        <w:r>
          <w:rPr>
            <w:rStyle w:val="VerbatimChar"/>
          </w:rPr>
          <w:t>h1_extended.py</w:t>
        </w:r>
      </w:ins>
      <w:ins w:id="6100" w:author="Changes 24 to 25 Oct" w:date="2026-10-25T16:02:42Z">
        <w:r>
          <w:rPr/>
          <w:t xml:space="preserve"> (</w:t>
        </w:r>
      </w:ins>
      <w:ins w:id="6101" w:author="Changes 24 to 25 Oct" w:date="2026-10-25T16:02:42Z">
        <w:r>
          <w:rPr>
            <w:rStyle w:val="VerbatimChar"/>
          </w:rPr>
          <w:t>tables/h1_extended_results.json</w:t>
        </w:r>
      </w:ins>
      <w:ins w:id="6102" w:author="Changes 24 to 25 Oct" w:date="2026-10-25T16:02:42Z">
        <w:r>
          <w:rPr/>
          <w:t xml:space="preserve">), </w:t>
        </w:r>
      </w:ins>
      <w:ins w:id="6103" w:author="Changes 24 to 25 Oct" w:date="2026-10-25T16:02:42Z">
        <w:r>
          <w:rPr>
            <w:rStyle w:val="VerbatimChar"/>
          </w:rPr>
          <w:t>tables/test_battery.csv</w:t>
        </w:r>
      </w:ins>
      <w:ins w:id="6104" w:author="Changes 24 to 25 Oct" w:date="2026-10-25T16:02:42Z">
        <w:r>
          <w:rPr/>
          <w:t xml:space="preserve">, </w:t>
        </w:r>
      </w:ins>
      <w:ins w:id="6105" w:author="Changes 24 to 25 Oct" w:date="2026-10-25T16:02:42Z">
        <w:r>
          <w:rPr>
            <w:rStyle w:val="VerbatimChar"/>
          </w:rPr>
          <w:t>tables/h1_quarterly_results.json</w:t>
        </w:r>
      </w:ins>
      <w:ins w:id="6106" w:author="Changes 24 to 25 Oct" w:date="2026-10-25T16:02:42Z">
        <w:r>
          <w:rPr/>
          <w:t xml:space="preserve">, </w:t>
        </w:r>
      </w:ins>
      <w:ins w:id="6107" w:author="Changes 24 to 25 Oct" w:date="2026-10-25T16:02:42Z">
        <w:r>
          <w:rPr>
            <w:rStyle w:val="VerbatimChar"/>
          </w:rPr>
          <w:t>tables/h1_points_vs_log.json</w:t>
        </w:r>
      </w:ins>
      <w:ins w:id="6108" w:author="Changes 24 to 25 Oct" w:date="2026-10-25T16:02:42Z">
        <w:r>
          <w:rPr/>
          <w:t xml:space="preserve">, </w:t>
        </w:r>
      </w:ins>
      <w:ins w:id="6109" w:author="Changes 24 to 25 Oct" w:date="2026-10-25T16:02:42Z">
        <w:r>
          <w:rPr>
            <w:rStyle w:val="VerbatimChar"/>
          </w:rPr>
          <w:t>tables/h1_thesis_drops.json</w:t>
        </w:r>
      </w:ins>
      <w:ins w:id="6110" w:author="Changes 24 to 25 Oct" w:date="2026-10-25T16:02:42Z">
        <w:r>
          <w:rPr/>
          <w:t xml:space="preserve">. The two rows on how platforms book shopper discounts come from </w:t>
        </w:r>
      </w:ins>
      <w:ins w:id="6111" w:author="Changes 24 to 25 Oct" w:date="2026-10-25T16:02:42Z">
        <w:r>
          <w:rPr>
            <w:rStyle w:val="VerbatimChar"/>
          </w:rPr>
          <w:t>research/option_space_2026-10-01/materials_2026-10-15/incentive_accounting_check.py</w:t>
        </w:r>
      </w:ins>
      <w:ins w:id="6112" w:author="Changes 24 to 25 Oct" w:date="2026-10-25T16:02:42Z">
        <w:r>
          <w:rPr/>
          <w:t xml:space="preserve"> (classification and filing quotes in </w:t>
        </w:r>
      </w:ins>
      <w:ins w:id="6113" w:author="Changes 24 to 25 Oct" w:date="2026-10-25T16:02:42Z">
        <w:r>
          <w:rPr>
            <w:rStyle w:val="VerbatimChar"/>
          </w:rPr>
          <w:t>INCENTIVE_ACCOUNTING.md</w:t>
        </w:r>
      </w:ins>
      <w:ins w:id="6114" w:author="Changes 24 to 25 Oct" w:date="2026-10-25T16:02:42Z">
        <w:r>
          <w:rPr/>
          <w:t>); their shuffle uses a different seed.</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3470"/>
        <w:gridCol w:w="1845"/>
        <w:gridCol w:w="1024"/>
        <w:gridCol w:w="1320"/>
        <w:gridCol w:w="846"/>
      </w:tblGrid>
      <w:tr>
        <w:trPr>
          <w:tblHeader w:val="true"/>
          <w:ins w:id="6116" w:author="Changes 24 to 25 Oct" w:date="2026-10-25T16:02:42Z"/>
          <w:cantSplit w:val="true"/>
        </w:trPr>
        <w:tc>
          <w:tcPr>
            <w:tcW w:w="347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118" w:author="Changes 24 to 25 Oct" w:date="2026-10-25T16:02:42Z"/>
              </w:rPr>
            </w:pPr>
            <w:ins w:id="6117" w:author="Changes 24 to 25 Oct" w:date="2026-10-25T16:02:42Z">
              <w:r>
                <w:rPr>
                  <w:b/>
                  <w:kern w:val="0"/>
                  <w:sz w:val="18"/>
                  <w:szCs w:val="24"/>
                  <w:lang w:val="en-US" w:eastAsia="en-US" w:bidi="ar-SA"/>
                </w:rPr>
                <w:t>Check</w:t>
              </w:r>
            </w:ins>
          </w:p>
        </w:tc>
        <w:tc>
          <w:tcPr>
            <w:tcW w:w="184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120" w:author="Changes 24 to 25 Oct" w:date="2026-10-25T16:02:42Z"/>
              </w:rPr>
            </w:pPr>
            <w:ins w:id="6119" w:author="Changes 24 to 25 Oct" w:date="2026-10-25T16:02:42Z">
              <w:r>
                <w:rPr>
                  <w:b/>
                  <w:kern w:val="0"/>
                  <w:sz w:val="18"/>
                  <w:szCs w:val="24"/>
                  <w:lang w:val="en-US" w:eastAsia="en-US" w:bidi="ar-SA"/>
                </w:rPr>
                <w:t>Indonesian and regional (median)</w:t>
              </w:r>
            </w:ins>
          </w:p>
        </w:tc>
        <w:tc>
          <w:tcPr>
            <w:tcW w:w="102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122" w:author="Changes 24 to 25 Oct" w:date="2026-10-25T16:02:42Z"/>
              </w:rPr>
            </w:pPr>
            <w:ins w:id="6121" w:author="Changes 24 to 25 Oct" w:date="2026-10-25T16:02:42Z">
              <w:r>
                <w:rPr>
                  <w:b/>
                  <w:kern w:val="0"/>
                  <w:sz w:val="18"/>
                  <w:szCs w:val="24"/>
                  <w:lang w:val="en-US" w:eastAsia="en-US" w:bidi="ar-SA"/>
                </w:rPr>
                <w:t>Foreign (median)</w:t>
              </w:r>
            </w:ins>
          </w:p>
        </w:tc>
        <w:tc>
          <w:tcPr>
            <w:tcW w:w="13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124" w:author="Changes 24 to 25 Oct" w:date="2026-10-25T16:02:42Z"/>
              </w:rPr>
            </w:pPr>
            <w:ins w:id="6123" w:author="Changes 24 to 25 Oct" w:date="2026-10-25T16:02:42Z">
              <w:r>
                <w:rPr>
                  <w:b/>
                  <w:kern w:val="0"/>
                  <w:sz w:val="18"/>
                  <w:szCs w:val="24"/>
                  <w:lang w:val="en-US" w:eastAsia="en-US" w:bidi="ar-SA"/>
                </w:rPr>
                <w:t>Mann–Whitney p</w:t>
              </w:r>
            </w:ins>
          </w:p>
        </w:tc>
        <w:tc>
          <w:tcPr>
            <w:tcW w:w="84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126" w:author="Changes 24 to 25 Oct" w:date="2026-10-25T16:02:42Z"/>
              </w:rPr>
            </w:pPr>
            <w:ins w:id="6125" w:author="Changes 24 to 25 Oct" w:date="2026-10-25T16:02:42Z">
              <w:r>
                <w:rPr>
                  <w:b/>
                  <w:kern w:val="0"/>
                  <w:sz w:val="18"/>
                  <w:szCs w:val="24"/>
                  <w:lang w:val="en-US" w:eastAsia="en-US" w:bidi="ar-SA"/>
                </w:rPr>
                <w:t>Shuffle p</w:t>
              </w:r>
            </w:ins>
          </w:p>
        </w:tc>
      </w:tr>
      <w:tr>
        <w:trPr>
          <w:ins w:id="6127" w:author="Changes 24 to 25 Oct" w:date="2026-10-25T16:02:42Z"/>
          <w:cantSplit w:val="true"/>
        </w:trPr>
        <w:tc>
          <w:tcPr>
            <w:tcW w:w="3470" w:type="dxa"/>
            <w:tcBorders/>
          </w:tcPr>
          <w:p>
            <w:pPr>
              <w:pStyle w:val="Compact"/>
              <w:keepNext w:val="true"/>
              <w:widowControl/>
              <w:spacing w:lineRule="exact" w:line="220" w:before="0" w:after="0"/>
              <w:jc w:val="left"/>
              <w:rPr>
                <w:kern w:val="0"/>
                <w:szCs w:val="24"/>
                <w:lang w:val="en-US" w:eastAsia="en-US" w:bidi="ar-SA"/>
                <w:ins w:id="6129" w:author="Changes 24 to 25 Oct" w:date="2026-10-25T16:02:42Z"/>
              </w:rPr>
            </w:pPr>
            <w:ins w:id="6128" w:author="Changes 24 to 25 Oct" w:date="2026-10-25T16:02:42Z">
              <w:r>
                <w:rPr>
                  <w:kern w:val="0"/>
                  <w:sz w:val="18"/>
                  <w:szCs w:val="24"/>
                  <w:lang w:val="en-US" w:eastAsia="en-US" w:bidi="ar-SA"/>
                </w:rPr>
                <w:t>Main test, 5 against 27</w:t>
              </w:r>
            </w:ins>
          </w:p>
        </w:tc>
        <w:tc>
          <w:tcPr>
            <w:tcW w:w="1845" w:type="dxa"/>
            <w:tcBorders/>
          </w:tcPr>
          <w:p>
            <w:pPr>
              <w:pStyle w:val="Compact"/>
              <w:keepNext w:val="true"/>
              <w:widowControl/>
              <w:spacing w:lineRule="exact" w:line="220" w:before="0" w:after="0"/>
              <w:jc w:val="left"/>
              <w:rPr>
                <w:kern w:val="0"/>
                <w:szCs w:val="24"/>
                <w:lang w:val="en-US" w:eastAsia="en-US" w:bidi="ar-SA"/>
                <w:ins w:id="6131" w:author="Changes 24 to 25 Oct" w:date="2026-10-25T16:02:42Z"/>
              </w:rPr>
            </w:pPr>
            <w:ins w:id="6130" w:author="Changes 24 to 25 Oct" w:date="2026-10-25T16:02:42Z">
              <w:r>
                <w:rPr>
                  <w:kern w:val="0"/>
                  <w:sz w:val="18"/>
                  <w:szCs w:val="24"/>
                  <w:lang w:val="en-US" w:eastAsia="en-US" w:bidi="ar-SA"/>
                </w:rPr>
                <w:t>0.201</w:t>
              </w:r>
            </w:ins>
          </w:p>
        </w:tc>
        <w:tc>
          <w:tcPr>
            <w:tcW w:w="1024" w:type="dxa"/>
            <w:tcBorders/>
          </w:tcPr>
          <w:p>
            <w:pPr>
              <w:pStyle w:val="Compact"/>
              <w:keepNext w:val="true"/>
              <w:widowControl/>
              <w:spacing w:lineRule="exact" w:line="220" w:before="0" w:after="0"/>
              <w:jc w:val="left"/>
              <w:rPr>
                <w:kern w:val="0"/>
                <w:szCs w:val="24"/>
                <w:lang w:val="en-US" w:eastAsia="en-US" w:bidi="ar-SA"/>
                <w:ins w:id="6133" w:author="Changes 24 to 25 Oct" w:date="2026-10-25T16:02:42Z"/>
              </w:rPr>
            </w:pPr>
            <w:ins w:id="6132" w:author="Changes 24 to 25 Oct" w:date="2026-10-25T16:02:42Z">
              <w:r>
                <w:rPr>
                  <w:kern w:val="0"/>
                  <w:sz w:val="18"/>
                  <w:szCs w:val="24"/>
                  <w:lang w:val="en-US" w:eastAsia="en-US" w:bidi="ar-SA"/>
                </w:rPr>
                <w:t>0.062</w:t>
              </w:r>
            </w:ins>
          </w:p>
        </w:tc>
        <w:tc>
          <w:tcPr>
            <w:tcW w:w="1320" w:type="dxa"/>
            <w:tcBorders/>
          </w:tcPr>
          <w:p>
            <w:pPr>
              <w:pStyle w:val="Compact"/>
              <w:keepNext w:val="true"/>
              <w:widowControl/>
              <w:spacing w:lineRule="exact" w:line="220" w:before="0" w:after="0"/>
              <w:jc w:val="left"/>
              <w:rPr>
                <w:kern w:val="0"/>
                <w:szCs w:val="24"/>
                <w:lang w:val="en-US" w:eastAsia="en-US" w:bidi="ar-SA"/>
                <w:ins w:id="6135" w:author="Changes 24 to 25 Oct" w:date="2026-10-25T16:02:42Z"/>
              </w:rPr>
            </w:pPr>
            <w:ins w:id="6134" w:author="Changes 24 to 25 Oct" w:date="2026-10-25T16:02:42Z">
              <w:r>
                <w:rPr>
                  <w:kern w:val="0"/>
                  <w:sz w:val="18"/>
                  <w:szCs w:val="24"/>
                  <w:lang w:val="en-US" w:eastAsia="en-US" w:bidi="ar-SA"/>
                </w:rPr>
                <w:t>0.0038</w:t>
              </w:r>
            </w:ins>
          </w:p>
        </w:tc>
        <w:tc>
          <w:tcPr>
            <w:tcW w:w="846" w:type="dxa"/>
            <w:tcBorders/>
          </w:tcPr>
          <w:p>
            <w:pPr>
              <w:pStyle w:val="Compact"/>
              <w:keepNext w:val="true"/>
              <w:widowControl/>
              <w:spacing w:lineRule="exact" w:line="220" w:before="0" w:after="0"/>
              <w:jc w:val="left"/>
              <w:rPr>
                <w:kern w:val="0"/>
                <w:szCs w:val="24"/>
                <w:lang w:val="en-US" w:eastAsia="en-US" w:bidi="ar-SA"/>
                <w:ins w:id="6137" w:author="Changes 24 to 25 Oct" w:date="2026-10-25T16:02:42Z"/>
              </w:rPr>
            </w:pPr>
            <w:ins w:id="6136" w:author="Changes 24 to 25 Oct" w:date="2026-10-25T16:02:42Z">
              <w:r>
                <w:rPr>
                  <w:kern w:val="0"/>
                  <w:sz w:val="18"/>
                  <w:szCs w:val="24"/>
                  <w:lang w:val="en-US" w:eastAsia="en-US" w:bidi="ar-SA"/>
                </w:rPr>
                <w:t>0.0221</w:t>
              </w:r>
            </w:ins>
          </w:p>
        </w:tc>
      </w:tr>
      <w:tr>
        <w:trPr>
          <w:ins w:id="6138" w:author="Changes 24 to 25 Oct" w:date="2026-10-25T16:02:42Z"/>
          <w:cantSplit w:val="true"/>
        </w:trPr>
        <w:tc>
          <w:tcPr>
            <w:tcW w:w="3470" w:type="dxa"/>
            <w:tcBorders/>
          </w:tcPr>
          <w:p>
            <w:pPr>
              <w:pStyle w:val="Compact"/>
              <w:keepNext w:val="true"/>
              <w:widowControl/>
              <w:spacing w:lineRule="exact" w:line="220" w:before="0" w:after="0"/>
              <w:jc w:val="left"/>
              <w:rPr>
                <w:kern w:val="0"/>
                <w:szCs w:val="24"/>
                <w:lang w:val="en-US" w:eastAsia="en-US" w:bidi="ar-SA"/>
                <w:ins w:id="6140" w:author="Changes 24 to 25 Oct" w:date="2026-10-25T16:02:42Z"/>
              </w:rPr>
            </w:pPr>
            <w:ins w:id="6139" w:author="Changes 24 to 25 Oct" w:date="2026-10-25T16:02:42Z">
              <w:r>
                <w:rPr>
                  <w:kern w:val="0"/>
                  <w:sz w:val="18"/>
                  <w:szCs w:val="24"/>
                  <w:lang w:val="en-US" w:eastAsia="en-US" w:bidi="ar-SA"/>
                </w:rPr>
                <w:t>5 against the 8 chosen first</w:t>
              </w:r>
            </w:ins>
          </w:p>
        </w:tc>
        <w:tc>
          <w:tcPr>
            <w:tcW w:w="1845" w:type="dxa"/>
            <w:tcBorders/>
          </w:tcPr>
          <w:p>
            <w:pPr>
              <w:pStyle w:val="Compact"/>
              <w:keepNext w:val="true"/>
              <w:widowControl/>
              <w:spacing w:lineRule="exact" w:line="220" w:before="0" w:after="0"/>
              <w:jc w:val="left"/>
              <w:rPr>
                <w:kern w:val="0"/>
                <w:szCs w:val="24"/>
                <w:lang w:val="en-US" w:eastAsia="en-US" w:bidi="ar-SA"/>
                <w:ins w:id="6142" w:author="Changes 24 to 25 Oct" w:date="2026-10-25T16:02:42Z"/>
              </w:rPr>
            </w:pPr>
            <w:ins w:id="6141" w:author="Changes 24 to 25 Oct" w:date="2026-10-25T16:02:42Z">
              <w:r>
                <w:rPr>
                  <w:kern w:val="0"/>
                  <w:sz w:val="18"/>
                  <w:szCs w:val="24"/>
                  <w:lang w:val="en-US" w:eastAsia="en-US" w:bidi="ar-SA"/>
                </w:rPr>
                <w:t>0.201</w:t>
              </w:r>
            </w:ins>
          </w:p>
        </w:tc>
        <w:tc>
          <w:tcPr>
            <w:tcW w:w="1024" w:type="dxa"/>
            <w:tcBorders/>
          </w:tcPr>
          <w:p>
            <w:pPr>
              <w:pStyle w:val="Compact"/>
              <w:keepNext w:val="true"/>
              <w:widowControl/>
              <w:spacing w:lineRule="exact" w:line="220" w:before="0" w:after="0"/>
              <w:jc w:val="left"/>
              <w:rPr>
                <w:kern w:val="0"/>
                <w:szCs w:val="24"/>
                <w:lang w:val="en-US" w:eastAsia="en-US" w:bidi="ar-SA"/>
                <w:ins w:id="6144" w:author="Changes 24 to 25 Oct" w:date="2026-10-25T16:02:42Z"/>
              </w:rPr>
            </w:pPr>
            <w:ins w:id="6143" w:author="Changes 24 to 25 Oct" w:date="2026-10-25T16:02:42Z">
              <w:r>
                <w:rPr>
                  <w:kern w:val="0"/>
                  <w:sz w:val="18"/>
                  <w:szCs w:val="24"/>
                  <w:lang w:val="en-US" w:eastAsia="en-US" w:bidi="ar-SA"/>
                </w:rPr>
                <w:t>0.055</w:t>
              </w:r>
            </w:ins>
          </w:p>
        </w:tc>
        <w:tc>
          <w:tcPr>
            <w:tcW w:w="1320" w:type="dxa"/>
            <w:tcBorders/>
          </w:tcPr>
          <w:p>
            <w:pPr>
              <w:pStyle w:val="Compact"/>
              <w:keepNext w:val="true"/>
              <w:widowControl/>
              <w:spacing w:lineRule="exact" w:line="220" w:before="0" w:after="0"/>
              <w:jc w:val="left"/>
              <w:rPr>
                <w:kern w:val="0"/>
                <w:szCs w:val="24"/>
                <w:lang w:val="en-US" w:eastAsia="en-US" w:bidi="ar-SA"/>
                <w:ins w:id="6146" w:author="Changes 24 to 25 Oct" w:date="2026-10-25T16:02:42Z"/>
              </w:rPr>
            </w:pPr>
            <w:ins w:id="6145" w:author="Changes 24 to 25 Oct" w:date="2026-10-25T16:02:42Z">
              <w:r>
                <w:rPr>
                  <w:kern w:val="0"/>
                  <w:sz w:val="18"/>
                  <w:szCs w:val="24"/>
                  <w:lang w:val="en-US" w:eastAsia="en-US" w:bidi="ar-SA"/>
                </w:rPr>
                <w:t>0.0225</w:t>
              </w:r>
            </w:ins>
          </w:p>
        </w:tc>
        <w:tc>
          <w:tcPr>
            <w:tcW w:w="846" w:type="dxa"/>
            <w:tcBorders/>
          </w:tcPr>
          <w:p>
            <w:pPr>
              <w:pStyle w:val="Compact"/>
              <w:keepNext w:val="true"/>
              <w:widowControl/>
              <w:spacing w:lineRule="exact" w:line="220" w:before="0" w:after="0"/>
              <w:jc w:val="left"/>
              <w:rPr>
                <w:kern w:val="0"/>
                <w:szCs w:val="24"/>
                <w:lang w:val="en-US" w:eastAsia="en-US" w:bidi="ar-SA"/>
                <w:ins w:id="6148" w:author="Changes 24 to 25 Oct" w:date="2026-10-25T16:02:42Z"/>
              </w:rPr>
            </w:pPr>
            <w:ins w:id="6147" w:author="Changes 24 to 25 Oct" w:date="2026-10-25T16:02:42Z">
              <w:r>
                <w:rPr>
                  <w:kern w:val="0"/>
                  <w:sz w:val="18"/>
                  <w:szCs w:val="24"/>
                  <w:lang w:val="en-US" w:eastAsia="en-US" w:bidi="ar-SA"/>
                </w:rPr>
                <w:t>0.0497</w:t>
              </w:r>
            </w:ins>
          </w:p>
        </w:tc>
      </w:tr>
      <w:tr>
        <w:trPr>
          <w:ins w:id="6149"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151" w:author="Changes 24 to 25 Oct" w:date="2026-10-25T16:02:42Z"/>
              </w:rPr>
            </w:pPr>
            <w:ins w:id="6150" w:author="Changes 24 to 25 Oct" w:date="2026-10-25T16:02:42Z">
              <w:r>
                <w:rPr>
                  <w:kern w:val="0"/>
                  <w:sz w:val="18"/>
                  <w:szCs w:val="24"/>
                  <w:lang w:val="en-US" w:eastAsia="en-US" w:bidi="ar-SA"/>
                </w:rPr>
                <w:t>5 against the 19 added</w:t>
              </w:r>
            </w:ins>
          </w:p>
        </w:tc>
        <w:tc>
          <w:tcPr>
            <w:tcW w:w="1845" w:type="dxa"/>
            <w:tcBorders/>
          </w:tcPr>
          <w:p>
            <w:pPr>
              <w:pStyle w:val="Compact"/>
              <w:widowControl/>
              <w:spacing w:lineRule="exact" w:line="220" w:before="0" w:after="0"/>
              <w:jc w:val="left"/>
              <w:rPr>
                <w:kern w:val="0"/>
                <w:szCs w:val="24"/>
                <w:lang w:val="en-US" w:eastAsia="en-US" w:bidi="ar-SA"/>
                <w:ins w:id="6153" w:author="Changes 24 to 25 Oct" w:date="2026-10-25T16:02:42Z"/>
              </w:rPr>
            </w:pPr>
            <w:ins w:id="6152" w:author="Changes 24 to 25 Oct" w:date="2026-10-25T16:02:42Z">
              <w:r>
                <w:rPr>
                  <w:kern w:val="0"/>
                  <w:sz w:val="18"/>
                  <w:szCs w:val="24"/>
                  <w:lang w:val="en-US" w:eastAsia="en-US" w:bidi="ar-SA"/>
                </w:rPr>
                <w:t>0.201</w:t>
              </w:r>
            </w:ins>
          </w:p>
        </w:tc>
        <w:tc>
          <w:tcPr>
            <w:tcW w:w="1024" w:type="dxa"/>
            <w:tcBorders/>
          </w:tcPr>
          <w:p>
            <w:pPr>
              <w:pStyle w:val="Compact"/>
              <w:widowControl/>
              <w:spacing w:lineRule="exact" w:line="220" w:before="0" w:after="0"/>
              <w:jc w:val="left"/>
              <w:rPr>
                <w:kern w:val="0"/>
                <w:szCs w:val="24"/>
                <w:lang w:val="en-US" w:eastAsia="en-US" w:bidi="ar-SA"/>
                <w:ins w:id="6155" w:author="Changes 24 to 25 Oct" w:date="2026-10-25T16:02:42Z"/>
              </w:rPr>
            </w:pPr>
            <w:ins w:id="6154" w:author="Changes 24 to 25 Oct" w:date="2026-10-25T16:02:42Z">
              <w:r>
                <w:rPr>
                  <w:kern w:val="0"/>
                  <w:sz w:val="18"/>
                  <w:szCs w:val="24"/>
                  <w:lang w:val="en-US" w:eastAsia="en-US" w:bidi="ar-SA"/>
                </w:rPr>
                <w:t>0.070</w:t>
              </w:r>
            </w:ins>
          </w:p>
        </w:tc>
        <w:tc>
          <w:tcPr>
            <w:tcW w:w="1320" w:type="dxa"/>
            <w:tcBorders/>
          </w:tcPr>
          <w:p>
            <w:pPr>
              <w:pStyle w:val="Compact"/>
              <w:widowControl/>
              <w:spacing w:lineRule="exact" w:line="220" w:before="0" w:after="0"/>
              <w:jc w:val="left"/>
              <w:rPr>
                <w:kern w:val="0"/>
                <w:szCs w:val="24"/>
                <w:lang w:val="en-US" w:eastAsia="en-US" w:bidi="ar-SA"/>
                <w:ins w:id="6157" w:author="Changes 24 to 25 Oct" w:date="2026-10-25T16:02:42Z"/>
              </w:rPr>
            </w:pPr>
            <w:ins w:id="6156" w:author="Changes 24 to 25 Oct" w:date="2026-10-25T16:02:42Z">
              <w:r>
                <w:rPr>
                  <w:kern w:val="0"/>
                  <w:sz w:val="18"/>
                  <w:szCs w:val="24"/>
                  <w:lang w:val="en-US" w:eastAsia="en-US" w:bidi="ar-SA"/>
                </w:rPr>
                <w:t>0.0046</w:t>
              </w:r>
            </w:ins>
          </w:p>
        </w:tc>
        <w:tc>
          <w:tcPr>
            <w:tcW w:w="846" w:type="dxa"/>
            <w:tcBorders/>
          </w:tcPr>
          <w:p>
            <w:pPr>
              <w:pStyle w:val="Compact"/>
              <w:widowControl/>
              <w:spacing w:lineRule="exact" w:line="220" w:before="0" w:after="0"/>
              <w:jc w:val="left"/>
              <w:rPr>
                <w:kern w:val="0"/>
                <w:szCs w:val="24"/>
                <w:lang w:val="en-US" w:eastAsia="en-US" w:bidi="ar-SA"/>
                <w:ins w:id="6159" w:author="Changes 24 to 25 Oct" w:date="2026-10-25T16:02:42Z"/>
              </w:rPr>
            </w:pPr>
            <w:ins w:id="6158" w:author="Changes 24 to 25 Oct" w:date="2026-10-25T16:02:42Z">
              <w:r>
                <w:rPr>
                  <w:kern w:val="0"/>
                  <w:sz w:val="18"/>
                  <w:szCs w:val="24"/>
                  <w:lang w:val="en-US" w:eastAsia="en-US" w:bidi="ar-SA"/>
                </w:rPr>
                <w:t>0.0175</w:t>
              </w:r>
            </w:ins>
          </w:p>
        </w:tc>
      </w:tr>
      <w:tr>
        <w:trPr>
          <w:ins w:id="6160"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162" w:author="Changes 24 to 25 Oct" w:date="2026-10-25T16:02:42Z"/>
              </w:rPr>
            </w:pPr>
            <w:ins w:id="6161" w:author="Changes 24 to 25 Oct" w:date="2026-10-25T16:02:42Z">
              <w:r>
                <w:rPr>
                  <w:kern w:val="0"/>
                  <w:sz w:val="18"/>
                  <w:szCs w:val="24"/>
                  <w:lang w:val="en-US" w:eastAsia="en-US" w:bidi="ar-SA"/>
                </w:rPr>
                <w:t>Without the 8 foreign platforms that book shopper discounts as marketing costs (exploratory, 15 Oct 2026)</w:t>
              </w:r>
            </w:ins>
          </w:p>
        </w:tc>
        <w:tc>
          <w:tcPr>
            <w:tcW w:w="1845" w:type="dxa"/>
            <w:tcBorders/>
          </w:tcPr>
          <w:p>
            <w:pPr>
              <w:pStyle w:val="Compact"/>
              <w:widowControl/>
              <w:spacing w:lineRule="exact" w:line="220" w:before="0" w:after="0"/>
              <w:jc w:val="left"/>
              <w:rPr>
                <w:kern w:val="0"/>
                <w:szCs w:val="24"/>
                <w:lang w:val="en-US" w:eastAsia="en-US" w:bidi="ar-SA"/>
                <w:ins w:id="6164" w:author="Changes 24 to 25 Oct" w:date="2026-10-25T16:02:42Z"/>
              </w:rPr>
            </w:pPr>
            <w:ins w:id="6163" w:author="Changes 24 to 25 Oct" w:date="2026-10-25T16:02:42Z">
              <w:r>
                <w:rPr>
                  <w:kern w:val="0"/>
                  <w:sz w:val="18"/>
                  <w:szCs w:val="24"/>
                  <w:lang w:val="en-US" w:eastAsia="en-US" w:bidi="ar-SA"/>
                </w:rPr>
                <w:t>0.201</w:t>
              </w:r>
            </w:ins>
          </w:p>
        </w:tc>
        <w:tc>
          <w:tcPr>
            <w:tcW w:w="1024" w:type="dxa"/>
            <w:tcBorders/>
          </w:tcPr>
          <w:p>
            <w:pPr>
              <w:pStyle w:val="Compact"/>
              <w:widowControl/>
              <w:spacing w:lineRule="exact" w:line="220" w:before="0" w:after="0"/>
              <w:jc w:val="left"/>
              <w:rPr>
                <w:kern w:val="0"/>
                <w:szCs w:val="24"/>
                <w:lang w:val="en-US" w:eastAsia="en-US" w:bidi="ar-SA"/>
                <w:ins w:id="6166" w:author="Changes 24 to 25 Oct" w:date="2026-10-25T16:02:42Z"/>
              </w:rPr>
            </w:pPr>
            <w:ins w:id="6165" w:author="Changes 24 to 25 Oct" w:date="2026-10-25T16:02:42Z">
              <w:r>
                <w:rPr>
                  <w:kern w:val="0"/>
                  <w:sz w:val="18"/>
                  <w:szCs w:val="24"/>
                  <w:lang w:val="en-US" w:eastAsia="en-US" w:bidi="ar-SA"/>
                </w:rPr>
                <w:t>0.062</w:t>
              </w:r>
            </w:ins>
          </w:p>
        </w:tc>
        <w:tc>
          <w:tcPr>
            <w:tcW w:w="1320" w:type="dxa"/>
            <w:tcBorders/>
          </w:tcPr>
          <w:p>
            <w:pPr>
              <w:pStyle w:val="Compact"/>
              <w:widowControl/>
              <w:spacing w:lineRule="exact" w:line="220" w:before="0" w:after="0"/>
              <w:jc w:val="left"/>
              <w:rPr>
                <w:kern w:val="0"/>
                <w:szCs w:val="24"/>
                <w:lang w:val="en-US" w:eastAsia="en-US" w:bidi="ar-SA"/>
                <w:ins w:id="6168" w:author="Changes 24 to 25 Oct" w:date="2026-10-25T16:02:42Z"/>
              </w:rPr>
            </w:pPr>
            <w:ins w:id="6167" w:author="Changes 24 to 25 Oct" w:date="2026-10-25T16:02:42Z">
              <w:r>
                <w:rPr>
                  <w:kern w:val="0"/>
                  <w:sz w:val="18"/>
                  <w:szCs w:val="24"/>
                  <w:lang w:val="en-US" w:eastAsia="en-US" w:bidi="ar-SA"/>
                </w:rPr>
                <w:t>0.0035</w:t>
              </w:r>
            </w:ins>
          </w:p>
        </w:tc>
        <w:tc>
          <w:tcPr>
            <w:tcW w:w="846" w:type="dxa"/>
            <w:tcBorders/>
          </w:tcPr>
          <w:p>
            <w:pPr>
              <w:pStyle w:val="Compact"/>
              <w:widowControl/>
              <w:spacing w:lineRule="exact" w:line="220" w:before="0" w:after="0"/>
              <w:jc w:val="left"/>
              <w:rPr>
                <w:kern w:val="0"/>
                <w:szCs w:val="24"/>
                <w:lang w:val="en-US" w:eastAsia="en-US" w:bidi="ar-SA"/>
                <w:ins w:id="6170" w:author="Changes 24 to 25 Oct" w:date="2026-10-25T16:02:42Z"/>
              </w:rPr>
            </w:pPr>
            <w:ins w:id="6169" w:author="Changes 24 to 25 Oct" w:date="2026-10-25T16:02:42Z">
              <w:r>
                <w:rPr>
                  <w:kern w:val="0"/>
                  <w:sz w:val="18"/>
                  <w:szCs w:val="24"/>
                  <w:lang w:val="en-US" w:eastAsia="en-US" w:bidi="ar-SA"/>
                </w:rPr>
                <w:t>0.0066</w:t>
              </w:r>
            </w:ins>
          </w:p>
        </w:tc>
      </w:tr>
      <w:tr>
        <w:trPr>
          <w:ins w:id="6171"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173" w:author="Changes 24 to 25 Oct" w:date="2026-10-25T16:02:42Z"/>
              </w:rPr>
            </w:pPr>
            <w:ins w:id="6172" w:author="Changes 24 to 25 Oct" w:date="2026-10-25T16:02:42Z">
              <w:r>
                <w:rPr>
                  <w:kern w:val="0"/>
                  <w:sz w:val="18"/>
                  <w:szCs w:val="24"/>
                  <w:lang w:val="en-US" w:eastAsia="en-US" w:bidi="ar-SA"/>
                </w:rPr>
                <w:t>Only the 11 foreign platforms that deduct shopper discounts from revenue (exploratory, 15 Oct 2026)</w:t>
              </w:r>
            </w:ins>
          </w:p>
        </w:tc>
        <w:tc>
          <w:tcPr>
            <w:tcW w:w="1845" w:type="dxa"/>
            <w:tcBorders/>
          </w:tcPr>
          <w:p>
            <w:pPr>
              <w:pStyle w:val="Compact"/>
              <w:widowControl/>
              <w:spacing w:lineRule="exact" w:line="220" w:before="0" w:after="0"/>
              <w:jc w:val="left"/>
              <w:rPr>
                <w:kern w:val="0"/>
                <w:szCs w:val="24"/>
                <w:lang w:val="en-US" w:eastAsia="en-US" w:bidi="ar-SA"/>
                <w:ins w:id="6175" w:author="Changes 24 to 25 Oct" w:date="2026-10-25T16:02:42Z"/>
              </w:rPr>
            </w:pPr>
            <w:ins w:id="6174" w:author="Changes 24 to 25 Oct" w:date="2026-10-25T16:02:42Z">
              <w:r>
                <w:rPr>
                  <w:kern w:val="0"/>
                  <w:sz w:val="18"/>
                  <w:szCs w:val="24"/>
                  <w:lang w:val="en-US" w:eastAsia="en-US" w:bidi="ar-SA"/>
                </w:rPr>
                <w:t>0.201</w:t>
              </w:r>
            </w:ins>
          </w:p>
        </w:tc>
        <w:tc>
          <w:tcPr>
            <w:tcW w:w="1024" w:type="dxa"/>
            <w:tcBorders/>
          </w:tcPr>
          <w:p>
            <w:pPr>
              <w:pStyle w:val="Compact"/>
              <w:widowControl/>
              <w:spacing w:lineRule="exact" w:line="220" w:before="0" w:after="0"/>
              <w:jc w:val="left"/>
              <w:rPr>
                <w:kern w:val="0"/>
                <w:szCs w:val="24"/>
                <w:lang w:val="en-US" w:eastAsia="en-US" w:bidi="ar-SA"/>
                <w:ins w:id="6177" w:author="Changes 24 to 25 Oct" w:date="2026-10-25T16:02:42Z"/>
              </w:rPr>
            </w:pPr>
            <w:ins w:id="6176" w:author="Changes 24 to 25 Oct" w:date="2026-10-25T16:02:42Z">
              <w:r>
                <w:rPr>
                  <w:kern w:val="0"/>
                  <w:sz w:val="18"/>
                  <w:szCs w:val="24"/>
                  <w:lang w:val="en-US" w:eastAsia="en-US" w:bidi="ar-SA"/>
                </w:rPr>
                <w:t>0.075</w:t>
              </w:r>
            </w:ins>
          </w:p>
        </w:tc>
        <w:tc>
          <w:tcPr>
            <w:tcW w:w="1320" w:type="dxa"/>
            <w:tcBorders/>
          </w:tcPr>
          <w:p>
            <w:pPr>
              <w:pStyle w:val="Compact"/>
              <w:widowControl/>
              <w:spacing w:lineRule="exact" w:line="220" w:before="0" w:after="0"/>
              <w:jc w:val="left"/>
              <w:rPr>
                <w:kern w:val="0"/>
                <w:szCs w:val="24"/>
                <w:lang w:val="en-US" w:eastAsia="en-US" w:bidi="ar-SA"/>
                <w:ins w:id="6179" w:author="Changes 24 to 25 Oct" w:date="2026-10-25T16:02:42Z"/>
              </w:rPr>
            </w:pPr>
            <w:ins w:id="6178" w:author="Changes 24 to 25 Oct" w:date="2026-10-25T16:02:42Z">
              <w:r>
                <w:rPr>
                  <w:kern w:val="0"/>
                  <w:sz w:val="18"/>
                  <w:szCs w:val="24"/>
                  <w:lang w:val="en-US" w:eastAsia="en-US" w:bidi="ar-SA"/>
                </w:rPr>
                <w:t>0.0043</w:t>
              </w:r>
            </w:ins>
          </w:p>
        </w:tc>
        <w:tc>
          <w:tcPr>
            <w:tcW w:w="846" w:type="dxa"/>
            <w:tcBorders/>
          </w:tcPr>
          <w:p>
            <w:pPr>
              <w:pStyle w:val="Compact"/>
              <w:widowControl/>
              <w:spacing w:lineRule="exact" w:line="220" w:before="0" w:after="0"/>
              <w:jc w:val="left"/>
              <w:rPr>
                <w:kern w:val="0"/>
                <w:szCs w:val="24"/>
                <w:lang w:val="en-US" w:eastAsia="en-US" w:bidi="ar-SA"/>
                <w:ins w:id="6181" w:author="Changes 24 to 25 Oct" w:date="2026-10-25T16:02:42Z"/>
              </w:rPr>
            </w:pPr>
            <w:ins w:id="6180" w:author="Changes 24 to 25 Oct" w:date="2026-10-25T16:02:42Z">
              <w:r>
                <w:rPr>
                  <w:kern w:val="0"/>
                  <w:sz w:val="18"/>
                  <w:szCs w:val="24"/>
                  <w:lang w:val="en-US" w:eastAsia="en-US" w:bidi="ar-SA"/>
                </w:rPr>
                <w:t>0.0052</w:t>
              </w:r>
            </w:ins>
          </w:p>
        </w:tc>
      </w:tr>
      <w:tr>
        <w:trPr>
          <w:ins w:id="6182"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184" w:author="Changes 24 to 25 Oct" w:date="2026-10-25T16:02:42Z"/>
              </w:rPr>
            </w:pPr>
            <w:ins w:id="6183" w:author="Changes 24 to 25 Oct" w:date="2026-10-25T16:02:42Z">
              <w:r>
                <w:rPr>
                  <w:kern w:val="0"/>
                  <w:sz w:val="18"/>
                  <w:szCs w:val="24"/>
                  <w:lang w:val="en-US" w:eastAsia="en-US" w:bidi="ar-SA"/>
                </w:rPr>
                <w:t>Growth divergence in points, 5 against 26</w:t>
              </w:r>
            </w:ins>
          </w:p>
        </w:tc>
        <w:tc>
          <w:tcPr>
            <w:tcW w:w="1845" w:type="dxa"/>
            <w:tcBorders/>
          </w:tcPr>
          <w:p>
            <w:pPr>
              <w:pStyle w:val="Compact"/>
              <w:widowControl/>
              <w:spacing w:lineRule="exact" w:line="220" w:before="0" w:after="0"/>
              <w:jc w:val="left"/>
              <w:rPr>
                <w:kern w:val="0"/>
                <w:szCs w:val="24"/>
                <w:lang w:val="en-US" w:eastAsia="en-US" w:bidi="ar-SA"/>
                <w:ins w:id="6186" w:author="Changes 24 to 25 Oct" w:date="2026-10-25T16:02:42Z"/>
              </w:rPr>
            </w:pPr>
            <w:ins w:id="6185" w:author="Changes 24 to 25 Oct" w:date="2026-10-25T16:02:42Z">
              <w:r>
                <w:rPr>
                  <w:kern w:val="0"/>
                  <w:sz w:val="18"/>
                  <w:szCs w:val="24"/>
                  <w:lang w:val="en-US" w:eastAsia="en-US" w:bidi="ar-SA"/>
                </w:rPr>
                <w:t>27.0</w:t>
              </w:r>
            </w:ins>
          </w:p>
        </w:tc>
        <w:tc>
          <w:tcPr>
            <w:tcW w:w="1024" w:type="dxa"/>
            <w:tcBorders/>
          </w:tcPr>
          <w:p>
            <w:pPr>
              <w:pStyle w:val="Compact"/>
              <w:widowControl/>
              <w:spacing w:lineRule="exact" w:line="220" w:before="0" w:after="0"/>
              <w:jc w:val="left"/>
              <w:rPr>
                <w:kern w:val="0"/>
                <w:szCs w:val="24"/>
                <w:lang w:val="en-US" w:eastAsia="en-US" w:bidi="ar-SA"/>
                <w:ins w:id="6188" w:author="Changes 24 to 25 Oct" w:date="2026-10-25T16:02:42Z"/>
              </w:rPr>
            </w:pPr>
            <w:ins w:id="6187" w:author="Changes 24 to 25 Oct" w:date="2026-10-25T16:02:42Z">
              <w:r>
                <w:rPr>
                  <w:kern w:val="0"/>
                  <w:sz w:val="18"/>
                  <w:szCs w:val="24"/>
                  <w:lang w:val="en-US" w:eastAsia="en-US" w:bidi="ar-SA"/>
                </w:rPr>
                <w:t>6.5</w:t>
              </w:r>
            </w:ins>
          </w:p>
        </w:tc>
        <w:tc>
          <w:tcPr>
            <w:tcW w:w="1320" w:type="dxa"/>
            <w:tcBorders/>
          </w:tcPr>
          <w:p>
            <w:pPr>
              <w:pStyle w:val="Compact"/>
              <w:widowControl/>
              <w:spacing w:lineRule="exact" w:line="220" w:before="0" w:after="0"/>
              <w:jc w:val="left"/>
              <w:rPr>
                <w:kern w:val="0"/>
                <w:szCs w:val="24"/>
                <w:lang w:val="en-US" w:eastAsia="en-US" w:bidi="ar-SA"/>
                <w:ins w:id="6190" w:author="Changes 24 to 25 Oct" w:date="2026-10-25T16:02:42Z"/>
              </w:rPr>
            </w:pPr>
            <w:ins w:id="6189" w:author="Changes 24 to 25 Oct" w:date="2026-10-25T16:02:42Z">
              <w:r>
                <w:rPr>
                  <w:kern w:val="0"/>
                  <w:sz w:val="18"/>
                  <w:szCs w:val="24"/>
                  <w:lang w:val="en-US" w:eastAsia="en-US" w:bidi="ar-SA"/>
                </w:rPr>
                <w:t>0.0055</w:t>
              </w:r>
            </w:ins>
          </w:p>
        </w:tc>
        <w:tc>
          <w:tcPr>
            <w:tcW w:w="846" w:type="dxa"/>
            <w:tcBorders/>
          </w:tcPr>
          <w:p>
            <w:pPr>
              <w:pStyle w:val="Compact"/>
              <w:widowControl/>
              <w:spacing w:lineRule="exact" w:line="220" w:before="0" w:after="0"/>
              <w:jc w:val="left"/>
              <w:rPr>
                <w:kern w:val="0"/>
                <w:szCs w:val="24"/>
                <w:lang w:val="en-US" w:eastAsia="en-US" w:bidi="ar-SA"/>
                <w:ins w:id="6192" w:author="Changes 24 to 25 Oct" w:date="2026-10-25T16:02:42Z"/>
              </w:rPr>
            </w:pPr>
            <w:ins w:id="6191" w:author="Changes 24 to 25 Oct" w:date="2026-10-25T16:02:42Z">
              <w:r>
                <w:rPr>
                  <w:kern w:val="0"/>
                  <w:szCs w:val="24"/>
                  <w:lang w:val="en-US" w:eastAsia="en-US" w:bidi="ar-SA"/>
                </w:rPr>
              </w:r>
            </w:ins>
          </w:p>
        </w:tc>
      </w:tr>
      <w:tr>
        <w:trPr>
          <w:ins w:id="6193"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195" w:author="Changes 24 to 25 Oct" w:date="2026-10-25T16:02:42Z"/>
              </w:rPr>
            </w:pPr>
            <w:ins w:id="6194" w:author="Changes 24 to 25 Oct" w:date="2026-10-25T16:02:42Z">
              <w:r>
                <w:rPr>
                  <w:kern w:val="0"/>
                  <w:sz w:val="18"/>
                  <w:szCs w:val="24"/>
                  <w:lang w:val="en-US" w:eastAsia="en-US" w:bidi="ar-SA"/>
                </w:rPr>
                <w:t>Without Ozon, 26 foreign platforms</w:t>
              </w:r>
            </w:ins>
          </w:p>
        </w:tc>
        <w:tc>
          <w:tcPr>
            <w:tcW w:w="1845" w:type="dxa"/>
            <w:tcBorders/>
          </w:tcPr>
          <w:p>
            <w:pPr>
              <w:pStyle w:val="Compact"/>
              <w:widowControl/>
              <w:spacing w:lineRule="exact" w:line="220" w:before="0" w:after="0"/>
              <w:jc w:val="left"/>
              <w:rPr>
                <w:kern w:val="0"/>
                <w:szCs w:val="24"/>
                <w:lang w:val="en-US" w:eastAsia="en-US" w:bidi="ar-SA"/>
                <w:ins w:id="6197" w:author="Changes 24 to 25 Oct" w:date="2026-10-25T16:02:42Z"/>
              </w:rPr>
            </w:pPr>
            <w:ins w:id="6196" w:author="Changes 24 to 25 Oct" w:date="2026-10-25T16:02:42Z">
              <w:r>
                <w:rPr>
                  <w:kern w:val="0"/>
                  <w:sz w:val="18"/>
                  <w:szCs w:val="24"/>
                  <w:lang w:val="en-US" w:eastAsia="en-US" w:bidi="ar-SA"/>
                </w:rPr>
                <w:t>0.201</w:t>
              </w:r>
            </w:ins>
          </w:p>
        </w:tc>
        <w:tc>
          <w:tcPr>
            <w:tcW w:w="1024" w:type="dxa"/>
            <w:tcBorders/>
          </w:tcPr>
          <w:p>
            <w:pPr>
              <w:pStyle w:val="Compact"/>
              <w:widowControl/>
              <w:spacing w:lineRule="exact" w:line="220" w:before="0" w:after="0"/>
              <w:jc w:val="left"/>
              <w:rPr>
                <w:kern w:val="0"/>
                <w:szCs w:val="24"/>
                <w:lang w:val="en-US" w:eastAsia="en-US" w:bidi="ar-SA"/>
                <w:ins w:id="6199" w:author="Changes 24 to 25 Oct" w:date="2026-10-25T16:02:42Z"/>
              </w:rPr>
            </w:pPr>
            <w:ins w:id="6198" w:author="Changes 24 to 25 Oct" w:date="2026-10-25T16:02:42Z">
              <w:r>
                <w:rPr>
                  <w:kern w:val="0"/>
                  <w:sz w:val="18"/>
                  <w:szCs w:val="24"/>
                  <w:lang w:val="en-US" w:eastAsia="en-US" w:bidi="ar-SA"/>
                </w:rPr>
                <w:t>0.060</w:t>
              </w:r>
            </w:ins>
          </w:p>
        </w:tc>
        <w:tc>
          <w:tcPr>
            <w:tcW w:w="1320" w:type="dxa"/>
            <w:tcBorders/>
          </w:tcPr>
          <w:p>
            <w:pPr>
              <w:pStyle w:val="Compact"/>
              <w:widowControl/>
              <w:spacing w:lineRule="exact" w:line="220" w:before="0" w:after="0"/>
              <w:jc w:val="left"/>
              <w:rPr>
                <w:kern w:val="0"/>
                <w:szCs w:val="24"/>
                <w:lang w:val="en-US" w:eastAsia="en-US" w:bidi="ar-SA"/>
                <w:ins w:id="6201" w:author="Changes 24 to 25 Oct" w:date="2026-10-25T16:02:42Z"/>
              </w:rPr>
            </w:pPr>
            <w:ins w:id="6200" w:author="Changes 24 to 25 Oct" w:date="2026-10-25T16:02:42Z">
              <w:r>
                <w:rPr>
                  <w:kern w:val="0"/>
                  <w:sz w:val="18"/>
                  <w:szCs w:val="24"/>
                  <w:lang w:val="en-US" w:eastAsia="en-US" w:bidi="ar-SA"/>
                </w:rPr>
                <w:t>0.0030</w:t>
              </w:r>
            </w:ins>
          </w:p>
        </w:tc>
        <w:tc>
          <w:tcPr>
            <w:tcW w:w="846" w:type="dxa"/>
            <w:tcBorders/>
          </w:tcPr>
          <w:p>
            <w:pPr>
              <w:pStyle w:val="Compact"/>
              <w:widowControl/>
              <w:spacing w:lineRule="exact" w:line="220" w:before="0" w:after="0"/>
              <w:jc w:val="left"/>
              <w:rPr>
                <w:kern w:val="0"/>
                <w:szCs w:val="24"/>
                <w:lang w:val="en-US" w:eastAsia="en-US" w:bidi="ar-SA"/>
                <w:ins w:id="6203" w:author="Changes 24 to 25 Oct" w:date="2026-10-25T16:02:42Z"/>
              </w:rPr>
            </w:pPr>
            <w:ins w:id="6202" w:author="Changes 24 to 25 Oct" w:date="2026-10-25T16:02:42Z">
              <w:r>
                <w:rPr>
                  <w:kern w:val="0"/>
                  <w:sz w:val="18"/>
                  <w:szCs w:val="24"/>
                  <w:lang w:val="en-US" w:eastAsia="en-US" w:bidi="ar-SA"/>
                </w:rPr>
                <w:t>0.0215</w:t>
              </w:r>
            </w:ins>
          </w:p>
        </w:tc>
      </w:tr>
      <w:tr>
        <w:trPr>
          <w:ins w:id="6204"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06" w:author="Changes 24 to 25 Oct" w:date="2026-10-25T16:02:42Z"/>
              </w:rPr>
            </w:pPr>
            <w:ins w:id="6205" w:author="Changes 24 to 25 Oct" w:date="2026-10-25T16:02:42Z">
              <w:r>
                <w:rPr>
                  <w:kern w:val="0"/>
                  <w:sz w:val="18"/>
                  <w:szCs w:val="24"/>
                  <w:lang w:val="en-US" w:eastAsia="en-US" w:bidi="ar-SA"/>
                </w:rPr>
                <w:t>Without Zalando, 26 foreign platforms</w:t>
              </w:r>
            </w:ins>
          </w:p>
        </w:tc>
        <w:tc>
          <w:tcPr>
            <w:tcW w:w="1845" w:type="dxa"/>
            <w:tcBorders/>
          </w:tcPr>
          <w:p>
            <w:pPr>
              <w:pStyle w:val="Compact"/>
              <w:widowControl/>
              <w:spacing w:lineRule="exact" w:line="220" w:before="0" w:after="0"/>
              <w:jc w:val="left"/>
              <w:rPr>
                <w:kern w:val="0"/>
                <w:szCs w:val="24"/>
                <w:lang w:val="en-US" w:eastAsia="en-US" w:bidi="ar-SA"/>
                <w:ins w:id="6208" w:author="Changes 24 to 25 Oct" w:date="2026-10-25T16:02:42Z"/>
              </w:rPr>
            </w:pPr>
            <w:ins w:id="6207" w:author="Changes 24 to 25 Oct" w:date="2026-10-25T16:02:42Z">
              <w:r>
                <w:rPr>
                  <w:kern w:val="0"/>
                  <w:sz w:val="18"/>
                  <w:szCs w:val="24"/>
                  <w:lang w:val="en-US" w:eastAsia="en-US" w:bidi="ar-SA"/>
                </w:rPr>
                <w:t>0.201</w:t>
              </w:r>
            </w:ins>
          </w:p>
        </w:tc>
        <w:tc>
          <w:tcPr>
            <w:tcW w:w="1024" w:type="dxa"/>
            <w:tcBorders/>
          </w:tcPr>
          <w:p>
            <w:pPr>
              <w:pStyle w:val="Compact"/>
              <w:widowControl/>
              <w:spacing w:lineRule="exact" w:line="220" w:before="0" w:after="0"/>
              <w:jc w:val="left"/>
              <w:rPr>
                <w:kern w:val="0"/>
                <w:szCs w:val="24"/>
                <w:lang w:val="en-US" w:eastAsia="en-US" w:bidi="ar-SA"/>
                <w:ins w:id="6210" w:author="Changes 24 to 25 Oct" w:date="2026-10-25T16:02:42Z"/>
              </w:rPr>
            </w:pPr>
            <w:ins w:id="6209" w:author="Changes 24 to 25 Oct" w:date="2026-10-25T16:02:42Z">
              <w:r>
                <w:rPr>
                  <w:kern w:val="0"/>
                  <w:sz w:val="18"/>
                  <w:szCs w:val="24"/>
                  <w:lang w:val="en-US" w:eastAsia="en-US" w:bidi="ar-SA"/>
                </w:rPr>
                <w:t>0.064</w:t>
              </w:r>
            </w:ins>
          </w:p>
        </w:tc>
        <w:tc>
          <w:tcPr>
            <w:tcW w:w="1320" w:type="dxa"/>
            <w:tcBorders/>
          </w:tcPr>
          <w:p>
            <w:pPr>
              <w:pStyle w:val="Compact"/>
              <w:widowControl/>
              <w:spacing w:lineRule="exact" w:line="220" w:before="0" w:after="0"/>
              <w:jc w:val="left"/>
              <w:rPr>
                <w:kern w:val="0"/>
                <w:szCs w:val="24"/>
                <w:lang w:val="en-US" w:eastAsia="en-US" w:bidi="ar-SA"/>
                <w:ins w:id="6212" w:author="Changes 24 to 25 Oct" w:date="2026-10-25T16:02:42Z"/>
              </w:rPr>
            </w:pPr>
            <w:ins w:id="6211" w:author="Changes 24 to 25 Oct" w:date="2026-10-25T16:02:42Z">
              <w:r>
                <w:rPr>
                  <w:kern w:val="0"/>
                  <w:sz w:val="18"/>
                  <w:szCs w:val="24"/>
                  <w:lang w:val="en-US" w:eastAsia="en-US" w:bidi="ar-SA"/>
                </w:rPr>
                <w:t>0.0045</w:t>
              </w:r>
            </w:ins>
          </w:p>
        </w:tc>
        <w:tc>
          <w:tcPr>
            <w:tcW w:w="846" w:type="dxa"/>
            <w:tcBorders/>
          </w:tcPr>
          <w:p>
            <w:pPr>
              <w:pStyle w:val="Compact"/>
              <w:widowControl/>
              <w:spacing w:lineRule="exact" w:line="220" w:before="0" w:after="0"/>
              <w:jc w:val="left"/>
              <w:rPr>
                <w:kern w:val="0"/>
                <w:szCs w:val="24"/>
                <w:lang w:val="en-US" w:eastAsia="en-US" w:bidi="ar-SA"/>
                <w:ins w:id="6214" w:author="Changes 24 to 25 Oct" w:date="2026-10-25T16:02:42Z"/>
              </w:rPr>
            </w:pPr>
            <w:ins w:id="6213" w:author="Changes 24 to 25 Oct" w:date="2026-10-25T16:02:42Z">
              <w:r>
                <w:rPr>
                  <w:kern w:val="0"/>
                  <w:sz w:val="18"/>
                  <w:szCs w:val="24"/>
                  <w:lang w:val="en-US" w:eastAsia="en-US" w:bidi="ar-SA"/>
                </w:rPr>
                <w:t>0.0238</w:t>
              </w:r>
            </w:ins>
          </w:p>
        </w:tc>
      </w:tr>
      <w:tr>
        <w:trPr>
          <w:ins w:id="6215"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17" w:author="Changes 24 to 25 Oct" w:date="2026-10-25T16:02:42Z"/>
              </w:rPr>
            </w:pPr>
            <w:ins w:id="6216" w:author="Changes 24 to 25 Oct" w:date="2026-10-25T16:02:42Z">
              <w:r>
                <w:rPr>
                  <w:kern w:val="0"/>
                  <w:sz w:val="18"/>
                  <w:szCs w:val="24"/>
                  <w:lang w:val="en-US" w:eastAsia="en-US" w:bidi="ar-SA"/>
                </w:rPr>
                <w:t>Without Ozon and Zalando, 25 foreign platforms</w:t>
              </w:r>
            </w:ins>
          </w:p>
        </w:tc>
        <w:tc>
          <w:tcPr>
            <w:tcW w:w="1845" w:type="dxa"/>
            <w:tcBorders/>
          </w:tcPr>
          <w:p>
            <w:pPr>
              <w:pStyle w:val="Compact"/>
              <w:widowControl/>
              <w:spacing w:lineRule="exact" w:line="220" w:before="0" w:after="0"/>
              <w:jc w:val="left"/>
              <w:rPr>
                <w:kern w:val="0"/>
                <w:szCs w:val="24"/>
                <w:lang w:val="en-US" w:eastAsia="en-US" w:bidi="ar-SA"/>
                <w:ins w:id="6219" w:author="Changes 24 to 25 Oct" w:date="2026-10-25T16:02:42Z"/>
              </w:rPr>
            </w:pPr>
            <w:ins w:id="6218" w:author="Changes 24 to 25 Oct" w:date="2026-10-25T16:02:42Z">
              <w:r>
                <w:rPr>
                  <w:kern w:val="0"/>
                  <w:sz w:val="18"/>
                  <w:szCs w:val="24"/>
                  <w:lang w:val="en-US" w:eastAsia="en-US" w:bidi="ar-SA"/>
                </w:rPr>
                <w:t>0.201</w:t>
              </w:r>
            </w:ins>
          </w:p>
        </w:tc>
        <w:tc>
          <w:tcPr>
            <w:tcW w:w="1024" w:type="dxa"/>
            <w:tcBorders/>
          </w:tcPr>
          <w:p>
            <w:pPr>
              <w:pStyle w:val="Compact"/>
              <w:widowControl/>
              <w:spacing w:lineRule="exact" w:line="220" w:before="0" w:after="0"/>
              <w:jc w:val="left"/>
              <w:rPr>
                <w:kern w:val="0"/>
                <w:szCs w:val="24"/>
                <w:lang w:val="en-US" w:eastAsia="en-US" w:bidi="ar-SA"/>
                <w:ins w:id="6221" w:author="Changes 24 to 25 Oct" w:date="2026-10-25T16:02:42Z"/>
              </w:rPr>
            </w:pPr>
            <w:ins w:id="6220" w:author="Changes 24 to 25 Oct" w:date="2026-10-25T16:02:42Z">
              <w:r>
                <w:rPr>
                  <w:kern w:val="0"/>
                  <w:sz w:val="18"/>
                  <w:szCs w:val="24"/>
                  <w:lang w:val="en-US" w:eastAsia="en-US" w:bidi="ar-SA"/>
                </w:rPr>
                <w:t>0.062</w:t>
              </w:r>
            </w:ins>
          </w:p>
        </w:tc>
        <w:tc>
          <w:tcPr>
            <w:tcW w:w="1320" w:type="dxa"/>
            <w:tcBorders/>
          </w:tcPr>
          <w:p>
            <w:pPr>
              <w:pStyle w:val="Compact"/>
              <w:widowControl/>
              <w:spacing w:lineRule="exact" w:line="220" w:before="0" w:after="0"/>
              <w:jc w:val="left"/>
              <w:rPr>
                <w:kern w:val="0"/>
                <w:szCs w:val="24"/>
                <w:lang w:val="en-US" w:eastAsia="en-US" w:bidi="ar-SA"/>
                <w:ins w:id="6223" w:author="Changes 24 to 25 Oct" w:date="2026-10-25T16:02:42Z"/>
              </w:rPr>
            </w:pPr>
            <w:ins w:id="6222" w:author="Changes 24 to 25 Oct" w:date="2026-10-25T16:02:42Z">
              <w:r>
                <w:rPr>
                  <w:kern w:val="0"/>
                  <w:sz w:val="18"/>
                  <w:szCs w:val="24"/>
                  <w:lang w:val="en-US" w:eastAsia="en-US" w:bidi="ar-SA"/>
                </w:rPr>
                <w:t>0.0036</w:t>
              </w:r>
            </w:ins>
          </w:p>
        </w:tc>
        <w:tc>
          <w:tcPr>
            <w:tcW w:w="846" w:type="dxa"/>
            <w:tcBorders/>
          </w:tcPr>
          <w:p>
            <w:pPr>
              <w:pStyle w:val="Compact"/>
              <w:widowControl/>
              <w:spacing w:lineRule="exact" w:line="220" w:before="0" w:after="0"/>
              <w:jc w:val="left"/>
              <w:rPr>
                <w:kern w:val="0"/>
                <w:szCs w:val="24"/>
                <w:lang w:val="en-US" w:eastAsia="en-US" w:bidi="ar-SA"/>
                <w:ins w:id="6225" w:author="Changes 24 to 25 Oct" w:date="2026-10-25T16:02:42Z"/>
              </w:rPr>
            </w:pPr>
            <w:ins w:id="6224" w:author="Changes 24 to 25 Oct" w:date="2026-10-25T16:02:42Z">
              <w:r>
                <w:rPr>
                  <w:kern w:val="0"/>
                  <w:sz w:val="18"/>
                  <w:szCs w:val="24"/>
                  <w:lang w:val="en-US" w:eastAsia="en-US" w:bidi="ar-SA"/>
                </w:rPr>
                <w:t>0.0230</w:t>
              </w:r>
            </w:ins>
          </w:p>
        </w:tc>
      </w:tr>
      <w:tr>
        <w:trPr>
          <w:ins w:id="6226"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28" w:author="Changes 24 to 25 Oct" w:date="2026-10-25T16:02:42Z"/>
              </w:rPr>
            </w:pPr>
            <w:ins w:id="6227" w:author="Changes 24 to 25 Oct" w:date="2026-10-25T16:02:42Z">
              <w:r>
                <w:rPr>
                  <w:kern w:val="0"/>
                  <w:sz w:val="18"/>
                  <w:szCs w:val="24"/>
                  <w:lang w:val="en-US" w:eastAsia="en-US" w:bidi="ar-SA"/>
                </w:rPr>
                <w:t>Without Blibli third-party retail</w:t>
              </w:r>
            </w:ins>
          </w:p>
        </w:tc>
        <w:tc>
          <w:tcPr>
            <w:tcW w:w="1845" w:type="dxa"/>
            <w:tcBorders/>
          </w:tcPr>
          <w:p>
            <w:pPr>
              <w:pStyle w:val="Compact"/>
              <w:widowControl/>
              <w:spacing w:lineRule="exact" w:line="220" w:before="0" w:after="0"/>
              <w:jc w:val="left"/>
              <w:rPr>
                <w:kern w:val="0"/>
                <w:szCs w:val="24"/>
                <w:lang w:val="en-US" w:eastAsia="en-US" w:bidi="ar-SA"/>
                <w:ins w:id="6230" w:author="Changes 24 to 25 Oct" w:date="2026-10-25T16:02:42Z"/>
              </w:rPr>
            </w:pPr>
            <w:ins w:id="6229" w:author="Changes 24 to 25 Oct" w:date="2026-10-25T16:02:42Z">
              <w:r>
                <w:rPr>
                  <w:kern w:val="0"/>
                  <w:sz w:val="18"/>
                  <w:szCs w:val="24"/>
                  <w:lang w:val="en-US" w:eastAsia="en-US" w:bidi="ar-SA"/>
                </w:rPr>
                <w:t>0.169</w:t>
              </w:r>
            </w:ins>
          </w:p>
        </w:tc>
        <w:tc>
          <w:tcPr>
            <w:tcW w:w="1024" w:type="dxa"/>
            <w:tcBorders/>
          </w:tcPr>
          <w:p>
            <w:pPr>
              <w:pStyle w:val="Compact"/>
              <w:widowControl/>
              <w:spacing w:lineRule="exact" w:line="220" w:before="0" w:after="0"/>
              <w:jc w:val="left"/>
              <w:rPr>
                <w:kern w:val="0"/>
                <w:szCs w:val="24"/>
                <w:lang w:val="en-US" w:eastAsia="en-US" w:bidi="ar-SA"/>
                <w:ins w:id="6232" w:author="Changes 24 to 25 Oct" w:date="2026-10-25T16:02:42Z"/>
              </w:rPr>
            </w:pPr>
            <w:ins w:id="6231"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234" w:author="Changes 24 to 25 Oct" w:date="2026-10-25T16:02:42Z"/>
              </w:rPr>
            </w:pPr>
            <w:ins w:id="6233" w:author="Changes 24 to 25 Oct" w:date="2026-10-25T16:02:42Z">
              <w:r>
                <w:rPr>
                  <w:kern w:val="0"/>
                  <w:sz w:val="18"/>
                  <w:szCs w:val="24"/>
                  <w:lang w:val="en-US" w:eastAsia="en-US" w:bidi="ar-SA"/>
                </w:rPr>
                <w:t>0.0137</w:t>
              </w:r>
            </w:ins>
          </w:p>
        </w:tc>
        <w:tc>
          <w:tcPr>
            <w:tcW w:w="846" w:type="dxa"/>
            <w:tcBorders/>
          </w:tcPr>
          <w:p>
            <w:pPr>
              <w:pStyle w:val="Compact"/>
              <w:widowControl/>
              <w:spacing w:lineRule="exact" w:line="220" w:before="0" w:after="0"/>
              <w:jc w:val="left"/>
              <w:rPr>
                <w:kern w:val="0"/>
                <w:szCs w:val="24"/>
                <w:lang w:val="en-US" w:eastAsia="en-US" w:bidi="ar-SA"/>
                <w:ins w:id="6236" w:author="Changes 24 to 25 Oct" w:date="2026-10-25T16:02:42Z"/>
              </w:rPr>
            </w:pPr>
            <w:ins w:id="6235" w:author="Changes 24 to 25 Oct" w:date="2026-10-25T16:02:42Z">
              <w:r>
                <w:rPr>
                  <w:kern w:val="0"/>
                  <w:sz w:val="18"/>
                  <w:szCs w:val="24"/>
                  <w:lang w:val="en-US" w:eastAsia="en-US" w:bidi="ar-SA"/>
                </w:rPr>
                <w:t>0.0364</w:t>
              </w:r>
            </w:ins>
          </w:p>
        </w:tc>
      </w:tr>
      <w:tr>
        <w:trPr>
          <w:ins w:id="6237"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39" w:author="Changes 24 to 25 Oct" w:date="2026-10-25T16:02:42Z"/>
              </w:rPr>
            </w:pPr>
            <w:ins w:id="6238" w:author="Changes 24 to 25 Oct" w:date="2026-10-25T16:02:42Z">
              <w:r>
                <w:rPr>
                  <w:kern w:val="0"/>
                  <w:sz w:val="18"/>
                  <w:szCs w:val="24"/>
                  <w:lang w:val="en-US" w:eastAsia="en-US" w:bidi="ar-SA"/>
                </w:rPr>
                <w:t>Without Bukalapak Group</w:t>
              </w:r>
            </w:ins>
          </w:p>
        </w:tc>
        <w:tc>
          <w:tcPr>
            <w:tcW w:w="1845" w:type="dxa"/>
            <w:tcBorders/>
          </w:tcPr>
          <w:p>
            <w:pPr>
              <w:pStyle w:val="Compact"/>
              <w:widowControl/>
              <w:spacing w:lineRule="exact" w:line="220" w:before="0" w:after="0"/>
              <w:jc w:val="left"/>
              <w:rPr>
                <w:kern w:val="0"/>
                <w:szCs w:val="24"/>
                <w:lang w:val="en-US" w:eastAsia="en-US" w:bidi="ar-SA"/>
                <w:ins w:id="6241" w:author="Changes 24 to 25 Oct" w:date="2026-10-25T16:02:42Z"/>
              </w:rPr>
            </w:pPr>
            <w:ins w:id="6240" w:author="Changes 24 to 25 Oct" w:date="2026-10-25T16:02:42Z">
              <w:r>
                <w:rPr>
                  <w:kern w:val="0"/>
                  <w:sz w:val="18"/>
                  <w:szCs w:val="24"/>
                  <w:lang w:val="en-US" w:eastAsia="en-US" w:bidi="ar-SA"/>
                </w:rPr>
                <w:t>0.225</w:t>
              </w:r>
            </w:ins>
          </w:p>
        </w:tc>
        <w:tc>
          <w:tcPr>
            <w:tcW w:w="1024" w:type="dxa"/>
            <w:tcBorders/>
          </w:tcPr>
          <w:p>
            <w:pPr>
              <w:pStyle w:val="Compact"/>
              <w:widowControl/>
              <w:spacing w:lineRule="exact" w:line="220" w:before="0" w:after="0"/>
              <w:jc w:val="left"/>
              <w:rPr>
                <w:kern w:val="0"/>
                <w:szCs w:val="24"/>
                <w:lang w:val="en-US" w:eastAsia="en-US" w:bidi="ar-SA"/>
                <w:ins w:id="6243" w:author="Changes 24 to 25 Oct" w:date="2026-10-25T16:02:42Z"/>
              </w:rPr>
            </w:pPr>
            <w:ins w:id="6242"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245" w:author="Changes 24 to 25 Oct" w:date="2026-10-25T16:02:42Z"/>
              </w:rPr>
            </w:pPr>
            <w:ins w:id="6244" w:author="Changes 24 to 25 Oct" w:date="2026-10-25T16:02:42Z">
              <w:r>
                <w:rPr>
                  <w:kern w:val="0"/>
                  <w:sz w:val="18"/>
                  <w:szCs w:val="24"/>
                  <w:lang w:val="en-US" w:eastAsia="en-US" w:bidi="ar-SA"/>
                </w:rPr>
                <w:t>0.0049</w:t>
              </w:r>
            </w:ins>
          </w:p>
        </w:tc>
        <w:tc>
          <w:tcPr>
            <w:tcW w:w="846" w:type="dxa"/>
            <w:tcBorders/>
          </w:tcPr>
          <w:p>
            <w:pPr>
              <w:pStyle w:val="Compact"/>
              <w:widowControl/>
              <w:spacing w:lineRule="exact" w:line="220" w:before="0" w:after="0"/>
              <w:jc w:val="left"/>
              <w:rPr>
                <w:kern w:val="0"/>
                <w:szCs w:val="24"/>
                <w:lang w:val="en-US" w:eastAsia="en-US" w:bidi="ar-SA"/>
                <w:ins w:id="6247" w:author="Changes 24 to 25 Oct" w:date="2026-10-25T16:02:42Z"/>
              </w:rPr>
            </w:pPr>
            <w:ins w:id="6246" w:author="Changes 24 to 25 Oct" w:date="2026-10-25T16:02:42Z">
              <w:r>
                <w:rPr>
                  <w:kern w:val="0"/>
                  <w:sz w:val="18"/>
                  <w:szCs w:val="24"/>
                  <w:lang w:val="en-US" w:eastAsia="en-US" w:bidi="ar-SA"/>
                </w:rPr>
                <w:t>0.0070</w:t>
              </w:r>
            </w:ins>
          </w:p>
        </w:tc>
      </w:tr>
      <w:tr>
        <w:trPr>
          <w:ins w:id="6248"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50" w:author="Changes 24 to 25 Oct" w:date="2026-10-25T16:02:42Z"/>
              </w:rPr>
            </w:pPr>
            <w:ins w:id="6249" w:author="Changes 24 to 25 Oct" w:date="2026-10-25T16:02:42Z">
              <w:r>
                <w:rPr>
                  <w:kern w:val="0"/>
                  <w:sz w:val="18"/>
                  <w:szCs w:val="24"/>
                  <w:lang w:val="en-US" w:eastAsia="en-US" w:bidi="ar-SA"/>
                </w:rPr>
                <w:t>Without GoTo on-demand</w:t>
              </w:r>
            </w:ins>
          </w:p>
        </w:tc>
        <w:tc>
          <w:tcPr>
            <w:tcW w:w="1845" w:type="dxa"/>
            <w:tcBorders/>
          </w:tcPr>
          <w:p>
            <w:pPr>
              <w:pStyle w:val="Compact"/>
              <w:widowControl/>
              <w:spacing w:lineRule="exact" w:line="220" w:before="0" w:after="0"/>
              <w:jc w:val="left"/>
              <w:rPr>
                <w:kern w:val="0"/>
                <w:szCs w:val="24"/>
                <w:lang w:val="en-US" w:eastAsia="en-US" w:bidi="ar-SA"/>
                <w:ins w:id="6252" w:author="Changes 24 to 25 Oct" w:date="2026-10-25T16:02:42Z"/>
              </w:rPr>
            </w:pPr>
            <w:ins w:id="6251" w:author="Changes 24 to 25 Oct" w:date="2026-10-25T16:02:42Z">
              <w:r>
                <w:rPr>
                  <w:kern w:val="0"/>
                  <w:sz w:val="18"/>
                  <w:szCs w:val="24"/>
                  <w:lang w:val="en-US" w:eastAsia="en-US" w:bidi="ar-SA"/>
                </w:rPr>
                <w:t>0.225</w:t>
              </w:r>
            </w:ins>
          </w:p>
        </w:tc>
        <w:tc>
          <w:tcPr>
            <w:tcW w:w="1024" w:type="dxa"/>
            <w:tcBorders/>
          </w:tcPr>
          <w:p>
            <w:pPr>
              <w:pStyle w:val="Compact"/>
              <w:widowControl/>
              <w:spacing w:lineRule="exact" w:line="220" w:before="0" w:after="0"/>
              <w:jc w:val="left"/>
              <w:rPr>
                <w:kern w:val="0"/>
                <w:szCs w:val="24"/>
                <w:lang w:val="en-US" w:eastAsia="en-US" w:bidi="ar-SA"/>
                <w:ins w:id="6254" w:author="Changes 24 to 25 Oct" w:date="2026-10-25T16:02:42Z"/>
              </w:rPr>
            </w:pPr>
            <w:ins w:id="6253"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256" w:author="Changes 24 to 25 Oct" w:date="2026-10-25T16:02:42Z"/>
              </w:rPr>
            </w:pPr>
            <w:ins w:id="6255" w:author="Changes 24 to 25 Oct" w:date="2026-10-25T16:02:42Z">
              <w:r>
                <w:rPr>
                  <w:kern w:val="0"/>
                  <w:sz w:val="18"/>
                  <w:szCs w:val="24"/>
                  <w:lang w:val="en-US" w:eastAsia="en-US" w:bidi="ar-SA"/>
                </w:rPr>
                <w:t>0.0030</w:t>
              </w:r>
            </w:ins>
          </w:p>
        </w:tc>
        <w:tc>
          <w:tcPr>
            <w:tcW w:w="846" w:type="dxa"/>
            <w:tcBorders/>
          </w:tcPr>
          <w:p>
            <w:pPr>
              <w:pStyle w:val="Compact"/>
              <w:widowControl/>
              <w:spacing w:lineRule="exact" w:line="220" w:before="0" w:after="0"/>
              <w:jc w:val="left"/>
              <w:rPr>
                <w:kern w:val="0"/>
                <w:szCs w:val="24"/>
                <w:lang w:val="en-US" w:eastAsia="en-US" w:bidi="ar-SA"/>
                <w:ins w:id="6258" w:author="Changes 24 to 25 Oct" w:date="2026-10-25T16:02:42Z"/>
              </w:rPr>
            </w:pPr>
            <w:ins w:id="6257" w:author="Changes 24 to 25 Oct" w:date="2026-10-25T16:02:42Z">
              <w:r>
                <w:rPr>
                  <w:kern w:val="0"/>
                  <w:sz w:val="18"/>
                  <w:szCs w:val="24"/>
                  <w:lang w:val="en-US" w:eastAsia="en-US" w:bidi="ar-SA"/>
                </w:rPr>
                <w:t>0.0071</w:t>
              </w:r>
            </w:ins>
          </w:p>
        </w:tc>
      </w:tr>
      <w:tr>
        <w:trPr>
          <w:ins w:id="6259"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61" w:author="Changes 24 to 25 Oct" w:date="2026-10-25T16:02:42Z"/>
              </w:rPr>
            </w:pPr>
            <w:ins w:id="6260" w:author="Changes 24 to 25 Oct" w:date="2026-10-25T16:02:42Z">
              <w:r>
                <w:rPr>
                  <w:kern w:val="0"/>
                  <w:sz w:val="18"/>
                  <w:szCs w:val="24"/>
                  <w:lang w:val="en-US" w:eastAsia="en-US" w:bidi="ar-SA"/>
                </w:rPr>
                <w:t>Without Grab on-demand</w:t>
              </w:r>
            </w:ins>
          </w:p>
        </w:tc>
        <w:tc>
          <w:tcPr>
            <w:tcW w:w="1845" w:type="dxa"/>
            <w:tcBorders/>
          </w:tcPr>
          <w:p>
            <w:pPr>
              <w:pStyle w:val="Compact"/>
              <w:widowControl/>
              <w:spacing w:lineRule="exact" w:line="220" w:before="0" w:after="0"/>
              <w:jc w:val="left"/>
              <w:rPr>
                <w:kern w:val="0"/>
                <w:szCs w:val="24"/>
                <w:lang w:val="en-US" w:eastAsia="en-US" w:bidi="ar-SA"/>
                <w:ins w:id="6263" w:author="Changes 24 to 25 Oct" w:date="2026-10-25T16:02:42Z"/>
              </w:rPr>
            </w:pPr>
            <w:ins w:id="6262" w:author="Changes 24 to 25 Oct" w:date="2026-10-25T16:02:42Z">
              <w:r>
                <w:rPr>
                  <w:kern w:val="0"/>
                  <w:sz w:val="18"/>
                  <w:szCs w:val="24"/>
                  <w:lang w:val="en-US" w:eastAsia="en-US" w:bidi="ar-SA"/>
                </w:rPr>
                <w:t>0.194</w:t>
              </w:r>
            </w:ins>
          </w:p>
        </w:tc>
        <w:tc>
          <w:tcPr>
            <w:tcW w:w="1024" w:type="dxa"/>
            <w:tcBorders/>
          </w:tcPr>
          <w:p>
            <w:pPr>
              <w:pStyle w:val="Compact"/>
              <w:widowControl/>
              <w:spacing w:lineRule="exact" w:line="220" w:before="0" w:after="0"/>
              <w:jc w:val="left"/>
              <w:rPr>
                <w:kern w:val="0"/>
                <w:szCs w:val="24"/>
                <w:lang w:val="en-US" w:eastAsia="en-US" w:bidi="ar-SA"/>
                <w:ins w:id="6265" w:author="Changes 24 to 25 Oct" w:date="2026-10-25T16:02:42Z"/>
              </w:rPr>
            </w:pPr>
            <w:ins w:id="6264"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267" w:author="Changes 24 to 25 Oct" w:date="2026-10-25T16:02:42Z"/>
              </w:rPr>
            </w:pPr>
            <w:ins w:id="6266" w:author="Changes 24 to 25 Oct" w:date="2026-10-25T16:02:42Z">
              <w:r>
                <w:rPr>
                  <w:kern w:val="0"/>
                  <w:sz w:val="18"/>
                  <w:szCs w:val="24"/>
                  <w:lang w:val="en-US" w:eastAsia="en-US" w:bidi="ar-SA"/>
                </w:rPr>
                <w:t>0.0094</w:t>
              </w:r>
            </w:ins>
          </w:p>
        </w:tc>
        <w:tc>
          <w:tcPr>
            <w:tcW w:w="846" w:type="dxa"/>
            <w:tcBorders/>
          </w:tcPr>
          <w:p>
            <w:pPr>
              <w:pStyle w:val="Compact"/>
              <w:widowControl/>
              <w:spacing w:lineRule="exact" w:line="220" w:before="0" w:after="0"/>
              <w:jc w:val="left"/>
              <w:rPr>
                <w:kern w:val="0"/>
                <w:szCs w:val="24"/>
                <w:lang w:val="en-US" w:eastAsia="en-US" w:bidi="ar-SA"/>
                <w:ins w:id="6269" w:author="Changes 24 to 25 Oct" w:date="2026-10-25T16:02:42Z"/>
              </w:rPr>
            </w:pPr>
            <w:ins w:id="6268" w:author="Changes 24 to 25 Oct" w:date="2026-10-25T16:02:42Z">
              <w:r>
                <w:rPr>
                  <w:kern w:val="0"/>
                  <w:sz w:val="18"/>
                  <w:szCs w:val="24"/>
                  <w:lang w:val="en-US" w:eastAsia="en-US" w:bidi="ar-SA"/>
                </w:rPr>
                <w:t>0.0166</w:t>
              </w:r>
            </w:ins>
          </w:p>
        </w:tc>
      </w:tr>
      <w:tr>
        <w:trPr>
          <w:ins w:id="6270"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72" w:author="Changes 24 to 25 Oct" w:date="2026-10-25T16:02:42Z"/>
              </w:rPr>
            </w:pPr>
            <w:ins w:id="6271" w:author="Changes 24 to 25 Oct" w:date="2026-10-25T16:02:42Z">
              <w:r>
                <w:rPr>
                  <w:kern w:val="0"/>
                  <w:sz w:val="18"/>
                  <w:szCs w:val="24"/>
                  <w:lang w:val="en-US" w:eastAsia="en-US" w:bidi="ar-SA"/>
                </w:rPr>
                <w:t>Without Tokopedia</w:t>
              </w:r>
            </w:ins>
          </w:p>
        </w:tc>
        <w:tc>
          <w:tcPr>
            <w:tcW w:w="1845" w:type="dxa"/>
            <w:tcBorders/>
          </w:tcPr>
          <w:p>
            <w:pPr>
              <w:pStyle w:val="Compact"/>
              <w:widowControl/>
              <w:spacing w:lineRule="exact" w:line="220" w:before="0" w:after="0"/>
              <w:jc w:val="left"/>
              <w:rPr>
                <w:kern w:val="0"/>
                <w:szCs w:val="24"/>
                <w:lang w:val="en-US" w:eastAsia="en-US" w:bidi="ar-SA"/>
                <w:ins w:id="6274" w:author="Changes 24 to 25 Oct" w:date="2026-10-25T16:02:42Z"/>
              </w:rPr>
            </w:pPr>
            <w:ins w:id="6273" w:author="Changes 24 to 25 Oct" w:date="2026-10-25T16:02:42Z">
              <w:r>
                <w:rPr>
                  <w:kern w:val="0"/>
                  <w:sz w:val="18"/>
                  <w:szCs w:val="24"/>
                  <w:lang w:val="en-US" w:eastAsia="en-US" w:bidi="ar-SA"/>
                </w:rPr>
                <w:t>0.169</w:t>
              </w:r>
            </w:ins>
          </w:p>
        </w:tc>
        <w:tc>
          <w:tcPr>
            <w:tcW w:w="1024" w:type="dxa"/>
            <w:tcBorders/>
          </w:tcPr>
          <w:p>
            <w:pPr>
              <w:pStyle w:val="Compact"/>
              <w:widowControl/>
              <w:spacing w:lineRule="exact" w:line="220" w:before="0" w:after="0"/>
              <w:jc w:val="left"/>
              <w:rPr>
                <w:kern w:val="0"/>
                <w:szCs w:val="24"/>
                <w:lang w:val="en-US" w:eastAsia="en-US" w:bidi="ar-SA"/>
                <w:ins w:id="6276" w:author="Changes 24 to 25 Oct" w:date="2026-10-25T16:02:42Z"/>
              </w:rPr>
            </w:pPr>
            <w:ins w:id="6275"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278" w:author="Changes 24 to 25 Oct" w:date="2026-10-25T16:02:42Z"/>
              </w:rPr>
            </w:pPr>
            <w:ins w:id="6277" w:author="Changes 24 to 25 Oct" w:date="2026-10-25T16:02:42Z">
              <w:r>
                <w:rPr>
                  <w:kern w:val="0"/>
                  <w:sz w:val="18"/>
                  <w:szCs w:val="24"/>
                  <w:lang w:val="en-US" w:eastAsia="en-US" w:bidi="ar-SA"/>
                </w:rPr>
                <w:t>0.0164</w:t>
              </w:r>
            </w:ins>
          </w:p>
        </w:tc>
        <w:tc>
          <w:tcPr>
            <w:tcW w:w="846" w:type="dxa"/>
            <w:tcBorders/>
          </w:tcPr>
          <w:p>
            <w:pPr>
              <w:pStyle w:val="Compact"/>
              <w:widowControl/>
              <w:spacing w:lineRule="exact" w:line="220" w:before="0" w:after="0"/>
              <w:jc w:val="left"/>
              <w:rPr>
                <w:kern w:val="0"/>
                <w:szCs w:val="24"/>
                <w:lang w:val="en-US" w:eastAsia="en-US" w:bidi="ar-SA"/>
                <w:ins w:id="6280" w:author="Changes 24 to 25 Oct" w:date="2026-10-25T16:02:42Z"/>
              </w:rPr>
            </w:pPr>
            <w:ins w:id="6279" w:author="Changes 24 to 25 Oct" w:date="2026-10-25T16:02:42Z">
              <w:r>
                <w:rPr>
                  <w:kern w:val="0"/>
                  <w:sz w:val="18"/>
                  <w:szCs w:val="24"/>
                  <w:lang w:val="en-US" w:eastAsia="en-US" w:bidi="ar-SA"/>
                </w:rPr>
                <w:t>0.0409</w:t>
              </w:r>
            </w:ins>
          </w:p>
        </w:tc>
      </w:tr>
      <w:tr>
        <w:trPr>
          <w:ins w:id="6281"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83" w:author="Changes 24 to 25 Oct" w:date="2026-10-25T16:02:42Z"/>
              </w:rPr>
            </w:pPr>
            <w:ins w:id="6282" w:author="Changes 24 to 25 Oct" w:date="2026-10-25T16:02:42Z">
              <w:r>
                <w:rPr>
                  <w:kern w:val="0"/>
                  <w:sz w:val="18"/>
                  <w:szCs w:val="24"/>
                  <w:lang w:val="en-US" w:eastAsia="en-US" w:bidi="ar-SA"/>
                </w:rPr>
                <w:t>Three marketplaces against the 8 chosen first, comparing pairs of years, absolute growth divergence in points</w:t>
              </w:r>
            </w:ins>
          </w:p>
        </w:tc>
        <w:tc>
          <w:tcPr>
            <w:tcW w:w="1845" w:type="dxa"/>
            <w:tcBorders/>
          </w:tcPr>
          <w:p>
            <w:pPr>
              <w:pStyle w:val="Compact"/>
              <w:widowControl/>
              <w:spacing w:lineRule="exact" w:line="220" w:before="0" w:after="0"/>
              <w:jc w:val="left"/>
              <w:rPr>
                <w:kern w:val="0"/>
                <w:szCs w:val="24"/>
                <w:lang w:val="en-US" w:eastAsia="en-US" w:bidi="ar-SA"/>
                <w:ins w:id="6285" w:author="Changes 24 to 25 Oct" w:date="2026-10-25T16:02:42Z"/>
              </w:rPr>
            </w:pPr>
            <w:ins w:id="6284" w:author="Changes 24 to 25 Oct" w:date="2026-10-25T16:02:42Z">
              <w:r>
                <w:rPr>
                  <w:kern w:val="0"/>
                  <w:sz w:val="18"/>
                  <w:szCs w:val="24"/>
                  <w:lang w:val="en-US" w:eastAsia="en-US" w:bidi="ar-SA"/>
                </w:rPr>
                <w:t>38.917</w:t>
              </w:r>
            </w:ins>
          </w:p>
        </w:tc>
        <w:tc>
          <w:tcPr>
            <w:tcW w:w="1024" w:type="dxa"/>
            <w:tcBorders/>
          </w:tcPr>
          <w:p>
            <w:pPr>
              <w:pStyle w:val="Compact"/>
              <w:widowControl/>
              <w:spacing w:lineRule="exact" w:line="220" w:before="0" w:after="0"/>
              <w:jc w:val="left"/>
              <w:rPr>
                <w:kern w:val="0"/>
                <w:szCs w:val="24"/>
                <w:lang w:val="en-US" w:eastAsia="en-US" w:bidi="ar-SA"/>
                <w:ins w:id="6287" w:author="Changes 24 to 25 Oct" w:date="2026-10-25T16:02:42Z"/>
              </w:rPr>
            </w:pPr>
            <w:ins w:id="6286" w:author="Changes 24 to 25 Oct" w:date="2026-10-25T16:02:42Z">
              <w:r>
                <w:rPr>
                  <w:kern w:val="0"/>
                  <w:sz w:val="18"/>
                  <w:szCs w:val="24"/>
                  <w:lang w:val="en-US" w:eastAsia="en-US" w:bidi="ar-SA"/>
                </w:rPr>
                <w:t>7.105</w:t>
              </w:r>
            </w:ins>
          </w:p>
        </w:tc>
        <w:tc>
          <w:tcPr>
            <w:tcW w:w="1320" w:type="dxa"/>
            <w:tcBorders/>
          </w:tcPr>
          <w:p>
            <w:pPr>
              <w:pStyle w:val="Compact"/>
              <w:widowControl/>
              <w:spacing w:lineRule="exact" w:line="220" w:before="0" w:after="0"/>
              <w:jc w:val="left"/>
              <w:rPr>
                <w:kern w:val="0"/>
                <w:szCs w:val="24"/>
                <w:lang w:val="en-US" w:eastAsia="en-US" w:bidi="ar-SA"/>
                <w:ins w:id="6289" w:author="Changes 24 to 25 Oct" w:date="2026-10-25T16:02:42Z"/>
              </w:rPr>
            </w:pPr>
            <w:ins w:id="6288" w:author="Changes 24 to 25 Oct" w:date="2026-10-25T16:02:42Z">
              <w:r>
                <w:rPr>
                  <w:kern w:val="0"/>
                  <w:sz w:val="18"/>
                  <w:szCs w:val="24"/>
                  <w:lang w:val="en-US" w:eastAsia="en-US" w:bidi="ar-SA"/>
                </w:rPr>
                <w:t>0.0022</w:t>
              </w:r>
            </w:ins>
          </w:p>
        </w:tc>
        <w:tc>
          <w:tcPr>
            <w:tcW w:w="846" w:type="dxa"/>
            <w:tcBorders/>
          </w:tcPr>
          <w:p>
            <w:pPr>
              <w:pStyle w:val="Compact"/>
              <w:widowControl/>
              <w:spacing w:lineRule="exact" w:line="220" w:before="0" w:after="0"/>
              <w:jc w:val="left"/>
              <w:rPr>
                <w:kern w:val="0"/>
                <w:szCs w:val="24"/>
                <w:lang w:val="en-US" w:eastAsia="en-US" w:bidi="ar-SA"/>
                <w:ins w:id="6291" w:author="Changes 24 to 25 Oct" w:date="2026-10-25T16:02:42Z"/>
              </w:rPr>
            </w:pPr>
            <w:ins w:id="6290" w:author="Changes 24 to 25 Oct" w:date="2026-10-25T16:02:42Z">
              <w:r>
                <w:rPr>
                  <w:kern w:val="0"/>
                  <w:sz w:val="18"/>
                  <w:szCs w:val="24"/>
                  <w:lang w:val="en-US" w:eastAsia="en-US" w:bidi="ar-SA"/>
                </w:rPr>
                <w:t>0.0606</w:t>
              </w:r>
            </w:ins>
          </w:p>
        </w:tc>
      </w:tr>
      <w:tr>
        <w:trPr>
          <w:ins w:id="6292"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296" w:author="Changes 24 to 25 Oct" w:date="2026-10-25T16:02:42Z"/>
              </w:rPr>
            </w:pPr>
            <w:ins w:id="6293" w:author="Changes 24 to 25 Oct" w:date="2026-10-25T16:02:42Z">
              <w:r>
                <w:rPr>
                  <w:kern w:val="0"/>
                  <w:sz w:val="18"/>
                  <w:szCs w:val="24"/>
                  <w:lang w:val="en-US" w:eastAsia="en-US" w:bidi="ar-SA"/>
                </w:rPr>
                <w:t xml:space="preserve">Three marketplaces against the 8 chosen first, one median per platform, absolute growth divergence in points (claims ledger C47, </w:t>
              </w:r>
            </w:ins>
            <w:ins w:id="6294" w:author="Changes 24 to 25 Oct" w:date="2026-10-25T16:02:42Z">
              <w:r>
                <w:rPr>
                  <w:rStyle w:val="VerbatimChar"/>
                  <w:kern w:val="0"/>
                  <w:sz w:val="18"/>
                  <w:szCs w:val="24"/>
                  <w:lang w:val="en-US" w:eastAsia="en-US" w:bidi="ar-SA"/>
                </w:rPr>
                <w:t>build_numbers.py</w:t>
              </w:r>
            </w:ins>
            <w:ins w:id="6295" w:author="Changes 24 to 25 Oct" w:date="2026-10-25T16:02:42Z">
              <w:r>
                <w:rPr>
                  <w:kern w:val="0"/>
                  <w:sz w:val="18"/>
                  <w:szCs w:val="24"/>
                  <w:lang w:val="en-US" w:eastAsia="en-US" w:bidi="ar-SA"/>
                </w:rPr>
                <w:t>)</w:t>
              </w:r>
            </w:ins>
          </w:p>
        </w:tc>
        <w:tc>
          <w:tcPr>
            <w:tcW w:w="1845" w:type="dxa"/>
            <w:tcBorders/>
          </w:tcPr>
          <w:p>
            <w:pPr>
              <w:pStyle w:val="Compact"/>
              <w:widowControl/>
              <w:spacing w:lineRule="exact" w:line="220" w:before="0" w:after="0"/>
              <w:jc w:val="left"/>
              <w:rPr>
                <w:kern w:val="0"/>
                <w:szCs w:val="24"/>
                <w:lang w:val="en-US" w:eastAsia="en-US" w:bidi="ar-SA"/>
                <w:ins w:id="6298" w:author="Changes 24 to 25 Oct" w:date="2026-10-25T16:02:42Z"/>
              </w:rPr>
            </w:pPr>
            <w:ins w:id="6297" w:author="Changes 24 to 25 Oct" w:date="2026-10-25T16:02:42Z">
              <w:r>
                <w:rPr>
                  <w:kern w:val="0"/>
                  <w:szCs w:val="24"/>
                  <w:lang w:val="en-US" w:eastAsia="en-US" w:bidi="ar-SA"/>
                </w:rPr>
              </w:r>
            </w:ins>
          </w:p>
        </w:tc>
        <w:tc>
          <w:tcPr>
            <w:tcW w:w="1024" w:type="dxa"/>
            <w:tcBorders/>
          </w:tcPr>
          <w:p>
            <w:pPr>
              <w:pStyle w:val="Compact"/>
              <w:widowControl/>
              <w:spacing w:lineRule="exact" w:line="220" w:before="0" w:after="0"/>
              <w:jc w:val="left"/>
              <w:rPr>
                <w:kern w:val="0"/>
                <w:szCs w:val="24"/>
                <w:lang w:val="en-US" w:eastAsia="en-US" w:bidi="ar-SA"/>
                <w:ins w:id="6300" w:author="Changes 24 to 25 Oct" w:date="2026-10-25T16:02:42Z"/>
              </w:rPr>
            </w:pPr>
            <w:ins w:id="6299"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302" w:author="Changes 24 to 25 Oct" w:date="2026-10-25T16:02:42Z"/>
              </w:rPr>
            </w:pPr>
            <w:ins w:id="6301" w:author="Changes 24 to 25 Oct" w:date="2026-10-25T16:02:42Z">
              <w:r>
                <w:rPr>
                  <w:kern w:val="0"/>
                  <w:sz w:val="18"/>
                  <w:szCs w:val="24"/>
                  <w:lang w:val="en-US" w:eastAsia="en-US" w:bidi="ar-SA"/>
                </w:rPr>
                <w:t>0.0242</w:t>
              </w:r>
            </w:ins>
          </w:p>
        </w:tc>
        <w:tc>
          <w:tcPr>
            <w:tcW w:w="846" w:type="dxa"/>
            <w:tcBorders/>
          </w:tcPr>
          <w:p>
            <w:pPr>
              <w:pStyle w:val="Compact"/>
              <w:widowControl/>
              <w:spacing w:lineRule="exact" w:line="220" w:before="0" w:after="0"/>
              <w:jc w:val="left"/>
              <w:rPr>
                <w:kern w:val="0"/>
                <w:szCs w:val="24"/>
                <w:lang w:val="en-US" w:eastAsia="en-US" w:bidi="ar-SA"/>
                <w:ins w:id="6304" w:author="Changes 24 to 25 Oct" w:date="2026-10-25T16:02:42Z"/>
              </w:rPr>
            </w:pPr>
            <w:ins w:id="6303" w:author="Changes 24 to 25 Oct" w:date="2026-10-25T16:02:42Z">
              <w:r>
                <w:rPr>
                  <w:kern w:val="0"/>
                  <w:szCs w:val="24"/>
                  <w:lang w:val="en-US" w:eastAsia="en-US" w:bidi="ar-SA"/>
                </w:rPr>
              </w:r>
            </w:ins>
          </w:p>
        </w:tc>
      </w:tr>
      <w:tr>
        <w:trPr>
          <w:ins w:id="6305"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07" w:author="Changes 24 to 25 Oct" w:date="2026-10-25T16:02:42Z"/>
              </w:rPr>
            </w:pPr>
            <w:ins w:id="6306" w:author="Changes 24 to 25 Oct" w:date="2026-10-25T16:02:42Z">
              <w:r>
                <w:rPr>
                  <w:kern w:val="0"/>
                  <w:sz w:val="18"/>
                  <w:szCs w:val="24"/>
                  <w:lang w:val="en-US" w:eastAsia="en-US" w:bidi="ar-SA"/>
                </w:rPr>
                <w:t>Three marketplaces against the 8 chosen first, comparing pairs of years, absolute growth divergence in points (without Sea)</w:t>
              </w:r>
            </w:ins>
          </w:p>
        </w:tc>
        <w:tc>
          <w:tcPr>
            <w:tcW w:w="1845" w:type="dxa"/>
            <w:tcBorders/>
          </w:tcPr>
          <w:p>
            <w:pPr>
              <w:pStyle w:val="Compact"/>
              <w:widowControl/>
              <w:spacing w:lineRule="exact" w:line="220" w:before="0" w:after="0"/>
              <w:jc w:val="left"/>
              <w:rPr>
                <w:kern w:val="0"/>
                <w:szCs w:val="24"/>
                <w:lang w:val="en-US" w:eastAsia="en-US" w:bidi="ar-SA"/>
                <w:ins w:id="6309" w:author="Changes 24 to 25 Oct" w:date="2026-10-25T16:02:42Z"/>
              </w:rPr>
            </w:pPr>
            <w:ins w:id="6308" w:author="Changes 24 to 25 Oct" w:date="2026-10-25T16:02:42Z">
              <w:r>
                <w:rPr>
                  <w:kern w:val="0"/>
                  <w:sz w:val="18"/>
                  <w:szCs w:val="24"/>
                  <w:lang w:val="en-US" w:eastAsia="en-US" w:bidi="ar-SA"/>
                </w:rPr>
                <w:t>38.917</w:t>
              </w:r>
            </w:ins>
          </w:p>
        </w:tc>
        <w:tc>
          <w:tcPr>
            <w:tcW w:w="1024" w:type="dxa"/>
            <w:tcBorders/>
          </w:tcPr>
          <w:p>
            <w:pPr>
              <w:pStyle w:val="Compact"/>
              <w:widowControl/>
              <w:spacing w:lineRule="exact" w:line="220" w:before="0" w:after="0"/>
              <w:jc w:val="left"/>
              <w:rPr>
                <w:kern w:val="0"/>
                <w:szCs w:val="24"/>
                <w:lang w:val="en-US" w:eastAsia="en-US" w:bidi="ar-SA"/>
                <w:ins w:id="6311" w:author="Changes 24 to 25 Oct" w:date="2026-10-25T16:02:42Z"/>
              </w:rPr>
            </w:pPr>
            <w:ins w:id="6310" w:author="Changes 24 to 25 Oct" w:date="2026-10-25T16:02:42Z">
              <w:r>
                <w:rPr>
                  <w:kern w:val="0"/>
                  <w:sz w:val="18"/>
                  <w:szCs w:val="24"/>
                  <w:lang w:val="en-US" w:eastAsia="en-US" w:bidi="ar-SA"/>
                </w:rPr>
                <w:t>4.192</w:t>
              </w:r>
            </w:ins>
          </w:p>
        </w:tc>
        <w:tc>
          <w:tcPr>
            <w:tcW w:w="1320" w:type="dxa"/>
            <w:tcBorders/>
          </w:tcPr>
          <w:p>
            <w:pPr>
              <w:pStyle w:val="Compact"/>
              <w:widowControl/>
              <w:spacing w:lineRule="exact" w:line="220" w:before="0" w:after="0"/>
              <w:jc w:val="left"/>
              <w:rPr>
                <w:kern w:val="0"/>
                <w:szCs w:val="24"/>
                <w:lang w:val="en-US" w:eastAsia="en-US" w:bidi="ar-SA"/>
                <w:ins w:id="6313" w:author="Changes 24 to 25 Oct" w:date="2026-10-25T16:02:42Z"/>
              </w:rPr>
            </w:pPr>
            <w:ins w:id="6312" w:author="Changes 24 to 25 Oct" w:date="2026-10-25T16:02:42Z">
              <w:r>
                <w:rPr>
                  <w:kern w:val="0"/>
                  <w:sz w:val="18"/>
                  <w:szCs w:val="24"/>
                  <w:lang w:val="en-US" w:eastAsia="en-US" w:bidi="ar-SA"/>
                </w:rPr>
                <w:t>&lt;0.0001</w:t>
              </w:r>
            </w:ins>
          </w:p>
        </w:tc>
        <w:tc>
          <w:tcPr>
            <w:tcW w:w="846" w:type="dxa"/>
            <w:tcBorders/>
          </w:tcPr>
          <w:p>
            <w:pPr>
              <w:pStyle w:val="Compact"/>
              <w:widowControl/>
              <w:spacing w:lineRule="exact" w:line="220" w:before="0" w:after="0"/>
              <w:jc w:val="left"/>
              <w:rPr>
                <w:kern w:val="0"/>
                <w:szCs w:val="24"/>
                <w:lang w:val="en-US" w:eastAsia="en-US" w:bidi="ar-SA"/>
                <w:ins w:id="6315" w:author="Changes 24 to 25 Oct" w:date="2026-10-25T16:02:42Z"/>
              </w:rPr>
            </w:pPr>
            <w:ins w:id="6314" w:author="Changes 24 to 25 Oct" w:date="2026-10-25T16:02:42Z">
              <w:r>
                <w:rPr>
                  <w:kern w:val="0"/>
                  <w:sz w:val="18"/>
                  <w:szCs w:val="24"/>
                  <w:lang w:val="en-US" w:eastAsia="en-US" w:bidi="ar-SA"/>
                </w:rPr>
                <w:t>0.0083</w:t>
              </w:r>
            </w:ins>
          </w:p>
        </w:tc>
      </w:tr>
      <w:tr>
        <w:trPr>
          <w:ins w:id="6316"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18" w:author="Changes 24 to 25 Oct" w:date="2026-10-25T16:02:42Z"/>
              </w:rPr>
            </w:pPr>
            <w:ins w:id="6317" w:author="Changes 24 to 25 Oct" w:date="2026-10-25T16:02:42Z">
              <w:r>
                <w:rPr>
                  <w:kern w:val="0"/>
                  <w:sz w:val="18"/>
                  <w:szCs w:val="24"/>
                  <w:lang w:val="en-US" w:eastAsia="en-US" w:bidi="ar-SA"/>
                </w:rPr>
                <w:t>Three marketplaces against the 8 chosen first, comparing pairs of years, absolute change in log take rate</w:t>
              </w:r>
            </w:ins>
          </w:p>
        </w:tc>
        <w:tc>
          <w:tcPr>
            <w:tcW w:w="1845" w:type="dxa"/>
            <w:tcBorders/>
          </w:tcPr>
          <w:p>
            <w:pPr>
              <w:pStyle w:val="Compact"/>
              <w:widowControl/>
              <w:spacing w:lineRule="exact" w:line="220" w:before="0" w:after="0"/>
              <w:jc w:val="left"/>
              <w:rPr>
                <w:kern w:val="0"/>
                <w:szCs w:val="24"/>
                <w:lang w:val="en-US" w:eastAsia="en-US" w:bidi="ar-SA"/>
                <w:ins w:id="6320" w:author="Changes 24 to 25 Oct" w:date="2026-10-25T16:02:42Z"/>
              </w:rPr>
            </w:pPr>
            <w:ins w:id="6319" w:author="Changes 24 to 25 Oct" w:date="2026-10-25T16:02:42Z">
              <w:r>
                <w:rPr>
                  <w:kern w:val="0"/>
                  <w:sz w:val="18"/>
                  <w:szCs w:val="24"/>
                  <w:lang w:val="en-US" w:eastAsia="en-US" w:bidi="ar-SA"/>
                </w:rPr>
                <w:t>0.252</w:t>
              </w:r>
            </w:ins>
          </w:p>
        </w:tc>
        <w:tc>
          <w:tcPr>
            <w:tcW w:w="1024" w:type="dxa"/>
            <w:tcBorders/>
          </w:tcPr>
          <w:p>
            <w:pPr>
              <w:pStyle w:val="Compact"/>
              <w:widowControl/>
              <w:spacing w:lineRule="exact" w:line="220" w:before="0" w:after="0"/>
              <w:jc w:val="left"/>
              <w:rPr>
                <w:kern w:val="0"/>
                <w:szCs w:val="24"/>
                <w:lang w:val="en-US" w:eastAsia="en-US" w:bidi="ar-SA"/>
                <w:ins w:id="6322" w:author="Changes 24 to 25 Oct" w:date="2026-10-25T16:02:42Z"/>
              </w:rPr>
            </w:pPr>
            <w:ins w:id="6321" w:author="Changes 24 to 25 Oct" w:date="2026-10-25T16:02:42Z">
              <w:r>
                <w:rPr>
                  <w:kern w:val="0"/>
                  <w:sz w:val="18"/>
                  <w:szCs w:val="24"/>
                  <w:lang w:val="en-US" w:eastAsia="en-US" w:bidi="ar-SA"/>
                </w:rPr>
                <w:t>0.055</w:t>
              </w:r>
            </w:ins>
          </w:p>
        </w:tc>
        <w:tc>
          <w:tcPr>
            <w:tcW w:w="1320" w:type="dxa"/>
            <w:tcBorders/>
          </w:tcPr>
          <w:p>
            <w:pPr>
              <w:pStyle w:val="Compact"/>
              <w:widowControl/>
              <w:spacing w:lineRule="exact" w:line="220" w:before="0" w:after="0"/>
              <w:jc w:val="left"/>
              <w:rPr>
                <w:kern w:val="0"/>
                <w:szCs w:val="24"/>
                <w:lang w:val="en-US" w:eastAsia="en-US" w:bidi="ar-SA"/>
                <w:ins w:id="6324" w:author="Changes 24 to 25 Oct" w:date="2026-10-25T16:02:42Z"/>
              </w:rPr>
            </w:pPr>
            <w:ins w:id="6323" w:author="Changes 24 to 25 Oct" w:date="2026-10-25T16:02:42Z">
              <w:r>
                <w:rPr>
                  <w:kern w:val="0"/>
                  <w:sz w:val="18"/>
                  <w:szCs w:val="24"/>
                  <w:lang w:val="en-US" w:eastAsia="en-US" w:bidi="ar-SA"/>
                </w:rPr>
                <w:t>0.0037</w:t>
              </w:r>
            </w:ins>
          </w:p>
        </w:tc>
        <w:tc>
          <w:tcPr>
            <w:tcW w:w="846" w:type="dxa"/>
            <w:tcBorders/>
          </w:tcPr>
          <w:p>
            <w:pPr>
              <w:pStyle w:val="Compact"/>
              <w:widowControl/>
              <w:spacing w:lineRule="exact" w:line="220" w:before="0" w:after="0"/>
              <w:jc w:val="left"/>
              <w:rPr>
                <w:kern w:val="0"/>
                <w:szCs w:val="24"/>
                <w:lang w:val="en-US" w:eastAsia="en-US" w:bidi="ar-SA"/>
                <w:ins w:id="6326" w:author="Changes 24 to 25 Oct" w:date="2026-10-25T16:02:42Z"/>
              </w:rPr>
            </w:pPr>
            <w:ins w:id="6325" w:author="Changes 24 to 25 Oct" w:date="2026-10-25T16:02:42Z">
              <w:r>
                <w:rPr>
                  <w:kern w:val="0"/>
                  <w:sz w:val="18"/>
                  <w:szCs w:val="24"/>
                  <w:lang w:val="en-US" w:eastAsia="en-US" w:bidi="ar-SA"/>
                </w:rPr>
                <w:t>0.0303</w:t>
              </w:r>
            </w:ins>
          </w:p>
        </w:tc>
      </w:tr>
      <w:tr>
        <w:trPr>
          <w:ins w:id="6327"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29" w:author="Changes 24 to 25 Oct" w:date="2026-10-25T16:02:42Z"/>
              </w:rPr>
            </w:pPr>
            <w:ins w:id="6328" w:author="Changes 24 to 25 Oct" w:date="2026-10-25T16:02:42Z">
              <w:r>
                <w:rPr>
                  <w:kern w:val="0"/>
                  <w:sz w:val="18"/>
                  <w:szCs w:val="24"/>
                  <w:lang w:val="en-US" w:eastAsia="en-US" w:bidi="ar-SA"/>
                </w:rPr>
                <w:t>Three marketplaces against the 8 chosen first, comparing pairs of years, absolute change in log take rate (without Sea)</w:t>
              </w:r>
            </w:ins>
          </w:p>
        </w:tc>
        <w:tc>
          <w:tcPr>
            <w:tcW w:w="1845" w:type="dxa"/>
            <w:tcBorders/>
          </w:tcPr>
          <w:p>
            <w:pPr>
              <w:pStyle w:val="Compact"/>
              <w:widowControl/>
              <w:spacing w:lineRule="exact" w:line="220" w:before="0" w:after="0"/>
              <w:jc w:val="left"/>
              <w:rPr>
                <w:kern w:val="0"/>
                <w:szCs w:val="24"/>
                <w:lang w:val="en-US" w:eastAsia="en-US" w:bidi="ar-SA"/>
                <w:ins w:id="6331" w:author="Changes 24 to 25 Oct" w:date="2026-10-25T16:02:42Z"/>
              </w:rPr>
            </w:pPr>
            <w:ins w:id="6330" w:author="Changes 24 to 25 Oct" w:date="2026-10-25T16:02:42Z">
              <w:r>
                <w:rPr>
                  <w:kern w:val="0"/>
                  <w:sz w:val="18"/>
                  <w:szCs w:val="24"/>
                  <w:lang w:val="en-US" w:eastAsia="en-US" w:bidi="ar-SA"/>
                </w:rPr>
                <w:t>0.252</w:t>
              </w:r>
            </w:ins>
          </w:p>
        </w:tc>
        <w:tc>
          <w:tcPr>
            <w:tcW w:w="1024" w:type="dxa"/>
            <w:tcBorders/>
          </w:tcPr>
          <w:p>
            <w:pPr>
              <w:pStyle w:val="Compact"/>
              <w:widowControl/>
              <w:spacing w:lineRule="exact" w:line="220" w:before="0" w:after="0"/>
              <w:jc w:val="left"/>
              <w:rPr>
                <w:kern w:val="0"/>
                <w:szCs w:val="24"/>
                <w:lang w:val="en-US" w:eastAsia="en-US" w:bidi="ar-SA"/>
                <w:ins w:id="6333" w:author="Changes 24 to 25 Oct" w:date="2026-10-25T16:02:42Z"/>
              </w:rPr>
            </w:pPr>
            <w:ins w:id="6332" w:author="Changes 24 to 25 Oct" w:date="2026-10-25T16:02:42Z">
              <w:r>
                <w:rPr>
                  <w:kern w:val="0"/>
                  <w:sz w:val="18"/>
                  <w:szCs w:val="24"/>
                  <w:lang w:val="en-US" w:eastAsia="en-US" w:bidi="ar-SA"/>
                </w:rPr>
                <w:t>0.033</w:t>
              </w:r>
            </w:ins>
          </w:p>
        </w:tc>
        <w:tc>
          <w:tcPr>
            <w:tcW w:w="1320" w:type="dxa"/>
            <w:tcBorders/>
          </w:tcPr>
          <w:p>
            <w:pPr>
              <w:pStyle w:val="Compact"/>
              <w:widowControl/>
              <w:spacing w:lineRule="exact" w:line="220" w:before="0" w:after="0"/>
              <w:jc w:val="left"/>
              <w:rPr>
                <w:kern w:val="0"/>
                <w:szCs w:val="24"/>
                <w:lang w:val="en-US" w:eastAsia="en-US" w:bidi="ar-SA"/>
                <w:ins w:id="6335" w:author="Changes 24 to 25 Oct" w:date="2026-10-25T16:02:42Z"/>
              </w:rPr>
            </w:pPr>
            <w:ins w:id="6334" w:author="Changes 24 to 25 Oct" w:date="2026-10-25T16:02:42Z">
              <w:r>
                <w:rPr>
                  <w:kern w:val="0"/>
                  <w:sz w:val="18"/>
                  <w:szCs w:val="24"/>
                  <w:lang w:val="en-US" w:eastAsia="en-US" w:bidi="ar-SA"/>
                </w:rPr>
                <w:t>0.0001</w:t>
              </w:r>
            </w:ins>
          </w:p>
        </w:tc>
        <w:tc>
          <w:tcPr>
            <w:tcW w:w="846" w:type="dxa"/>
            <w:tcBorders/>
          </w:tcPr>
          <w:p>
            <w:pPr>
              <w:pStyle w:val="Compact"/>
              <w:widowControl/>
              <w:spacing w:lineRule="exact" w:line="220" w:before="0" w:after="0"/>
              <w:jc w:val="left"/>
              <w:rPr>
                <w:kern w:val="0"/>
                <w:szCs w:val="24"/>
                <w:lang w:val="en-US" w:eastAsia="en-US" w:bidi="ar-SA"/>
                <w:ins w:id="6337" w:author="Changes 24 to 25 Oct" w:date="2026-10-25T16:02:42Z"/>
              </w:rPr>
            </w:pPr>
            <w:ins w:id="6336" w:author="Changes 24 to 25 Oct" w:date="2026-10-25T16:02:42Z">
              <w:r>
                <w:rPr>
                  <w:kern w:val="0"/>
                  <w:sz w:val="18"/>
                  <w:szCs w:val="24"/>
                  <w:lang w:val="en-US" w:eastAsia="en-US" w:bidi="ar-SA"/>
                </w:rPr>
                <w:t>0.0167</w:t>
              </w:r>
            </w:ins>
          </w:p>
        </w:tc>
      </w:tr>
      <w:tr>
        <w:trPr>
          <w:ins w:id="6338"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40" w:author="Changes 24 to 25 Oct" w:date="2026-10-25T16:02:42Z"/>
              </w:rPr>
            </w:pPr>
            <w:ins w:id="6339" w:author="Changes 24 to 25 Oct" w:date="2026-10-25T16:02:42Z">
              <w:r>
                <w:rPr>
                  <w:kern w:val="0"/>
                  <w:sz w:val="18"/>
                  <w:szCs w:val="24"/>
                  <w:lang w:val="en-US" w:eastAsia="en-US" w:bidi="ar-SA"/>
                </w:rPr>
                <w:t>Three marketplaces, dropping all three 2022–23 comparisons (5 pairs), absolute growth divergence in points</w:t>
              </w:r>
            </w:ins>
          </w:p>
        </w:tc>
        <w:tc>
          <w:tcPr>
            <w:tcW w:w="1845" w:type="dxa"/>
            <w:tcBorders/>
          </w:tcPr>
          <w:p>
            <w:pPr>
              <w:pStyle w:val="Compact"/>
              <w:widowControl/>
              <w:spacing w:lineRule="exact" w:line="220" w:before="0" w:after="0"/>
              <w:jc w:val="left"/>
              <w:rPr>
                <w:kern w:val="0"/>
                <w:szCs w:val="24"/>
                <w:lang w:val="en-US" w:eastAsia="en-US" w:bidi="ar-SA"/>
                <w:ins w:id="6342" w:author="Changes 24 to 25 Oct" w:date="2026-10-25T16:02:42Z"/>
              </w:rPr>
            </w:pPr>
            <w:ins w:id="6341" w:author="Changes 24 to 25 Oct" w:date="2026-10-25T16:02:42Z">
              <w:r>
                <w:rPr>
                  <w:kern w:val="0"/>
                  <w:sz w:val="18"/>
                  <w:szCs w:val="24"/>
                  <w:lang w:val="en-US" w:eastAsia="en-US" w:bidi="ar-SA"/>
                </w:rPr>
                <w:t>14.411</w:t>
              </w:r>
            </w:ins>
          </w:p>
        </w:tc>
        <w:tc>
          <w:tcPr>
            <w:tcW w:w="1024" w:type="dxa"/>
            <w:tcBorders/>
          </w:tcPr>
          <w:p>
            <w:pPr>
              <w:pStyle w:val="Compact"/>
              <w:widowControl/>
              <w:spacing w:lineRule="exact" w:line="220" w:before="0" w:after="0"/>
              <w:jc w:val="left"/>
              <w:rPr>
                <w:kern w:val="0"/>
                <w:szCs w:val="24"/>
                <w:lang w:val="en-US" w:eastAsia="en-US" w:bidi="ar-SA"/>
                <w:ins w:id="6344" w:author="Changes 24 to 25 Oct" w:date="2026-10-25T16:02:42Z"/>
              </w:rPr>
            </w:pPr>
            <w:ins w:id="6343" w:author="Changes 24 to 25 Oct" w:date="2026-10-25T16:02:42Z">
              <w:r>
                <w:rPr>
                  <w:kern w:val="0"/>
                  <w:sz w:val="18"/>
                  <w:szCs w:val="24"/>
                  <w:lang w:val="en-US" w:eastAsia="en-US" w:bidi="ar-SA"/>
                </w:rPr>
                <w:t>7.105</w:t>
              </w:r>
            </w:ins>
          </w:p>
        </w:tc>
        <w:tc>
          <w:tcPr>
            <w:tcW w:w="1320" w:type="dxa"/>
            <w:tcBorders/>
          </w:tcPr>
          <w:p>
            <w:pPr>
              <w:pStyle w:val="Compact"/>
              <w:widowControl/>
              <w:spacing w:lineRule="exact" w:line="220" w:before="0" w:after="0"/>
              <w:jc w:val="left"/>
              <w:rPr>
                <w:kern w:val="0"/>
                <w:szCs w:val="24"/>
                <w:lang w:val="en-US" w:eastAsia="en-US" w:bidi="ar-SA"/>
                <w:ins w:id="6346" w:author="Changes 24 to 25 Oct" w:date="2026-10-25T16:02:42Z"/>
              </w:rPr>
            </w:pPr>
            <w:ins w:id="6345" w:author="Changes 24 to 25 Oct" w:date="2026-10-25T16:02:42Z">
              <w:r>
                <w:rPr>
                  <w:kern w:val="0"/>
                  <w:sz w:val="18"/>
                  <w:szCs w:val="24"/>
                  <w:lang w:val="en-US" w:eastAsia="en-US" w:bidi="ar-SA"/>
                </w:rPr>
                <w:t>0.0248</w:t>
              </w:r>
            </w:ins>
          </w:p>
        </w:tc>
        <w:tc>
          <w:tcPr>
            <w:tcW w:w="846" w:type="dxa"/>
            <w:tcBorders/>
          </w:tcPr>
          <w:p>
            <w:pPr>
              <w:pStyle w:val="Compact"/>
              <w:widowControl/>
              <w:spacing w:lineRule="exact" w:line="220" w:before="0" w:after="0"/>
              <w:jc w:val="left"/>
              <w:rPr>
                <w:kern w:val="0"/>
                <w:szCs w:val="24"/>
                <w:lang w:val="en-US" w:eastAsia="en-US" w:bidi="ar-SA"/>
                <w:ins w:id="6348" w:author="Changes 24 to 25 Oct" w:date="2026-10-25T16:02:42Z"/>
              </w:rPr>
            </w:pPr>
            <w:ins w:id="6347" w:author="Changes 24 to 25 Oct" w:date="2026-10-25T16:02:42Z">
              <w:r>
                <w:rPr>
                  <w:kern w:val="0"/>
                  <w:sz w:val="18"/>
                  <w:szCs w:val="24"/>
                  <w:lang w:val="en-US" w:eastAsia="en-US" w:bidi="ar-SA"/>
                </w:rPr>
                <w:t>0.2222</w:t>
              </w:r>
            </w:ins>
          </w:p>
        </w:tc>
      </w:tr>
      <w:tr>
        <w:trPr>
          <w:ins w:id="6349"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51" w:author="Changes 24 to 25 Oct" w:date="2026-10-25T16:02:42Z"/>
              </w:rPr>
            </w:pPr>
            <w:ins w:id="6350" w:author="Changes 24 to 25 Oct" w:date="2026-10-25T16:02:42Z">
              <w:r>
                <w:rPr>
                  <w:kern w:val="0"/>
                  <w:sz w:val="18"/>
                  <w:szCs w:val="24"/>
                  <w:lang w:val="en-US" w:eastAsia="en-US" w:bidi="ar-SA"/>
                </w:rPr>
                <w:t>Three marketplaces, dropping the largest comparison (7 pairs), absolute growth divergence in points</w:t>
              </w:r>
            </w:ins>
          </w:p>
        </w:tc>
        <w:tc>
          <w:tcPr>
            <w:tcW w:w="1845" w:type="dxa"/>
            <w:tcBorders/>
          </w:tcPr>
          <w:p>
            <w:pPr>
              <w:pStyle w:val="Compact"/>
              <w:widowControl/>
              <w:spacing w:lineRule="exact" w:line="220" w:before="0" w:after="0"/>
              <w:jc w:val="left"/>
              <w:rPr>
                <w:kern w:val="0"/>
                <w:szCs w:val="24"/>
                <w:lang w:val="en-US" w:eastAsia="en-US" w:bidi="ar-SA"/>
                <w:ins w:id="6353" w:author="Changes 24 to 25 Oct" w:date="2026-10-25T16:02:42Z"/>
              </w:rPr>
            </w:pPr>
            <w:ins w:id="6352" w:author="Changes 24 to 25 Oct" w:date="2026-10-25T16:02:42Z">
              <w:r>
                <w:rPr>
                  <w:kern w:val="0"/>
                  <w:sz w:val="18"/>
                  <w:szCs w:val="24"/>
                  <w:lang w:val="en-US" w:eastAsia="en-US" w:bidi="ar-SA"/>
                </w:rPr>
                <w:t>15.738</w:t>
              </w:r>
            </w:ins>
          </w:p>
        </w:tc>
        <w:tc>
          <w:tcPr>
            <w:tcW w:w="1024" w:type="dxa"/>
            <w:tcBorders/>
          </w:tcPr>
          <w:p>
            <w:pPr>
              <w:pStyle w:val="Compact"/>
              <w:widowControl/>
              <w:spacing w:lineRule="exact" w:line="220" w:before="0" w:after="0"/>
              <w:jc w:val="left"/>
              <w:rPr>
                <w:kern w:val="0"/>
                <w:szCs w:val="24"/>
                <w:lang w:val="en-US" w:eastAsia="en-US" w:bidi="ar-SA"/>
                <w:ins w:id="6355" w:author="Changes 24 to 25 Oct" w:date="2026-10-25T16:02:42Z"/>
              </w:rPr>
            </w:pPr>
            <w:ins w:id="6354" w:author="Changes 24 to 25 Oct" w:date="2026-10-25T16:02:42Z">
              <w:r>
                <w:rPr>
                  <w:kern w:val="0"/>
                  <w:sz w:val="18"/>
                  <w:szCs w:val="24"/>
                  <w:lang w:val="en-US" w:eastAsia="en-US" w:bidi="ar-SA"/>
                </w:rPr>
                <w:t>7.105</w:t>
              </w:r>
            </w:ins>
          </w:p>
        </w:tc>
        <w:tc>
          <w:tcPr>
            <w:tcW w:w="1320" w:type="dxa"/>
            <w:tcBorders/>
          </w:tcPr>
          <w:p>
            <w:pPr>
              <w:pStyle w:val="Compact"/>
              <w:widowControl/>
              <w:spacing w:lineRule="exact" w:line="220" w:before="0" w:after="0"/>
              <w:jc w:val="left"/>
              <w:rPr>
                <w:kern w:val="0"/>
                <w:szCs w:val="24"/>
                <w:lang w:val="en-US" w:eastAsia="en-US" w:bidi="ar-SA"/>
                <w:ins w:id="6357" w:author="Changes 24 to 25 Oct" w:date="2026-10-25T16:02:42Z"/>
              </w:rPr>
            </w:pPr>
            <w:ins w:id="6356" w:author="Changes 24 to 25 Oct" w:date="2026-10-25T16:02:42Z">
              <w:r>
                <w:rPr>
                  <w:kern w:val="0"/>
                  <w:sz w:val="18"/>
                  <w:szCs w:val="24"/>
                  <w:lang w:val="en-US" w:eastAsia="en-US" w:bidi="ar-SA"/>
                </w:rPr>
                <w:t>0.0061</w:t>
              </w:r>
            </w:ins>
          </w:p>
        </w:tc>
        <w:tc>
          <w:tcPr>
            <w:tcW w:w="846" w:type="dxa"/>
            <w:tcBorders/>
          </w:tcPr>
          <w:p>
            <w:pPr>
              <w:pStyle w:val="Compact"/>
              <w:widowControl/>
              <w:spacing w:lineRule="exact" w:line="220" w:before="0" w:after="0"/>
              <w:jc w:val="left"/>
              <w:rPr>
                <w:kern w:val="0"/>
                <w:szCs w:val="24"/>
                <w:lang w:val="en-US" w:eastAsia="en-US" w:bidi="ar-SA"/>
                <w:ins w:id="6359" w:author="Changes 24 to 25 Oct" w:date="2026-10-25T16:02:42Z"/>
              </w:rPr>
            </w:pPr>
            <w:ins w:id="6358" w:author="Changes 24 to 25 Oct" w:date="2026-10-25T16:02:42Z">
              <w:r>
                <w:rPr>
                  <w:kern w:val="0"/>
                  <w:sz w:val="18"/>
                  <w:szCs w:val="24"/>
                  <w:lang w:val="en-US" w:eastAsia="en-US" w:bidi="ar-SA"/>
                </w:rPr>
                <w:t>0.0606</w:t>
              </w:r>
            </w:ins>
          </w:p>
        </w:tc>
      </w:tr>
      <w:tr>
        <w:trPr>
          <w:ins w:id="6360"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62" w:author="Changes 24 to 25 Oct" w:date="2026-10-25T16:02:42Z"/>
              </w:rPr>
            </w:pPr>
            <w:ins w:id="6361" w:author="Changes 24 to 25 Oct" w:date="2026-10-25T16:02:42Z">
              <w:r>
                <w:rPr>
                  <w:kern w:val="0"/>
                  <w:sz w:val="18"/>
                  <w:szCs w:val="24"/>
                  <w:lang w:val="en-US" w:eastAsia="en-US" w:bidi="ar-SA"/>
                </w:rPr>
                <w:t>Three marketplaces against all 40 foreign pairs, absolute growth divergence in points</w:t>
              </w:r>
            </w:ins>
          </w:p>
        </w:tc>
        <w:tc>
          <w:tcPr>
            <w:tcW w:w="1845" w:type="dxa"/>
            <w:tcBorders/>
          </w:tcPr>
          <w:p>
            <w:pPr>
              <w:pStyle w:val="Compact"/>
              <w:widowControl/>
              <w:spacing w:lineRule="exact" w:line="220" w:before="0" w:after="0"/>
              <w:jc w:val="left"/>
              <w:rPr>
                <w:kern w:val="0"/>
                <w:szCs w:val="24"/>
                <w:lang w:val="en-US" w:eastAsia="en-US" w:bidi="ar-SA"/>
                <w:ins w:id="6364" w:author="Changes 24 to 25 Oct" w:date="2026-10-25T16:02:42Z"/>
              </w:rPr>
            </w:pPr>
            <w:ins w:id="6363" w:author="Changes 24 to 25 Oct" w:date="2026-10-25T16:02:42Z">
              <w:r>
                <w:rPr>
                  <w:kern w:val="0"/>
                  <w:sz w:val="18"/>
                  <w:szCs w:val="24"/>
                  <w:lang w:val="en-US" w:eastAsia="en-US" w:bidi="ar-SA"/>
                </w:rPr>
                <w:t>38.917</w:t>
              </w:r>
            </w:ins>
          </w:p>
        </w:tc>
        <w:tc>
          <w:tcPr>
            <w:tcW w:w="1024" w:type="dxa"/>
            <w:tcBorders/>
          </w:tcPr>
          <w:p>
            <w:pPr>
              <w:pStyle w:val="Compact"/>
              <w:widowControl/>
              <w:spacing w:lineRule="exact" w:line="220" w:before="0" w:after="0"/>
              <w:jc w:val="left"/>
              <w:rPr>
                <w:kern w:val="0"/>
                <w:szCs w:val="24"/>
                <w:lang w:val="en-US" w:eastAsia="en-US" w:bidi="ar-SA"/>
                <w:ins w:id="6366" w:author="Changes 24 to 25 Oct" w:date="2026-10-25T16:02:42Z"/>
              </w:rPr>
            </w:pPr>
            <w:ins w:id="6365" w:author="Changes 24 to 25 Oct" w:date="2026-10-25T16:02:42Z">
              <w:r>
                <w:rPr>
                  <w:kern w:val="0"/>
                  <w:sz w:val="18"/>
                  <w:szCs w:val="24"/>
                  <w:lang w:val="en-US" w:eastAsia="en-US" w:bidi="ar-SA"/>
                </w:rPr>
                <w:t>7.373</w:t>
              </w:r>
            </w:ins>
          </w:p>
        </w:tc>
        <w:tc>
          <w:tcPr>
            <w:tcW w:w="1320" w:type="dxa"/>
            <w:tcBorders/>
          </w:tcPr>
          <w:p>
            <w:pPr>
              <w:pStyle w:val="Compact"/>
              <w:widowControl/>
              <w:spacing w:lineRule="exact" w:line="220" w:before="0" w:after="0"/>
              <w:jc w:val="left"/>
              <w:rPr>
                <w:kern w:val="0"/>
                <w:szCs w:val="24"/>
                <w:lang w:val="en-US" w:eastAsia="en-US" w:bidi="ar-SA"/>
                <w:ins w:id="6368" w:author="Changes 24 to 25 Oct" w:date="2026-10-25T16:02:42Z"/>
              </w:rPr>
            </w:pPr>
            <w:ins w:id="6367" w:author="Changes 24 to 25 Oct" w:date="2026-10-25T16:02:42Z">
              <w:r>
                <w:rPr>
                  <w:kern w:val="0"/>
                  <w:sz w:val="18"/>
                  <w:szCs w:val="24"/>
                  <w:lang w:val="en-US" w:eastAsia="en-US" w:bidi="ar-SA"/>
                </w:rPr>
                <w:t>0.0014</w:t>
              </w:r>
            </w:ins>
          </w:p>
        </w:tc>
        <w:tc>
          <w:tcPr>
            <w:tcW w:w="846" w:type="dxa"/>
            <w:tcBorders/>
          </w:tcPr>
          <w:p>
            <w:pPr>
              <w:pStyle w:val="Compact"/>
              <w:widowControl/>
              <w:spacing w:lineRule="exact" w:line="220" w:before="0" w:after="0"/>
              <w:jc w:val="left"/>
              <w:rPr>
                <w:kern w:val="0"/>
                <w:szCs w:val="24"/>
                <w:lang w:val="en-US" w:eastAsia="en-US" w:bidi="ar-SA"/>
                <w:ins w:id="6370" w:author="Changes 24 to 25 Oct" w:date="2026-10-25T16:02:42Z"/>
              </w:rPr>
            </w:pPr>
            <w:ins w:id="6369" w:author="Changes 24 to 25 Oct" w:date="2026-10-25T16:02:42Z">
              <w:r>
                <w:rPr>
                  <w:kern w:val="0"/>
                  <w:sz w:val="18"/>
                  <w:szCs w:val="24"/>
                  <w:lang w:val="en-US" w:eastAsia="en-US" w:bidi="ar-SA"/>
                </w:rPr>
                <w:t>0.0121</w:t>
              </w:r>
            </w:ins>
          </w:p>
        </w:tc>
      </w:tr>
      <w:tr>
        <w:trPr>
          <w:ins w:id="6371"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73" w:author="Changes 24 to 25 Oct" w:date="2026-10-25T16:02:42Z"/>
              </w:rPr>
            </w:pPr>
            <w:ins w:id="6372" w:author="Changes 24 to 25 Oct" w:date="2026-10-25T16:02:42Z">
              <w:r>
                <w:rPr>
                  <w:kern w:val="0"/>
                  <w:sz w:val="18"/>
                  <w:szCs w:val="24"/>
                  <w:lang w:val="en-US" w:eastAsia="en-US" w:bidi="ar-SA"/>
                </w:rPr>
                <w:t>Five Indonesian and regional series including constructed Grab and Shopee (12 pairs) against the 8 chosen first, absolute growth divergence in points</w:t>
              </w:r>
            </w:ins>
          </w:p>
        </w:tc>
        <w:tc>
          <w:tcPr>
            <w:tcW w:w="1845" w:type="dxa"/>
            <w:tcBorders/>
          </w:tcPr>
          <w:p>
            <w:pPr>
              <w:pStyle w:val="Compact"/>
              <w:widowControl/>
              <w:spacing w:lineRule="exact" w:line="220" w:before="0" w:after="0"/>
              <w:jc w:val="left"/>
              <w:rPr>
                <w:kern w:val="0"/>
                <w:szCs w:val="24"/>
                <w:lang w:val="en-US" w:eastAsia="en-US" w:bidi="ar-SA"/>
                <w:ins w:id="6375" w:author="Changes 24 to 25 Oct" w:date="2026-10-25T16:02:42Z"/>
              </w:rPr>
            </w:pPr>
            <w:ins w:id="6374" w:author="Changes 24 to 25 Oct" w:date="2026-10-25T16:02:42Z">
              <w:r>
                <w:rPr>
                  <w:kern w:val="0"/>
                  <w:sz w:val="18"/>
                  <w:szCs w:val="24"/>
                  <w:lang w:val="en-US" w:eastAsia="en-US" w:bidi="ar-SA"/>
                </w:rPr>
                <w:t>42.017</w:t>
              </w:r>
            </w:ins>
          </w:p>
        </w:tc>
        <w:tc>
          <w:tcPr>
            <w:tcW w:w="1024" w:type="dxa"/>
            <w:tcBorders/>
          </w:tcPr>
          <w:p>
            <w:pPr>
              <w:pStyle w:val="Compact"/>
              <w:widowControl/>
              <w:spacing w:lineRule="exact" w:line="220" w:before="0" w:after="0"/>
              <w:jc w:val="left"/>
              <w:rPr>
                <w:kern w:val="0"/>
                <w:szCs w:val="24"/>
                <w:lang w:val="en-US" w:eastAsia="en-US" w:bidi="ar-SA"/>
                <w:ins w:id="6377" w:author="Changes 24 to 25 Oct" w:date="2026-10-25T16:02:42Z"/>
              </w:rPr>
            </w:pPr>
            <w:ins w:id="6376" w:author="Changes 24 to 25 Oct" w:date="2026-10-25T16:02:42Z">
              <w:r>
                <w:rPr>
                  <w:kern w:val="0"/>
                  <w:sz w:val="18"/>
                  <w:szCs w:val="24"/>
                  <w:lang w:val="en-US" w:eastAsia="en-US" w:bidi="ar-SA"/>
                </w:rPr>
                <w:t>7.105</w:t>
              </w:r>
            </w:ins>
          </w:p>
        </w:tc>
        <w:tc>
          <w:tcPr>
            <w:tcW w:w="1320" w:type="dxa"/>
            <w:tcBorders/>
          </w:tcPr>
          <w:p>
            <w:pPr>
              <w:pStyle w:val="Compact"/>
              <w:widowControl/>
              <w:spacing w:lineRule="exact" w:line="220" w:before="0" w:after="0"/>
              <w:jc w:val="left"/>
              <w:rPr>
                <w:kern w:val="0"/>
                <w:szCs w:val="24"/>
                <w:lang w:val="en-US" w:eastAsia="en-US" w:bidi="ar-SA"/>
                <w:ins w:id="6379" w:author="Changes 24 to 25 Oct" w:date="2026-10-25T16:02:42Z"/>
              </w:rPr>
            </w:pPr>
            <w:ins w:id="6378" w:author="Changes 24 to 25 Oct" w:date="2026-10-25T16:02:42Z">
              <w:r>
                <w:rPr>
                  <w:kern w:val="0"/>
                  <w:sz w:val="18"/>
                  <w:szCs w:val="24"/>
                  <w:lang w:val="en-US" w:eastAsia="en-US" w:bidi="ar-SA"/>
                </w:rPr>
                <w:t>0.0006</w:t>
              </w:r>
            </w:ins>
          </w:p>
        </w:tc>
        <w:tc>
          <w:tcPr>
            <w:tcW w:w="846" w:type="dxa"/>
            <w:tcBorders/>
          </w:tcPr>
          <w:p>
            <w:pPr>
              <w:pStyle w:val="Compact"/>
              <w:widowControl/>
              <w:spacing w:lineRule="exact" w:line="220" w:before="0" w:after="0"/>
              <w:jc w:val="left"/>
              <w:rPr>
                <w:kern w:val="0"/>
                <w:szCs w:val="24"/>
                <w:lang w:val="en-US" w:eastAsia="en-US" w:bidi="ar-SA"/>
                <w:ins w:id="6381" w:author="Changes 24 to 25 Oct" w:date="2026-10-25T16:02:42Z"/>
              </w:rPr>
            </w:pPr>
            <w:ins w:id="6380" w:author="Changes 24 to 25 Oct" w:date="2026-10-25T16:02:42Z">
              <w:r>
                <w:rPr>
                  <w:kern w:val="0"/>
                  <w:sz w:val="18"/>
                  <w:szCs w:val="24"/>
                  <w:lang w:val="en-US" w:eastAsia="en-US" w:bidi="ar-SA"/>
                </w:rPr>
                <w:t>0.0225</w:t>
              </w:r>
            </w:ins>
          </w:p>
        </w:tc>
      </w:tr>
      <w:tr>
        <w:trPr>
          <w:ins w:id="6382"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84" w:author="Changes 24 to 25 Oct" w:date="2026-10-25T16:02:42Z"/>
              </w:rPr>
            </w:pPr>
            <w:ins w:id="6383" w:author="Changes 24 to 25 Oct" w:date="2026-10-25T16:02:42Z">
              <w:r>
                <w:rPr>
                  <w:kern w:val="0"/>
                  <w:sz w:val="18"/>
                  <w:szCs w:val="24"/>
                  <w:lang w:val="en-US" w:eastAsia="en-US" w:bidi="ar-SA"/>
                </w:rPr>
                <w:t>Tokopedia and GoTo on-demand as one company, 4 against 27</w:t>
              </w:r>
            </w:ins>
          </w:p>
        </w:tc>
        <w:tc>
          <w:tcPr>
            <w:tcW w:w="1845" w:type="dxa"/>
            <w:tcBorders/>
          </w:tcPr>
          <w:p>
            <w:pPr>
              <w:pStyle w:val="Compact"/>
              <w:widowControl/>
              <w:spacing w:lineRule="exact" w:line="220" w:before="0" w:after="0"/>
              <w:jc w:val="left"/>
              <w:rPr>
                <w:kern w:val="0"/>
                <w:szCs w:val="24"/>
                <w:lang w:val="en-US" w:eastAsia="en-US" w:bidi="ar-SA"/>
                <w:ins w:id="6386" w:author="Changes 24 to 25 Oct" w:date="2026-10-25T16:02:42Z"/>
              </w:rPr>
            </w:pPr>
            <w:ins w:id="6385" w:author="Changes 24 to 25 Oct" w:date="2026-10-25T16:02:42Z">
              <w:r>
                <w:rPr>
                  <w:kern w:val="0"/>
                  <w:szCs w:val="24"/>
                  <w:lang w:val="en-US" w:eastAsia="en-US" w:bidi="ar-SA"/>
                </w:rPr>
              </w:r>
            </w:ins>
          </w:p>
        </w:tc>
        <w:tc>
          <w:tcPr>
            <w:tcW w:w="1024" w:type="dxa"/>
            <w:tcBorders/>
          </w:tcPr>
          <w:p>
            <w:pPr>
              <w:pStyle w:val="Compact"/>
              <w:widowControl/>
              <w:spacing w:lineRule="exact" w:line="220" w:before="0" w:after="0"/>
              <w:jc w:val="left"/>
              <w:rPr>
                <w:kern w:val="0"/>
                <w:szCs w:val="24"/>
                <w:lang w:val="en-US" w:eastAsia="en-US" w:bidi="ar-SA"/>
                <w:ins w:id="6388" w:author="Changes 24 to 25 Oct" w:date="2026-10-25T16:02:42Z"/>
              </w:rPr>
            </w:pPr>
            <w:ins w:id="6387"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390" w:author="Changes 24 to 25 Oct" w:date="2026-10-25T16:02:42Z"/>
              </w:rPr>
            </w:pPr>
            <w:ins w:id="6389" w:author="Changes 24 to 25 Oct" w:date="2026-10-25T16:02:42Z">
              <w:r>
                <w:rPr>
                  <w:kern w:val="0"/>
                  <w:sz w:val="18"/>
                  <w:szCs w:val="24"/>
                  <w:lang w:val="en-US" w:eastAsia="en-US" w:bidi="ar-SA"/>
                </w:rPr>
                <w:t>0.003</w:t>
              </w:r>
            </w:ins>
          </w:p>
        </w:tc>
        <w:tc>
          <w:tcPr>
            <w:tcW w:w="846" w:type="dxa"/>
            <w:tcBorders/>
          </w:tcPr>
          <w:p>
            <w:pPr>
              <w:pStyle w:val="Compact"/>
              <w:widowControl/>
              <w:spacing w:lineRule="exact" w:line="220" w:before="0" w:after="0"/>
              <w:jc w:val="left"/>
              <w:rPr>
                <w:kern w:val="0"/>
                <w:szCs w:val="24"/>
                <w:lang w:val="en-US" w:eastAsia="en-US" w:bidi="ar-SA"/>
                <w:ins w:id="6392" w:author="Changes 24 to 25 Oct" w:date="2026-10-25T16:02:42Z"/>
              </w:rPr>
            </w:pPr>
            <w:ins w:id="6391" w:author="Changes 24 to 25 Oct" w:date="2026-10-25T16:02:42Z">
              <w:r>
                <w:rPr>
                  <w:kern w:val="0"/>
                  <w:sz w:val="18"/>
                  <w:szCs w:val="24"/>
                  <w:lang w:val="en-US" w:eastAsia="en-US" w:bidi="ar-SA"/>
                </w:rPr>
                <w:t>0.007</w:t>
              </w:r>
            </w:ins>
          </w:p>
        </w:tc>
      </w:tr>
      <w:tr>
        <w:trPr>
          <w:ins w:id="6393"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395" w:author="Changes 24 to 25 Oct" w:date="2026-10-25T16:02:42Z"/>
              </w:rPr>
            </w:pPr>
            <w:ins w:id="6394" w:author="Changes 24 to 25 Oct" w:date="2026-10-25T16:02:42Z">
              <w:r>
                <w:rPr>
                  <w:kern w:val="0"/>
                  <w:sz w:val="18"/>
                  <w:szCs w:val="24"/>
                  <w:lang w:val="en-US" w:eastAsia="en-US" w:bidi="ar-SA"/>
                </w:rPr>
                <w:t>Exact tests over all 201,376 ways to pick the five platforms, main test (exploratory, 22 Oct 2026)</w:t>
              </w:r>
            </w:ins>
          </w:p>
        </w:tc>
        <w:tc>
          <w:tcPr>
            <w:tcW w:w="1845" w:type="dxa"/>
            <w:tcBorders/>
          </w:tcPr>
          <w:p>
            <w:pPr>
              <w:pStyle w:val="Compact"/>
              <w:widowControl/>
              <w:spacing w:lineRule="exact" w:line="220" w:before="0" w:after="0"/>
              <w:jc w:val="left"/>
              <w:rPr>
                <w:kern w:val="0"/>
                <w:szCs w:val="24"/>
                <w:lang w:val="en-US" w:eastAsia="en-US" w:bidi="ar-SA"/>
                <w:ins w:id="6397" w:author="Changes 24 to 25 Oct" w:date="2026-10-25T16:02:42Z"/>
              </w:rPr>
            </w:pPr>
            <w:ins w:id="6396" w:author="Changes 24 to 25 Oct" w:date="2026-10-25T16:02:42Z">
              <w:r>
                <w:rPr>
                  <w:kern w:val="0"/>
                  <w:sz w:val="18"/>
                  <w:szCs w:val="24"/>
                  <w:lang w:val="en-US" w:eastAsia="en-US" w:bidi="ar-SA"/>
                </w:rPr>
                <w:t>0.201</w:t>
              </w:r>
            </w:ins>
          </w:p>
        </w:tc>
        <w:tc>
          <w:tcPr>
            <w:tcW w:w="1024" w:type="dxa"/>
            <w:tcBorders/>
          </w:tcPr>
          <w:p>
            <w:pPr>
              <w:pStyle w:val="Compact"/>
              <w:widowControl/>
              <w:spacing w:lineRule="exact" w:line="220" w:before="0" w:after="0"/>
              <w:jc w:val="left"/>
              <w:rPr>
                <w:kern w:val="0"/>
                <w:szCs w:val="24"/>
                <w:lang w:val="en-US" w:eastAsia="en-US" w:bidi="ar-SA"/>
                <w:ins w:id="6399" w:author="Changes 24 to 25 Oct" w:date="2026-10-25T16:02:42Z"/>
              </w:rPr>
            </w:pPr>
            <w:ins w:id="6398" w:author="Changes 24 to 25 Oct" w:date="2026-10-25T16:02:42Z">
              <w:r>
                <w:rPr>
                  <w:kern w:val="0"/>
                  <w:sz w:val="18"/>
                  <w:szCs w:val="24"/>
                  <w:lang w:val="en-US" w:eastAsia="en-US" w:bidi="ar-SA"/>
                </w:rPr>
                <w:t>0.062</w:t>
              </w:r>
            </w:ins>
          </w:p>
        </w:tc>
        <w:tc>
          <w:tcPr>
            <w:tcW w:w="1320" w:type="dxa"/>
            <w:tcBorders/>
          </w:tcPr>
          <w:p>
            <w:pPr>
              <w:pStyle w:val="Compact"/>
              <w:widowControl/>
              <w:spacing w:lineRule="exact" w:line="220" w:before="0" w:after="0"/>
              <w:jc w:val="left"/>
              <w:rPr>
                <w:kern w:val="0"/>
                <w:szCs w:val="24"/>
                <w:lang w:val="en-US" w:eastAsia="en-US" w:bidi="ar-SA"/>
                <w:ins w:id="6401" w:author="Changes 24 to 25 Oct" w:date="2026-10-25T16:02:42Z"/>
              </w:rPr>
            </w:pPr>
            <w:ins w:id="6400" w:author="Changes 24 to 25 Oct" w:date="2026-10-25T16:02:42Z">
              <w:r>
                <w:rPr>
                  <w:kern w:val="0"/>
                  <w:sz w:val="18"/>
                  <w:szCs w:val="24"/>
                  <w:lang w:val="en-US" w:eastAsia="en-US" w:bidi="ar-SA"/>
                </w:rPr>
                <w:t>0.0038</w:t>
              </w:r>
            </w:ins>
          </w:p>
        </w:tc>
        <w:tc>
          <w:tcPr>
            <w:tcW w:w="846" w:type="dxa"/>
            <w:tcBorders/>
          </w:tcPr>
          <w:p>
            <w:pPr>
              <w:pStyle w:val="Compact"/>
              <w:widowControl/>
              <w:spacing w:lineRule="exact" w:line="220" w:before="0" w:after="0"/>
              <w:jc w:val="left"/>
              <w:rPr>
                <w:kern w:val="0"/>
                <w:szCs w:val="24"/>
                <w:lang w:val="en-US" w:eastAsia="en-US" w:bidi="ar-SA"/>
                <w:ins w:id="6403" w:author="Changes 24 to 25 Oct" w:date="2026-10-25T16:02:42Z"/>
              </w:rPr>
            </w:pPr>
            <w:ins w:id="6402" w:author="Changes 24 to 25 Oct" w:date="2026-10-25T16:02:42Z">
              <w:r>
                <w:rPr>
                  <w:kern w:val="0"/>
                  <w:sz w:val="18"/>
                  <w:szCs w:val="24"/>
                  <w:lang w:val="en-US" w:eastAsia="en-US" w:bidi="ar-SA"/>
                </w:rPr>
                <w:t>0.0214</w:t>
              </w:r>
            </w:ins>
          </w:p>
        </w:tc>
      </w:tr>
      <w:tr>
        <w:trPr>
          <w:ins w:id="6404"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406" w:author="Changes 24 to 25 Oct" w:date="2026-10-25T16:02:42Z"/>
              </w:rPr>
            </w:pPr>
            <w:ins w:id="6405" w:author="Changes 24 to 25 Oct" w:date="2026-10-25T16:02:42Z">
              <w:r>
                <w:rPr>
                  <w:kern w:val="0"/>
                  <w:sz w:val="18"/>
                  <w:szCs w:val="24"/>
                  <w:lang w:val="en-US" w:eastAsia="en-US" w:bidi="ar-SA"/>
                </w:rPr>
                <w:t>Sea moved to the regional group, 6 against 26 (exploratory, 22 Oct 2026; exact tests)</w:t>
              </w:r>
            </w:ins>
          </w:p>
        </w:tc>
        <w:tc>
          <w:tcPr>
            <w:tcW w:w="1845" w:type="dxa"/>
            <w:tcBorders/>
          </w:tcPr>
          <w:p>
            <w:pPr>
              <w:pStyle w:val="Compact"/>
              <w:widowControl/>
              <w:spacing w:lineRule="exact" w:line="220" w:before="0" w:after="0"/>
              <w:jc w:val="left"/>
              <w:rPr>
                <w:kern w:val="0"/>
                <w:szCs w:val="24"/>
                <w:lang w:val="en-US" w:eastAsia="en-US" w:bidi="ar-SA"/>
                <w:ins w:id="6408" w:author="Changes 24 to 25 Oct" w:date="2026-10-25T16:02:42Z"/>
              </w:rPr>
            </w:pPr>
            <w:ins w:id="6407" w:author="Changes 24 to 25 Oct" w:date="2026-10-25T16:02:42Z">
              <w:r>
                <w:rPr>
                  <w:kern w:val="0"/>
                  <w:sz w:val="18"/>
                  <w:szCs w:val="24"/>
                  <w:lang w:val="en-US" w:eastAsia="en-US" w:bidi="ar-SA"/>
                </w:rPr>
                <w:t>0.225</w:t>
              </w:r>
            </w:ins>
          </w:p>
        </w:tc>
        <w:tc>
          <w:tcPr>
            <w:tcW w:w="1024" w:type="dxa"/>
            <w:tcBorders/>
          </w:tcPr>
          <w:p>
            <w:pPr>
              <w:pStyle w:val="Compact"/>
              <w:widowControl/>
              <w:spacing w:lineRule="exact" w:line="220" w:before="0" w:after="0"/>
              <w:jc w:val="left"/>
              <w:rPr>
                <w:kern w:val="0"/>
                <w:szCs w:val="24"/>
                <w:lang w:val="en-US" w:eastAsia="en-US" w:bidi="ar-SA"/>
                <w:ins w:id="6410" w:author="Changes 24 to 25 Oct" w:date="2026-10-25T16:02:42Z"/>
              </w:rPr>
            </w:pPr>
            <w:ins w:id="6409" w:author="Changes 24 to 25 Oct" w:date="2026-10-25T16:02:42Z">
              <w:r>
                <w:rPr>
                  <w:kern w:val="0"/>
                  <w:sz w:val="18"/>
                  <w:szCs w:val="24"/>
                  <w:lang w:val="en-US" w:eastAsia="en-US" w:bidi="ar-SA"/>
                </w:rPr>
                <w:t>0.060</w:t>
              </w:r>
            </w:ins>
          </w:p>
        </w:tc>
        <w:tc>
          <w:tcPr>
            <w:tcW w:w="1320" w:type="dxa"/>
            <w:tcBorders/>
          </w:tcPr>
          <w:p>
            <w:pPr>
              <w:pStyle w:val="Compact"/>
              <w:widowControl/>
              <w:spacing w:lineRule="exact" w:line="220" w:before="0" w:after="0"/>
              <w:jc w:val="left"/>
              <w:rPr>
                <w:kern w:val="0"/>
                <w:szCs w:val="24"/>
                <w:lang w:val="en-US" w:eastAsia="en-US" w:bidi="ar-SA"/>
                <w:ins w:id="6412" w:author="Changes 24 to 25 Oct" w:date="2026-10-25T16:02:42Z"/>
              </w:rPr>
            </w:pPr>
            <w:ins w:id="6411" w:author="Changes 24 to 25 Oct" w:date="2026-10-25T16:02:42Z">
              <w:r>
                <w:rPr>
                  <w:kern w:val="0"/>
                  <w:sz w:val="18"/>
                  <w:szCs w:val="24"/>
                  <w:lang w:val="en-US" w:eastAsia="en-US" w:bidi="ar-SA"/>
                </w:rPr>
                <w:t>0.0004</w:t>
              </w:r>
            </w:ins>
          </w:p>
        </w:tc>
        <w:tc>
          <w:tcPr>
            <w:tcW w:w="846" w:type="dxa"/>
            <w:tcBorders/>
          </w:tcPr>
          <w:p>
            <w:pPr>
              <w:pStyle w:val="Compact"/>
              <w:widowControl/>
              <w:spacing w:lineRule="exact" w:line="220" w:before="0" w:after="0"/>
              <w:jc w:val="left"/>
              <w:rPr>
                <w:kern w:val="0"/>
                <w:szCs w:val="24"/>
                <w:lang w:val="en-US" w:eastAsia="en-US" w:bidi="ar-SA"/>
                <w:ins w:id="6414" w:author="Changes 24 to 25 Oct" w:date="2026-10-25T16:02:42Z"/>
              </w:rPr>
            </w:pPr>
            <w:ins w:id="6413" w:author="Changes 24 to 25 Oct" w:date="2026-10-25T16:02:42Z">
              <w:r>
                <w:rPr>
                  <w:kern w:val="0"/>
                  <w:sz w:val="18"/>
                  <w:szCs w:val="24"/>
                  <w:lang w:val="en-US" w:eastAsia="en-US" w:bidi="ar-SA"/>
                </w:rPr>
                <w:t>0.0006</w:t>
              </w:r>
            </w:ins>
          </w:p>
        </w:tc>
      </w:tr>
      <w:tr>
        <w:trPr>
          <w:ins w:id="6415" w:author="Changes 24 to 25 Oct" w:date="2026-10-25T16:02:42Z"/>
          <w:cantSplit w:val="true"/>
        </w:trPr>
        <w:tc>
          <w:tcPr>
            <w:tcW w:w="3470" w:type="dxa"/>
            <w:tcBorders/>
          </w:tcPr>
          <w:p>
            <w:pPr>
              <w:pStyle w:val="Compact"/>
              <w:widowControl/>
              <w:spacing w:lineRule="exact" w:line="220" w:before="0" w:after="0"/>
              <w:jc w:val="left"/>
              <w:rPr>
                <w:kern w:val="0"/>
                <w:szCs w:val="24"/>
                <w:lang w:val="en-US" w:eastAsia="en-US" w:bidi="ar-SA"/>
                <w:ins w:id="6417" w:author="Changes 24 to 25 Oct" w:date="2026-10-25T16:02:42Z"/>
              </w:rPr>
            </w:pPr>
            <w:ins w:id="6416" w:author="Changes 24 to 25 Oct" w:date="2026-10-25T16:02:42Z">
              <w:r>
                <w:rPr>
                  <w:kern w:val="0"/>
                  <w:sz w:val="18"/>
                  <w:szCs w:val="24"/>
                  <w:lang w:val="en-US" w:eastAsia="en-US" w:bidi="ar-SA"/>
                </w:rPr>
                <w:t>Dropping any two of the five platforms, 10 cases (exploratory, 22 Oct 2026; exact test)</w:t>
              </w:r>
            </w:ins>
          </w:p>
        </w:tc>
        <w:tc>
          <w:tcPr>
            <w:tcW w:w="1845" w:type="dxa"/>
            <w:tcBorders/>
          </w:tcPr>
          <w:p>
            <w:pPr>
              <w:pStyle w:val="Compact"/>
              <w:widowControl/>
              <w:spacing w:lineRule="exact" w:line="220" w:before="0" w:after="0"/>
              <w:jc w:val="left"/>
              <w:rPr>
                <w:kern w:val="0"/>
                <w:szCs w:val="24"/>
                <w:lang w:val="en-US" w:eastAsia="en-US" w:bidi="ar-SA"/>
                <w:ins w:id="6419" w:author="Changes 24 to 25 Oct" w:date="2026-10-25T16:02:42Z"/>
              </w:rPr>
            </w:pPr>
            <w:ins w:id="6418" w:author="Changes 24 to 25 Oct" w:date="2026-10-25T16:02:42Z">
              <w:r>
                <w:rPr>
                  <w:kern w:val="0"/>
                  <w:sz w:val="18"/>
                  <w:szCs w:val="24"/>
                  <w:lang w:val="en-US" w:eastAsia="en-US" w:bidi="ar-SA"/>
                </w:rPr>
                <w:t>0.137 to 0.250</w:t>
              </w:r>
            </w:ins>
          </w:p>
        </w:tc>
        <w:tc>
          <w:tcPr>
            <w:tcW w:w="1024" w:type="dxa"/>
            <w:tcBorders/>
          </w:tcPr>
          <w:p>
            <w:pPr>
              <w:pStyle w:val="Compact"/>
              <w:widowControl/>
              <w:spacing w:lineRule="exact" w:line="220" w:before="0" w:after="0"/>
              <w:jc w:val="left"/>
              <w:rPr>
                <w:kern w:val="0"/>
                <w:szCs w:val="24"/>
                <w:lang w:val="en-US" w:eastAsia="en-US" w:bidi="ar-SA"/>
                <w:ins w:id="6421" w:author="Changes 24 to 25 Oct" w:date="2026-10-25T16:02:42Z"/>
              </w:rPr>
            </w:pPr>
            <w:ins w:id="6420" w:author="Changes 24 to 25 Oct" w:date="2026-10-25T16:02:42Z">
              <w:r>
                <w:rPr>
                  <w:kern w:val="0"/>
                  <w:sz w:val="18"/>
                  <w:szCs w:val="24"/>
                  <w:lang w:val="en-US" w:eastAsia="en-US" w:bidi="ar-SA"/>
                </w:rPr>
                <w:t>0.062</w:t>
              </w:r>
            </w:ins>
          </w:p>
        </w:tc>
        <w:tc>
          <w:tcPr>
            <w:tcW w:w="1320" w:type="dxa"/>
            <w:tcBorders/>
          </w:tcPr>
          <w:p>
            <w:pPr>
              <w:pStyle w:val="Compact"/>
              <w:widowControl/>
              <w:spacing w:lineRule="exact" w:line="220" w:before="0" w:after="0"/>
              <w:jc w:val="left"/>
              <w:rPr>
                <w:kern w:val="0"/>
                <w:szCs w:val="24"/>
                <w:lang w:val="en-US" w:eastAsia="en-US" w:bidi="ar-SA"/>
                <w:ins w:id="6423" w:author="Changes 24 to 25 Oct" w:date="2026-10-25T16:02:42Z"/>
              </w:rPr>
            </w:pPr>
            <w:ins w:id="6422" w:author="Changes 24 to 25 Oct" w:date="2026-10-25T16:02:42Z">
              <w:r>
                <w:rPr>
                  <w:kern w:val="0"/>
                  <w:sz w:val="18"/>
                  <w:szCs w:val="24"/>
                  <w:lang w:val="en-US" w:eastAsia="en-US" w:bidi="ar-SA"/>
                </w:rPr>
                <w:t>0.003 to 0.058</w:t>
              </w:r>
            </w:ins>
          </w:p>
        </w:tc>
        <w:tc>
          <w:tcPr>
            <w:tcW w:w="846" w:type="dxa"/>
            <w:tcBorders/>
          </w:tcPr>
          <w:p>
            <w:pPr>
              <w:pStyle w:val="Compact"/>
              <w:widowControl/>
              <w:spacing w:lineRule="exact" w:line="220" w:before="0" w:after="0"/>
              <w:jc w:val="left"/>
              <w:rPr>
                <w:kern w:val="0"/>
                <w:szCs w:val="24"/>
                <w:lang w:val="en-US" w:eastAsia="en-US" w:bidi="ar-SA"/>
                <w:ins w:id="6425" w:author="Changes 24 to 25 Oct" w:date="2026-10-25T16:02:42Z"/>
              </w:rPr>
            </w:pPr>
            <w:ins w:id="6424" w:author="Changes 24 to 25 Oct" w:date="2026-10-25T16:02:42Z">
              <w:r>
                <w:rPr>
                  <w:kern w:val="0"/>
                  <w:szCs w:val="24"/>
                  <w:lang w:val="en-US" w:eastAsia="en-US" w:bidi="ar-SA"/>
                </w:rPr>
              </w:r>
            </w:ins>
          </w:p>
        </w:tc>
      </w:tr>
      <w:tr>
        <w:trPr>
          <w:ins w:id="6426" w:author="Changes 24 to 25 Oct" w:date="2026-10-25T16:02:42Z"/>
          <w:cantSplit w:val="true"/>
        </w:trPr>
        <w:tc>
          <w:tcPr>
            <w:tcW w:w="3470" w:type="dxa"/>
            <w:tcBorders/>
          </w:tcPr>
          <w:p>
            <w:pPr>
              <w:pStyle w:val="Compact"/>
              <w:keepNext w:val="true"/>
              <w:widowControl/>
              <w:spacing w:lineRule="exact" w:line="220" w:before="0" w:after="0"/>
              <w:jc w:val="left"/>
              <w:rPr>
                <w:kern w:val="0"/>
                <w:szCs w:val="24"/>
                <w:lang w:val="en-US" w:eastAsia="en-US" w:bidi="ar-SA"/>
                <w:ins w:id="6428" w:author="Changes 24 to 25 Oct" w:date="2026-10-25T16:02:42Z"/>
              </w:rPr>
            </w:pPr>
            <w:ins w:id="6427" w:author="Changes 24 to 25 Oct" w:date="2026-10-25T16:02:42Z">
              <w:r>
                <w:rPr>
                  <w:kern w:val="0"/>
                  <w:sz w:val="18"/>
                  <w:szCs w:val="24"/>
                  <w:lang w:val="en-US" w:eastAsia="en-US" w:bidi="ar-SA"/>
                </w:rPr>
                <w:t>Only years up to 5 after listing, 4 against 18 platforms (exploratory, 22 Oct 2026; exact test)</w:t>
              </w:r>
            </w:ins>
          </w:p>
        </w:tc>
        <w:tc>
          <w:tcPr>
            <w:tcW w:w="1845" w:type="dxa"/>
            <w:tcBorders/>
          </w:tcPr>
          <w:p>
            <w:pPr>
              <w:pStyle w:val="Compact"/>
              <w:keepNext w:val="true"/>
              <w:widowControl/>
              <w:spacing w:lineRule="exact" w:line="220" w:before="0" w:after="0"/>
              <w:jc w:val="left"/>
              <w:rPr>
                <w:kern w:val="0"/>
                <w:szCs w:val="24"/>
                <w:lang w:val="en-US" w:eastAsia="en-US" w:bidi="ar-SA"/>
                <w:ins w:id="6430" w:author="Changes 24 to 25 Oct" w:date="2026-10-25T16:02:42Z"/>
              </w:rPr>
            </w:pPr>
            <w:ins w:id="6429" w:author="Changes 24 to 25 Oct" w:date="2026-10-25T16:02:42Z">
              <w:r>
                <w:rPr>
                  <w:kern w:val="0"/>
                  <w:sz w:val="18"/>
                  <w:szCs w:val="24"/>
                  <w:lang w:val="en-US" w:eastAsia="en-US" w:bidi="ar-SA"/>
                </w:rPr>
                <w:t>0.169</w:t>
              </w:r>
            </w:ins>
          </w:p>
        </w:tc>
        <w:tc>
          <w:tcPr>
            <w:tcW w:w="1024" w:type="dxa"/>
            <w:tcBorders/>
          </w:tcPr>
          <w:p>
            <w:pPr>
              <w:pStyle w:val="Compact"/>
              <w:keepNext w:val="true"/>
              <w:widowControl/>
              <w:spacing w:lineRule="exact" w:line="220" w:before="0" w:after="0"/>
              <w:jc w:val="left"/>
              <w:rPr>
                <w:kern w:val="0"/>
                <w:szCs w:val="24"/>
                <w:lang w:val="en-US" w:eastAsia="en-US" w:bidi="ar-SA"/>
                <w:ins w:id="6432" w:author="Changes 24 to 25 Oct" w:date="2026-10-25T16:02:42Z"/>
              </w:rPr>
            </w:pPr>
            <w:ins w:id="6431" w:author="Changes 24 to 25 Oct" w:date="2026-10-25T16:02:42Z">
              <w:r>
                <w:rPr>
                  <w:kern w:val="0"/>
                  <w:sz w:val="18"/>
                  <w:szCs w:val="24"/>
                  <w:lang w:val="en-US" w:eastAsia="en-US" w:bidi="ar-SA"/>
                </w:rPr>
                <w:t>0.069</w:t>
              </w:r>
            </w:ins>
          </w:p>
        </w:tc>
        <w:tc>
          <w:tcPr>
            <w:tcW w:w="1320" w:type="dxa"/>
            <w:tcBorders/>
          </w:tcPr>
          <w:p>
            <w:pPr>
              <w:pStyle w:val="Compact"/>
              <w:keepNext w:val="true"/>
              <w:widowControl/>
              <w:spacing w:lineRule="exact" w:line="220" w:before="0" w:after="0"/>
              <w:jc w:val="left"/>
              <w:rPr>
                <w:kern w:val="0"/>
                <w:szCs w:val="24"/>
                <w:lang w:val="en-US" w:eastAsia="en-US" w:bidi="ar-SA"/>
                <w:ins w:id="6434" w:author="Changes 24 to 25 Oct" w:date="2026-10-25T16:02:42Z"/>
              </w:rPr>
            </w:pPr>
            <w:ins w:id="6433" w:author="Changes 24 to 25 Oct" w:date="2026-10-25T16:02:42Z">
              <w:r>
                <w:rPr>
                  <w:kern w:val="0"/>
                  <w:sz w:val="18"/>
                  <w:szCs w:val="24"/>
                  <w:lang w:val="en-US" w:eastAsia="en-US" w:bidi="ar-SA"/>
                </w:rPr>
                <w:t>0.059</w:t>
              </w:r>
            </w:ins>
          </w:p>
        </w:tc>
        <w:tc>
          <w:tcPr>
            <w:tcW w:w="846" w:type="dxa"/>
            <w:tcBorders/>
          </w:tcPr>
          <w:p>
            <w:pPr>
              <w:pStyle w:val="Compact"/>
              <w:keepNext w:val="true"/>
              <w:widowControl/>
              <w:spacing w:lineRule="exact" w:line="220" w:before="0" w:after="0"/>
              <w:jc w:val="left"/>
              <w:rPr>
                <w:kern w:val="0"/>
                <w:szCs w:val="24"/>
                <w:lang w:val="en-US" w:eastAsia="en-US" w:bidi="ar-SA"/>
                <w:ins w:id="6436" w:author="Changes 24 to 25 Oct" w:date="2026-10-25T16:02:42Z"/>
              </w:rPr>
            </w:pPr>
            <w:ins w:id="6435" w:author="Changes 24 to 25 Oct" w:date="2026-10-25T16:02:42Z">
              <w:r>
                <w:rPr>
                  <w:kern w:val="0"/>
                  <w:szCs w:val="24"/>
                  <w:lang w:val="en-US" w:eastAsia="en-US" w:bidi="ar-SA"/>
                </w:rPr>
              </w:r>
            </w:ins>
          </w:p>
        </w:tc>
      </w:tr>
      <w:tr>
        <w:trPr>
          <w:ins w:id="6437" w:author="Changes 24 to 25 Oct" w:date="2026-10-25T16:02:42Z"/>
          <w:cantSplit w:val="true"/>
        </w:trPr>
        <w:tc>
          <w:tcPr>
            <w:tcW w:w="3470" w:type="dxa"/>
            <w:tcBorders>
              <w:bottom w:val="single" w:sz="8" w:space="0" w:color="000000"/>
            </w:tcBorders>
          </w:tcPr>
          <w:p>
            <w:pPr>
              <w:pStyle w:val="Compact"/>
              <w:widowControl/>
              <w:spacing w:lineRule="exact" w:line="220" w:before="0" w:after="0"/>
              <w:jc w:val="left"/>
              <w:rPr>
                <w:kern w:val="0"/>
                <w:szCs w:val="24"/>
                <w:lang w:val="en-US" w:eastAsia="en-US" w:bidi="ar-SA"/>
                <w:ins w:id="6439" w:author="Changes 24 to 25 Oct" w:date="2026-10-25T16:02:42Z"/>
              </w:rPr>
            </w:pPr>
            <w:ins w:id="6438" w:author="Changes 24 to 25 Oct" w:date="2026-10-25T16:02:42Z">
              <w:r>
                <w:rPr>
                  <w:kern w:val="0"/>
                  <w:sz w:val="18"/>
                  <w:szCs w:val="24"/>
                  <w:lang w:val="en-US" w:eastAsia="en-US" w:bidi="ar-SA"/>
                </w:rPr>
                <w:t>Quarterly pairs, 3 against 8 (same quarter a year earlier)</w:t>
              </w:r>
            </w:ins>
          </w:p>
        </w:tc>
        <w:tc>
          <w:tcPr>
            <w:tcW w:w="1845" w:type="dxa"/>
            <w:tcBorders>
              <w:bottom w:val="single" w:sz="8" w:space="0" w:color="000000"/>
            </w:tcBorders>
          </w:tcPr>
          <w:p>
            <w:pPr>
              <w:pStyle w:val="Compact"/>
              <w:widowControl/>
              <w:spacing w:lineRule="exact" w:line="220" w:before="0" w:after="0"/>
              <w:jc w:val="left"/>
              <w:rPr>
                <w:kern w:val="0"/>
                <w:szCs w:val="24"/>
                <w:lang w:val="en-US" w:eastAsia="en-US" w:bidi="ar-SA"/>
                <w:ins w:id="6441" w:author="Changes 24 to 25 Oct" w:date="2026-10-25T16:02:42Z"/>
              </w:rPr>
            </w:pPr>
            <w:ins w:id="6440" w:author="Changes 24 to 25 Oct" w:date="2026-10-25T16:02:42Z">
              <w:r>
                <w:rPr>
                  <w:kern w:val="0"/>
                  <w:sz w:val="18"/>
                  <w:szCs w:val="24"/>
                  <w:lang w:val="en-US" w:eastAsia="en-US" w:bidi="ar-SA"/>
                </w:rPr>
                <w:t>0.071</w:t>
              </w:r>
            </w:ins>
          </w:p>
        </w:tc>
        <w:tc>
          <w:tcPr>
            <w:tcW w:w="1024" w:type="dxa"/>
            <w:tcBorders>
              <w:bottom w:val="single" w:sz="8" w:space="0" w:color="000000"/>
            </w:tcBorders>
          </w:tcPr>
          <w:p>
            <w:pPr>
              <w:pStyle w:val="Compact"/>
              <w:widowControl/>
              <w:spacing w:lineRule="exact" w:line="220" w:before="0" w:after="0"/>
              <w:jc w:val="left"/>
              <w:rPr>
                <w:kern w:val="0"/>
                <w:szCs w:val="24"/>
                <w:lang w:val="en-US" w:eastAsia="en-US" w:bidi="ar-SA"/>
                <w:ins w:id="6443" w:author="Changes 24 to 25 Oct" w:date="2026-10-25T16:02:42Z"/>
              </w:rPr>
            </w:pPr>
            <w:ins w:id="6442" w:author="Changes 24 to 25 Oct" w:date="2026-10-25T16:02:42Z">
              <w:r>
                <w:rPr>
                  <w:kern w:val="0"/>
                  <w:sz w:val="18"/>
                  <w:szCs w:val="24"/>
                  <w:lang w:val="en-US" w:eastAsia="en-US" w:bidi="ar-SA"/>
                </w:rPr>
                <w:t>0.049</w:t>
              </w:r>
            </w:ins>
          </w:p>
        </w:tc>
        <w:tc>
          <w:tcPr>
            <w:tcW w:w="1320" w:type="dxa"/>
            <w:tcBorders>
              <w:bottom w:val="single" w:sz="8" w:space="0" w:color="000000"/>
            </w:tcBorders>
          </w:tcPr>
          <w:p>
            <w:pPr>
              <w:pStyle w:val="Compact"/>
              <w:widowControl/>
              <w:spacing w:lineRule="exact" w:line="220" w:before="0" w:after="0"/>
              <w:jc w:val="left"/>
              <w:rPr>
                <w:kern w:val="0"/>
                <w:szCs w:val="24"/>
                <w:lang w:val="en-US" w:eastAsia="en-US" w:bidi="ar-SA"/>
                <w:ins w:id="6445" w:author="Changes 24 to 25 Oct" w:date="2026-10-25T16:02:42Z"/>
              </w:rPr>
            </w:pPr>
            <w:ins w:id="6444" w:author="Changes 24 to 25 Oct" w:date="2026-10-25T16:02:42Z">
              <w:r>
                <w:rPr>
                  <w:kern w:val="0"/>
                  <w:sz w:val="18"/>
                  <w:szCs w:val="24"/>
                  <w:lang w:val="en-US" w:eastAsia="en-US" w:bidi="ar-SA"/>
                </w:rPr>
                <w:t>0.19</w:t>
              </w:r>
            </w:ins>
          </w:p>
        </w:tc>
        <w:tc>
          <w:tcPr>
            <w:tcW w:w="846" w:type="dxa"/>
            <w:tcBorders>
              <w:bottom w:val="single" w:sz="8" w:space="0" w:color="000000"/>
            </w:tcBorders>
          </w:tcPr>
          <w:p>
            <w:pPr>
              <w:pStyle w:val="Compact"/>
              <w:widowControl/>
              <w:spacing w:lineRule="exact" w:line="220" w:before="0" w:after="0"/>
              <w:jc w:val="left"/>
              <w:rPr>
                <w:kern w:val="0"/>
                <w:szCs w:val="24"/>
                <w:lang w:val="en-US" w:eastAsia="en-US" w:bidi="ar-SA"/>
                <w:ins w:id="6447" w:author="Changes 24 to 25 Oct" w:date="2026-10-25T16:02:42Z"/>
              </w:rPr>
            </w:pPr>
            <w:ins w:id="6446" w:author="Changes 24 to 25 Oct" w:date="2026-10-25T16:02:42Z">
              <w:r>
                <w:rPr>
                  <w:kern w:val="0"/>
                  <w:sz w:val="18"/>
                  <w:szCs w:val="24"/>
                  <w:lang w:val="en-US" w:eastAsia="en-US" w:bidi="ar-SA"/>
                </w:rPr>
                <w:t>0.33</w:t>
              </w:r>
            </w:ins>
          </w:p>
        </w:tc>
      </w:tr>
    </w:tbl>
    <w:p>
      <w:pPr>
        <w:pStyle w:val="BodyText"/>
        <w:spacing w:before="160" w:after="120"/>
        <w:jc w:val="left"/>
        <w:rPr>
          <w:ins w:id="6453" w:author="Changes 24 to 25 Oct" w:date="2026-10-25T16:02:42Z"/>
        </w:rPr>
      </w:pPr>
      <w:ins w:id="6448" w:author="Changes 24 to 25 Oct" w:date="2026-10-25T16:02:42Z">
        <w:r>
          <w:rPr/>
          <w:t>The four rows marked 22 Oct 2026 were added after all other results were known, so they are exploratory. They use exact tests, which list every possible split of the 32 platforms, and they agree with the approximations in Section 5.2.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t>
        </w:r>
      </w:ins>
      <w:ins w:id="6449" w:author="Changes 24 to 25 Oct" w:date="2026-10-25T16:02:42Z">
        <w:r>
          <w:rPr>
            <w:rStyle w:val="VerbatimChar"/>
          </w:rPr>
          <w:t>tables/h1_exact_inference.json</w:t>
        </w:r>
      </w:ins>
      <w:ins w:id="6450" w:author="Changes 24 to 25 Oct" w:date="2026-10-25T16:02:42Z">
        <w:r>
          <w:rPr/>
          <w:t xml:space="preserve">, from </w:t>
        </w:r>
      </w:ins>
      <w:ins w:id="6451" w:author="Changes 24 to 25 Oct" w:date="2026-10-25T16:02:42Z">
        <w:r>
          <w:rPr>
            <w:rStyle w:val="VerbatimChar"/>
          </w:rPr>
          <w:t>h1_exact_inference.py</w:t>
        </w:r>
      </w:ins>
      <w:ins w:id="6452" w:author="Changes 24 to 25 Oct" w:date="2026-10-25T16:02:42Z">
        <w:r>
          <w:rPr/>
          <w:t>).</w:t>
        </w:r>
      </w:ins>
    </w:p>
    <w:p>
      <w:pPr>
        <w:pStyle w:val="BodyText"/>
        <w:jc w:val="left"/>
        <w:rPr>
          <w:ins w:id="6457" w:author="Changes 24 to 25 Oct" w:date="2026-10-25T16:02:42Z"/>
        </w:rPr>
      </w:pPr>
      <w:ins w:id="6454" w:author="Changes 24 to 25 Oct" w:date="2026-10-25T16:02:42Z">
        <w:r>
          <w:rPr/>
          <w:t>Growth in revenue and growth in transaction value had a correlation of 0.10 in the Indonesian main sample and 0.98 in the foreign sample excluding Sea (</w:t>
        </w:r>
      </w:ins>
      <w:ins w:id="6455" w:author="Changes 24 to 25 Oct" w:date="2026-10-25T16:02:42Z">
        <w:r>
          <w:rPr>
            <w:rStyle w:val="VerbatimChar"/>
          </w:rPr>
          <w:t>tables/claims_ledger.csv</w:t>
        </w:r>
      </w:ins>
      <w:ins w:id="6456" w:author="Changes 24 to 25 Oct" w:date="2026-10-25T16:02:42Z">
        <w:r>
          <w:rPr/>
          <w:t>, C48 and C49).</w:t>
        </w:r>
      </w:ins>
    </w:p>
    <w:p>
      <w:pPr>
        <w:pStyle w:val="BodyText"/>
        <w:rPr>
          <w:ins w:id="6459" w:author="Changes 24 to 25 Oct" w:date="2026-10-25T16:02:42Z"/>
        </w:rPr>
      </w:pPr>
      <w:ins w:id="6458" w:author="Changes 24 to 25 Oct" w:date="2026-10-25T16:02:42Z">
        <w:r>
          <w:rPr/>
          <w:t>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ins>
    </w:p>
    <w:p>
      <w:pPr>
        <w:pStyle w:val="BodyText"/>
        <w:rPr>
          <w:ins w:id="6461" w:author="Changes 24 to 25 Oct" w:date="2026-10-25T16:02:42Z"/>
        </w:rPr>
      </w:pPr>
      <w:ins w:id="6460" w:author="Changes 24 to 25 Oct" w:date="2026-10-25T16:02:42Z">
        <w:r>
          <w:rPr/>
          <w:t>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ins>
    </w:p>
    <w:p>
      <w:pPr>
        <w:pStyle w:val="BodyText"/>
        <w:jc w:val="left"/>
        <w:rPr>
          <w:ins w:id="6465" w:author="Changes 24 to 25 Oct" w:date="2026-10-25T16:02:42Z"/>
        </w:rPr>
      </w:pPr>
      <w:ins w:id="6462" w:author="Changes 24 to 25 Oct" w:date="2026-10-25T16:02:42Z">
        <w:r>
          <w:rPr/>
          <w:t xml:space="preserve">The comparison in points of the take rate (exploratory, </w:t>
        </w:r>
      </w:ins>
      <w:ins w:id="6463" w:author="Changes 24 to 25 Oct" w:date="2026-10-25T16:02:42Z">
        <w:r>
          <w:rPr>
            <w:rStyle w:val="VerbatimChar"/>
          </w:rPr>
          <w:t>h1_points_vs_log.py</w:t>
        </w:r>
      </w:ins>
      <w:ins w:id="6464" w:author="Changes 24 to 25 Oct" w:date="2026-10-25T16:02:42Z">
        <w:r>
          <w:rPr/>
          <w:t>): median yearly change 1.01 points in the Indonesian and regional group and 0.98 points in the foreign group (26 platforms), Mann–Whitney p = 0.65; median share kept 1.59 percent against 16.93 percent.</w:t>
        </w:r>
      </w:ins>
      <w:bookmarkEnd w:id="109"/>
    </w:p>
    <w:p>
      <w:pPr>
        <w:pStyle w:val="Heading3"/>
        <w:rPr>
          <w:ins w:id="6467" w:author="Changes 24 to 25 Oct" w:date="2026-10-25T16:02:42Z"/>
        </w:rPr>
      </w:pPr>
      <w:ins w:id="6466" w:author="Changes 24 to 25 Oct" w:date="2026-10-25T16:02:42Z">
        <w:bookmarkStart w:id="110" w:name="X52d5ae19455bf2fec6946631ede33e95919406f"/>
        <w:r>
          <w:rPr/>
          <w:t>C.2 Where the 2023 break sits (exploratory)</w:t>
        </w:r>
      </w:ins>
    </w:p>
    <w:p>
      <w:pPr>
        <w:pStyle w:val="FirstParagraph"/>
        <w:jc w:val="left"/>
        <w:rPr>
          <w:ins w:id="6471" w:author="Changes 24 to 25 Oct" w:date="2026-10-25T16:02:42Z"/>
        </w:rPr>
      </w:pPr>
      <w:ins w:id="6468" w:author="Changes 24 to 25 Oct" w:date="2026-10-25T16:02:42Z">
        <w:r>
          <w:rPr/>
          <w:t>At the top of the size distribution, sellers with revenue above Rp50 billion a year (about US$3.4 million at the 2022 rate) were 0.5 percent of BPS’s marketplace sellers in 2022 and held between 18 and 39 percent of the marketplace slice’s value, resting on 19 sample rows (</w:t>
        </w:r>
      </w:ins>
      <w:ins w:id="6469" w:author="Changes 24 to 25 Oct" w:date="2026-10-25T16:02:42Z">
        <w:r>
          <w:rPr>
            <w:rStyle w:val="VerbatimChar"/>
          </w:rPr>
          <w:t>tables/part5_checks.json</w:t>
        </w:r>
      </w:ins>
      <w:ins w:id="6470" w:author="Changes 24 to 25 Oct" w:date="2026-10-25T16:02:42Z">
        <w:r>
          <w:rPr/>
          <w:t>).</w:t>
        </w:r>
      </w:ins>
    </w:p>
    <w:p>
      <w:pPr>
        <w:pStyle w:val="BodyText"/>
        <w:jc w:val="left"/>
        <w:rPr>
          <w:ins w:id="6477" w:author="Changes 24 to 25 Oct" w:date="2026-10-25T16:02:42Z"/>
        </w:rPr>
      </w:pPr>
      <w:ins w:id="6472" w:author="Changes 24 to 25 Oct" w:date="2026-10-25T16:02:42Z">
        <w:r>
          <w:rPr/>
          <w:t>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ins>
      <w:ins w:id="6473" w:author="Changes 24 to 25 Oct" w:date="2026-10-25T16:02:42Z">
        <w:r>
          <w:rPr>
            <w:rStyle w:val="VerbatimChar"/>
          </w:rPr>
          <w:t>tables/bps_frame_check.json</w:t>
        </w:r>
      </w:ins>
      <w:ins w:id="6474" w:author="Changes 24 to 25 Oct" w:date="2026-10-25T16:02:42Z">
        <w:r>
          <w:rPr/>
          <w:t xml:space="preserve">, </w:t>
        </w:r>
      </w:ins>
      <w:ins w:id="6475" w:author="Changes 24 to 25 Oct" w:date="2026-10-25T16:02:42Z">
        <w:r>
          <w:rPr>
            <w:rStyle w:val="VerbatimChar"/>
          </w:rPr>
          <w:t>tables/rq_closing_checks.json</w:t>
        </w:r>
      </w:ins>
      <w:ins w:id="6476" w:author="Changes 24 to 25 Oct" w:date="2026-10-25T16:02:42Z">
        <w:r>
          <w:rPr/>
          <w:t>).</w:t>
        </w:r>
      </w:ins>
      <w:bookmarkEnd w:id="110"/>
    </w:p>
    <w:p>
      <w:pPr>
        <w:pStyle w:val="Heading3"/>
        <w:rPr>
          <w:ins w:id="6479" w:author="Changes 24 to 25 Oct" w:date="2026-10-25T16:02:42Z"/>
        </w:rPr>
      </w:pPr>
      <w:ins w:id="6478" w:author="Changes 24 to 25 Oct" w:date="2026-10-25T16:02:42Z">
        <w:r>
          <w:rPr/>
          <w:t>C.3 Checks on the growth test and on the regressions (exploratory, 25 Oct 2026)</w:t>
        </w:r>
      </w:ins>
    </w:p>
    <w:p>
      <w:pPr>
        <w:pStyle w:val="FirstParagraph"/>
        <w:jc w:val="left"/>
        <w:rPr>
          <w:ins w:id="6493" w:author="Changes 24 to 25 Oct" w:date="2026-10-25T16:02:42Z"/>
        </w:rPr>
      </w:pPr>
      <w:ins w:id="6480" w:author="Changes 24 to 25 Oct" w:date="2026-10-25T16:02:42Z">
        <w:r>
          <w:rPr/>
          <w:t xml:space="preserve">The first table repeats the test of the size of take-rate moves with other measures of the yearly change. The second gives the correlation of revenue growth and transaction value growth with and without capping the growth rates, and the rank correlation. The third lists the checks on the coefficient on IndonesiaRegion in Table 4. Sources: </w:t>
        </w:r>
      </w:ins>
      <w:ins w:id="6481" w:author="Changes 24 to 25 Oct" w:date="2026-10-25T16:02:42Z">
        <w:r>
          <w:rPr>
            <w:rStyle w:val="VerbatimChar"/>
          </w:rPr>
          <w:t>h1_simple_change.py</w:t>
        </w:r>
      </w:ins>
      <w:ins w:id="6482" w:author="Changes 24 to 25 Oct" w:date="2026-10-25T16:02:42Z">
        <w:r>
          <w:rPr/>
          <w:t xml:space="preserve"> (</w:t>
        </w:r>
      </w:ins>
      <w:ins w:id="6483" w:author="Changes 24 to 25 Oct" w:date="2026-10-25T16:02:42Z">
        <w:r>
          <w:rPr>
            <w:rStyle w:val="VerbatimChar"/>
          </w:rPr>
          <w:t>tables/h1_simple_change.json</w:t>
        </w:r>
      </w:ins>
      <w:ins w:id="6484" w:author="Changes 24 to 25 Oct" w:date="2026-10-25T16:02:42Z">
        <w:r>
          <w:rPr/>
          <w:t xml:space="preserve">), </w:t>
        </w:r>
      </w:ins>
      <w:ins w:id="6485" w:author="Changes 24 to 25 Oct" w:date="2026-10-25T16:02:42Z">
        <w:r>
          <w:rPr>
            <w:rStyle w:val="VerbatimChar"/>
          </w:rPr>
          <w:t>kong_regressions.py</w:t>
        </w:r>
      </w:ins>
      <w:ins w:id="6486" w:author="Changes 24 to 25 Oct" w:date="2026-10-25T16:02:42Z">
        <w:r>
          <w:rPr/>
          <w:t xml:space="preserve"> (</w:t>
        </w:r>
      </w:ins>
      <w:ins w:id="6487" w:author="Changes 24 to 25 Oct" w:date="2026-10-25T16:02:42Z">
        <w:r>
          <w:rPr>
            <w:rStyle w:val="VerbatimChar"/>
          </w:rPr>
          <w:t>tables/kong_results.json</w:t>
        </w:r>
      </w:ins>
      <w:ins w:id="6488" w:author="Changes 24 to 25 Oct" w:date="2026-10-25T16:02:42Z">
        <w:r>
          <w:rPr/>
          <w:t xml:space="preserve">), </w:t>
        </w:r>
      </w:ins>
      <w:ins w:id="6489" w:author="Changes 24 to 25 Oct" w:date="2026-10-25T16:02:42Z">
        <w:r>
          <w:rPr>
            <w:rStyle w:val="VerbatimChar"/>
          </w:rPr>
          <w:t>build_regression_panel.py</w:t>
        </w:r>
      </w:ins>
      <w:ins w:id="6490" w:author="Changes 24 to 25 Oct" w:date="2026-10-25T16:02:42Z">
        <w:r>
          <w:rPr/>
          <w:t xml:space="preserve"> (</w:t>
        </w:r>
      </w:ins>
      <w:ins w:id="6491" w:author="Changes 24 to 25 Oct" w:date="2026-10-25T16:02:42Z">
        <w:r>
          <w:rPr>
            <w:rStyle w:val="VerbatimChar"/>
          </w:rPr>
          <w:t>tables/regression_panel.csv</w:t>
        </w:r>
      </w:ins>
      <w:ins w:id="6492" w:author="Changes 24 to 25 Oct" w:date="2026-10-25T16:02:42Z">
        <w:r>
          <w:rPr/>
          <w:t>).</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3244"/>
        <w:gridCol w:w="2112"/>
        <w:gridCol w:w="1173"/>
        <w:gridCol w:w="656"/>
        <w:gridCol w:w="1320"/>
      </w:tblGrid>
      <w:tr>
        <w:trPr>
          <w:tblHeader w:val="true"/>
          <w:ins w:id="6494" w:author="Changes 24 to 25 Oct" w:date="2026-10-25T16:02:42Z"/>
          <w:cantSplit w:val="true"/>
        </w:trPr>
        <w:tc>
          <w:tcPr>
            <w:tcW w:w="324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496" w:author="Changes 24 to 25 Oct" w:date="2026-10-25T16:02:42Z"/>
              </w:rPr>
            </w:pPr>
            <w:ins w:id="6495" w:author="Changes 24 to 25 Oct" w:date="2026-10-25T16:02:42Z">
              <w:r>
                <w:rPr>
                  <w:b/>
                  <w:kern w:val="0"/>
                  <w:sz w:val="18"/>
                  <w:szCs w:val="24"/>
                  <w:lang w:val="en-US" w:eastAsia="en-US" w:bidi="ar-SA"/>
                </w:rPr>
                <w:t>Measure of the yearly change in the take rate</w:t>
              </w:r>
            </w:ins>
          </w:p>
        </w:tc>
        <w:tc>
          <w:tcPr>
            <w:tcW w:w="2112"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498" w:author="Changes 24 to 25 Oct" w:date="2026-10-25T16:02:42Z"/>
              </w:rPr>
            </w:pPr>
            <w:ins w:id="6497" w:author="Changes 24 to 25 Oct" w:date="2026-10-25T16:02:42Z">
              <w:r>
                <w:rPr>
                  <w:b/>
                  <w:kern w:val="0"/>
                  <w:sz w:val="18"/>
                  <w:szCs w:val="24"/>
                  <w:lang w:val="en-US" w:eastAsia="en-US" w:bidi="ar-SA"/>
                </w:rPr>
                <w:t>Indonesian and regional (median)</w:t>
              </w:r>
            </w:ins>
          </w:p>
        </w:tc>
        <w:tc>
          <w:tcPr>
            <w:tcW w:w="117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00" w:author="Changes 24 to 25 Oct" w:date="2026-10-25T16:02:42Z"/>
              </w:rPr>
            </w:pPr>
            <w:ins w:id="6499" w:author="Changes 24 to 25 Oct" w:date="2026-10-25T16:02:42Z">
              <w:r>
                <w:rPr>
                  <w:b/>
                  <w:kern w:val="0"/>
                  <w:sz w:val="18"/>
                  <w:szCs w:val="24"/>
                  <w:lang w:val="en-US" w:eastAsia="en-US" w:bidi="ar-SA"/>
                </w:rPr>
                <w:t>Foreign (median)</w:t>
              </w:r>
            </w:ins>
          </w:p>
        </w:tc>
        <w:tc>
          <w:tcPr>
            <w:tcW w:w="65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02" w:author="Changes 24 to 25 Oct" w:date="2026-10-25T16:02:42Z"/>
              </w:rPr>
            </w:pPr>
            <w:ins w:id="6501" w:author="Changes 24 to 25 Oct" w:date="2026-10-25T16:02:42Z">
              <w:r>
                <w:rPr>
                  <w:b/>
                  <w:kern w:val="0"/>
                  <w:sz w:val="18"/>
                  <w:szCs w:val="24"/>
                  <w:lang w:val="en-US" w:eastAsia="en-US" w:bidi="ar-SA"/>
                </w:rPr>
                <w:t>Ratio</w:t>
              </w:r>
            </w:ins>
          </w:p>
        </w:tc>
        <w:tc>
          <w:tcPr>
            <w:tcW w:w="13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04" w:author="Changes 24 to 25 Oct" w:date="2026-10-25T16:02:42Z"/>
              </w:rPr>
            </w:pPr>
            <w:ins w:id="6503" w:author="Changes 24 to 25 Oct" w:date="2026-10-25T16:02:42Z">
              <w:r>
                <w:rPr>
                  <w:b/>
                  <w:kern w:val="0"/>
                  <w:sz w:val="18"/>
                  <w:szCs w:val="24"/>
                  <w:lang w:val="en-US" w:eastAsia="en-US" w:bidi="ar-SA"/>
                </w:rPr>
                <w:t>Mann–Whitney p</w:t>
              </w:r>
            </w:ins>
          </w:p>
        </w:tc>
      </w:tr>
      <w:tr>
        <w:trPr>
          <w:ins w:id="6505" w:author="Changes 24 to 25 Oct" w:date="2026-10-25T16:02:42Z"/>
          <w:cantSplit w:val="true"/>
        </w:trPr>
        <w:tc>
          <w:tcPr>
            <w:tcW w:w="3244" w:type="dxa"/>
            <w:tcBorders/>
          </w:tcPr>
          <w:p>
            <w:pPr>
              <w:pStyle w:val="Compact"/>
              <w:keepNext w:val="true"/>
              <w:widowControl/>
              <w:spacing w:lineRule="exact" w:line="220" w:before="0" w:after="0"/>
              <w:jc w:val="left"/>
              <w:rPr>
                <w:kern w:val="0"/>
                <w:szCs w:val="24"/>
                <w:lang w:val="en-US" w:eastAsia="en-US" w:bidi="ar-SA"/>
                <w:ins w:id="6507" w:author="Changes 24 to 25 Oct" w:date="2026-10-25T16:02:42Z"/>
              </w:rPr>
            </w:pPr>
            <w:ins w:id="6506" w:author="Changes 24 to 25 Oct" w:date="2026-10-25T16:02:42Z">
              <w:r>
                <w:rPr>
                  <w:kern w:val="0"/>
                  <w:sz w:val="18"/>
                  <w:szCs w:val="24"/>
                  <w:lang w:val="en-US" w:eastAsia="en-US" w:bidi="ar-SA"/>
                </w:rPr>
                <w:t>Absolute change in the logarithm (the first version)</w:t>
              </w:r>
            </w:ins>
          </w:p>
        </w:tc>
        <w:tc>
          <w:tcPr>
            <w:tcW w:w="2112" w:type="dxa"/>
            <w:tcBorders/>
          </w:tcPr>
          <w:p>
            <w:pPr>
              <w:pStyle w:val="Compact"/>
              <w:keepNext w:val="true"/>
              <w:widowControl/>
              <w:spacing w:lineRule="exact" w:line="220" w:before="0" w:after="0"/>
              <w:jc w:val="left"/>
              <w:rPr>
                <w:kern w:val="0"/>
                <w:szCs w:val="24"/>
                <w:lang w:val="en-US" w:eastAsia="en-US" w:bidi="ar-SA"/>
                <w:ins w:id="6509" w:author="Changes 24 to 25 Oct" w:date="2026-10-25T16:02:42Z"/>
              </w:rPr>
            </w:pPr>
            <w:ins w:id="6508" w:author="Changes 24 to 25 Oct" w:date="2026-10-25T16:02:42Z">
              <w:r>
                <w:rPr>
                  <w:kern w:val="0"/>
                  <w:sz w:val="18"/>
                  <w:szCs w:val="24"/>
                  <w:lang w:val="en-US" w:eastAsia="en-US" w:bidi="ar-SA"/>
                </w:rPr>
                <w:t>0.201</w:t>
              </w:r>
            </w:ins>
          </w:p>
        </w:tc>
        <w:tc>
          <w:tcPr>
            <w:tcW w:w="1173" w:type="dxa"/>
            <w:tcBorders/>
          </w:tcPr>
          <w:p>
            <w:pPr>
              <w:pStyle w:val="Compact"/>
              <w:keepNext w:val="true"/>
              <w:widowControl/>
              <w:spacing w:lineRule="exact" w:line="220" w:before="0" w:after="0"/>
              <w:jc w:val="left"/>
              <w:rPr>
                <w:kern w:val="0"/>
                <w:szCs w:val="24"/>
                <w:lang w:val="en-US" w:eastAsia="en-US" w:bidi="ar-SA"/>
                <w:ins w:id="6511" w:author="Changes 24 to 25 Oct" w:date="2026-10-25T16:02:42Z"/>
              </w:rPr>
            </w:pPr>
            <w:ins w:id="6510" w:author="Changes 24 to 25 Oct" w:date="2026-10-25T16:02:42Z">
              <w:r>
                <w:rPr>
                  <w:kern w:val="0"/>
                  <w:sz w:val="18"/>
                  <w:szCs w:val="24"/>
                  <w:lang w:val="en-US" w:eastAsia="en-US" w:bidi="ar-SA"/>
                </w:rPr>
                <w:t>0.062</w:t>
              </w:r>
            </w:ins>
          </w:p>
        </w:tc>
        <w:tc>
          <w:tcPr>
            <w:tcW w:w="656" w:type="dxa"/>
            <w:tcBorders/>
          </w:tcPr>
          <w:p>
            <w:pPr>
              <w:pStyle w:val="Compact"/>
              <w:keepNext w:val="true"/>
              <w:widowControl/>
              <w:spacing w:lineRule="exact" w:line="220" w:before="0" w:after="0"/>
              <w:jc w:val="left"/>
              <w:rPr>
                <w:kern w:val="0"/>
                <w:szCs w:val="24"/>
                <w:lang w:val="en-US" w:eastAsia="en-US" w:bidi="ar-SA"/>
                <w:ins w:id="6513" w:author="Changes 24 to 25 Oct" w:date="2026-10-25T16:02:42Z"/>
              </w:rPr>
            </w:pPr>
            <w:ins w:id="6512" w:author="Changes 24 to 25 Oct" w:date="2026-10-25T16:02:42Z">
              <w:r>
                <w:rPr>
                  <w:kern w:val="0"/>
                  <w:sz w:val="18"/>
                  <w:szCs w:val="24"/>
                  <w:lang w:val="en-US" w:eastAsia="en-US" w:bidi="ar-SA"/>
                </w:rPr>
                <w:t>3.3</w:t>
              </w:r>
            </w:ins>
          </w:p>
        </w:tc>
        <w:tc>
          <w:tcPr>
            <w:tcW w:w="1320" w:type="dxa"/>
            <w:tcBorders/>
          </w:tcPr>
          <w:p>
            <w:pPr>
              <w:pStyle w:val="Compact"/>
              <w:keepNext w:val="true"/>
              <w:widowControl/>
              <w:spacing w:lineRule="exact" w:line="220" w:before="0" w:after="0"/>
              <w:jc w:val="left"/>
              <w:rPr>
                <w:kern w:val="0"/>
                <w:szCs w:val="24"/>
                <w:lang w:val="en-US" w:eastAsia="en-US" w:bidi="ar-SA"/>
                <w:ins w:id="6515" w:author="Changes 24 to 25 Oct" w:date="2026-10-25T16:02:42Z"/>
              </w:rPr>
            </w:pPr>
            <w:ins w:id="6514" w:author="Changes 24 to 25 Oct" w:date="2026-10-25T16:02:42Z">
              <w:r>
                <w:rPr>
                  <w:kern w:val="0"/>
                  <w:sz w:val="18"/>
                  <w:szCs w:val="24"/>
                  <w:lang w:val="en-US" w:eastAsia="en-US" w:bidi="ar-SA"/>
                </w:rPr>
                <w:t>0.0038</w:t>
              </w:r>
            </w:ins>
          </w:p>
        </w:tc>
      </w:tr>
      <w:tr>
        <w:trPr>
          <w:ins w:id="6516" w:author="Changes 24 to 25 Oct" w:date="2026-10-25T16:02:42Z"/>
          <w:cantSplit w:val="true"/>
        </w:trPr>
        <w:tc>
          <w:tcPr>
            <w:tcW w:w="3244" w:type="dxa"/>
            <w:tcBorders/>
          </w:tcPr>
          <w:p>
            <w:pPr>
              <w:pStyle w:val="Compact"/>
              <w:keepNext w:val="true"/>
              <w:widowControl/>
              <w:spacing w:lineRule="exact" w:line="220" w:before="0" w:after="0"/>
              <w:jc w:val="left"/>
              <w:rPr>
                <w:kern w:val="0"/>
                <w:szCs w:val="24"/>
                <w:lang w:val="en-US" w:eastAsia="en-US" w:bidi="ar-SA"/>
                <w:ins w:id="6518" w:author="Changes 24 to 25 Oct" w:date="2026-10-25T16:02:42Z"/>
              </w:rPr>
            </w:pPr>
            <w:ins w:id="6517" w:author="Changes 24 to 25 Oct" w:date="2026-10-25T16:02:42Z">
              <w:r>
                <w:rPr>
                  <w:kern w:val="0"/>
                  <w:sz w:val="18"/>
                  <w:szCs w:val="24"/>
                  <w:lang w:val="en-US" w:eastAsia="en-US" w:bidi="ar-SA"/>
                </w:rPr>
                <w:t>Absolute simple percentage change (Section 5.2)</w:t>
              </w:r>
            </w:ins>
          </w:p>
        </w:tc>
        <w:tc>
          <w:tcPr>
            <w:tcW w:w="2112" w:type="dxa"/>
            <w:tcBorders/>
          </w:tcPr>
          <w:p>
            <w:pPr>
              <w:pStyle w:val="Compact"/>
              <w:keepNext w:val="true"/>
              <w:widowControl/>
              <w:spacing w:lineRule="exact" w:line="220" w:before="0" w:after="0"/>
              <w:jc w:val="left"/>
              <w:rPr>
                <w:kern w:val="0"/>
                <w:szCs w:val="24"/>
                <w:lang w:val="en-US" w:eastAsia="en-US" w:bidi="ar-SA"/>
                <w:ins w:id="6520" w:author="Changes 24 to 25 Oct" w:date="2026-10-25T16:02:42Z"/>
              </w:rPr>
            </w:pPr>
            <w:ins w:id="6519" w:author="Changes 24 to 25 Oct" w:date="2026-10-25T16:02:42Z">
              <w:r>
                <w:rPr>
                  <w:kern w:val="0"/>
                  <w:sz w:val="18"/>
                  <w:szCs w:val="24"/>
                  <w:lang w:val="en-US" w:eastAsia="en-US" w:bidi="ar-SA"/>
                </w:rPr>
                <w:t>0.224</w:t>
              </w:r>
            </w:ins>
          </w:p>
        </w:tc>
        <w:tc>
          <w:tcPr>
            <w:tcW w:w="1173" w:type="dxa"/>
            <w:tcBorders/>
          </w:tcPr>
          <w:p>
            <w:pPr>
              <w:pStyle w:val="Compact"/>
              <w:keepNext w:val="true"/>
              <w:widowControl/>
              <w:spacing w:lineRule="exact" w:line="220" w:before="0" w:after="0"/>
              <w:jc w:val="left"/>
              <w:rPr>
                <w:kern w:val="0"/>
                <w:szCs w:val="24"/>
                <w:lang w:val="en-US" w:eastAsia="en-US" w:bidi="ar-SA"/>
                <w:ins w:id="6522" w:author="Changes 24 to 25 Oct" w:date="2026-10-25T16:02:42Z"/>
              </w:rPr>
            </w:pPr>
            <w:ins w:id="6521" w:author="Changes 24 to 25 Oct" w:date="2026-10-25T16:02:42Z">
              <w:r>
                <w:rPr>
                  <w:kern w:val="0"/>
                  <w:sz w:val="18"/>
                  <w:szCs w:val="24"/>
                  <w:lang w:val="en-US" w:eastAsia="en-US" w:bidi="ar-SA"/>
                </w:rPr>
                <w:t>0.062</w:t>
              </w:r>
            </w:ins>
          </w:p>
        </w:tc>
        <w:tc>
          <w:tcPr>
            <w:tcW w:w="656" w:type="dxa"/>
            <w:tcBorders/>
          </w:tcPr>
          <w:p>
            <w:pPr>
              <w:pStyle w:val="Compact"/>
              <w:keepNext w:val="true"/>
              <w:widowControl/>
              <w:spacing w:lineRule="exact" w:line="220" w:before="0" w:after="0"/>
              <w:jc w:val="left"/>
              <w:rPr>
                <w:kern w:val="0"/>
                <w:szCs w:val="24"/>
                <w:lang w:val="en-US" w:eastAsia="en-US" w:bidi="ar-SA"/>
                <w:ins w:id="6524" w:author="Changes 24 to 25 Oct" w:date="2026-10-25T16:02:42Z"/>
              </w:rPr>
            </w:pPr>
            <w:ins w:id="6523" w:author="Changes 24 to 25 Oct" w:date="2026-10-25T16:02:42Z">
              <w:r>
                <w:rPr>
                  <w:kern w:val="0"/>
                  <w:sz w:val="18"/>
                  <w:szCs w:val="24"/>
                  <w:lang w:val="en-US" w:eastAsia="en-US" w:bidi="ar-SA"/>
                </w:rPr>
                <w:t>3.6</w:t>
              </w:r>
            </w:ins>
          </w:p>
        </w:tc>
        <w:tc>
          <w:tcPr>
            <w:tcW w:w="1320" w:type="dxa"/>
            <w:tcBorders/>
          </w:tcPr>
          <w:p>
            <w:pPr>
              <w:pStyle w:val="Compact"/>
              <w:keepNext w:val="true"/>
              <w:widowControl/>
              <w:spacing w:lineRule="exact" w:line="220" w:before="0" w:after="0"/>
              <w:jc w:val="left"/>
              <w:rPr>
                <w:kern w:val="0"/>
                <w:szCs w:val="24"/>
                <w:lang w:val="en-US" w:eastAsia="en-US" w:bidi="ar-SA"/>
                <w:ins w:id="6526" w:author="Changes 24 to 25 Oct" w:date="2026-10-25T16:02:42Z"/>
              </w:rPr>
            </w:pPr>
            <w:ins w:id="6525" w:author="Changes 24 to 25 Oct" w:date="2026-10-25T16:02:42Z">
              <w:r>
                <w:rPr>
                  <w:kern w:val="0"/>
                  <w:sz w:val="18"/>
                  <w:szCs w:val="24"/>
                  <w:lang w:val="en-US" w:eastAsia="en-US" w:bidi="ar-SA"/>
                </w:rPr>
                <w:t>0.0031</w:t>
              </w:r>
            </w:ins>
          </w:p>
        </w:tc>
      </w:tr>
      <w:tr>
        <w:trPr>
          <w:ins w:id="6527" w:author="Changes 24 to 25 Oct" w:date="2026-10-25T16:02:42Z"/>
          <w:cantSplit w:val="true"/>
        </w:trPr>
        <w:tc>
          <w:tcPr>
            <w:tcW w:w="3244" w:type="dxa"/>
            <w:tcBorders>
              <w:bottom w:val="single" w:sz="8" w:space="0" w:color="000000"/>
            </w:tcBorders>
          </w:tcPr>
          <w:p>
            <w:pPr>
              <w:pStyle w:val="Compact"/>
              <w:widowControl/>
              <w:spacing w:lineRule="exact" w:line="220" w:before="0" w:after="0"/>
              <w:jc w:val="left"/>
              <w:rPr>
                <w:kern w:val="0"/>
                <w:szCs w:val="24"/>
                <w:lang w:val="en-US" w:eastAsia="en-US" w:bidi="ar-SA"/>
                <w:ins w:id="6529" w:author="Changes 24 to 25 Oct" w:date="2026-10-25T16:02:42Z"/>
              </w:rPr>
            </w:pPr>
            <w:ins w:id="6528" w:author="Changes 24 to 25 Oct" w:date="2026-10-25T16:02:42Z">
              <w:r>
                <w:rPr>
                  <w:kern w:val="0"/>
                  <w:sz w:val="18"/>
                  <w:szCs w:val="24"/>
                  <w:lang w:val="en-US" w:eastAsia="en-US" w:bidi="ar-SA"/>
                </w:rPr>
                <w:t>Absolute change over the mean of the two take rates</w:t>
              </w:r>
            </w:ins>
          </w:p>
        </w:tc>
        <w:tc>
          <w:tcPr>
            <w:tcW w:w="2112" w:type="dxa"/>
            <w:tcBorders>
              <w:bottom w:val="single" w:sz="8" w:space="0" w:color="000000"/>
            </w:tcBorders>
          </w:tcPr>
          <w:p>
            <w:pPr>
              <w:pStyle w:val="Compact"/>
              <w:widowControl/>
              <w:spacing w:lineRule="exact" w:line="220" w:before="0" w:after="0"/>
              <w:jc w:val="left"/>
              <w:rPr>
                <w:kern w:val="0"/>
                <w:szCs w:val="24"/>
                <w:lang w:val="en-US" w:eastAsia="en-US" w:bidi="ar-SA"/>
                <w:ins w:id="6531" w:author="Changes 24 to 25 Oct" w:date="2026-10-25T16:02:42Z"/>
              </w:rPr>
            </w:pPr>
            <w:ins w:id="6530" w:author="Changes 24 to 25 Oct" w:date="2026-10-25T16:02:42Z">
              <w:r>
                <w:rPr>
                  <w:kern w:val="0"/>
                  <w:sz w:val="18"/>
                  <w:szCs w:val="24"/>
                  <w:lang w:val="en-US" w:eastAsia="en-US" w:bidi="ar-SA"/>
                </w:rPr>
                <w:t>0.199</w:t>
              </w:r>
            </w:ins>
          </w:p>
        </w:tc>
        <w:tc>
          <w:tcPr>
            <w:tcW w:w="1173" w:type="dxa"/>
            <w:tcBorders>
              <w:bottom w:val="single" w:sz="8" w:space="0" w:color="000000"/>
            </w:tcBorders>
          </w:tcPr>
          <w:p>
            <w:pPr>
              <w:pStyle w:val="Compact"/>
              <w:widowControl/>
              <w:spacing w:lineRule="exact" w:line="220" w:before="0" w:after="0"/>
              <w:jc w:val="left"/>
              <w:rPr>
                <w:kern w:val="0"/>
                <w:szCs w:val="24"/>
                <w:lang w:val="en-US" w:eastAsia="en-US" w:bidi="ar-SA"/>
                <w:ins w:id="6533" w:author="Changes 24 to 25 Oct" w:date="2026-10-25T16:02:42Z"/>
              </w:rPr>
            </w:pPr>
            <w:ins w:id="6532" w:author="Changes 24 to 25 Oct" w:date="2026-10-25T16:02:42Z">
              <w:r>
                <w:rPr>
                  <w:kern w:val="0"/>
                  <w:sz w:val="18"/>
                  <w:szCs w:val="24"/>
                  <w:lang w:val="en-US" w:eastAsia="en-US" w:bidi="ar-SA"/>
                </w:rPr>
                <w:t>0.062</w:t>
              </w:r>
            </w:ins>
          </w:p>
        </w:tc>
        <w:tc>
          <w:tcPr>
            <w:tcW w:w="656" w:type="dxa"/>
            <w:tcBorders>
              <w:bottom w:val="single" w:sz="8" w:space="0" w:color="000000"/>
            </w:tcBorders>
          </w:tcPr>
          <w:p>
            <w:pPr>
              <w:pStyle w:val="Compact"/>
              <w:widowControl/>
              <w:spacing w:lineRule="exact" w:line="220" w:before="0" w:after="0"/>
              <w:jc w:val="left"/>
              <w:rPr>
                <w:kern w:val="0"/>
                <w:szCs w:val="24"/>
                <w:lang w:val="en-US" w:eastAsia="en-US" w:bidi="ar-SA"/>
                <w:ins w:id="6535" w:author="Changes 24 to 25 Oct" w:date="2026-10-25T16:02:42Z"/>
              </w:rPr>
            </w:pPr>
            <w:ins w:id="6534" w:author="Changes 24 to 25 Oct" w:date="2026-10-25T16:02:42Z">
              <w:r>
                <w:rPr>
                  <w:kern w:val="0"/>
                  <w:sz w:val="18"/>
                  <w:szCs w:val="24"/>
                  <w:lang w:val="en-US" w:eastAsia="en-US" w:bidi="ar-SA"/>
                </w:rPr>
                <w:t>3.2</w:t>
              </w:r>
            </w:ins>
          </w:p>
        </w:tc>
        <w:tc>
          <w:tcPr>
            <w:tcW w:w="1320" w:type="dxa"/>
            <w:tcBorders>
              <w:bottom w:val="single" w:sz="8" w:space="0" w:color="000000"/>
            </w:tcBorders>
          </w:tcPr>
          <w:p>
            <w:pPr>
              <w:pStyle w:val="Compact"/>
              <w:widowControl/>
              <w:spacing w:lineRule="exact" w:line="220" w:before="0" w:after="0"/>
              <w:jc w:val="left"/>
              <w:rPr>
                <w:kern w:val="0"/>
                <w:szCs w:val="24"/>
                <w:lang w:val="en-US" w:eastAsia="en-US" w:bidi="ar-SA"/>
                <w:ins w:id="6537" w:author="Changes 24 to 25 Oct" w:date="2026-10-25T16:02:42Z"/>
              </w:rPr>
            </w:pPr>
            <w:ins w:id="6536" w:author="Changes 24 to 25 Oct" w:date="2026-10-25T16:02:42Z">
              <w:r>
                <w:rPr>
                  <w:kern w:val="0"/>
                  <w:sz w:val="18"/>
                  <w:szCs w:val="24"/>
                  <w:lang w:val="en-US" w:eastAsia="en-US" w:bidi="ar-SA"/>
                </w:rPr>
                <w:t>0.0038</w:t>
              </w:r>
            </w:ins>
          </w:p>
        </w:tc>
      </w:tr>
    </w:tbl>
    <w:p>
      <w:pPr>
        <w:pStyle w:val="Normal"/>
        <w:spacing w:before="160" w:after="120"/>
        <w:rPr>
          <w:ins w:id="6539" w:author="Changes 24 to 25 Oct" w:date="2026-10-25T16:02:42Z"/>
        </w:rPr>
      </w:pPr>
      <w:ins w:id="6538" w:author="Changes 24 to 25 Oct" w:date="2026-10-25T16:02:42Z">
        <w:r>
          <w:rPr/>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2126"/>
        <w:gridCol w:w="1811"/>
        <w:gridCol w:w="2127"/>
        <w:gridCol w:w="1575"/>
        <w:gridCol w:w="866"/>
      </w:tblGrid>
      <w:tr>
        <w:trPr>
          <w:tblHeader w:val="true"/>
          <w:ins w:id="6540" w:author="Changes 24 to 25 Oct" w:date="2026-10-25T16:02:42Z"/>
          <w:cantSplit w:val="true"/>
        </w:trPr>
        <w:tc>
          <w:tcPr>
            <w:tcW w:w="212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42" w:author="Changes 24 to 25 Oct" w:date="2026-10-25T16:02:42Z"/>
              </w:rPr>
            </w:pPr>
            <w:ins w:id="6541" w:author="Changes 24 to 25 Oct" w:date="2026-10-25T16:02:42Z">
              <w:r>
                <w:rPr>
                  <w:b/>
                  <w:kern w:val="0"/>
                  <w:sz w:val="18"/>
                  <w:szCs w:val="24"/>
                  <w:lang w:val="en-US" w:eastAsia="en-US" w:bidi="ar-SA"/>
                </w:rPr>
                <w:t>Sample</w:t>
              </w:r>
            </w:ins>
          </w:p>
        </w:tc>
        <w:tc>
          <w:tcPr>
            <w:tcW w:w="181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44" w:author="Changes 24 to 25 Oct" w:date="2026-10-25T16:02:42Z"/>
              </w:rPr>
            </w:pPr>
            <w:ins w:id="6543" w:author="Changes 24 to 25 Oct" w:date="2026-10-25T16:02:42Z">
              <w:r>
                <w:rPr>
                  <w:b/>
                  <w:kern w:val="0"/>
                  <w:sz w:val="18"/>
                  <w:szCs w:val="24"/>
                  <w:lang w:val="en-US" w:eastAsia="en-US" w:bidi="ar-SA"/>
                </w:rPr>
                <w:t>Correlation, capped</w:t>
              </w:r>
            </w:ins>
          </w:p>
        </w:tc>
        <w:tc>
          <w:tcPr>
            <w:tcW w:w="2127"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46" w:author="Changes 24 to 25 Oct" w:date="2026-10-25T16:02:42Z"/>
              </w:rPr>
            </w:pPr>
            <w:ins w:id="6545" w:author="Changes 24 to 25 Oct" w:date="2026-10-25T16:02:42Z">
              <w:r>
                <w:rPr>
                  <w:b/>
                  <w:kern w:val="0"/>
                  <w:sz w:val="18"/>
                  <w:szCs w:val="24"/>
                  <w:lang w:val="en-US" w:eastAsia="en-US" w:bidi="ar-SA"/>
                </w:rPr>
                <w:t>Correlation, not capped</w:t>
              </w:r>
            </w:ins>
          </w:p>
        </w:tc>
        <w:tc>
          <w:tcPr>
            <w:tcW w:w="1575"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48" w:author="Changes 24 to 25 Oct" w:date="2026-10-25T16:02:42Z"/>
              </w:rPr>
            </w:pPr>
            <w:ins w:id="6547" w:author="Changes 24 to 25 Oct" w:date="2026-10-25T16:02:42Z">
              <w:r>
                <w:rPr>
                  <w:b/>
                  <w:kern w:val="0"/>
                  <w:sz w:val="18"/>
                  <w:szCs w:val="24"/>
                  <w:lang w:val="en-US" w:eastAsia="en-US" w:bidi="ar-SA"/>
                </w:rPr>
                <w:t>Rank correlation</w:t>
              </w:r>
            </w:ins>
          </w:p>
        </w:tc>
        <w:tc>
          <w:tcPr>
            <w:tcW w:w="86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50" w:author="Changes 24 to 25 Oct" w:date="2026-10-25T16:02:42Z"/>
              </w:rPr>
            </w:pPr>
            <w:ins w:id="6549" w:author="Changes 24 to 25 Oct" w:date="2026-10-25T16:02:42Z">
              <w:r>
                <w:rPr>
                  <w:b/>
                  <w:kern w:val="0"/>
                  <w:sz w:val="18"/>
                  <w:szCs w:val="24"/>
                  <w:lang w:val="en-US" w:eastAsia="en-US" w:bidi="ar-SA"/>
                </w:rPr>
                <w:t>Pairs</w:t>
              </w:r>
            </w:ins>
          </w:p>
        </w:tc>
      </w:tr>
      <w:tr>
        <w:trPr>
          <w:ins w:id="6551" w:author="Changes 24 to 25 Oct" w:date="2026-10-25T16:02:42Z"/>
          <w:cantSplit w:val="true"/>
        </w:trPr>
        <w:tc>
          <w:tcPr>
            <w:tcW w:w="2126" w:type="dxa"/>
            <w:tcBorders/>
          </w:tcPr>
          <w:p>
            <w:pPr>
              <w:pStyle w:val="Compact"/>
              <w:keepNext w:val="true"/>
              <w:widowControl/>
              <w:spacing w:lineRule="exact" w:line="220" w:before="0" w:after="0"/>
              <w:jc w:val="left"/>
              <w:rPr>
                <w:kern w:val="0"/>
                <w:szCs w:val="24"/>
                <w:lang w:val="en-US" w:eastAsia="en-US" w:bidi="ar-SA"/>
                <w:ins w:id="6553" w:author="Changes 24 to 25 Oct" w:date="2026-10-25T16:02:42Z"/>
              </w:rPr>
            </w:pPr>
            <w:ins w:id="6552" w:author="Changes 24 to 25 Oct" w:date="2026-10-25T16:02:42Z">
              <w:r>
                <w:rPr>
                  <w:kern w:val="0"/>
                  <w:sz w:val="18"/>
                  <w:szCs w:val="24"/>
                  <w:lang w:val="en-US" w:eastAsia="en-US" w:bidi="ar-SA"/>
                </w:rPr>
                <w:t>Foreign</w:t>
              </w:r>
            </w:ins>
          </w:p>
        </w:tc>
        <w:tc>
          <w:tcPr>
            <w:tcW w:w="1811" w:type="dxa"/>
            <w:tcBorders/>
          </w:tcPr>
          <w:p>
            <w:pPr>
              <w:pStyle w:val="Compact"/>
              <w:keepNext w:val="true"/>
              <w:widowControl/>
              <w:spacing w:lineRule="exact" w:line="220" w:before="0" w:after="0"/>
              <w:jc w:val="left"/>
              <w:rPr>
                <w:kern w:val="0"/>
                <w:szCs w:val="24"/>
                <w:lang w:val="en-US" w:eastAsia="en-US" w:bidi="ar-SA"/>
                <w:ins w:id="6555" w:author="Changes 24 to 25 Oct" w:date="2026-10-25T16:02:42Z"/>
              </w:rPr>
            </w:pPr>
            <w:ins w:id="6554" w:author="Changes 24 to 25 Oct" w:date="2026-10-25T16:02:42Z">
              <w:r>
                <w:rPr>
                  <w:kern w:val="0"/>
                  <w:sz w:val="18"/>
                  <w:szCs w:val="24"/>
                  <w:lang w:val="en-US" w:eastAsia="en-US" w:bidi="ar-SA"/>
                </w:rPr>
                <w:t>0.90</w:t>
              </w:r>
            </w:ins>
          </w:p>
        </w:tc>
        <w:tc>
          <w:tcPr>
            <w:tcW w:w="2127" w:type="dxa"/>
            <w:tcBorders/>
          </w:tcPr>
          <w:p>
            <w:pPr>
              <w:pStyle w:val="Compact"/>
              <w:keepNext w:val="true"/>
              <w:widowControl/>
              <w:spacing w:lineRule="exact" w:line="220" w:before="0" w:after="0"/>
              <w:jc w:val="left"/>
              <w:rPr>
                <w:kern w:val="0"/>
                <w:szCs w:val="24"/>
                <w:lang w:val="en-US" w:eastAsia="en-US" w:bidi="ar-SA"/>
                <w:ins w:id="6557" w:author="Changes 24 to 25 Oct" w:date="2026-10-25T16:02:42Z"/>
              </w:rPr>
            </w:pPr>
            <w:ins w:id="6556" w:author="Changes 24 to 25 Oct" w:date="2026-10-25T16:02:42Z">
              <w:r>
                <w:rPr>
                  <w:kern w:val="0"/>
                  <w:sz w:val="18"/>
                  <w:szCs w:val="24"/>
                  <w:lang w:val="en-US" w:eastAsia="en-US" w:bidi="ar-SA"/>
                </w:rPr>
                <w:t>0.54</w:t>
              </w:r>
            </w:ins>
          </w:p>
        </w:tc>
        <w:tc>
          <w:tcPr>
            <w:tcW w:w="1575" w:type="dxa"/>
            <w:tcBorders/>
          </w:tcPr>
          <w:p>
            <w:pPr>
              <w:pStyle w:val="Compact"/>
              <w:keepNext w:val="true"/>
              <w:widowControl/>
              <w:spacing w:lineRule="exact" w:line="220" w:before="0" w:after="0"/>
              <w:jc w:val="left"/>
              <w:rPr>
                <w:kern w:val="0"/>
                <w:szCs w:val="24"/>
                <w:lang w:val="en-US" w:eastAsia="en-US" w:bidi="ar-SA"/>
                <w:ins w:id="6559" w:author="Changes 24 to 25 Oct" w:date="2026-10-25T16:02:42Z"/>
              </w:rPr>
            </w:pPr>
            <w:ins w:id="6558" w:author="Changes 24 to 25 Oct" w:date="2026-10-25T16:02:42Z">
              <w:r>
                <w:rPr>
                  <w:kern w:val="0"/>
                  <w:sz w:val="18"/>
                  <w:szCs w:val="24"/>
                  <w:lang w:val="en-US" w:eastAsia="en-US" w:bidi="ar-SA"/>
                </w:rPr>
                <w:t>0.89</w:t>
              </w:r>
            </w:ins>
          </w:p>
        </w:tc>
        <w:tc>
          <w:tcPr>
            <w:tcW w:w="866" w:type="dxa"/>
            <w:tcBorders/>
          </w:tcPr>
          <w:p>
            <w:pPr>
              <w:pStyle w:val="Compact"/>
              <w:keepNext w:val="true"/>
              <w:widowControl/>
              <w:spacing w:lineRule="exact" w:line="220" w:before="0" w:after="0"/>
              <w:jc w:val="left"/>
              <w:rPr>
                <w:kern w:val="0"/>
                <w:szCs w:val="24"/>
                <w:lang w:val="en-US" w:eastAsia="en-US" w:bidi="ar-SA"/>
                <w:ins w:id="6561" w:author="Changes 24 to 25 Oct" w:date="2026-10-25T16:02:42Z"/>
              </w:rPr>
            </w:pPr>
            <w:ins w:id="6560" w:author="Changes 24 to 25 Oct" w:date="2026-10-25T16:02:42Z">
              <w:r>
                <w:rPr>
                  <w:kern w:val="0"/>
                  <w:sz w:val="18"/>
                  <w:szCs w:val="24"/>
                  <w:lang w:val="en-US" w:eastAsia="en-US" w:bidi="ar-SA"/>
                </w:rPr>
                <w:t>166</w:t>
              </w:r>
            </w:ins>
          </w:p>
        </w:tc>
      </w:tr>
      <w:tr>
        <w:trPr>
          <w:ins w:id="6562" w:author="Changes 24 to 25 Oct" w:date="2026-10-25T16:02:42Z"/>
          <w:cantSplit w:val="true"/>
        </w:trPr>
        <w:tc>
          <w:tcPr>
            <w:tcW w:w="2126" w:type="dxa"/>
            <w:tcBorders/>
          </w:tcPr>
          <w:p>
            <w:pPr>
              <w:pStyle w:val="Compact"/>
              <w:keepNext w:val="true"/>
              <w:widowControl/>
              <w:spacing w:lineRule="exact" w:line="220" w:before="0" w:after="0"/>
              <w:jc w:val="left"/>
              <w:rPr>
                <w:kern w:val="0"/>
                <w:szCs w:val="24"/>
                <w:lang w:val="en-US" w:eastAsia="en-US" w:bidi="ar-SA"/>
                <w:ins w:id="6564" w:author="Changes 24 to 25 Oct" w:date="2026-10-25T16:02:42Z"/>
              </w:rPr>
            </w:pPr>
            <w:ins w:id="6563" w:author="Changes 24 to 25 Oct" w:date="2026-10-25T16:02:42Z">
              <w:r>
                <w:rPr>
                  <w:kern w:val="0"/>
                  <w:sz w:val="18"/>
                  <w:szCs w:val="24"/>
                  <w:lang w:val="en-US" w:eastAsia="en-US" w:bidi="ar-SA"/>
                </w:rPr>
                <w:t>Indonesian and regional</w:t>
              </w:r>
            </w:ins>
          </w:p>
        </w:tc>
        <w:tc>
          <w:tcPr>
            <w:tcW w:w="1811" w:type="dxa"/>
            <w:tcBorders/>
          </w:tcPr>
          <w:p>
            <w:pPr>
              <w:pStyle w:val="Compact"/>
              <w:keepNext w:val="true"/>
              <w:widowControl/>
              <w:spacing w:lineRule="exact" w:line="220" w:before="0" w:after="0"/>
              <w:jc w:val="left"/>
              <w:rPr>
                <w:kern w:val="0"/>
                <w:szCs w:val="24"/>
                <w:lang w:val="en-US" w:eastAsia="en-US" w:bidi="ar-SA"/>
                <w:ins w:id="6566" w:author="Changes 24 to 25 Oct" w:date="2026-10-25T16:02:42Z"/>
              </w:rPr>
            </w:pPr>
            <w:ins w:id="6565" w:author="Changes 24 to 25 Oct" w:date="2026-10-25T16:02:42Z">
              <w:r>
                <w:rPr>
                  <w:kern w:val="0"/>
                  <w:sz w:val="18"/>
                  <w:szCs w:val="24"/>
                  <w:lang w:val="en-US" w:eastAsia="en-US" w:bidi="ar-SA"/>
                </w:rPr>
                <w:t>0.31</w:t>
              </w:r>
            </w:ins>
          </w:p>
        </w:tc>
        <w:tc>
          <w:tcPr>
            <w:tcW w:w="2127" w:type="dxa"/>
            <w:tcBorders/>
          </w:tcPr>
          <w:p>
            <w:pPr>
              <w:pStyle w:val="Compact"/>
              <w:keepNext w:val="true"/>
              <w:widowControl/>
              <w:spacing w:lineRule="exact" w:line="220" w:before="0" w:after="0"/>
              <w:jc w:val="left"/>
              <w:rPr>
                <w:kern w:val="0"/>
                <w:szCs w:val="24"/>
                <w:lang w:val="en-US" w:eastAsia="en-US" w:bidi="ar-SA"/>
                <w:ins w:id="6568" w:author="Changes 24 to 25 Oct" w:date="2026-10-25T16:02:42Z"/>
              </w:rPr>
            </w:pPr>
            <w:ins w:id="6567" w:author="Changes 24 to 25 Oct" w:date="2026-10-25T16:02:42Z">
              <w:r>
                <w:rPr>
                  <w:kern w:val="0"/>
                  <w:sz w:val="18"/>
                  <w:szCs w:val="24"/>
                  <w:lang w:val="en-US" w:eastAsia="en-US" w:bidi="ar-SA"/>
                </w:rPr>
                <w:t>0.18</w:t>
              </w:r>
            </w:ins>
          </w:p>
        </w:tc>
        <w:tc>
          <w:tcPr>
            <w:tcW w:w="1575" w:type="dxa"/>
            <w:tcBorders/>
          </w:tcPr>
          <w:p>
            <w:pPr>
              <w:pStyle w:val="Compact"/>
              <w:keepNext w:val="true"/>
              <w:widowControl/>
              <w:spacing w:lineRule="exact" w:line="220" w:before="0" w:after="0"/>
              <w:jc w:val="left"/>
              <w:rPr>
                <w:kern w:val="0"/>
                <w:szCs w:val="24"/>
                <w:lang w:val="en-US" w:eastAsia="en-US" w:bidi="ar-SA"/>
                <w:ins w:id="6570" w:author="Changes 24 to 25 Oct" w:date="2026-10-25T16:02:42Z"/>
              </w:rPr>
            </w:pPr>
            <w:ins w:id="6569" w:author="Changes 24 to 25 Oct" w:date="2026-10-25T16:02:42Z">
              <w:r>
                <w:rPr>
                  <w:kern w:val="0"/>
                  <w:sz w:val="18"/>
                  <w:szCs w:val="24"/>
                  <w:lang w:val="en-US" w:eastAsia="en-US" w:bidi="ar-SA"/>
                </w:rPr>
                <w:t>0.64</w:t>
              </w:r>
            </w:ins>
          </w:p>
        </w:tc>
        <w:tc>
          <w:tcPr>
            <w:tcW w:w="866" w:type="dxa"/>
            <w:tcBorders/>
          </w:tcPr>
          <w:p>
            <w:pPr>
              <w:pStyle w:val="Compact"/>
              <w:keepNext w:val="true"/>
              <w:widowControl/>
              <w:spacing w:lineRule="exact" w:line="220" w:before="0" w:after="0"/>
              <w:jc w:val="left"/>
              <w:rPr>
                <w:kern w:val="0"/>
                <w:szCs w:val="24"/>
                <w:lang w:val="en-US" w:eastAsia="en-US" w:bidi="ar-SA"/>
                <w:ins w:id="6572" w:author="Changes 24 to 25 Oct" w:date="2026-10-25T16:02:42Z"/>
              </w:rPr>
            </w:pPr>
            <w:ins w:id="6571" w:author="Changes 24 to 25 Oct" w:date="2026-10-25T16:02:42Z">
              <w:r>
                <w:rPr>
                  <w:kern w:val="0"/>
                  <w:sz w:val="18"/>
                  <w:szCs w:val="24"/>
                  <w:lang w:val="en-US" w:eastAsia="en-US" w:bidi="ar-SA"/>
                </w:rPr>
                <w:t>15</w:t>
              </w:r>
            </w:ins>
          </w:p>
        </w:tc>
      </w:tr>
      <w:tr>
        <w:trPr>
          <w:ins w:id="6573" w:author="Changes 24 to 25 Oct" w:date="2026-10-25T16:02:42Z"/>
          <w:cantSplit w:val="true"/>
        </w:trPr>
        <w:tc>
          <w:tcPr>
            <w:tcW w:w="2126" w:type="dxa"/>
            <w:tcBorders>
              <w:bottom w:val="single" w:sz="8" w:space="0" w:color="000000"/>
            </w:tcBorders>
          </w:tcPr>
          <w:p>
            <w:pPr>
              <w:pStyle w:val="Compact"/>
              <w:widowControl/>
              <w:spacing w:lineRule="exact" w:line="220" w:before="0" w:after="0"/>
              <w:jc w:val="left"/>
              <w:rPr>
                <w:kern w:val="0"/>
                <w:szCs w:val="24"/>
                <w:lang w:val="en-US" w:eastAsia="en-US" w:bidi="ar-SA"/>
                <w:ins w:id="6575" w:author="Changes 24 to 25 Oct" w:date="2026-10-25T16:02:42Z"/>
              </w:rPr>
            </w:pPr>
            <w:ins w:id="6574" w:author="Changes 24 to 25 Oct" w:date="2026-10-25T16:02:42Z">
              <w:r>
                <w:rPr>
                  <w:kern w:val="0"/>
                  <w:sz w:val="18"/>
                  <w:szCs w:val="24"/>
                  <w:lang w:val="en-US" w:eastAsia="en-US" w:bidi="ar-SA"/>
                </w:rPr>
                <w:t>All platforms</w:t>
              </w:r>
            </w:ins>
          </w:p>
        </w:tc>
        <w:tc>
          <w:tcPr>
            <w:tcW w:w="1811" w:type="dxa"/>
            <w:tcBorders>
              <w:bottom w:val="single" w:sz="8" w:space="0" w:color="000000"/>
            </w:tcBorders>
          </w:tcPr>
          <w:p>
            <w:pPr>
              <w:pStyle w:val="Compact"/>
              <w:widowControl/>
              <w:spacing w:lineRule="exact" w:line="220" w:before="0" w:after="0"/>
              <w:jc w:val="left"/>
              <w:rPr>
                <w:kern w:val="0"/>
                <w:szCs w:val="24"/>
                <w:lang w:val="en-US" w:eastAsia="en-US" w:bidi="ar-SA"/>
                <w:ins w:id="6577" w:author="Changes 24 to 25 Oct" w:date="2026-10-25T16:02:42Z"/>
              </w:rPr>
            </w:pPr>
            <w:ins w:id="6576" w:author="Changes 24 to 25 Oct" w:date="2026-10-25T16:02:42Z">
              <w:r>
                <w:rPr>
                  <w:kern w:val="0"/>
                  <w:sz w:val="18"/>
                  <w:szCs w:val="24"/>
                  <w:lang w:val="en-US" w:eastAsia="en-US" w:bidi="ar-SA"/>
                </w:rPr>
                <w:t>0.84</w:t>
              </w:r>
            </w:ins>
          </w:p>
        </w:tc>
        <w:tc>
          <w:tcPr>
            <w:tcW w:w="2127" w:type="dxa"/>
            <w:tcBorders>
              <w:bottom w:val="single" w:sz="8" w:space="0" w:color="000000"/>
            </w:tcBorders>
          </w:tcPr>
          <w:p>
            <w:pPr>
              <w:pStyle w:val="Compact"/>
              <w:widowControl/>
              <w:spacing w:lineRule="exact" w:line="220" w:before="0" w:after="0"/>
              <w:jc w:val="left"/>
              <w:rPr>
                <w:kern w:val="0"/>
                <w:szCs w:val="24"/>
                <w:lang w:val="en-US" w:eastAsia="en-US" w:bidi="ar-SA"/>
                <w:ins w:id="6579" w:author="Changes 24 to 25 Oct" w:date="2026-10-25T16:02:42Z"/>
              </w:rPr>
            </w:pPr>
            <w:ins w:id="6578" w:author="Changes 24 to 25 Oct" w:date="2026-10-25T16:02:42Z">
              <w:r>
                <w:rPr>
                  <w:kern w:val="0"/>
                  <w:sz w:val="18"/>
                  <w:szCs w:val="24"/>
                  <w:lang w:val="en-US" w:eastAsia="en-US" w:bidi="ar-SA"/>
                </w:rPr>
                <w:t>0.53</w:t>
              </w:r>
            </w:ins>
          </w:p>
        </w:tc>
        <w:tc>
          <w:tcPr>
            <w:tcW w:w="1575" w:type="dxa"/>
            <w:tcBorders>
              <w:bottom w:val="single" w:sz="8" w:space="0" w:color="000000"/>
            </w:tcBorders>
          </w:tcPr>
          <w:p>
            <w:pPr>
              <w:pStyle w:val="Compact"/>
              <w:widowControl/>
              <w:spacing w:lineRule="exact" w:line="220" w:before="0" w:after="0"/>
              <w:jc w:val="left"/>
              <w:rPr>
                <w:kern w:val="0"/>
                <w:szCs w:val="24"/>
                <w:lang w:val="en-US" w:eastAsia="en-US" w:bidi="ar-SA"/>
                <w:ins w:id="6581" w:author="Changes 24 to 25 Oct" w:date="2026-10-25T16:02:42Z"/>
              </w:rPr>
            </w:pPr>
            <w:ins w:id="6580" w:author="Changes 24 to 25 Oct" w:date="2026-10-25T16:02:42Z">
              <w:r>
                <w:rPr>
                  <w:kern w:val="0"/>
                  <w:sz w:val="18"/>
                  <w:szCs w:val="24"/>
                  <w:lang w:val="en-US" w:eastAsia="en-US" w:bidi="ar-SA"/>
                </w:rPr>
                <w:t>0.87</w:t>
              </w:r>
            </w:ins>
          </w:p>
        </w:tc>
        <w:tc>
          <w:tcPr>
            <w:tcW w:w="866" w:type="dxa"/>
            <w:tcBorders>
              <w:bottom w:val="single" w:sz="8" w:space="0" w:color="000000"/>
            </w:tcBorders>
          </w:tcPr>
          <w:p>
            <w:pPr>
              <w:pStyle w:val="Compact"/>
              <w:widowControl/>
              <w:spacing w:lineRule="exact" w:line="220" w:before="0" w:after="0"/>
              <w:jc w:val="left"/>
              <w:rPr>
                <w:kern w:val="0"/>
                <w:szCs w:val="24"/>
                <w:lang w:val="en-US" w:eastAsia="en-US" w:bidi="ar-SA"/>
                <w:ins w:id="6583" w:author="Changes 24 to 25 Oct" w:date="2026-10-25T16:02:42Z"/>
              </w:rPr>
            </w:pPr>
            <w:ins w:id="6582" w:author="Changes 24 to 25 Oct" w:date="2026-10-25T16:02:42Z">
              <w:r>
                <w:rPr>
                  <w:kern w:val="0"/>
                  <w:sz w:val="18"/>
                  <w:szCs w:val="24"/>
                  <w:lang w:val="en-US" w:eastAsia="en-US" w:bidi="ar-SA"/>
                </w:rPr>
                <w:t>181</w:t>
              </w:r>
            </w:ins>
          </w:p>
        </w:tc>
      </w:tr>
    </w:tbl>
    <w:p>
      <w:pPr>
        <w:pStyle w:val="Normal"/>
        <w:spacing w:before="160" w:after="120"/>
        <w:rPr>
          <w:ins w:id="6585" w:author="Changes 24 to 25 Oct" w:date="2026-10-25T16:02:42Z"/>
        </w:rPr>
      </w:pPr>
      <w:ins w:id="6584" w:author="Changes 24 to 25 Oct" w:date="2026-10-25T16:02:42Z">
        <w:r>
          <w:rPr/>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974"/>
        <w:gridCol w:w="1343"/>
        <w:gridCol w:w="1606"/>
        <w:gridCol w:w="750"/>
        <w:gridCol w:w="1511"/>
        <w:gridCol w:w="1320"/>
      </w:tblGrid>
      <w:tr>
        <w:trPr>
          <w:tblHeader w:val="true"/>
          <w:ins w:id="6586" w:author="Changes 24 to 25 Oct" w:date="2026-10-25T16:02:42Z"/>
          <w:cantSplit w:val="true"/>
        </w:trPr>
        <w:tc>
          <w:tcPr>
            <w:tcW w:w="197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88" w:author="Changes 24 to 25 Oct" w:date="2026-10-25T16:02:42Z"/>
              </w:rPr>
            </w:pPr>
            <w:ins w:id="6587" w:author="Changes 24 to 25 Oct" w:date="2026-10-25T16:02:42Z">
              <w:r>
                <w:rPr>
                  <w:b/>
                  <w:kern w:val="0"/>
                  <w:sz w:val="18"/>
                  <w:szCs w:val="24"/>
                  <w:lang w:val="en-US" w:eastAsia="en-US" w:bidi="ar-SA"/>
                </w:rPr>
                <w:t>Check</w:t>
              </w:r>
            </w:ins>
          </w:p>
        </w:tc>
        <w:tc>
          <w:tcPr>
            <w:tcW w:w="1343"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90" w:author="Changes 24 to 25 Oct" w:date="2026-10-25T16:02:42Z"/>
              </w:rPr>
            </w:pPr>
            <w:ins w:id="6589" w:author="Changes 24 to 25 Oct" w:date="2026-10-25T16:02:42Z">
              <w:r>
                <w:rPr>
                  <w:b/>
                  <w:kern w:val="0"/>
                  <w:sz w:val="18"/>
                  <w:szCs w:val="24"/>
                  <w:lang w:val="en-US" w:eastAsia="en-US" w:bidi="ar-SA"/>
                </w:rPr>
                <w:t>Dependent variable</w:t>
              </w:r>
            </w:ins>
          </w:p>
        </w:tc>
        <w:tc>
          <w:tcPr>
            <w:tcW w:w="1606"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92" w:author="Changes 24 to 25 Oct" w:date="2026-10-25T16:02:42Z"/>
              </w:rPr>
            </w:pPr>
            <w:ins w:id="6591" w:author="Changes 24 to 25 Oct" w:date="2026-10-25T16:02:42Z">
              <w:r>
                <w:rPr>
                  <w:b/>
                  <w:kern w:val="0"/>
                  <w:sz w:val="18"/>
                  <w:szCs w:val="24"/>
                  <w:lang w:val="en-US" w:eastAsia="en-US" w:bidi="ar-SA"/>
                </w:rPr>
                <w:t>IndonesiaRegion</w:t>
              </w:r>
            </w:ins>
          </w:p>
        </w:tc>
        <w:tc>
          <w:tcPr>
            <w:tcW w:w="75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94" w:author="Changes 24 to 25 Oct" w:date="2026-10-25T16:02:42Z"/>
              </w:rPr>
            </w:pPr>
            <w:ins w:id="6593" w:author="Changes 24 to 25 Oct" w:date="2026-10-25T16:02:42Z">
              <w:r>
                <w:rPr>
                  <w:b/>
                  <w:kern w:val="0"/>
                  <w:sz w:val="18"/>
                  <w:szCs w:val="24"/>
                  <w:lang w:val="en-US" w:eastAsia="en-US" w:bidi="ar-SA"/>
                </w:rPr>
                <w:t>p</w:t>
              </w:r>
            </w:ins>
          </w:p>
        </w:tc>
        <w:tc>
          <w:tcPr>
            <w:tcW w:w="1511"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96" w:author="Changes 24 to 25 Oct" w:date="2026-10-25T16:02:42Z"/>
              </w:rPr>
            </w:pPr>
            <w:ins w:id="6595" w:author="Changes 24 to 25 Oct" w:date="2026-10-25T16:02:42Z">
              <w:r>
                <w:rPr>
                  <w:b/>
                  <w:kern w:val="0"/>
                  <w:sz w:val="18"/>
                  <w:szCs w:val="24"/>
                  <w:lang w:val="en-US" w:eastAsia="en-US" w:bidi="ar-SA"/>
                </w:rPr>
                <w:t>Wild-bootstrap p</w:t>
              </w:r>
            </w:ins>
          </w:p>
        </w:tc>
        <w:tc>
          <w:tcPr>
            <w:tcW w:w="1320"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598" w:author="Changes 24 to 25 Oct" w:date="2026-10-25T16:02:42Z"/>
              </w:rPr>
            </w:pPr>
            <w:ins w:id="6597" w:author="Changes 24 to 25 Oct" w:date="2026-10-25T16:02:42Z">
              <w:r>
                <w:rPr>
                  <w:b/>
                  <w:kern w:val="0"/>
                  <w:sz w:val="18"/>
                  <w:szCs w:val="24"/>
                  <w:lang w:val="en-US" w:eastAsia="en-US" w:bidi="ar-SA"/>
                </w:rPr>
                <w:t>Observations</w:t>
              </w:r>
            </w:ins>
          </w:p>
        </w:tc>
      </w:tr>
      <w:tr>
        <w:trPr>
          <w:ins w:id="6599" w:author="Changes 24 to 25 Oct" w:date="2026-10-25T16:02:42Z"/>
          <w:cantSplit w:val="true"/>
        </w:trPr>
        <w:tc>
          <w:tcPr>
            <w:tcW w:w="1974" w:type="dxa"/>
            <w:tcBorders/>
          </w:tcPr>
          <w:p>
            <w:pPr>
              <w:pStyle w:val="Compact"/>
              <w:keepNext w:val="true"/>
              <w:widowControl/>
              <w:spacing w:lineRule="exact" w:line="220" w:before="0" w:after="0"/>
              <w:jc w:val="left"/>
              <w:rPr>
                <w:kern w:val="0"/>
                <w:szCs w:val="24"/>
                <w:lang w:val="en-US" w:eastAsia="en-US" w:bidi="ar-SA"/>
                <w:ins w:id="6601" w:author="Changes 24 to 25 Oct" w:date="2026-10-25T16:02:42Z"/>
              </w:rPr>
            </w:pPr>
            <w:ins w:id="6600" w:author="Changes 24 to 25 Oct" w:date="2026-10-25T16:02:42Z">
              <w:r>
                <w:rPr>
                  <w:kern w:val="0"/>
                  <w:sz w:val="18"/>
                  <w:szCs w:val="24"/>
                  <w:lang w:val="en-US" w:eastAsia="en-US" w:bidi="ar-SA"/>
                </w:rPr>
                <w:t>Table 4, column (3)</w:t>
              </w:r>
            </w:ins>
          </w:p>
        </w:tc>
        <w:tc>
          <w:tcPr>
            <w:tcW w:w="1343" w:type="dxa"/>
            <w:tcBorders/>
          </w:tcPr>
          <w:p>
            <w:pPr>
              <w:pStyle w:val="Compact"/>
              <w:keepNext w:val="true"/>
              <w:widowControl/>
              <w:spacing w:lineRule="exact" w:line="220" w:before="0" w:after="0"/>
              <w:jc w:val="left"/>
              <w:rPr>
                <w:kern w:val="0"/>
                <w:szCs w:val="24"/>
                <w:lang w:val="en-US" w:eastAsia="en-US" w:bidi="ar-SA"/>
                <w:ins w:id="6603" w:author="Changes 24 to 25 Oct" w:date="2026-10-25T16:02:42Z"/>
              </w:rPr>
            </w:pPr>
            <w:ins w:id="6602" w:author="Changes 24 to 25 Oct" w:date="2026-10-25T16:02:42Z">
              <w:r>
                <w:rPr>
                  <w:kern w:val="0"/>
                  <w:sz w:val="18"/>
                  <w:szCs w:val="24"/>
                  <w:lang w:val="en-US" w:eastAsia="en-US" w:bidi="ar-SA"/>
                </w:rPr>
                <w:t>ln(Wedge)</w:t>
              </w:r>
            </w:ins>
          </w:p>
        </w:tc>
        <w:tc>
          <w:tcPr>
            <w:tcW w:w="1606" w:type="dxa"/>
            <w:tcBorders/>
          </w:tcPr>
          <w:p>
            <w:pPr>
              <w:pStyle w:val="Compact"/>
              <w:keepNext w:val="true"/>
              <w:widowControl/>
              <w:spacing w:lineRule="exact" w:line="220" w:before="0" w:after="0"/>
              <w:jc w:val="left"/>
              <w:rPr>
                <w:kern w:val="0"/>
                <w:szCs w:val="24"/>
                <w:lang w:val="en-US" w:eastAsia="en-US" w:bidi="ar-SA"/>
                <w:ins w:id="6605" w:author="Changes 24 to 25 Oct" w:date="2026-10-25T16:02:42Z"/>
              </w:rPr>
            </w:pPr>
            <w:ins w:id="6604" w:author="Changes 24 to 25 Oct" w:date="2026-10-25T16:02:42Z">
              <w:r>
                <w:rPr>
                  <w:kern w:val="0"/>
                  <w:sz w:val="18"/>
                  <w:szCs w:val="24"/>
                  <w:lang w:val="en-US" w:eastAsia="en-US" w:bidi="ar-SA"/>
                </w:rPr>
                <w:t>0.080</w:t>
              </w:r>
            </w:ins>
          </w:p>
        </w:tc>
        <w:tc>
          <w:tcPr>
            <w:tcW w:w="750" w:type="dxa"/>
            <w:tcBorders/>
          </w:tcPr>
          <w:p>
            <w:pPr>
              <w:pStyle w:val="Compact"/>
              <w:keepNext w:val="true"/>
              <w:widowControl/>
              <w:spacing w:lineRule="exact" w:line="220" w:before="0" w:after="0"/>
              <w:jc w:val="left"/>
              <w:rPr>
                <w:kern w:val="0"/>
                <w:szCs w:val="24"/>
                <w:lang w:val="en-US" w:eastAsia="en-US" w:bidi="ar-SA"/>
                <w:ins w:id="6607" w:author="Changes 24 to 25 Oct" w:date="2026-10-25T16:02:42Z"/>
              </w:rPr>
            </w:pPr>
            <w:ins w:id="6606" w:author="Changes 24 to 25 Oct" w:date="2026-10-25T16:02:42Z">
              <w:r>
                <w:rPr>
                  <w:kern w:val="0"/>
                  <w:sz w:val="18"/>
                  <w:szCs w:val="24"/>
                  <w:lang w:val="en-US" w:eastAsia="en-US" w:bidi="ar-SA"/>
                </w:rPr>
                <w:t>0.841</w:t>
              </w:r>
            </w:ins>
          </w:p>
        </w:tc>
        <w:tc>
          <w:tcPr>
            <w:tcW w:w="1511" w:type="dxa"/>
            <w:tcBorders/>
          </w:tcPr>
          <w:p>
            <w:pPr>
              <w:pStyle w:val="Compact"/>
              <w:keepNext w:val="true"/>
              <w:widowControl/>
              <w:spacing w:lineRule="exact" w:line="220" w:before="0" w:after="0"/>
              <w:jc w:val="left"/>
              <w:rPr>
                <w:kern w:val="0"/>
                <w:szCs w:val="24"/>
                <w:lang w:val="en-US" w:eastAsia="en-US" w:bidi="ar-SA"/>
                <w:ins w:id="6609" w:author="Changes 24 to 25 Oct" w:date="2026-10-25T16:02:42Z"/>
              </w:rPr>
            </w:pPr>
            <w:ins w:id="6608" w:author="Changes 24 to 25 Oct" w:date="2026-10-25T16:02:42Z">
              <w:r>
                <w:rPr>
                  <w:kern w:val="0"/>
                  <w:sz w:val="18"/>
                  <w:szCs w:val="24"/>
                  <w:lang w:val="en-US" w:eastAsia="en-US" w:bidi="ar-SA"/>
                </w:rPr>
                <w:t>0.866</w:t>
              </w:r>
            </w:ins>
          </w:p>
        </w:tc>
        <w:tc>
          <w:tcPr>
            <w:tcW w:w="1320" w:type="dxa"/>
            <w:tcBorders/>
          </w:tcPr>
          <w:p>
            <w:pPr>
              <w:pStyle w:val="Compact"/>
              <w:keepNext w:val="true"/>
              <w:widowControl/>
              <w:spacing w:lineRule="exact" w:line="220" w:before="0" w:after="0"/>
              <w:jc w:val="left"/>
              <w:rPr>
                <w:kern w:val="0"/>
                <w:szCs w:val="24"/>
                <w:lang w:val="en-US" w:eastAsia="en-US" w:bidi="ar-SA"/>
                <w:ins w:id="6611" w:author="Changes 24 to 25 Oct" w:date="2026-10-25T16:02:42Z"/>
              </w:rPr>
            </w:pPr>
            <w:ins w:id="6610" w:author="Changes 24 to 25 Oct" w:date="2026-10-25T16:02:42Z">
              <w:r>
                <w:rPr>
                  <w:kern w:val="0"/>
                  <w:sz w:val="18"/>
                  <w:szCs w:val="24"/>
                  <w:lang w:val="en-US" w:eastAsia="en-US" w:bidi="ar-SA"/>
                </w:rPr>
                <w:t>178</w:t>
              </w:r>
            </w:ins>
          </w:p>
        </w:tc>
      </w:tr>
      <w:tr>
        <w:trPr>
          <w:ins w:id="6612" w:author="Changes 24 to 25 Oct" w:date="2026-10-25T16:02:42Z"/>
          <w:cantSplit w:val="true"/>
        </w:trPr>
        <w:tc>
          <w:tcPr>
            <w:tcW w:w="1974" w:type="dxa"/>
            <w:tcBorders/>
          </w:tcPr>
          <w:p>
            <w:pPr>
              <w:pStyle w:val="Compact"/>
              <w:keepNext w:val="true"/>
              <w:widowControl/>
              <w:spacing w:lineRule="exact" w:line="220" w:before="0" w:after="0"/>
              <w:jc w:val="left"/>
              <w:rPr>
                <w:kern w:val="0"/>
                <w:szCs w:val="24"/>
                <w:lang w:val="en-US" w:eastAsia="en-US" w:bidi="ar-SA"/>
                <w:ins w:id="6614" w:author="Changes 24 to 25 Oct" w:date="2026-10-25T16:02:42Z"/>
              </w:rPr>
            </w:pPr>
            <w:ins w:id="6613" w:author="Changes 24 to 25 Oct" w:date="2026-10-25T16:02:42Z">
              <w:r>
                <w:rPr>
                  <w:kern w:val="0"/>
                  <w:sz w:val="18"/>
                  <w:szCs w:val="24"/>
                  <w:lang w:val="en-US" w:eastAsia="en-US" w:bidi="ar-SA"/>
                </w:rPr>
                <w:t>Table 4, column (6)</w:t>
              </w:r>
            </w:ins>
          </w:p>
        </w:tc>
        <w:tc>
          <w:tcPr>
            <w:tcW w:w="1343" w:type="dxa"/>
            <w:tcBorders/>
          </w:tcPr>
          <w:p>
            <w:pPr>
              <w:pStyle w:val="Compact"/>
              <w:keepNext w:val="true"/>
              <w:widowControl/>
              <w:spacing w:lineRule="exact" w:line="220" w:before="0" w:after="0"/>
              <w:jc w:val="left"/>
              <w:rPr>
                <w:kern w:val="0"/>
                <w:szCs w:val="24"/>
                <w:lang w:val="en-US" w:eastAsia="en-US" w:bidi="ar-SA"/>
                <w:ins w:id="6616" w:author="Changes 24 to 25 Oct" w:date="2026-10-25T16:02:42Z"/>
              </w:rPr>
            </w:pPr>
            <w:ins w:id="6615" w:author="Changes 24 to 25 Oct" w:date="2026-10-25T16:02:42Z">
              <w:r>
                <w:rPr>
                  <w:kern w:val="0"/>
                  <w:sz w:val="18"/>
                  <w:szCs w:val="24"/>
                  <w:lang w:val="en-US" w:eastAsia="en-US" w:bidi="ar-SA"/>
                </w:rPr>
                <w:t>Ecosystem ratio</w:t>
              </w:r>
            </w:ins>
          </w:p>
        </w:tc>
        <w:tc>
          <w:tcPr>
            <w:tcW w:w="1606" w:type="dxa"/>
            <w:tcBorders/>
          </w:tcPr>
          <w:p>
            <w:pPr>
              <w:pStyle w:val="Compact"/>
              <w:keepNext w:val="true"/>
              <w:widowControl/>
              <w:spacing w:lineRule="exact" w:line="220" w:before="0" w:after="0"/>
              <w:jc w:val="left"/>
              <w:rPr>
                <w:kern w:val="0"/>
                <w:szCs w:val="24"/>
                <w:lang w:val="en-US" w:eastAsia="en-US" w:bidi="ar-SA"/>
                <w:ins w:id="6618" w:author="Changes 24 to 25 Oct" w:date="2026-10-25T16:02:42Z"/>
              </w:rPr>
            </w:pPr>
            <w:ins w:id="6617" w:author="Changes 24 to 25 Oct" w:date="2026-10-25T16:02:42Z">
              <w:r>
                <w:rPr>
                  <w:kern w:val="0"/>
                  <w:sz w:val="18"/>
                  <w:szCs w:val="24"/>
                  <w:lang w:val="en-US" w:eastAsia="en-US" w:bidi="ar-SA"/>
                </w:rPr>
                <w:t>17.092</w:t>
              </w:r>
            </w:ins>
          </w:p>
        </w:tc>
        <w:tc>
          <w:tcPr>
            <w:tcW w:w="750" w:type="dxa"/>
            <w:tcBorders/>
          </w:tcPr>
          <w:p>
            <w:pPr>
              <w:pStyle w:val="Compact"/>
              <w:keepNext w:val="true"/>
              <w:widowControl/>
              <w:spacing w:lineRule="exact" w:line="220" w:before="0" w:after="0"/>
              <w:jc w:val="left"/>
              <w:rPr>
                <w:kern w:val="0"/>
                <w:szCs w:val="24"/>
                <w:lang w:val="en-US" w:eastAsia="en-US" w:bidi="ar-SA"/>
                <w:ins w:id="6620" w:author="Changes 24 to 25 Oct" w:date="2026-10-25T16:02:42Z"/>
              </w:rPr>
            </w:pPr>
            <w:ins w:id="6619" w:author="Changes 24 to 25 Oct" w:date="2026-10-25T16:02:42Z">
              <w:r>
                <w:rPr>
                  <w:kern w:val="0"/>
                  <w:sz w:val="18"/>
                  <w:szCs w:val="24"/>
                  <w:lang w:val="en-US" w:eastAsia="en-US" w:bidi="ar-SA"/>
                </w:rPr>
                <w:t>&lt;0.001</w:t>
              </w:r>
            </w:ins>
          </w:p>
        </w:tc>
        <w:tc>
          <w:tcPr>
            <w:tcW w:w="1511" w:type="dxa"/>
            <w:tcBorders/>
          </w:tcPr>
          <w:p>
            <w:pPr>
              <w:pStyle w:val="Compact"/>
              <w:keepNext w:val="true"/>
              <w:widowControl/>
              <w:spacing w:lineRule="exact" w:line="220" w:before="0" w:after="0"/>
              <w:jc w:val="left"/>
              <w:rPr>
                <w:kern w:val="0"/>
                <w:szCs w:val="24"/>
                <w:lang w:val="en-US" w:eastAsia="en-US" w:bidi="ar-SA"/>
                <w:ins w:id="6622" w:author="Changes 24 to 25 Oct" w:date="2026-10-25T16:02:42Z"/>
              </w:rPr>
            </w:pPr>
            <w:ins w:id="6621" w:author="Changes 24 to 25 Oct" w:date="2026-10-25T16:02:42Z">
              <w:r>
                <w:rPr>
                  <w:kern w:val="0"/>
                  <w:sz w:val="18"/>
                  <w:szCs w:val="24"/>
                  <w:lang w:val="en-US" w:eastAsia="en-US" w:bidi="ar-SA"/>
                </w:rPr>
                <w:t>0.005</w:t>
              </w:r>
            </w:ins>
          </w:p>
        </w:tc>
        <w:tc>
          <w:tcPr>
            <w:tcW w:w="1320" w:type="dxa"/>
            <w:tcBorders/>
          </w:tcPr>
          <w:p>
            <w:pPr>
              <w:pStyle w:val="Compact"/>
              <w:keepNext w:val="true"/>
              <w:widowControl/>
              <w:spacing w:lineRule="exact" w:line="220" w:before="0" w:after="0"/>
              <w:jc w:val="left"/>
              <w:rPr>
                <w:kern w:val="0"/>
                <w:szCs w:val="24"/>
                <w:lang w:val="en-US" w:eastAsia="en-US" w:bidi="ar-SA"/>
                <w:ins w:id="6624" w:author="Changes 24 to 25 Oct" w:date="2026-10-25T16:02:42Z"/>
              </w:rPr>
            </w:pPr>
            <w:ins w:id="6623" w:author="Changes 24 to 25 Oct" w:date="2026-10-25T16:02:42Z">
              <w:r>
                <w:rPr>
                  <w:kern w:val="0"/>
                  <w:sz w:val="18"/>
                  <w:szCs w:val="24"/>
                  <w:lang w:val="en-US" w:eastAsia="en-US" w:bidi="ar-SA"/>
                </w:rPr>
                <w:t>178</w:t>
              </w:r>
            </w:ins>
          </w:p>
        </w:tc>
      </w:tr>
      <w:tr>
        <w:trPr>
          <w:ins w:id="6625"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627" w:author="Changes 24 to 25 Oct" w:date="2026-10-25T16:02:42Z"/>
              </w:rPr>
            </w:pPr>
            <w:ins w:id="6626" w:author="Changes 24 to 25 Oct" w:date="2026-10-25T16:02:42Z">
              <w:r>
                <w:rPr>
                  <w:kern w:val="0"/>
                  <w:sz w:val="18"/>
                  <w:szCs w:val="24"/>
                  <w:lang w:val="en-US" w:eastAsia="en-US" w:bidi="ar-SA"/>
                </w:rPr>
                <w:t>Without Blibli</w:t>
              </w:r>
            </w:ins>
          </w:p>
        </w:tc>
        <w:tc>
          <w:tcPr>
            <w:tcW w:w="1343" w:type="dxa"/>
            <w:tcBorders/>
          </w:tcPr>
          <w:p>
            <w:pPr>
              <w:pStyle w:val="Compact"/>
              <w:widowControl/>
              <w:spacing w:lineRule="exact" w:line="220" w:before="0" w:after="0"/>
              <w:jc w:val="left"/>
              <w:rPr>
                <w:kern w:val="0"/>
                <w:szCs w:val="24"/>
                <w:lang w:val="en-US" w:eastAsia="en-US" w:bidi="ar-SA"/>
                <w:ins w:id="6629" w:author="Changes 24 to 25 Oct" w:date="2026-10-25T16:02:42Z"/>
              </w:rPr>
            </w:pPr>
            <w:ins w:id="6628" w:author="Changes 24 to 25 Oct" w:date="2026-10-25T16:02:42Z">
              <w:r>
                <w:rPr>
                  <w:kern w:val="0"/>
                  <w:sz w:val="18"/>
                  <w:szCs w:val="24"/>
                  <w:lang w:val="en-US" w:eastAsia="en-US" w:bidi="ar-SA"/>
                </w:rPr>
                <w:t>ln(Wedge); Ecosystem ratio</w:t>
              </w:r>
            </w:ins>
          </w:p>
        </w:tc>
        <w:tc>
          <w:tcPr>
            <w:tcW w:w="1606" w:type="dxa"/>
            <w:tcBorders/>
          </w:tcPr>
          <w:p>
            <w:pPr>
              <w:pStyle w:val="Compact"/>
              <w:widowControl/>
              <w:spacing w:lineRule="exact" w:line="220" w:before="0" w:after="0"/>
              <w:jc w:val="left"/>
              <w:rPr>
                <w:kern w:val="0"/>
                <w:szCs w:val="24"/>
                <w:lang w:val="en-US" w:eastAsia="en-US" w:bidi="ar-SA"/>
                <w:ins w:id="6631" w:author="Changes 24 to 25 Oct" w:date="2026-10-25T16:02:42Z"/>
              </w:rPr>
            </w:pPr>
            <w:ins w:id="6630" w:author="Changes 24 to 25 Oct" w:date="2026-10-25T16:02:42Z">
              <w:r>
                <w:rPr>
                  <w:kern w:val="0"/>
                  <w:sz w:val="18"/>
                  <w:szCs w:val="24"/>
                  <w:lang w:val="en-US" w:eastAsia="en-US" w:bidi="ar-SA"/>
                </w:rPr>
                <w:t>0.267; 15.330</w:t>
              </w:r>
            </w:ins>
          </w:p>
        </w:tc>
        <w:tc>
          <w:tcPr>
            <w:tcW w:w="750" w:type="dxa"/>
            <w:tcBorders/>
          </w:tcPr>
          <w:p>
            <w:pPr>
              <w:pStyle w:val="Compact"/>
              <w:widowControl/>
              <w:spacing w:lineRule="exact" w:line="220" w:before="0" w:after="0"/>
              <w:jc w:val="left"/>
              <w:rPr>
                <w:kern w:val="0"/>
                <w:szCs w:val="24"/>
                <w:lang w:val="en-US" w:eastAsia="en-US" w:bidi="ar-SA"/>
                <w:ins w:id="6633" w:author="Changes 24 to 25 Oct" w:date="2026-10-25T16:02:42Z"/>
              </w:rPr>
            </w:pPr>
            <w:ins w:id="6632" w:author="Changes 24 to 25 Oct" w:date="2026-10-25T16:02:42Z">
              <w:r>
                <w:rPr>
                  <w:kern w:val="0"/>
                  <w:szCs w:val="24"/>
                  <w:lang w:val="en-US" w:eastAsia="en-US" w:bidi="ar-SA"/>
                </w:rPr>
              </w:r>
            </w:ins>
          </w:p>
        </w:tc>
        <w:tc>
          <w:tcPr>
            <w:tcW w:w="1511" w:type="dxa"/>
            <w:tcBorders/>
          </w:tcPr>
          <w:p>
            <w:pPr>
              <w:pStyle w:val="Compact"/>
              <w:widowControl/>
              <w:spacing w:lineRule="exact" w:line="220" w:before="0" w:after="0"/>
              <w:jc w:val="left"/>
              <w:rPr>
                <w:kern w:val="0"/>
                <w:szCs w:val="24"/>
                <w:lang w:val="en-US" w:eastAsia="en-US" w:bidi="ar-SA"/>
                <w:ins w:id="6635" w:author="Changes 24 to 25 Oct" w:date="2026-10-25T16:02:42Z"/>
              </w:rPr>
            </w:pPr>
            <w:ins w:id="6634"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637" w:author="Changes 24 to 25 Oct" w:date="2026-10-25T16:02:42Z"/>
              </w:rPr>
            </w:pPr>
            <w:ins w:id="6636" w:author="Changes 24 to 25 Oct" w:date="2026-10-25T16:02:42Z">
              <w:r>
                <w:rPr>
                  <w:kern w:val="0"/>
                  <w:szCs w:val="24"/>
                  <w:lang w:val="en-US" w:eastAsia="en-US" w:bidi="ar-SA"/>
                </w:rPr>
              </w:r>
            </w:ins>
          </w:p>
        </w:tc>
      </w:tr>
      <w:tr>
        <w:trPr>
          <w:ins w:id="6638"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640" w:author="Changes 24 to 25 Oct" w:date="2026-10-25T16:02:42Z"/>
              </w:rPr>
            </w:pPr>
            <w:ins w:id="6639" w:author="Changes 24 to 25 Oct" w:date="2026-10-25T16:02:42Z">
              <w:r>
                <w:rPr>
                  <w:kern w:val="0"/>
                  <w:sz w:val="18"/>
                  <w:szCs w:val="24"/>
                  <w:lang w:val="en-US" w:eastAsia="en-US" w:bidi="ar-SA"/>
                </w:rPr>
                <w:t>Without Bukalapak</w:t>
              </w:r>
            </w:ins>
          </w:p>
        </w:tc>
        <w:tc>
          <w:tcPr>
            <w:tcW w:w="1343" w:type="dxa"/>
            <w:tcBorders/>
          </w:tcPr>
          <w:p>
            <w:pPr>
              <w:pStyle w:val="Compact"/>
              <w:widowControl/>
              <w:spacing w:lineRule="exact" w:line="220" w:before="0" w:after="0"/>
              <w:jc w:val="left"/>
              <w:rPr>
                <w:kern w:val="0"/>
                <w:szCs w:val="24"/>
                <w:lang w:val="en-US" w:eastAsia="en-US" w:bidi="ar-SA"/>
                <w:ins w:id="6642" w:author="Changes 24 to 25 Oct" w:date="2026-10-25T16:02:42Z"/>
              </w:rPr>
            </w:pPr>
            <w:ins w:id="6641" w:author="Changes 24 to 25 Oct" w:date="2026-10-25T16:02:42Z">
              <w:r>
                <w:rPr>
                  <w:kern w:val="0"/>
                  <w:sz w:val="18"/>
                  <w:szCs w:val="24"/>
                  <w:lang w:val="en-US" w:eastAsia="en-US" w:bidi="ar-SA"/>
                </w:rPr>
                <w:t>ln(Wedge); Ecosystem ratio</w:t>
              </w:r>
            </w:ins>
          </w:p>
        </w:tc>
        <w:tc>
          <w:tcPr>
            <w:tcW w:w="1606" w:type="dxa"/>
            <w:tcBorders/>
          </w:tcPr>
          <w:p>
            <w:pPr>
              <w:pStyle w:val="Compact"/>
              <w:widowControl/>
              <w:spacing w:lineRule="exact" w:line="220" w:before="0" w:after="0"/>
              <w:jc w:val="left"/>
              <w:rPr>
                <w:kern w:val="0"/>
                <w:szCs w:val="24"/>
                <w:lang w:val="en-US" w:eastAsia="en-US" w:bidi="ar-SA"/>
                <w:ins w:id="6644" w:author="Changes 24 to 25 Oct" w:date="2026-10-25T16:02:42Z"/>
              </w:rPr>
            </w:pPr>
            <w:ins w:id="6643" w:author="Changes 24 to 25 Oct" w:date="2026-10-25T16:02:42Z">
              <w:r>
                <w:rPr>
                  <w:kern w:val="0"/>
                  <w:sz w:val="18"/>
                  <w:szCs w:val="24"/>
                  <w:lang w:val="en-US" w:eastAsia="en-US" w:bidi="ar-SA"/>
                </w:rPr>
                <w:t>-0.256; 16.072</w:t>
              </w:r>
            </w:ins>
          </w:p>
        </w:tc>
        <w:tc>
          <w:tcPr>
            <w:tcW w:w="750" w:type="dxa"/>
            <w:tcBorders/>
          </w:tcPr>
          <w:p>
            <w:pPr>
              <w:pStyle w:val="Compact"/>
              <w:widowControl/>
              <w:spacing w:lineRule="exact" w:line="220" w:before="0" w:after="0"/>
              <w:jc w:val="left"/>
              <w:rPr>
                <w:kern w:val="0"/>
                <w:szCs w:val="24"/>
                <w:lang w:val="en-US" w:eastAsia="en-US" w:bidi="ar-SA"/>
                <w:ins w:id="6646" w:author="Changes 24 to 25 Oct" w:date="2026-10-25T16:02:42Z"/>
              </w:rPr>
            </w:pPr>
            <w:ins w:id="6645" w:author="Changes 24 to 25 Oct" w:date="2026-10-25T16:02:42Z">
              <w:r>
                <w:rPr>
                  <w:kern w:val="0"/>
                  <w:szCs w:val="24"/>
                  <w:lang w:val="en-US" w:eastAsia="en-US" w:bidi="ar-SA"/>
                </w:rPr>
              </w:r>
            </w:ins>
          </w:p>
        </w:tc>
        <w:tc>
          <w:tcPr>
            <w:tcW w:w="1511" w:type="dxa"/>
            <w:tcBorders/>
          </w:tcPr>
          <w:p>
            <w:pPr>
              <w:pStyle w:val="Compact"/>
              <w:widowControl/>
              <w:spacing w:lineRule="exact" w:line="220" w:before="0" w:after="0"/>
              <w:jc w:val="left"/>
              <w:rPr>
                <w:kern w:val="0"/>
                <w:szCs w:val="24"/>
                <w:lang w:val="en-US" w:eastAsia="en-US" w:bidi="ar-SA"/>
                <w:ins w:id="6648" w:author="Changes 24 to 25 Oct" w:date="2026-10-25T16:02:42Z"/>
              </w:rPr>
            </w:pPr>
            <w:ins w:id="6647"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650" w:author="Changes 24 to 25 Oct" w:date="2026-10-25T16:02:42Z"/>
              </w:rPr>
            </w:pPr>
            <w:ins w:id="6649" w:author="Changes 24 to 25 Oct" w:date="2026-10-25T16:02:42Z">
              <w:r>
                <w:rPr>
                  <w:kern w:val="0"/>
                  <w:szCs w:val="24"/>
                  <w:lang w:val="en-US" w:eastAsia="en-US" w:bidi="ar-SA"/>
                </w:rPr>
              </w:r>
            </w:ins>
          </w:p>
        </w:tc>
      </w:tr>
      <w:tr>
        <w:trPr>
          <w:ins w:id="6651"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653" w:author="Changes 24 to 25 Oct" w:date="2026-10-25T16:02:42Z"/>
              </w:rPr>
            </w:pPr>
            <w:ins w:id="6652" w:author="Changes 24 to 25 Oct" w:date="2026-10-25T16:02:42Z">
              <w:r>
                <w:rPr>
                  <w:kern w:val="0"/>
                  <w:sz w:val="18"/>
                  <w:szCs w:val="24"/>
                  <w:lang w:val="en-US" w:eastAsia="en-US" w:bidi="ar-SA"/>
                </w:rPr>
                <w:t>Without GoTo (on-demand)</w:t>
              </w:r>
            </w:ins>
          </w:p>
        </w:tc>
        <w:tc>
          <w:tcPr>
            <w:tcW w:w="1343" w:type="dxa"/>
            <w:tcBorders/>
          </w:tcPr>
          <w:p>
            <w:pPr>
              <w:pStyle w:val="Compact"/>
              <w:widowControl/>
              <w:spacing w:lineRule="exact" w:line="220" w:before="0" w:after="0"/>
              <w:jc w:val="left"/>
              <w:rPr>
                <w:kern w:val="0"/>
                <w:szCs w:val="24"/>
                <w:lang w:val="en-US" w:eastAsia="en-US" w:bidi="ar-SA"/>
                <w:ins w:id="6655" w:author="Changes 24 to 25 Oct" w:date="2026-10-25T16:02:42Z"/>
              </w:rPr>
            </w:pPr>
            <w:ins w:id="6654" w:author="Changes 24 to 25 Oct" w:date="2026-10-25T16:02:42Z">
              <w:r>
                <w:rPr>
                  <w:kern w:val="0"/>
                  <w:sz w:val="18"/>
                  <w:szCs w:val="24"/>
                  <w:lang w:val="en-US" w:eastAsia="en-US" w:bidi="ar-SA"/>
                </w:rPr>
                <w:t>ln(Wedge); Ecosystem ratio</w:t>
              </w:r>
            </w:ins>
          </w:p>
        </w:tc>
        <w:tc>
          <w:tcPr>
            <w:tcW w:w="1606" w:type="dxa"/>
            <w:tcBorders/>
          </w:tcPr>
          <w:p>
            <w:pPr>
              <w:pStyle w:val="Compact"/>
              <w:widowControl/>
              <w:spacing w:lineRule="exact" w:line="220" w:before="0" w:after="0"/>
              <w:jc w:val="left"/>
              <w:rPr>
                <w:kern w:val="0"/>
                <w:szCs w:val="24"/>
                <w:lang w:val="en-US" w:eastAsia="en-US" w:bidi="ar-SA"/>
                <w:ins w:id="6657" w:author="Changes 24 to 25 Oct" w:date="2026-10-25T16:02:42Z"/>
              </w:rPr>
            </w:pPr>
            <w:ins w:id="6656" w:author="Changes 24 to 25 Oct" w:date="2026-10-25T16:02:42Z">
              <w:r>
                <w:rPr>
                  <w:kern w:val="0"/>
                  <w:sz w:val="18"/>
                  <w:szCs w:val="24"/>
                  <w:lang w:val="en-US" w:eastAsia="en-US" w:bidi="ar-SA"/>
                </w:rPr>
                <w:t>0.148; 18.344</w:t>
              </w:r>
            </w:ins>
          </w:p>
        </w:tc>
        <w:tc>
          <w:tcPr>
            <w:tcW w:w="750" w:type="dxa"/>
            <w:tcBorders/>
          </w:tcPr>
          <w:p>
            <w:pPr>
              <w:pStyle w:val="Compact"/>
              <w:widowControl/>
              <w:spacing w:lineRule="exact" w:line="220" w:before="0" w:after="0"/>
              <w:jc w:val="left"/>
              <w:rPr>
                <w:kern w:val="0"/>
                <w:szCs w:val="24"/>
                <w:lang w:val="en-US" w:eastAsia="en-US" w:bidi="ar-SA"/>
                <w:ins w:id="6659" w:author="Changes 24 to 25 Oct" w:date="2026-10-25T16:02:42Z"/>
              </w:rPr>
            </w:pPr>
            <w:ins w:id="6658" w:author="Changes 24 to 25 Oct" w:date="2026-10-25T16:02:42Z">
              <w:r>
                <w:rPr>
                  <w:kern w:val="0"/>
                  <w:szCs w:val="24"/>
                  <w:lang w:val="en-US" w:eastAsia="en-US" w:bidi="ar-SA"/>
                </w:rPr>
              </w:r>
            </w:ins>
          </w:p>
        </w:tc>
        <w:tc>
          <w:tcPr>
            <w:tcW w:w="1511" w:type="dxa"/>
            <w:tcBorders/>
          </w:tcPr>
          <w:p>
            <w:pPr>
              <w:pStyle w:val="Compact"/>
              <w:widowControl/>
              <w:spacing w:lineRule="exact" w:line="220" w:before="0" w:after="0"/>
              <w:jc w:val="left"/>
              <w:rPr>
                <w:kern w:val="0"/>
                <w:szCs w:val="24"/>
                <w:lang w:val="en-US" w:eastAsia="en-US" w:bidi="ar-SA"/>
                <w:ins w:id="6661" w:author="Changes 24 to 25 Oct" w:date="2026-10-25T16:02:42Z"/>
              </w:rPr>
            </w:pPr>
            <w:ins w:id="6660"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663" w:author="Changes 24 to 25 Oct" w:date="2026-10-25T16:02:42Z"/>
              </w:rPr>
            </w:pPr>
            <w:ins w:id="6662" w:author="Changes 24 to 25 Oct" w:date="2026-10-25T16:02:42Z">
              <w:r>
                <w:rPr>
                  <w:kern w:val="0"/>
                  <w:szCs w:val="24"/>
                  <w:lang w:val="en-US" w:eastAsia="en-US" w:bidi="ar-SA"/>
                </w:rPr>
              </w:r>
            </w:ins>
          </w:p>
        </w:tc>
      </w:tr>
      <w:tr>
        <w:trPr>
          <w:ins w:id="6664"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666" w:author="Changes 24 to 25 Oct" w:date="2026-10-25T16:02:42Z"/>
              </w:rPr>
            </w:pPr>
            <w:ins w:id="6665" w:author="Changes 24 to 25 Oct" w:date="2026-10-25T16:02:42Z">
              <w:r>
                <w:rPr>
                  <w:kern w:val="0"/>
                  <w:sz w:val="18"/>
                  <w:szCs w:val="24"/>
                  <w:lang w:val="en-US" w:eastAsia="en-US" w:bidi="ar-SA"/>
                </w:rPr>
                <w:t>Without Grab (on-demand)</w:t>
              </w:r>
            </w:ins>
          </w:p>
        </w:tc>
        <w:tc>
          <w:tcPr>
            <w:tcW w:w="1343" w:type="dxa"/>
            <w:tcBorders/>
          </w:tcPr>
          <w:p>
            <w:pPr>
              <w:pStyle w:val="Compact"/>
              <w:widowControl/>
              <w:spacing w:lineRule="exact" w:line="220" w:before="0" w:after="0"/>
              <w:jc w:val="left"/>
              <w:rPr>
                <w:kern w:val="0"/>
                <w:szCs w:val="24"/>
                <w:lang w:val="en-US" w:eastAsia="en-US" w:bidi="ar-SA"/>
                <w:ins w:id="6668" w:author="Changes 24 to 25 Oct" w:date="2026-10-25T16:02:42Z"/>
              </w:rPr>
            </w:pPr>
            <w:ins w:id="6667" w:author="Changes 24 to 25 Oct" w:date="2026-10-25T16:02:42Z">
              <w:r>
                <w:rPr>
                  <w:kern w:val="0"/>
                  <w:sz w:val="18"/>
                  <w:szCs w:val="24"/>
                  <w:lang w:val="en-US" w:eastAsia="en-US" w:bidi="ar-SA"/>
                </w:rPr>
                <w:t>ln(Wedge); Ecosystem ratio</w:t>
              </w:r>
            </w:ins>
          </w:p>
        </w:tc>
        <w:tc>
          <w:tcPr>
            <w:tcW w:w="1606" w:type="dxa"/>
            <w:tcBorders/>
          </w:tcPr>
          <w:p>
            <w:pPr>
              <w:pStyle w:val="Compact"/>
              <w:widowControl/>
              <w:spacing w:lineRule="exact" w:line="220" w:before="0" w:after="0"/>
              <w:jc w:val="left"/>
              <w:rPr>
                <w:kern w:val="0"/>
                <w:szCs w:val="24"/>
                <w:lang w:val="en-US" w:eastAsia="en-US" w:bidi="ar-SA"/>
                <w:ins w:id="6670" w:author="Changes 24 to 25 Oct" w:date="2026-10-25T16:02:42Z"/>
              </w:rPr>
            </w:pPr>
            <w:ins w:id="6669" w:author="Changes 24 to 25 Oct" w:date="2026-10-25T16:02:42Z">
              <w:r>
                <w:rPr>
                  <w:kern w:val="0"/>
                  <w:sz w:val="18"/>
                  <w:szCs w:val="24"/>
                  <w:lang w:val="en-US" w:eastAsia="en-US" w:bidi="ar-SA"/>
                </w:rPr>
                <w:t>0.023; 17.803</w:t>
              </w:r>
            </w:ins>
          </w:p>
        </w:tc>
        <w:tc>
          <w:tcPr>
            <w:tcW w:w="750" w:type="dxa"/>
            <w:tcBorders/>
          </w:tcPr>
          <w:p>
            <w:pPr>
              <w:pStyle w:val="Compact"/>
              <w:widowControl/>
              <w:spacing w:lineRule="exact" w:line="220" w:before="0" w:after="0"/>
              <w:jc w:val="left"/>
              <w:rPr>
                <w:kern w:val="0"/>
                <w:szCs w:val="24"/>
                <w:lang w:val="en-US" w:eastAsia="en-US" w:bidi="ar-SA"/>
                <w:ins w:id="6672" w:author="Changes 24 to 25 Oct" w:date="2026-10-25T16:02:42Z"/>
              </w:rPr>
            </w:pPr>
            <w:ins w:id="6671" w:author="Changes 24 to 25 Oct" w:date="2026-10-25T16:02:42Z">
              <w:r>
                <w:rPr>
                  <w:kern w:val="0"/>
                  <w:szCs w:val="24"/>
                  <w:lang w:val="en-US" w:eastAsia="en-US" w:bidi="ar-SA"/>
                </w:rPr>
              </w:r>
            </w:ins>
          </w:p>
        </w:tc>
        <w:tc>
          <w:tcPr>
            <w:tcW w:w="1511" w:type="dxa"/>
            <w:tcBorders/>
          </w:tcPr>
          <w:p>
            <w:pPr>
              <w:pStyle w:val="Compact"/>
              <w:widowControl/>
              <w:spacing w:lineRule="exact" w:line="220" w:before="0" w:after="0"/>
              <w:jc w:val="left"/>
              <w:rPr>
                <w:kern w:val="0"/>
                <w:szCs w:val="24"/>
                <w:lang w:val="en-US" w:eastAsia="en-US" w:bidi="ar-SA"/>
                <w:ins w:id="6674" w:author="Changes 24 to 25 Oct" w:date="2026-10-25T16:02:42Z"/>
              </w:rPr>
            </w:pPr>
            <w:ins w:id="6673"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676" w:author="Changes 24 to 25 Oct" w:date="2026-10-25T16:02:42Z"/>
              </w:rPr>
            </w:pPr>
            <w:ins w:id="6675" w:author="Changes 24 to 25 Oct" w:date="2026-10-25T16:02:42Z">
              <w:r>
                <w:rPr>
                  <w:kern w:val="0"/>
                  <w:szCs w:val="24"/>
                  <w:lang w:val="en-US" w:eastAsia="en-US" w:bidi="ar-SA"/>
                </w:rPr>
              </w:r>
            </w:ins>
          </w:p>
        </w:tc>
      </w:tr>
      <w:tr>
        <w:trPr>
          <w:ins w:id="6677"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679" w:author="Changes 24 to 25 Oct" w:date="2026-10-25T16:02:42Z"/>
              </w:rPr>
            </w:pPr>
            <w:ins w:id="6678" w:author="Changes 24 to 25 Oct" w:date="2026-10-25T16:02:42Z">
              <w:r>
                <w:rPr>
                  <w:kern w:val="0"/>
                  <w:sz w:val="18"/>
                  <w:szCs w:val="24"/>
                  <w:lang w:val="en-US" w:eastAsia="en-US" w:bidi="ar-SA"/>
                </w:rPr>
                <w:t>Without Tokopedia</w:t>
              </w:r>
            </w:ins>
          </w:p>
        </w:tc>
        <w:tc>
          <w:tcPr>
            <w:tcW w:w="1343" w:type="dxa"/>
            <w:tcBorders/>
          </w:tcPr>
          <w:p>
            <w:pPr>
              <w:pStyle w:val="Compact"/>
              <w:widowControl/>
              <w:spacing w:lineRule="exact" w:line="220" w:before="0" w:after="0"/>
              <w:jc w:val="left"/>
              <w:rPr>
                <w:kern w:val="0"/>
                <w:szCs w:val="24"/>
                <w:lang w:val="en-US" w:eastAsia="en-US" w:bidi="ar-SA"/>
                <w:ins w:id="6681" w:author="Changes 24 to 25 Oct" w:date="2026-10-25T16:02:42Z"/>
              </w:rPr>
            </w:pPr>
            <w:ins w:id="6680" w:author="Changes 24 to 25 Oct" w:date="2026-10-25T16:02:42Z">
              <w:r>
                <w:rPr>
                  <w:kern w:val="0"/>
                  <w:sz w:val="18"/>
                  <w:szCs w:val="24"/>
                  <w:lang w:val="en-US" w:eastAsia="en-US" w:bidi="ar-SA"/>
                </w:rPr>
                <w:t>ln(Wedge); Ecosystem ratio</w:t>
              </w:r>
            </w:ins>
          </w:p>
        </w:tc>
        <w:tc>
          <w:tcPr>
            <w:tcW w:w="1606" w:type="dxa"/>
            <w:tcBorders/>
          </w:tcPr>
          <w:p>
            <w:pPr>
              <w:pStyle w:val="Compact"/>
              <w:widowControl/>
              <w:spacing w:lineRule="exact" w:line="220" w:before="0" w:after="0"/>
              <w:jc w:val="left"/>
              <w:rPr>
                <w:kern w:val="0"/>
                <w:szCs w:val="24"/>
                <w:lang w:val="en-US" w:eastAsia="en-US" w:bidi="ar-SA"/>
                <w:ins w:id="6683" w:author="Changes 24 to 25 Oct" w:date="2026-10-25T16:02:42Z"/>
              </w:rPr>
            </w:pPr>
            <w:ins w:id="6682" w:author="Changes 24 to 25 Oct" w:date="2026-10-25T16:02:42Z">
              <w:r>
                <w:rPr>
                  <w:kern w:val="0"/>
                  <w:sz w:val="18"/>
                  <w:szCs w:val="24"/>
                  <w:lang w:val="en-US" w:eastAsia="en-US" w:bidi="ar-SA"/>
                </w:rPr>
                <w:t>0.104; 16.620</w:t>
              </w:r>
            </w:ins>
          </w:p>
        </w:tc>
        <w:tc>
          <w:tcPr>
            <w:tcW w:w="750" w:type="dxa"/>
            <w:tcBorders/>
          </w:tcPr>
          <w:p>
            <w:pPr>
              <w:pStyle w:val="Compact"/>
              <w:widowControl/>
              <w:spacing w:lineRule="exact" w:line="220" w:before="0" w:after="0"/>
              <w:jc w:val="left"/>
              <w:rPr>
                <w:kern w:val="0"/>
                <w:szCs w:val="24"/>
                <w:lang w:val="en-US" w:eastAsia="en-US" w:bidi="ar-SA"/>
                <w:ins w:id="6685" w:author="Changes 24 to 25 Oct" w:date="2026-10-25T16:02:42Z"/>
              </w:rPr>
            </w:pPr>
            <w:ins w:id="6684" w:author="Changes 24 to 25 Oct" w:date="2026-10-25T16:02:42Z">
              <w:r>
                <w:rPr>
                  <w:kern w:val="0"/>
                  <w:szCs w:val="24"/>
                  <w:lang w:val="en-US" w:eastAsia="en-US" w:bidi="ar-SA"/>
                </w:rPr>
              </w:r>
            </w:ins>
          </w:p>
        </w:tc>
        <w:tc>
          <w:tcPr>
            <w:tcW w:w="1511" w:type="dxa"/>
            <w:tcBorders/>
          </w:tcPr>
          <w:p>
            <w:pPr>
              <w:pStyle w:val="Compact"/>
              <w:widowControl/>
              <w:spacing w:lineRule="exact" w:line="220" w:before="0" w:after="0"/>
              <w:jc w:val="left"/>
              <w:rPr>
                <w:kern w:val="0"/>
                <w:szCs w:val="24"/>
                <w:lang w:val="en-US" w:eastAsia="en-US" w:bidi="ar-SA"/>
                <w:ins w:id="6687" w:author="Changes 24 to 25 Oct" w:date="2026-10-25T16:02:42Z"/>
              </w:rPr>
            </w:pPr>
            <w:ins w:id="6686"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689" w:author="Changes 24 to 25 Oct" w:date="2026-10-25T16:02:42Z"/>
              </w:rPr>
            </w:pPr>
            <w:ins w:id="6688" w:author="Changes 24 to 25 Oct" w:date="2026-10-25T16:02:42Z">
              <w:r>
                <w:rPr>
                  <w:kern w:val="0"/>
                  <w:szCs w:val="24"/>
                  <w:lang w:val="en-US" w:eastAsia="en-US" w:bidi="ar-SA"/>
                </w:rPr>
              </w:r>
            </w:ins>
          </w:p>
        </w:tc>
      </w:tr>
      <w:tr>
        <w:trPr>
          <w:ins w:id="6690"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692" w:author="Changes 24 to 25 Oct" w:date="2026-10-25T16:02:42Z"/>
              </w:rPr>
            </w:pPr>
            <w:ins w:id="6691" w:author="Changes 24 to 25 Oct" w:date="2026-10-25T16:02:42Z">
              <w:r>
                <w:rPr>
                  <w:kern w:val="0"/>
                  <w:sz w:val="18"/>
                  <w:szCs w:val="24"/>
                  <w:lang w:val="en-US" w:eastAsia="en-US" w:bidi="ar-SA"/>
                </w:rPr>
                <w:t>Without year dummies</w:t>
              </w:r>
            </w:ins>
          </w:p>
        </w:tc>
        <w:tc>
          <w:tcPr>
            <w:tcW w:w="1343" w:type="dxa"/>
            <w:tcBorders/>
          </w:tcPr>
          <w:p>
            <w:pPr>
              <w:pStyle w:val="Compact"/>
              <w:widowControl/>
              <w:spacing w:lineRule="exact" w:line="220" w:before="0" w:after="0"/>
              <w:jc w:val="left"/>
              <w:rPr>
                <w:kern w:val="0"/>
                <w:szCs w:val="24"/>
                <w:lang w:val="en-US" w:eastAsia="en-US" w:bidi="ar-SA"/>
                <w:ins w:id="6694" w:author="Changes 24 to 25 Oct" w:date="2026-10-25T16:02:42Z"/>
              </w:rPr>
            </w:pPr>
            <w:ins w:id="6693" w:author="Changes 24 to 25 Oct" w:date="2026-10-25T16:02:42Z">
              <w:r>
                <w:rPr>
                  <w:kern w:val="0"/>
                  <w:sz w:val="18"/>
                  <w:szCs w:val="24"/>
                  <w:lang w:val="en-US" w:eastAsia="en-US" w:bidi="ar-SA"/>
                </w:rPr>
                <w:t>ln(Wedge)</w:t>
              </w:r>
            </w:ins>
          </w:p>
        </w:tc>
        <w:tc>
          <w:tcPr>
            <w:tcW w:w="1606" w:type="dxa"/>
            <w:tcBorders/>
          </w:tcPr>
          <w:p>
            <w:pPr>
              <w:pStyle w:val="Compact"/>
              <w:widowControl/>
              <w:spacing w:lineRule="exact" w:line="220" w:before="0" w:after="0"/>
              <w:jc w:val="left"/>
              <w:rPr>
                <w:kern w:val="0"/>
                <w:szCs w:val="24"/>
                <w:lang w:val="en-US" w:eastAsia="en-US" w:bidi="ar-SA"/>
                <w:ins w:id="6696" w:author="Changes 24 to 25 Oct" w:date="2026-10-25T16:02:42Z"/>
              </w:rPr>
            </w:pPr>
            <w:ins w:id="6695" w:author="Changes 24 to 25 Oct" w:date="2026-10-25T16:02:42Z">
              <w:r>
                <w:rPr>
                  <w:kern w:val="0"/>
                  <w:sz w:val="18"/>
                  <w:szCs w:val="24"/>
                  <w:lang w:val="en-US" w:eastAsia="en-US" w:bidi="ar-SA"/>
                </w:rPr>
                <w:t>-0.302</w:t>
              </w:r>
            </w:ins>
          </w:p>
        </w:tc>
        <w:tc>
          <w:tcPr>
            <w:tcW w:w="750" w:type="dxa"/>
            <w:tcBorders/>
          </w:tcPr>
          <w:p>
            <w:pPr>
              <w:pStyle w:val="Compact"/>
              <w:widowControl/>
              <w:spacing w:lineRule="exact" w:line="220" w:before="0" w:after="0"/>
              <w:jc w:val="left"/>
              <w:rPr>
                <w:kern w:val="0"/>
                <w:szCs w:val="24"/>
                <w:lang w:val="en-US" w:eastAsia="en-US" w:bidi="ar-SA"/>
                <w:ins w:id="6698" w:author="Changes 24 to 25 Oct" w:date="2026-10-25T16:02:42Z"/>
              </w:rPr>
            </w:pPr>
            <w:ins w:id="6697" w:author="Changes 24 to 25 Oct" w:date="2026-10-25T16:02:42Z">
              <w:r>
                <w:rPr>
                  <w:kern w:val="0"/>
                  <w:sz w:val="18"/>
                  <w:szCs w:val="24"/>
                  <w:lang w:val="en-US" w:eastAsia="en-US" w:bidi="ar-SA"/>
                </w:rPr>
                <w:t>0.395</w:t>
              </w:r>
            </w:ins>
          </w:p>
        </w:tc>
        <w:tc>
          <w:tcPr>
            <w:tcW w:w="1511" w:type="dxa"/>
            <w:tcBorders/>
          </w:tcPr>
          <w:p>
            <w:pPr>
              <w:pStyle w:val="Compact"/>
              <w:widowControl/>
              <w:spacing w:lineRule="exact" w:line="220" w:before="0" w:after="0"/>
              <w:jc w:val="left"/>
              <w:rPr>
                <w:kern w:val="0"/>
                <w:szCs w:val="24"/>
                <w:lang w:val="en-US" w:eastAsia="en-US" w:bidi="ar-SA"/>
                <w:ins w:id="6700" w:author="Changes 24 to 25 Oct" w:date="2026-10-25T16:02:42Z"/>
              </w:rPr>
            </w:pPr>
            <w:ins w:id="6699"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02" w:author="Changes 24 to 25 Oct" w:date="2026-10-25T16:02:42Z"/>
              </w:rPr>
            </w:pPr>
            <w:ins w:id="6701" w:author="Changes 24 to 25 Oct" w:date="2026-10-25T16:02:42Z">
              <w:r>
                <w:rPr>
                  <w:kern w:val="0"/>
                  <w:szCs w:val="24"/>
                  <w:lang w:val="en-US" w:eastAsia="en-US" w:bidi="ar-SA"/>
                </w:rPr>
              </w:r>
            </w:ins>
          </w:p>
        </w:tc>
      </w:tr>
      <w:tr>
        <w:trPr>
          <w:ins w:id="6703"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05" w:author="Changes 24 to 25 Oct" w:date="2026-10-25T16:02:42Z"/>
              </w:rPr>
            </w:pPr>
            <w:ins w:id="6704" w:author="Changes 24 to 25 Oct" w:date="2026-10-25T16:02:42Z">
              <w:r>
                <w:rPr>
                  <w:kern w:val="0"/>
                  <w:sz w:val="18"/>
                  <w:szCs w:val="24"/>
                  <w:lang w:val="en-US" w:eastAsia="en-US" w:bidi="ar-SA"/>
                </w:rPr>
                <w:t>Without year dummies</w:t>
              </w:r>
            </w:ins>
          </w:p>
        </w:tc>
        <w:tc>
          <w:tcPr>
            <w:tcW w:w="1343" w:type="dxa"/>
            <w:tcBorders/>
          </w:tcPr>
          <w:p>
            <w:pPr>
              <w:pStyle w:val="Compact"/>
              <w:widowControl/>
              <w:spacing w:lineRule="exact" w:line="220" w:before="0" w:after="0"/>
              <w:jc w:val="left"/>
              <w:rPr>
                <w:kern w:val="0"/>
                <w:szCs w:val="24"/>
                <w:lang w:val="en-US" w:eastAsia="en-US" w:bidi="ar-SA"/>
                <w:ins w:id="6707" w:author="Changes 24 to 25 Oct" w:date="2026-10-25T16:02:42Z"/>
              </w:rPr>
            </w:pPr>
            <w:ins w:id="6706" w:author="Changes 24 to 25 Oct" w:date="2026-10-25T16:02:42Z">
              <w:r>
                <w:rPr>
                  <w:kern w:val="0"/>
                  <w:sz w:val="18"/>
                  <w:szCs w:val="24"/>
                  <w:lang w:val="en-US" w:eastAsia="en-US" w:bidi="ar-SA"/>
                </w:rPr>
                <w:t>Ecosystem ratio</w:t>
              </w:r>
            </w:ins>
          </w:p>
        </w:tc>
        <w:tc>
          <w:tcPr>
            <w:tcW w:w="1606" w:type="dxa"/>
            <w:tcBorders/>
          </w:tcPr>
          <w:p>
            <w:pPr>
              <w:pStyle w:val="Compact"/>
              <w:widowControl/>
              <w:spacing w:lineRule="exact" w:line="220" w:before="0" w:after="0"/>
              <w:jc w:val="left"/>
              <w:rPr>
                <w:kern w:val="0"/>
                <w:szCs w:val="24"/>
                <w:lang w:val="en-US" w:eastAsia="en-US" w:bidi="ar-SA"/>
                <w:ins w:id="6709" w:author="Changes 24 to 25 Oct" w:date="2026-10-25T16:02:42Z"/>
              </w:rPr>
            </w:pPr>
            <w:ins w:id="6708" w:author="Changes 24 to 25 Oct" w:date="2026-10-25T16:02:42Z">
              <w:r>
                <w:rPr>
                  <w:kern w:val="0"/>
                  <w:sz w:val="18"/>
                  <w:szCs w:val="24"/>
                  <w:lang w:val="en-US" w:eastAsia="en-US" w:bidi="ar-SA"/>
                </w:rPr>
                <w:t>12.939</w:t>
              </w:r>
            </w:ins>
          </w:p>
        </w:tc>
        <w:tc>
          <w:tcPr>
            <w:tcW w:w="750" w:type="dxa"/>
            <w:tcBorders/>
          </w:tcPr>
          <w:p>
            <w:pPr>
              <w:pStyle w:val="Compact"/>
              <w:widowControl/>
              <w:spacing w:lineRule="exact" w:line="220" w:before="0" w:after="0"/>
              <w:jc w:val="left"/>
              <w:rPr>
                <w:kern w:val="0"/>
                <w:szCs w:val="24"/>
                <w:lang w:val="en-US" w:eastAsia="en-US" w:bidi="ar-SA"/>
                <w:ins w:id="6711" w:author="Changes 24 to 25 Oct" w:date="2026-10-25T16:02:42Z"/>
              </w:rPr>
            </w:pPr>
            <w:ins w:id="6710" w:author="Changes 24 to 25 Oct" w:date="2026-10-25T16:02:42Z">
              <w:r>
                <w:rPr>
                  <w:kern w:val="0"/>
                  <w:sz w:val="18"/>
                  <w:szCs w:val="24"/>
                  <w:lang w:val="en-US" w:eastAsia="en-US" w:bidi="ar-SA"/>
                </w:rPr>
                <w:t>&lt;0.001</w:t>
              </w:r>
            </w:ins>
          </w:p>
        </w:tc>
        <w:tc>
          <w:tcPr>
            <w:tcW w:w="1511" w:type="dxa"/>
            <w:tcBorders/>
          </w:tcPr>
          <w:p>
            <w:pPr>
              <w:pStyle w:val="Compact"/>
              <w:widowControl/>
              <w:spacing w:lineRule="exact" w:line="220" w:before="0" w:after="0"/>
              <w:jc w:val="left"/>
              <w:rPr>
                <w:kern w:val="0"/>
                <w:szCs w:val="24"/>
                <w:lang w:val="en-US" w:eastAsia="en-US" w:bidi="ar-SA"/>
                <w:ins w:id="6713" w:author="Changes 24 to 25 Oct" w:date="2026-10-25T16:02:42Z"/>
              </w:rPr>
            </w:pPr>
            <w:ins w:id="6712"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15" w:author="Changes 24 to 25 Oct" w:date="2026-10-25T16:02:42Z"/>
              </w:rPr>
            </w:pPr>
            <w:ins w:id="6714" w:author="Changes 24 to 25 Oct" w:date="2026-10-25T16:02:42Z">
              <w:r>
                <w:rPr>
                  <w:kern w:val="0"/>
                  <w:szCs w:val="24"/>
                  <w:lang w:val="en-US" w:eastAsia="en-US" w:bidi="ar-SA"/>
                </w:rPr>
              </w:r>
            </w:ins>
          </w:p>
        </w:tc>
      </w:tr>
      <w:tr>
        <w:trPr>
          <w:ins w:id="6716"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18" w:author="Changes 24 to 25 Oct" w:date="2026-10-25T16:02:42Z"/>
              </w:rPr>
            </w:pPr>
            <w:ins w:id="6717" w:author="Changes 24 to 25 Oct" w:date="2026-10-25T16:02:42Z">
              <w:r>
                <w:rPr>
                  <w:kern w:val="0"/>
                  <w:sz w:val="18"/>
                  <w:szCs w:val="24"/>
                  <w:lang w:val="en-US" w:eastAsia="en-US" w:bidi="ar-SA"/>
                </w:rPr>
                <w:t>Without total assets</w:t>
              </w:r>
            </w:ins>
          </w:p>
        </w:tc>
        <w:tc>
          <w:tcPr>
            <w:tcW w:w="1343" w:type="dxa"/>
            <w:tcBorders/>
          </w:tcPr>
          <w:p>
            <w:pPr>
              <w:pStyle w:val="Compact"/>
              <w:widowControl/>
              <w:spacing w:lineRule="exact" w:line="220" w:before="0" w:after="0"/>
              <w:jc w:val="left"/>
              <w:rPr>
                <w:kern w:val="0"/>
                <w:szCs w:val="24"/>
                <w:lang w:val="en-US" w:eastAsia="en-US" w:bidi="ar-SA"/>
                <w:ins w:id="6720" w:author="Changes 24 to 25 Oct" w:date="2026-10-25T16:02:42Z"/>
              </w:rPr>
            </w:pPr>
            <w:ins w:id="6719" w:author="Changes 24 to 25 Oct" w:date="2026-10-25T16:02:42Z">
              <w:r>
                <w:rPr>
                  <w:kern w:val="0"/>
                  <w:sz w:val="18"/>
                  <w:szCs w:val="24"/>
                  <w:lang w:val="en-US" w:eastAsia="en-US" w:bidi="ar-SA"/>
                </w:rPr>
                <w:t>ln(Wedge)</w:t>
              </w:r>
            </w:ins>
          </w:p>
        </w:tc>
        <w:tc>
          <w:tcPr>
            <w:tcW w:w="1606" w:type="dxa"/>
            <w:tcBorders/>
          </w:tcPr>
          <w:p>
            <w:pPr>
              <w:pStyle w:val="Compact"/>
              <w:widowControl/>
              <w:spacing w:lineRule="exact" w:line="220" w:before="0" w:after="0"/>
              <w:jc w:val="left"/>
              <w:rPr>
                <w:kern w:val="0"/>
                <w:szCs w:val="24"/>
                <w:lang w:val="en-US" w:eastAsia="en-US" w:bidi="ar-SA"/>
                <w:ins w:id="6722" w:author="Changes 24 to 25 Oct" w:date="2026-10-25T16:02:42Z"/>
              </w:rPr>
            </w:pPr>
            <w:ins w:id="6721" w:author="Changes 24 to 25 Oct" w:date="2026-10-25T16:02:42Z">
              <w:r>
                <w:rPr>
                  <w:kern w:val="0"/>
                  <w:sz w:val="18"/>
                  <w:szCs w:val="24"/>
                  <w:lang w:val="en-US" w:eastAsia="en-US" w:bidi="ar-SA"/>
                </w:rPr>
                <w:t>1.197</w:t>
              </w:r>
            </w:ins>
          </w:p>
        </w:tc>
        <w:tc>
          <w:tcPr>
            <w:tcW w:w="750" w:type="dxa"/>
            <w:tcBorders/>
          </w:tcPr>
          <w:p>
            <w:pPr>
              <w:pStyle w:val="Compact"/>
              <w:widowControl/>
              <w:spacing w:lineRule="exact" w:line="220" w:before="0" w:after="0"/>
              <w:jc w:val="left"/>
              <w:rPr>
                <w:kern w:val="0"/>
                <w:szCs w:val="24"/>
                <w:lang w:val="en-US" w:eastAsia="en-US" w:bidi="ar-SA"/>
                <w:ins w:id="6724" w:author="Changes 24 to 25 Oct" w:date="2026-10-25T16:02:42Z"/>
              </w:rPr>
            </w:pPr>
            <w:ins w:id="6723" w:author="Changes 24 to 25 Oct" w:date="2026-10-25T16:02:42Z">
              <w:r>
                <w:rPr>
                  <w:kern w:val="0"/>
                  <w:sz w:val="18"/>
                  <w:szCs w:val="24"/>
                  <w:lang w:val="en-US" w:eastAsia="en-US" w:bidi="ar-SA"/>
                </w:rPr>
                <w:t>0.246</w:t>
              </w:r>
            </w:ins>
          </w:p>
        </w:tc>
        <w:tc>
          <w:tcPr>
            <w:tcW w:w="1511" w:type="dxa"/>
            <w:tcBorders/>
          </w:tcPr>
          <w:p>
            <w:pPr>
              <w:pStyle w:val="Compact"/>
              <w:widowControl/>
              <w:spacing w:lineRule="exact" w:line="220" w:before="0" w:after="0"/>
              <w:jc w:val="left"/>
              <w:rPr>
                <w:kern w:val="0"/>
                <w:szCs w:val="24"/>
                <w:lang w:val="en-US" w:eastAsia="en-US" w:bidi="ar-SA"/>
                <w:ins w:id="6726" w:author="Changes 24 to 25 Oct" w:date="2026-10-25T16:02:42Z"/>
              </w:rPr>
            </w:pPr>
            <w:ins w:id="6725"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28" w:author="Changes 24 to 25 Oct" w:date="2026-10-25T16:02:42Z"/>
              </w:rPr>
            </w:pPr>
            <w:ins w:id="6727" w:author="Changes 24 to 25 Oct" w:date="2026-10-25T16:02:42Z">
              <w:r>
                <w:rPr>
                  <w:kern w:val="0"/>
                  <w:sz w:val="18"/>
                  <w:szCs w:val="24"/>
                  <w:lang w:val="en-US" w:eastAsia="en-US" w:bidi="ar-SA"/>
                </w:rPr>
                <w:t>187</w:t>
              </w:r>
            </w:ins>
          </w:p>
        </w:tc>
      </w:tr>
      <w:tr>
        <w:trPr>
          <w:ins w:id="6729"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31" w:author="Changes 24 to 25 Oct" w:date="2026-10-25T16:02:42Z"/>
              </w:rPr>
            </w:pPr>
            <w:ins w:id="6730" w:author="Changes 24 to 25 Oct" w:date="2026-10-25T16:02:42Z">
              <w:r>
                <w:rPr>
                  <w:kern w:val="0"/>
                  <w:sz w:val="18"/>
                  <w:szCs w:val="24"/>
                  <w:lang w:val="en-US" w:eastAsia="en-US" w:bidi="ar-SA"/>
                </w:rPr>
                <w:t>Without total assets</w:t>
              </w:r>
            </w:ins>
          </w:p>
        </w:tc>
        <w:tc>
          <w:tcPr>
            <w:tcW w:w="1343" w:type="dxa"/>
            <w:tcBorders/>
          </w:tcPr>
          <w:p>
            <w:pPr>
              <w:pStyle w:val="Compact"/>
              <w:widowControl/>
              <w:spacing w:lineRule="exact" w:line="220" w:before="0" w:after="0"/>
              <w:jc w:val="left"/>
              <w:rPr>
                <w:kern w:val="0"/>
                <w:szCs w:val="24"/>
                <w:lang w:val="en-US" w:eastAsia="en-US" w:bidi="ar-SA"/>
                <w:ins w:id="6733" w:author="Changes 24 to 25 Oct" w:date="2026-10-25T16:02:42Z"/>
              </w:rPr>
            </w:pPr>
            <w:ins w:id="6732" w:author="Changes 24 to 25 Oct" w:date="2026-10-25T16:02:42Z">
              <w:r>
                <w:rPr>
                  <w:kern w:val="0"/>
                  <w:sz w:val="18"/>
                  <w:szCs w:val="24"/>
                  <w:lang w:val="en-US" w:eastAsia="en-US" w:bidi="ar-SA"/>
                </w:rPr>
                <w:t>Ecosystem ratio</w:t>
              </w:r>
            </w:ins>
          </w:p>
        </w:tc>
        <w:tc>
          <w:tcPr>
            <w:tcW w:w="1606" w:type="dxa"/>
            <w:tcBorders/>
          </w:tcPr>
          <w:p>
            <w:pPr>
              <w:pStyle w:val="Compact"/>
              <w:widowControl/>
              <w:spacing w:lineRule="exact" w:line="220" w:before="0" w:after="0"/>
              <w:jc w:val="left"/>
              <w:rPr>
                <w:kern w:val="0"/>
                <w:szCs w:val="24"/>
                <w:lang w:val="en-US" w:eastAsia="en-US" w:bidi="ar-SA"/>
                <w:ins w:id="6735" w:author="Changes 24 to 25 Oct" w:date="2026-10-25T16:02:42Z"/>
              </w:rPr>
            </w:pPr>
            <w:ins w:id="6734" w:author="Changes 24 to 25 Oct" w:date="2026-10-25T16:02:42Z">
              <w:r>
                <w:rPr>
                  <w:kern w:val="0"/>
                  <w:sz w:val="18"/>
                  <w:szCs w:val="24"/>
                  <w:lang w:val="en-US" w:eastAsia="en-US" w:bidi="ar-SA"/>
                </w:rPr>
                <w:t>17.027</w:t>
              </w:r>
            </w:ins>
          </w:p>
        </w:tc>
        <w:tc>
          <w:tcPr>
            <w:tcW w:w="750" w:type="dxa"/>
            <w:tcBorders/>
          </w:tcPr>
          <w:p>
            <w:pPr>
              <w:pStyle w:val="Compact"/>
              <w:widowControl/>
              <w:spacing w:lineRule="exact" w:line="220" w:before="0" w:after="0"/>
              <w:jc w:val="left"/>
              <w:rPr>
                <w:kern w:val="0"/>
                <w:szCs w:val="24"/>
                <w:lang w:val="en-US" w:eastAsia="en-US" w:bidi="ar-SA"/>
                <w:ins w:id="6737" w:author="Changes 24 to 25 Oct" w:date="2026-10-25T16:02:42Z"/>
              </w:rPr>
            </w:pPr>
            <w:ins w:id="6736" w:author="Changes 24 to 25 Oct" w:date="2026-10-25T16:02:42Z">
              <w:r>
                <w:rPr>
                  <w:kern w:val="0"/>
                  <w:sz w:val="18"/>
                  <w:szCs w:val="24"/>
                  <w:lang w:val="en-US" w:eastAsia="en-US" w:bidi="ar-SA"/>
                </w:rPr>
                <w:t>&lt;0.001</w:t>
              </w:r>
            </w:ins>
          </w:p>
        </w:tc>
        <w:tc>
          <w:tcPr>
            <w:tcW w:w="1511" w:type="dxa"/>
            <w:tcBorders/>
          </w:tcPr>
          <w:p>
            <w:pPr>
              <w:pStyle w:val="Compact"/>
              <w:widowControl/>
              <w:spacing w:lineRule="exact" w:line="220" w:before="0" w:after="0"/>
              <w:jc w:val="left"/>
              <w:rPr>
                <w:kern w:val="0"/>
                <w:szCs w:val="24"/>
                <w:lang w:val="en-US" w:eastAsia="en-US" w:bidi="ar-SA"/>
                <w:ins w:id="6739" w:author="Changes 24 to 25 Oct" w:date="2026-10-25T16:02:42Z"/>
              </w:rPr>
            </w:pPr>
            <w:ins w:id="6738"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41" w:author="Changes 24 to 25 Oct" w:date="2026-10-25T16:02:42Z"/>
              </w:rPr>
            </w:pPr>
            <w:ins w:id="6740" w:author="Changes 24 to 25 Oct" w:date="2026-10-25T16:02:42Z">
              <w:r>
                <w:rPr>
                  <w:kern w:val="0"/>
                  <w:sz w:val="18"/>
                  <w:szCs w:val="24"/>
                  <w:lang w:val="en-US" w:eastAsia="en-US" w:bidi="ar-SA"/>
                </w:rPr>
                <w:t>187</w:t>
              </w:r>
            </w:ins>
          </w:p>
        </w:tc>
      </w:tr>
      <w:tr>
        <w:trPr>
          <w:ins w:id="6742"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44" w:author="Changes 24 to 25 Oct" w:date="2026-10-25T16:02:42Z"/>
              </w:rPr>
            </w:pPr>
            <w:ins w:id="6743" w:author="Changes 24 to 25 Oct" w:date="2026-10-25T16:02:42Z">
              <w:r>
                <w:rPr>
                  <w:kern w:val="0"/>
                  <w:sz w:val="18"/>
                  <w:szCs w:val="24"/>
                  <w:lang w:val="en-US" w:eastAsia="en-US" w:bidi="ar-SA"/>
                </w:rPr>
                <w:t>Without years before listing</w:t>
              </w:r>
            </w:ins>
          </w:p>
        </w:tc>
        <w:tc>
          <w:tcPr>
            <w:tcW w:w="1343" w:type="dxa"/>
            <w:tcBorders/>
          </w:tcPr>
          <w:p>
            <w:pPr>
              <w:pStyle w:val="Compact"/>
              <w:widowControl/>
              <w:spacing w:lineRule="exact" w:line="220" w:before="0" w:after="0"/>
              <w:jc w:val="left"/>
              <w:rPr>
                <w:kern w:val="0"/>
                <w:szCs w:val="24"/>
                <w:lang w:val="en-US" w:eastAsia="en-US" w:bidi="ar-SA"/>
                <w:ins w:id="6746" w:author="Changes 24 to 25 Oct" w:date="2026-10-25T16:02:42Z"/>
              </w:rPr>
            </w:pPr>
            <w:ins w:id="6745" w:author="Changes 24 to 25 Oct" w:date="2026-10-25T16:02:42Z">
              <w:r>
                <w:rPr>
                  <w:kern w:val="0"/>
                  <w:sz w:val="18"/>
                  <w:szCs w:val="24"/>
                  <w:lang w:val="en-US" w:eastAsia="en-US" w:bidi="ar-SA"/>
                </w:rPr>
                <w:t>ln(Wedge)</w:t>
              </w:r>
            </w:ins>
          </w:p>
        </w:tc>
        <w:tc>
          <w:tcPr>
            <w:tcW w:w="1606" w:type="dxa"/>
            <w:tcBorders/>
          </w:tcPr>
          <w:p>
            <w:pPr>
              <w:pStyle w:val="Compact"/>
              <w:widowControl/>
              <w:spacing w:lineRule="exact" w:line="220" w:before="0" w:after="0"/>
              <w:jc w:val="left"/>
              <w:rPr>
                <w:kern w:val="0"/>
                <w:szCs w:val="24"/>
                <w:lang w:val="en-US" w:eastAsia="en-US" w:bidi="ar-SA"/>
                <w:ins w:id="6748" w:author="Changes 24 to 25 Oct" w:date="2026-10-25T16:02:42Z"/>
              </w:rPr>
            </w:pPr>
            <w:ins w:id="6747" w:author="Changes 24 to 25 Oct" w:date="2026-10-25T16:02:42Z">
              <w:r>
                <w:rPr>
                  <w:kern w:val="0"/>
                  <w:sz w:val="18"/>
                  <w:szCs w:val="24"/>
                  <w:lang w:val="en-US" w:eastAsia="en-US" w:bidi="ar-SA"/>
                </w:rPr>
                <w:t>-0.113</w:t>
              </w:r>
            </w:ins>
          </w:p>
        </w:tc>
        <w:tc>
          <w:tcPr>
            <w:tcW w:w="750" w:type="dxa"/>
            <w:tcBorders/>
          </w:tcPr>
          <w:p>
            <w:pPr>
              <w:pStyle w:val="Compact"/>
              <w:widowControl/>
              <w:spacing w:lineRule="exact" w:line="220" w:before="0" w:after="0"/>
              <w:jc w:val="left"/>
              <w:rPr>
                <w:kern w:val="0"/>
                <w:szCs w:val="24"/>
                <w:lang w:val="en-US" w:eastAsia="en-US" w:bidi="ar-SA"/>
                <w:ins w:id="6750" w:author="Changes 24 to 25 Oct" w:date="2026-10-25T16:02:42Z"/>
              </w:rPr>
            </w:pPr>
            <w:ins w:id="6749" w:author="Changes 24 to 25 Oct" w:date="2026-10-25T16:02:42Z">
              <w:r>
                <w:rPr>
                  <w:kern w:val="0"/>
                  <w:sz w:val="18"/>
                  <w:szCs w:val="24"/>
                  <w:lang w:val="en-US" w:eastAsia="en-US" w:bidi="ar-SA"/>
                </w:rPr>
                <w:t>0.711</w:t>
              </w:r>
            </w:ins>
          </w:p>
        </w:tc>
        <w:tc>
          <w:tcPr>
            <w:tcW w:w="1511" w:type="dxa"/>
            <w:tcBorders/>
          </w:tcPr>
          <w:p>
            <w:pPr>
              <w:pStyle w:val="Compact"/>
              <w:widowControl/>
              <w:spacing w:lineRule="exact" w:line="220" w:before="0" w:after="0"/>
              <w:jc w:val="left"/>
              <w:rPr>
                <w:kern w:val="0"/>
                <w:szCs w:val="24"/>
                <w:lang w:val="en-US" w:eastAsia="en-US" w:bidi="ar-SA"/>
                <w:ins w:id="6752" w:author="Changes 24 to 25 Oct" w:date="2026-10-25T16:02:42Z"/>
              </w:rPr>
            </w:pPr>
            <w:ins w:id="6751"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54" w:author="Changes 24 to 25 Oct" w:date="2026-10-25T16:02:42Z"/>
              </w:rPr>
            </w:pPr>
            <w:ins w:id="6753" w:author="Changes 24 to 25 Oct" w:date="2026-10-25T16:02:42Z">
              <w:r>
                <w:rPr>
                  <w:kern w:val="0"/>
                  <w:sz w:val="18"/>
                  <w:szCs w:val="24"/>
                  <w:lang w:val="en-US" w:eastAsia="en-US" w:bidi="ar-SA"/>
                </w:rPr>
                <w:t>165</w:t>
              </w:r>
            </w:ins>
          </w:p>
        </w:tc>
      </w:tr>
      <w:tr>
        <w:trPr>
          <w:ins w:id="6755"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57" w:author="Changes 24 to 25 Oct" w:date="2026-10-25T16:02:42Z"/>
              </w:rPr>
            </w:pPr>
            <w:ins w:id="6756" w:author="Changes 24 to 25 Oct" w:date="2026-10-25T16:02:42Z">
              <w:r>
                <w:rPr>
                  <w:kern w:val="0"/>
                  <w:sz w:val="18"/>
                  <w:szCs w:val="24"/>
                  <w:lang w:val="en-US" w:eastAsia="en-US" w:bidi="ar-SA"/>
                </w:rPr>
                <w:t>Without years before listing</w:t>
              </w:r>
            </w:ins>
          </w:p>
        </w:tc>
        <w:tc>
          <w:tcPr>
            <w:tcW w:w="1343" w:type="dxa"/>
            <w:tcBorders/>
          </w:tcPr>
          <w:p>
            <w:pPr>
              <w:pStyle w:val="Compact"/>
              <w:widowControl/>
              <w:spacing w:lineRule="exact" w:line="220" w:before="0" w:after="0"/>
              <w:jc w:val="left"/>
              <w:rPr>
                <w:kern w:val="0"/>
                <w:szCs w:val="24"/>
                <w:lang w:val="en-US" w:eastAsia="en-US" w:bidi="ar-SA"/>
                <w:ins w:id="6759" w:author="Changes 24 to 25 Oct" w:date="2026-10-25T16:02:42Z"/>
              </w:rPr>
            </w:pPr>
            <w:ins w:id="6758" w:author="Changes 24 to 25 Oct" w:date="2026-10-25T16:02:42Z">
              <w:r>
                <w:rPr>
                  <w:kern w:val="0"/>
                  <w:sz w:val="18"/>
                  <w:szCs w:val="24"/>
                  <w:lang w:val="en-US" w:eastAsia="en-US" w:bidi="ar-SA"/>
                </w:rPr>
                <w:t>Ecosystem ratio</w:t>
              </w:r>
            </w:ins>
          </w:p>
        </w:tc>
        <w:tc>
          <w:tcPr>
            <w:tcW w:w="1606" w:type="dxa"/>
            <w:tcBorders/>
          </w:tcPr>
          <w:p>
            <w:pPr>
              <w:pStyle w:val="Compact"/>
              <w:widowControl/>
              <w:spacing w:lineRule="exact" w:line="220" w:before="0" w:after="0"/>
              <w:jc w:val="left"/>
              <w:rPr>
                <w:kern w:val="0"/>
                <w:szCs w:val="24"/>
                <w:lang w:val="en-US" w:eastAsia="en-US" w:bidi="ar-SA"/>
                <w:ins w:id="6761" w:author="Changes 24 to 25 Oct" w:date="2026-10-25T16:02:42Z"/>
              </w:rPr>
            </w:pPr>
            <w:ins w:id="6760" w:author="Changes 24 to 25 Oct" w:date="2026-10-25T16:02:42Z">
              <w:r>
                <w:rPr>
                  <w:kern w:val="0"/>
                  <w:sz w:val="18"/>
                  <w:szCs w:val="24"/>
                  <w:lang w:val="en-US" w:eastAsia="en-US" w:bidi="ar-SA"/>
                </w:rPr>
                <w:t>16.244</w:t>
              </w:r>
            </w:ins>
          </w:p>
        </w:tc>
        <w:tc>
          <w:tcPr>
            <w:tcW w:w="750" w:type="dxa"/>
            <w:tcBorders/>
          </w:tcPr>
          <w:p>
            <w:pPr>
              <w:pStyle w:val="Compact"/>
              <w:widowControl/>
              <w:spacing w:lineRule="exact" w:line="220" w:before="0" w:after="0"/>
              <w:jc w:val="left"/>
              <w:rPr>
                <w:kern w:val="0"/>
                <w:szCs w:val="24"/>
                <w:lang w:val="en-US" w:eastAsia="en-US" w:bidi="ar-SA"/>
                <w:ins w:id="6763" w:author="Changes 24 to 25 Oct" w:date="2026-10-25T16:02:42Z"/>
              </w:rPr>
            </w:pPr>
            <w:ins w:id="6762" w:author="Changes 24 to 25 Oct" w:date="2026-10-25T16:02:42Z">
              <w:r>
                <w:rPr>
                  <w:kern w:val="0"/>
                  <w:sz w:val="18"/>
                  <w:szCs w:val="24"/>
                  <w:lang w:val="en-US" w:eastAsia="en-US" w:bidi="ar-SA"/>
                </w:rPr>
                <w:t>&lt;0.001</w:t>
              </w:r>
            </w:ins>
          </w:p>
        </w:tc>
        <w:tc>
          <w:tcPr>
            <w:tcW w:w="1511" w:type="dxa"/>
            <w:tcBorders/>
          </w:tcPr>
          <w:p>
            <w:pPr>
              <w:pStyle w:val="Compact"/>
              <w:widowControl/>
              <w:spacing w:lineRule="exact" w:line="220" w:before="0" w:after="0"/>
              <w:jc w:val="left"/>
              <w:rPr>
                <w:kern w:val="0"/>
                <w:szCs w:val="24"/>
                <w:lang w:val="en-US" w:eastAsia="en-US" w:bidi="ar-SA"/>
                <w:ins w:id="6765" w:author="Changes 24 to 25 Oct" w:date="2026-10-25T16:02:42Z"/>
              </w:rPr>
            </w:pPr>
            <w:ins w:id="6764"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67" w:author="Changes 24 to 25 Oct" w:date="2026-10-25T16:02:42Z"/>
              </w:rPr>
            </w:pPr>
            <w:ins w:id="6766" w:author="Changes 24 to 25 Oct" w:date="2026-10-25T16:02:42Z">
              <w:r>
                <w:rPr>
                  <w:kern w:val="0"/>
                  <w:sz w:val="18"/>
                  <w:szCs w:val="24"/>
                  <w:lang w:val="en-US" w:eastAsia="en-US" w:bidi="ar-SA"/>
                </w:rPr>
                <w:t>165</w:t>
              </w:r>
            </w:ins>
          </w:p>
        </w:tc>
      </w:tr>
      <w:tr>
        <w:trPr>
          <w:ins w:id="6768"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70" w:author="Changes 24 to 25 Oct" w:date="2026-10-25T16:02:42Z"/>
              </w:rPr>
            </w:pPr>
            <w:ins w:id="6769" w:author="Changes 24 to 25 Oct" w:date="2026-10-25T16:02:42Z">
              <w:r>
                <w:rPr>
                  <w:kern w:val="0"/>
                  <w:sz w:val="18"/>
                  <w:szCs w:val="24"/>
                  <w:lang w:val="en-US" w:eastAsia="en-US" w:bidi="ar-SA"/>
                </w:rPr>
                <w:t>Without Alibaba, Pinduoduo, Rakuten and Shopify</w:t>
              </w:r>
            </w:ins>
          </w:p>
        </w:tc>
        <w:tc>
          <w:tcPr>
            <w:tcW w:w="1343" w:type="dxa"/>
            <w:tcBorders/>
          </w:tcPr>
          <w:p>
            <w:pPr>
              <w:pStyle w:val="Compact"/>
              <w:widowControl/>
              <w:spacing w:lineRule="exact" w:line="220" w:before="0" w:after="0"/>
              <w:jc w:val="left"/>
              <w:rPr>
                <w:kern w:val="0"/>
                <w:szCs w:val="24"/>
                <w:lang w:val="en-US" w:eastAsia="en-US" w:bidi="ar-SA"/>
                <w:ins w:id="6772" w:author="Changes 24 to 25 Oct" w:date="2026-10-25T16:02:42Z"/>
              </w:rPr>
            </w:pPr>
            <w:ins w:id="6771" w:author="Changes 24 to 25 Oct" w:date="2026-10-25T16:02:42Z">
              <w:r>
                <w:rPr>
                  <w:kern w:val="0"/>
                  <w:sz w:val="18"/>
                  <w:szCs w:val="24"/>
                  <w:lang w:val="en-US" w:eastAsia="en-US" w:bidi="ar-SA"/>
                </w:rPr>
                <w:t>ln(Wedge)</w:t>
              </w:r>
            </w:ins>
          </w:p>
        </w:tc>
        <w:tc>
          <w:tcPr>
            <w:tcW w:w="1606" w:type="dxa"/>
            <w:tcBorders/>
          </w:tcPr>
          <w:p>
            <w:pPr>
              <w:pStyle w:val="Compact"/>
              <w:widowControl/>
              <w:spacing w:lineRule="exact" w:line="220" w:before="0" w:after="0"/>
              <w:jc w:val="left"/>
              <w:rPr>
                <w:kern w:val="0"/>
                <w:szCs w:val="24"/>
                <w:lang w:val="en-US" w:eastAsia="en-US" w:bidi="ar-SA"/>
                <w:ins w:id="6774" w:author="Changes 24 to 25 Oct" w:date="2026-10-25T16:02:42Z"/>
              </w:rPr>
            </w:pPr>
            <w:ins w:id="6773" w:author="Changes 24 to 25 Oct" w:date="2026-10-25T16:02:42Z">
              <w:r>
                <w:rPr>
                  <w:kern w:val="0"/>
                  <w:sz w:val="18"/>
                  <w:szCs w:val="24"/>
                  <w:lang w:val="en-US" w:eastAsia="en-US" w:bidi="ar-SA"/>
                </w:rPr>
                <w:t>0.383</w:t>
              </w:r>
            </w:ins>
          </w:p>
        </w:tc>
        <w:tc>
          <w:tcPr>
            <w:tcW w:w="750" w:type="dxa"/>
            <w:tcBorders/>
          </w:tcPr>
          <w:p>
            <w:pPr>
              <w:pStyle w:val="Compact"/>
              <w:widowControl/>
              <w:spacing w:lineRule="exact" w:line="220" w:before="0" w:after="0"/>
              <w:jc w:val="left"/>
              <w:rPr>
                <w:kern w:val="0"/>
                <w:szCs w:val="24"/>
                <w:lang w:val="en-US" w:eastAsia="en-US" w:bidi="ar-SA"/>
                <w:ins w:id="6776" w:author="Changes 24 to 25 Oct" w:date="2026-10-25T16:02:42Z"/>
              </w:rPr>
            </w:pPr>
            <w:ins w:id="6775" w:author="Changes 24 to 25 Oct" w:date="2026-10-25T16:02:42Z">
              <w:r>
                <w:rPr>
                  <w:kern w:val="0"/>
                  <w:sz w:val="18"/>
                  <w:szCs w:val="24"/>
                  <w:lang w:val="en-US" w:eastAsia="en-US" w:bidi="ar-SA"/>
                </w:rPr>
                <w:t>0.394</w:t>
              </w:r>
            </w:ins>
          </w:p>
        </w:tc>
        <w:tc>
          <w:tcPr>
            <w:tcW w:w="1511" w:type="dxa"/>
            <w:tcBorders/>
          </w:tcPr>
          <w:p>
            <w:pPr>
              <w:pStyle w:val="Compact"/>
              <w:widowControl/>
              <w:spacing w:lineRule="exact" w:line="220" w:before="0" w:after="0"/>
              <w:jc w:val="left"/>
              <w:rPr>
                <w:kern w:val="0"/>
                <w:szCs w:val="24"/>
                <w:lang w:val="en-US" w:eastAsia="en-US" w:bidi="ar-SA"/>
                <w:ins w:id="6778" w:author="Changes 24 to 25 Oct" w:date="2026-10-25T16:02:42Z"/>
              </w:rPr>
            </w:pPr>
            <w:ins w:id="6777"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80" w:author="Changes 24 to 25 Oct" w:date="2026-10-25T16:02:42Z"/>
              </w:rPr>
            </w:pPr>
            <w:ins w:id="6779" w:author="Changes 24 to 25 Oct" w:date="2026-10-25T16:02:42Z">
              <w:r>
                <w:rPr>
                  <w:kern w:val="0"/>
                  <w:szCs w:val="24"/>
                  <w:lang w:val="en-US" w:eastAsia="en-US" w:bidi="ar-SA"/>
                </w:rPr>
              </w:r>
            </w:ins>
          </w:p>
        </w:tc>
      </w:tr>
      <w:tr>
        <w:trPr>
          <w:ins w:id="6781"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83" w:author="Changes 24 to 25 Oct" w:date="2026-10-25T16:02:42Z"/>
              </w:rPr>
            </w:pPr>
            <w:ins w:id="6782" w:author="Changes 24 to 25 Oct" w:date="2026-10-25T16:02:42Z">
              <w:r>
                <w:rPr>
                  <w:kern w:val="0"/>
                  <w:sz w:val="18"/>
                  <w:szCs w:val="24"/>
                  <w:lang w:val="en-US" w:eastAsia="en-US" w:bidi="ar-SA"/>
                </w:rPr>
                <w:t>Without Alibaba, Pinduoduo, Rakuten and Shopify</w:t>
              </w:r>
            </w:ins>
          </w:p>
        </w:tc>
        <w:tc>
          <w:tcPr>
            <w:tcW w:w="1343" w:type="dxa"/>
            <w:tcBorders/>
          </w:tcPr>
          <w:p>
            <w:pPr>
              <w:pStyle w:val="Compact"/>
              <w:widowControl/>
              <w:spacing w:lineRule="exact" w:line="220" w:before="0" w:after="0"/>
              <w:jc w:val="left"/>
              <w:rPr>
                <w:kern w:val="0"/>
                <w:szCs w:val="24"/>
                <w:lang w:val="en-US" w:eastAsia="en-US" w:bidi="ar-SA"/>
                <w:ins w:id="6785" w:author="Changes 24 to 25 Oct" w:date="2026-10-25T16:02:42Z"/>
              </w:rPr>
            </w:pPr>
            <w:ins w:id="6784" w:author="Changes 24 to 25 Oct" w:date="2026-10-25T16:02:42Z">
              <w:r>
                <w:rPr>
                  <w:kern w:val="0"/>
                  <w:sz w:val="18"/>
                  <w:szCs w:val="24"/>
                  <w:lang w:val="en-US" w:eastAsia="en-US" w:bidi="ar-SA"/>
                </w:rPr>
                <w:t>Ecosystem ratio</w:t>
              </w:r>
            </w:ins>
          </w:p>
        </w:tc>
        <w:tc>
          <w:tcPr>
            <w:tcW w:w="1606" w:type="dxa"/>
            <w:tcBorders/>
          </w:tcPr>
          <w:p>
            <w:pPr>
              <w:pStyle w:val="Compact"/>
              <w:widowControl/>
              <w:spacing w:lineRule="exact" w:line="220" w:before="0" w:after="0"/>
              <w:jc w:val="left"/>
              <w:rPr>
                <w:kern w:val="0"/>
                <w:szCs w:val="24"/>
                <w:lang w:val="en-US" w:eastAsia="en-US" w:bidi="ar-SA"/>
                <w:ins w:id="6787" w:author="Changes 24 to 25 Oct" w:date="2026-10-25T16:02:42Z"/>
              </w:rPr>
            </w:pPr>
            <w:ins w:id="6786" w:author="Changes 24 to 25 Oct" w:date="2026-10-25T16:02:42Z">
              <w:r>
                <w:rPr>
                  <w:kern w:val="0"/>
                  <w:sz w:val="18"/>
                  <w:szCs w:val="24"/>
                  <w:lang w:val="en-US" w:eastAsia="en-US" w:bidi="ar-SA"/>
                </w:rPr>
                <w:t>20.954</w:t>
              </w:r>
            </w:ins>
          </w:p>
        </w:tc>
        <w:tc>
          <w:tcPr>
            <w:tcW w:w="750" w:type="dxa"/>
            <w:tcBorders/>
          </w:tcPr>
          <w:p>
            <w:pPr>
              <w:pStyle w:val="Compact"/>
              <w:widowControl/>
              <w:spacing w:lineRule="exact" w:line="220" w:before="0" w:after="0"/>
              <w:jc w:val="left"/>
              <w:rPr>
                <w:kern w:val="0"/>
                <w:szCs w:val="24"/>
                <w:lang w:val="en-US" w:eastAsia="en-US" w:bidi="ar-SA"/>
                <w:ins w:id="6789" w:author="Changes 24 to 25 Oct" w:date="2026-10-25T16:02:42Z"/>
              </w:rPr>
            </w:pPr>
            <w:ins w:id="6788" w:author="Changes 24 to 25 Oct" w:date="2026-10-25T16:02:42Z">
              <w:r>
                <w:rPr>
                  <w:kern w:val="0"/>
                  <w:sz w:val="18"/>
                  <w:szCs w:val="24"/>
                  <w:lang w:val="en-US" w:eastAsia="en-US" w:bidi="ar-SA"/>
                </w:rPr>
                <w:t>&lt;0.001</w:t>
              </w:r>
            </w:ins>
          </w:p>
        </w:tc>
        <w:tc>
          <w:tcPr>
            <w:tcW w:w="1511" w:type="dxa"/>
            <w:tcBorders/>
          </w:tcPr>
          <w:p>
            <w:pPr>
              <w:pStyle w:val="Compact"/>
              <w:widowControl/>
              <w:spacing w:lineRule="exact" w:line="220" w:before="0" w:after="0"/>
              <w:jc w:val="left"/>
              <w:rPr>
                <w:kern w:val="0"/>
                <w:szCs w:val="24"/>
                <w:lang w:val="en-US" w:eastAsia="en-US" w:bidi="ar-SA"/>
                <w:ins w:id="6791" w:author="Changes 24 to 25 Oct" w:date="2026-10-25T16:02:42Z"/>
              </w:rPr>
            </w:pPr>
            <w:ins w:id="6790" w:author="Changes 24 to 25 Oct" w:date="2026-10-25T16:02:42Z">
              <w:r>
                <w:rPr>
                  <w:kern w:val="0"/>
                  <w:szCs w:val="24"/>
                  <w:lang w:val="en-US" w:eastAsia="en-US" w:bidi="ar-SA"/>
                </w:rPr>
              </w:r>
            </w:ins>
          </w:p>
        </w:tc>
        <w:tc>
          <w:tcPr>
            <w:tcW w:w="1320" w:type="dxa"/>
            <w:tcBorders/>
          </w:tcPr>
          <w:p>
            <w:pPr>
              <w:pStyle w:val="Compact"/>
              <w:widowControl/>
              <w:spacing w:lineRule="exact" w:line="220" w:before="0" w:after="0"/>
              <w:jc w:val="left"/>
              <w:rPr>
                <w:kern w:val="0"/>
                <w:szCs w:val="24"/>
                <w:lang w:val="en-US" w:eastAsia="en-US" w:bidi="ar-SA"/>
                <w:ins w:id="6793" w:author="Changes 24 to 25 Oct" w:date="2026-10-25T16:02:42Z"/>
              </w:rPr>
            </w:pPr>
            <w:ins w:id="6792" w:author="Changes 24 to 25 Oct" w:date="2026-10-25T16:02:42Z">
              <w:r>
                <w:rPr>
                  <w:kern w:val="0"/>
                  <w:szCs w:val="24"/>
                  <w:lang w:val="en-US" w:eastAsia="en-US" w:bidi="ar-SA"/>
                </w:rPr>
              </w:r>
            </w:ins>
          </w:p>
        </w:tc>
      </w:tr>
      <w:tr>
        <w:trPr>
          <w:ins w:id="6794"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796" w:author="Changes 24 to 25 Oct" w:date="2026-10-25T16:02:42Z"/>
              </w:rPr>
            </w:pPr>
            <w:ins w:id="6795" w:author="Changes 24 to 25 Oct" w:date="2026-10-25T16:02:42Z">
              <w:r>
                <w:rPr>
                  <w:kern w:val="0"/>
                  <w:sz w:val="18"/>
                  <w:szCs w:val="24"/>
                  <w:lang w:val="en-US" w:eastAsia="en-US" w:bidi="ar-SA"/>
                </w:rPr>
                <w:t>With a dummy for emerging home markets</w:t>
              </w:r>
            </w:ins>
          </w:p>
        </w:tc>
        <w:tc>
          <w:tcPr>
            <w:tcW w:w="1343" w:type="dxa"/>
            <w:tcBorders/>
          </w:tcPr>
          <w:p>
            <w:pPr>
              <w:pStyle w:val="Compact"/>
              <w:widowControl/>
              <w:spacing w:lineRule="exact" w:line="220" w:before="0" w:after="0"/>
              <w:jc w:val="left"/>
              <w:rPr>
                <w:kern w:val="0"/>
                <w:szCs w:val="24"/>
                <w:lang w:val="en-US" w:eastAsia="en-US" w:bidi="ar-SA"/>
                <w:ins w:id="6798" w:author="Changes 24 to 25 Oct" w:date="2026-10-25T16:02:42Z"/>
              </w:rPr>
            </w:pPr>
            <w:ins w:id="6797" w:author="Changes 24 to 25 Oct" w:date="2026-10-25T16:02:42Z">
              <w:r>
                <w:rPr>
                  <w:kern w:val="0"/>
                  <w:sz w:val="18"/>
                  <w:szCs w:val="24"/>
                  <w:lang w:val="en-US" w:eastAsia="en-US" w:bidi="ar-SA"/>
                </w:rPr>
                <w:t>ln(Wedge)</w:t>
              </w:r>
            </w:ins>
          </w:p>
        </w:tc>
        <w:tc>
          <w:tcPr>
            <w:tcW w:w="1606" w:type="dxa"/>
            <w:tcBorders/>
          </w:tcPr>
          <w:p>
            <w:pPr>
              <w:pStyle w:val="Compact"/>
              <w:widowControl/>
              <w:spacing w:lineRule="exact" w:line="220" w:before="0" w:after="0"/>
              <w:jc w:val="left"/>
              <w:rPr>
                <w:kern w:val="0"/>
                <w:szCs w:val="24"/>
                <w:lang w:val="en-US" w:eastAsia="en-US" w:bidi="ar-SA"/>
                <w:ins w:id="6800" w:author="Changes 24 to 25 Oct" w:date="2026-10-25T16:02:42Z"/>
              </w:rPr>
            </w:pPr>
            <w:ins w:id="6799" w:author="Changes 24 to 25 Oct" w:date="2026-10-25T16:02:42Z">
              <w:r>
                <w:rPr>
                  <w:kern w:val="0"/>
                  <w:sz w:val="18"/>
                  <w:szCs w:val="24"/>
                  <w:lang w:val="en-US" w:eastAsia="en-US" w:bidi="ar-SA"/>
                </w:rPr>
                <w:t>0.065</w:t>
              </w:r>
            </w:ins>
          </w:p>
        </w:tc>
        <w:tc>
          <w:tcPr>
            <w:tcW w:w="750" w:type="dxa"/>
            <w:tcBorders/>
          </w:tcPr>
          <w:p>
            <w:pPr>
              <w:pStyle w:val="Compact"/>
              <w:widowControl/>
              <w:spacing w:lineRule="exact" w:line="220" w:before="0" w:after="0"/>
              <w:jc w:val="left"/>
              <w:rPr>
                <w:kern w:val="0"/>
                <w:szCs w:val="24"/>
                <w:lang w:val="en-US" w:eastAsia="en-US" w:bidi="ar-SA"/>
                <w:ins w:id="6802" w:author="Changes 24 to 25 Oct" w:date="2026-10-25T16:02:42Z"/>
              </w:rPr>
            </w:pPr>
            <w:ins w:id="6801" w:author="Changes 24 to 25 Oct" w:date="2026-10-25T16:02:42Z">
              <w:r>
                <w:rPr>
                  <w:kern w:val="0"/>
                  <w:sz w:val="18"/>
                  <w:szCs w:val="24"/>
                  <w:lang w:val="en-US" w:eastAsia="en-US" w:bidi="ar-SA"/>
                </w:rPr>
                <w:t>0.869</w:t>
              </w:r>
            </w:ins>
          </w:p>
        </w:tc>
        <w:tc>
          <w:tcPr>
            <w:tcW w:w="1511" w:type="dxa"/>
            <w:tcBorders/>
          </w:tcPr>
          <w:p>
            <w:pPr>
              <w:pStyle w:val="Compact"/>
              <w:widowControl/>
              <w:spacing w:lineRule="exact" w:line="220" w:before="0" w:after="0"/>
              <w:jc w:val="left"/>
              <w:rPr>
                <w:kern w:val="0"/>
                <w:szCs w:val="24"/>
                <w:lang w:val="en-US" w:eastAsia="en-US" w:bidi="ar-SA"/>
                <w:ins w:id="6804" w:author="Changes 24 to 25 Oct" w:date="2026-10-25T16:02:42Z"/>
              </w:rPr>
            </w:pPr>
            <w:ins w:id="6803" w:author="Changes 24 to 25 Oct" w:date="2026-10-25T16:02:42Z">
              <w:r>
                <w:rPr>
                  <w:kern w:val="0"/>
                  <w:sz w:val="18"/>
                  <w:szCs w:val="24"/>
                  <w:lang w:val="en-US" w:eastAsia="en-US" w:bidi="ar-SA"/>
                </w:rPr>
                <w:t>0.886</w:t>
              </w:r>
            </w:ins>
          </w:p>
        </w:tc>
        <w:tc>
          <w:tcPr>
            <w:tcW w:w="1320" w:type="dxa"/>
            <w:tcBorders/>
          </w:tcPr>
          <w:p>
            <w:pPr>
              <w:pStyle w:val="Compact"/>
              <w:widowControl/>
              <w:spacing w:lineRule="exact" w:line="220" w:before="0" w:after="0"/>
              <w:jc w:val="left"/>
              <w:rPr>
                <w:kern w:val="0"/>
                <w:szCs w:val="24"/>
                <w:lang w:val="en-US" w:eastAsia="en-US" w:bidi="ar-SA"/>
                <w:ins w:id="6806" w:author="Changes 24 to 25 Oct" w:date="2026-10-25T16:02:42Z"/>
              </w:rPr>
            </w:pPr>
            <w:ins w:id="6805" w:author="Changes 24 to 25 Oct" w:date="2026-10-25T16:02:42Z">
              <w:r>
                <w:rPr>
                  <w:kern w:val="0"/>
                  <w:szCs w:val="24"/>
                  <w:lang w:val="en-US" w:eastAsia="en-US" w:bidi="ar-SA"/>
                </w:rPr>
              </w:r>
            </w:ins>
          </w:p>
        </w:tc>
      </w:tr>
      <w:tr>
        <w:trPr>
          <w:ins w:id="6807"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809" w:author="Changes 24 to 25 Oct" w:date="2026-10-25T16:02:42Z"/>
              </w:rPr>
            </w:pPr>
            <w:ins w:id="6808" w:author="Changes 24 to 25 Oct" w:date="2026-10-25T16:02:42Z">
              <w:r>
                <w:rPr>
                  <w:kern w:val="0"/>
                  <w:sz w:val="18"/>
                  <w:szCs w:val="24"/>
                  <w:lang w:val="en-US" w:eastAsia="en-US" w:bidi="ar-SA"/>
                </w:rPr>
                <w:t>With a dummy for emerging home markets</w:t>
              </w:r>
            </w:ins>
          </w:p>
        </w:tc>
        <w:tc>
          <w:tcPr>
            <w:tcW w:w="1343" w:type="dxa"/>
            <w:tcBorders/>
          </w:tcPr>
          <w:p>
            <w:pPr>
              <w:pStyle w:val="Compact"/>
              <w:widowControl/>
              <w:spacing w:lineRule="exact" w:line="220" w:before="0" w:after="0"/>
              <w:jc w:val="left"/>
              <w:rPr>
                <w:kern w:val="0"/>
                <w:szCs w:val="24"/>
                <w:lang w:val="en-US" w:eastAsia="en-US" w:bidi="ar-SA"/>
                <w:ins w:id="6811" w:author="Changes 24 to 25 Oct" w:date="2026-10-25T16:02:42Z"/>
              </w:rPr>
            </w:pPr>
            <w:ins w:id="6810" w:author="Changes 24 to 25 Oct" w:date="2026-10-25T16:02:42Z">
              <w:r>
                <w:rPr>
                  <w:kern w:val="0"/>
                  <w:sz w:val="18"/>
                  <w:szCs w:val="24"/>
                  <w:lang w:val="en-US" w:eastAsia="en-US" w:bidi="ar-SA"/>
                </w:rPr>
                <w:t>Ecosystem ratio</w:t>
              </w:r>
            </w:ins>
          </w:p>
        </w:tc>
        <w:tc>
          <w:tcPr>
            <w:tcW w:w="1606" w:type="dxa"/>
            <w:tcBorders/>
          </w:tcPr>
          <w:p>
            <w:pPr>
              <w:pStyle w:val="Compact"/>
              <w:widowControl/>
              <w:spacing w:lineRule="exact" w:line="220" w:before="0" w:after="0"/>
              <w:jc w:val="left"/>
              <w:rPr>
                <w:kern w:val="0"/>
                <w:szCs w:val="24"/>
                <w:lang w:val="en-US" w:eastAsia="en-US" w:bidi="ar-SA"/>
                <w:ins w:id="6813" w:author="Changes 24 to 25 Oct" w:date="2026-10-25T16:02:42Z"/>
              </w:rPr>
            </w:pPr>
            <w:ins w:id="6812" w:author="Changes 24 to 25 Oct" w:date="2026-10-25T16:02:42Z">
              <w:r>
                <w:rPr>
                  <w:kern w:val="0"/>
                  <w:sz w:val="18"/>
                  <w:szCs w:val="24"/>
                  <w:lang w:val="en-US" w:eastAsia="en-US" w:bidi="ar-SA"/>
                </w:rPr>
                <w:t>16.888</w:t>
              </w:r>
            </w:ins>
          </w:p>
        </w:tc>
        <w:tc>
          <w:tcPr>
            <w:tcW w:w="750" w:type="dxa"/>
            <w:tcBorders/>
          </w:tcPr>
          <w:p>
            <w:pPr>
              <w:pStyle w:val="Compact"/>
              <w:widowControl/>
              <w:spacing w:lineRule="exact" w:line="220" w:before="0" w:after="0"/>
              <w:jc w:val="left"/>
              <w:rPr>
                <w:kern w:val="0"/>
                <w:szCs w:val="24"/>
                <w:lang w:val="en-US" w:eastAsia="en-US" w:bidi="ar-SA"/>
                <w:ins w:id="6815" w:author="Changes 24 to 25 Oct" w:date="2026-10-25T16:02:42Z"/>
              </w:rPr>
            </w:pPr>
            <w:ins w:id="6814" w:author="Changes 24 to 25 Oct" w:date="2026-10-25T16:02:42Z">
              <w:r>
                <w:rPr>
                  <w:kern w:val="0"/>
                  <w:sz w:val="18"/>
                  <w:szCs w:val="24"/>
                  <w:lang w:val="en-US" w:eastAsia="en-US" w:bidi="ar-SA"/>
                </w:rPr>
                <w:t>&lt;0.001</w:t>
              </w:r>
            </w:ins>
          </w:p>
        </w:tc>
        <w:tc>
          <w:tcPr>
            <w:tcW w:w="1511" w:type="dxa"/>
            <w:tcBorders/>
          </w:tcPr>
          <w:p>
            <w:pPr>
              <w:pStyle w:val="Compact"/>
              <w:widowControl/>
              <w:spacing w:lineRule="exact" w:line="220" w:before="0" w:after="0"/>
              <w:jc w:val="left"/>
              <w:rPr>
                <w:kern w:val="0"/>
                <w:szCs w:val="24"/>
                <w:lang w:val="en-US" w:eastAsia="en-US" w:bidi="ar-SA"/>
                <w:ins w:id="6817" w:author="Changes 24 to 25 Oct" w:date="2026-10-25T16:02:42Z"/>
              </w:rPr>
            </w:pPr>
            <w:ins w:id="6816" w:author="Changes 24 to 25 Oct" w:date="2026-10-25T16:02:42Z">
              <w:r>
                <w:rPr>
                  <w:kern w:val="0"/>
                  <w:sz w:val="18"/>
                  <w:szCs w:val="24"/>
                  <w:lang w:val="en-US" w:eastAsia="en-US" w:bidi="ar-SA"/>
                </w:rPr>
                <w:t>0.027</w:t>
              </w:r>
            </w:ins>
          </w:p>
        </w:tc>
        <w:tc>
          <w:tcPr>
            <w:tcW w:w="1320" w:type="dxa"/>
            <w:tcBorders/>
          </w:tcPr>
          <w:p>
            <w:pPr>
              <w:pStyle w:val="Compact"/>
              <w:widowControl/>
              <w:spacing w:lineRule="exact" w:line="220" w:before="0" w:after="0"/>
              <w:jc w:val="left"/>
              <w:rPr>
                <w:kern w:val="0"/>
                <w:szCs w:val="24"/>
                <w:lang w:val="en-US" w:eastAsia="en-US" w:bidi="ar-SA"/>
                <w:ins w:id="6819" w:author="Changes 24 to 25 Oct" w:date="2026-10-25T16:02:42Z"/>
              </w:rPr>
            </w:pPr>
            <w:ins w:id="6818" w:author="Changes 24 to 25 Oct" w:date="2026-10-25T16:02:42Z">
              <w:r>
                <w:rPr>
                  <w:kern w:val="0"/>
                  <w:szCs w:val="24"/>
                  <w:lang w:val="en-US" w:eastAsia="en-US" w:bidi="ar-SA"/>
                </w:rPr>
              </w:r>
            </w:ins>
          </w:p>
        </w:tc>
      </w:tr>
      <w:tr>
        <w:trPr>
          <w:ins w:id="6820"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822" w:author="Changes 24 to 25 Oct" w:date="2026-10-25T16:02:42Z"/>
              </w:rPr>
            </w:pPr>
            <w:ins w:id="6821" w:author="Changes 24 to 25 Oct" w:date="2026-10-25T16:02:42Z">
              <w:r>
                <w:rPr>
                  <w:kern w:val="0"/>
                  <w:sz w:val="18"/>
                  <w:szCs w:val="24"/>
                  <w:lang w:val="en-US" w:eastAsia="en-US" w:bidi="ar-SA"/>
                </w:rPr>
                <w:t>Without the six platforms with an ambiguous main market (Sea, Jumia, Mercado Libre, Despegar, Shopify, Fiverr)</w:t>
              </w:r>
            </w:ins>
          </w:p>
        </w:tc>
        <w:tc>
          <w:tcPr>
            <w:tcW w:w="1343" w:type="dxa"/>
            <w:tcBorders/>
          </w:tcPr>
          <w:p>
            <w:pPr>
              <w:pStyle w:val="Compact"/>
              <w:widowControl/>
              <w:spacing w:lineRule="exact" w:line="220" w:before="0" w:after="0"/>
              <w:jc w:val="left"/>
              <w:rPr>
                <w:kern w:val="0"/>
                <w:szCs w:val="24"/>
                <w:lang w:val="en-US" w:eastAsia="en-US" w:bidi="ar-SA"/>
                <w:ins w:id="6824" w:author="Changes 24 to 25 Oct" w:date="2026-10-25T16:02:42Z"/>
              </w:rPr>
            </w:pPr>
            <w:ins w:id="6823" w:author="Changes 24 to 25 Oct" w:date="2026-10-25T16:02:42Z">
              <w:r>
                <w:rPr>
                  <w:kern w:val="0"/>
                  <w:sz w:val="18"/>
                  <w:szCs w:val="24"/>
                  <w:lang w:val="en-US" w:eastAsia="en-US" w:bidi="ar-SA"/>
                </w:rPr>
                <w:t>ln(Wedge)</w:t>
              </w:r>
            </w:ins>
          </w:p>
        </w:tc>
        <w:tc>
          <w:tcPr>
            <w:tcW w:w="1606" w:type="dxa"/>
            <w:tcBorders/>
          </w:tcPr>
          <w:p>
            <w:pPr>
              <w:pStyle w:val="Compact"/>
              <w:widowControl/>
              <w:spacing w:lineRule="exact" w:line="220" w:before="0" w:after="0"/>
              <w:jc w:val="left"/>
              <w:rPr>
                <w:kern w:val="0"/>
                <w:szCs w:val="24"/>
                <w:lang w:val="en-US" w:eastAsia="en-US" w:bidi="ar-SA"/>
                <w:ins w:id="6826" w:author="Changes 24 to 25 Oct" w:date="2026-10-25T16:02:42Z"/>
              </w:rPr>
            </w:pPr>
            <w:ins w:id="6825" w:author="Changes 24 to 25 Oct" w:date="2026-10-25T16:02:42Z">
              <w:r>
                <w:rPr>
                  <w:kern w:val="0"/>
                  <w:sz w:val="18"/>
                  <w:szCs w:val="24"/>
                  <w:lang w:val="en-US" w:eastAsia="en-US" w:bidi="ar-SA"/>
                </w:rPr>
                <w:t>0.145</w:t>
              </w:r>
            </w:ins>
          </w:p>
        </w:tc>
        <w:tc>
          <w:tcPr>
            <w:tcW w:w="750" w:type="dxa"/>
            <w:tcBorders/>
          </w:tcPr>
          <w:p>
            <w:pPr>
              <w:pStyle w:val="Compact"/>
              <w:widowControl/>
              <w:spacing w:lineRule="exact" w:line="220" w:before="0" w:after="0"/>
              <w:jc w:val="left"/>
              <w:rPr>
                <w:kern w:val="0"/>
                <w:szCs w:val="24"/>
                <w:lang w:val="en-US" w:eastAsia="en-US" w:bidi="ar-SA"/>
                <w:ins w:id="6828" w:author="Changes 24 to 25 Oct" w:date="2026-10-25T16:02:42Z"/>
              </w:rPr>
            </w:pPr>
            <w:ins w:id="6827" w:author="Changes 24 to 25 Oct" w:date="2026-10-25T16:02:42Z">
              <w:r>
                <w:rPr>
                  <w:kern w:val="0"/>
                  <w:sz w:val="18"/>
                  <w:szCs w:val="24"/>
                  <w:lang w:val="en-US" w:eastAsia="en-US" w:bidi="ar-SA"/>
                </w:rPr>
                <w:t>0.743</w:t>
              </w:r>
            </w:ins>
          </w:p>
        </w:tc>
        <w:tc>
          <w:tcPr>
            <w:tcW w:w="1511" w:type="dxa"/>
            <w:tcBorders/>
          </w:tcPr>
          <w:p>
            <w:pPr>
              <w:pStyle w:val="Compact"/>
              <w:widowControl/>
              <w:spacing w:lineRule="exact" w:line="220" w:before="0" w:after="0"/>
              <w:jc w:val="left"/>
              <w:rPr>
                <w:kern w:val="0"/>
                <w:szCs w:val="24"/>
                <w:lang w:val="en-US" w:eastAsia="en-US" w:bidi="ar-SA"/>
                <w:ins w:id="6830" w:author="Changes 24 to 25 Oct" w:date="2026-10-25T16:02:42Z"/>
              </w:rPr>
            </w:pPr>
            <w:ins w:id="6829" w:author="Changes 24 to 25 Oct" w:date="2026-10-25T16:02:42Z">
              <w:r>
                <w:rPr>
                  <w:kern w:val="0"/>
                  <w:sz w:val="18"/>
                  <w:szCs w:val="24"/>
                  <w:lang w:val="en-US" w:eastAsia="en-US" w:bidi="ar-SA"/>
                </w:rPr>
                <w:t>0.801</w:t>
              </w:r>
            </w:ins>
          </w:p>
        </w:tc>
        <w:tc>
          <w:tcPr>
            <w:tcW w:w="1320" w:type="dxa"/>
            <w:tcBorders/>
          </w:tcPr>
          <w:p>
            <w:pPr>
              <w:pStyle w:val="Compact"/>
              <w:widowControl/>
              <w:spacing w:lineRule="exact" w:line="220" w:before="0" w:after="0"/>
              <w:jc w:val="left"/>
              <w:rPr>
                <w:kern w:val="0"/>
                <w:szCs w:val="24"/>
                <w:lang w:val="en-US" w:eastAsia="en-US" w:bidi="ar-SA"/>
                <w:ins w:id="6832" w:author="Changes 24 to 25 Oct" w:date="2026-10-25T16:02:42Z"/>
              </w:rPr>
            </w:pPr>
            <w:ins w:id="6831" w:author="Changes 24 to 25 Oct" w:date="2026-10-25T16:02:42Z">
              <w:r>
                <w:rPr>
                  <w:kern w:val="0"/>
                  <w:sz w:val="18"/>
                  <w:szCs w:val="24"/>
                  <w:lang w:val="en-US" w:eastAsia="en-US" w:bidi="ar-SA"/>
                </w:rPr>
                <w:t>144</w:t>
              </w:r>
            </w:ins>
          </w:p>
        </w:tc>
      </w:tr>
      <w:tr>
        <w:trPr>
          <w:ins w:id="6833" w:author="Changes 24 to 25 Oct" w:date="2026-10-25T16:02:42Z"/>
          <w:cantSplit w:val="true"/>
        </w:trPr>
        <w:tc>
          <w:tcPr>
            <w:tcW w:w="1974" w:type="dxa"/>
            <w:tcBorders/>
          </w:tcPr>
          <w:p>
            <w:pPr>
              <w:pStyle w:val="Compact"/>
              <w:widowControl/>
              <w:spacing w:lineRule="exact" w:line="220" w:before="0" w:after="0"/>
              <w:jc w:val="left"/>
              <w:rPr>
                <w:kern w:val="0"/>
                <w:szCs w:val="24"/>
                <w:lang w:val="en-US" w:eastAsia="en-US" w:bidi="ar-SA"/>
                <w:ins w:id="6835" w:author="Changes 24 to 25 Oct" w:date="2026-10-25T16:02:42Z"/>
              </w:rPr>
            </w:pPr>
            <w:ins w:id="6834" w:author="Changes 24 to 25 Oct" w:date="2026-10-25T16:02:42Z">
              <w:r>
                <w:rPr>
                  <w:kern w:val="0"/>
                  <w:sz w:val="18"/>
                  <w:szCs w:val="24"/>
                  <w:lang w:val="en-US" w:eastAsia="en-US" w:bidi="ar-SA"/>
                </w:rPr>
                <w:t>Without the six platforms with an ambiguous main market (Sea, Jumia, Mercado Libre, Despegar, Shopify, Fiverr)</w:t>
              </w:r>
            </w:ins>
          </w:p>
        </w:tc>
        <w:tc>
          <w:tcPr>
            <w:tcW w:w="1343" w:type="dxa"/>
            <w:tcBorders/>
          </w:tcPr>
          <w:p>
            <w:pPr>
              <w:pStyle w:val="Compact"/>
              <w:widowControl/>
              <w:spacing w:lineRule="exact" w:line="220" w:before="0" w:after="0"/>
              <w:jc w:val="left"/>
              <w:rPr>
                <w:kern w:val="0"/>
                <w:szCs w:val="24"/>
                <w:lang w:val="en-US" w:eastAsia="en-US" w:bidi="ar-SA"/>
                <w:ins w:id="6837" w:author="Changes 24 to 25 Oct" w:date="2026-10-25T16:02:42Z"/>
              </w:rPr>
            </w:pPr>
            <w:ins w:id="6836" w:author="Changes 24 to 25 Oct" w:date="2026-10-25T16:02:42Z">
              <w:r>
                <w:rPr>
                  <w:kern w:val="0"/>
                  <w:sz w:val="18"/>
                  <w:szCs w:val="24"/>
                  <w:lang w:val="en-US" w:eastAsia="en-US" w:bidi="ar-SA"/>
                </w:rPr>
                <w:t>Ecosystem ratio</w:t>
              </w:r>
            </w:ins>
          </w:p>
        </w:tc>
        <w:tc>
          <w:tcPr>
            <w:tcW w:w="1606" w:type="dxa"/>
            <w:tcBorders/>
          </w:tcPr>
          <w:p>
            <w:pPr>
              <w:pStyle w:val="Compact"/>
              <w:widowControl/>
              <w:spacing w:lineRule="exact" w:line="220" w:before="0" w:after="0"/>
              <w:jc w:val="left"/>
              <w:rPr>
                <w:kern w:val="0"/>
                <w:szCs w:val="24"/>
                <w:lang w:val="en-US" w:eastAsia="en-US" w:bidi="ar-SA"/>
                <w:ins w:id="6839" w:author="Changes 24 to 25 Oct" w:date="2026-10-25T16:02:42Z"/>
              </w:rPr>
            </w:pPr>
            <w:ins w:id="6838" w:author="Changes 24 to 25 Oct" w:date="2026-10-25T16:02:42Z">
              <w:r>
                <w:rPr>
                  <w:kern w:val="0"/>
                  <w:sz w:val="18"/>
                  <w:szCs w:val="24"/>
                  <w:lang w:val="en-US" w:eastAsia="en-US" w:bidi="ar-SA"/>
                </w:rPr>
                <w:t>16.974</w:t>
              </w:r>
            </w:ins>
          </w:p>
        </w:tc>
        <w:tc>
          <w:tcPr>
            <w:tcW w:w="750" w:type="dxa"/>
            <w:tcBorders/>
          </w:tcPr>
          <w:p>
            <w:pPr>
              <w:pStyle w:val="Compact"/>
              <w:widowControl/>
              <w:spacing w:lineRule="exact" w:line="220" w:before="0" w:after="0"/>
              <w:jc w:val="left"/>
              <w:rPr>
                <w:kern w:val="0"/>
                <w:szCs w:val="24"/>
                <w:lang w:val="en-US" w:eastAsia="en-US" w:bidi="ar-SA"/>
                <w:ins w:id="6841" w:author="Changes 24 to 25 Oct" w:date="2026-10-25T16:02:42Z"/>
              </w:rPr>
            </w:pPr>
            <w:ins w:id="6840" w:author="Changes 24 to 25 Oct" w:date="2026-10-25T16:02:42Z">
              <w:r>
                <w:rPr>
                  <w:kern w:val="0"/>
                  <w:sz w:val="18"/>
                  <w:szCs w:val="24"/>
                  <w:lang w:val="en-US" w:eastAsia="en-US" w:bidi="ar-SA"/>
                </w:rPr>
                <w:t>&lt;0.001</w:t>
              </w:r>
            </w:ins>
          </w:p>
        </w:tc>
        <w:tc>
          <w:tcPr>
            <w:tcW w:w="1511" w:type="dxa"/>
            <w:tcBorders/>
          </w:tcPr>
          <w:p>
            <w:pPr>
              <w:pStyle w:val="Compact"/>
              <w:widowControl/>
              <w:spacing w:lineRule="exact" w:line="220" w:before="0" w:after="0"/>
              <w:jc w:val="left"/>
              <w:rPr>
                <w:kern w:val="0"/>
                <w:szCs w:val="24"/>
                <w:lang w:val="en-US" w:eastAsia="en-US" w:bidi="ar-SA"/>
                <w:ins w:id="6843" w:author="Changes 24 to 25 Oct" w:date="2026-10-25T16:02:42Z"/>
              </w:rPr>
            </w:pPr>
            <w:ins w:id="6842" w:author="Changes 24 to 25 Oct" w:date="2026-10-25T16:02:42Z">
              <w:r>
                <w:rPr>
                  <w:kern w:val="0"/>
                  <w:sz w:val="18"/>
                  <w:szCs w:val="24"/>
                  <w:lang w:val="en-US" w:eastAsia="en-US" w:bidi="ar-SA"/>
                </w:rPr>
                <w:t>0.024</w:t>
              </w:r>
            </w:ins>
          </w:p>
        </w:tc>
        <w:tc>
          <w:tcPr>
            <w:tcW w:w="1320" w:type="dxa"/>
            <w:tcBorders/>
          </w:tcPr>
          <w:p>
            <w:pPr>
              <w:pStyle w:val="Compact"/>
              <w:widowControl/>
              <w:spacing w:lineRule="exact" w:line="220" w:before="0" w:after="0"/>
              <w:jc w:val="left"/>
              <w:rPr>
                <w:kern w:val="0"/>
                <w:szCs w:val="24"/>
                <w:lang w:val="en-US" w:eastAsia="en-US" w:bidi="ar-SA"/>
                <w:ins w:id="6845" w:author="Changes 24 to 25 Oct" w:date="2026-10-25T16:02:42Z"/>
              </w:rPr>
            </w:pPr>
            <w:ins w:id="6844" w:author="Changes 24 to 25 Oct" w:date="2026-10-25T16:02:42Z">
              <w:r>
                <w:rPr>
                  <w:kern w:val="0"/>
                  <w:sz w:val="18"/>
                  <w:szCs w:val="24"/>
                  <w:lang w:val="en-US" w:eastAsia="en-US" w:bidi="ar-SA"/>
                </w:rPr>
                <w:t>144</w:t>
              </w:r>
            </w:ins>
          </w:p>
        </w:tc>
      </w:tr>
      <w:tr>
        <w:trPr>
          <w:ins w:id="6846" w:author="Changes 24 to 25 Oct" w:date="2026-10-25T16:02:42Z"/>
          <w:cantSplit w:val="true"/>
        </w:trPr>
        <w:tc>
          <w:tcPr>
            <w:tcW w:w="1974" w:type="dxa"/>
            <w:tcBorders/>
          </w:tcPr>
          <w:p>
            <w:pPr>
              <w:pStyle w:val="Compact"/>
              <w:keepNext w:val="true"/>
              <w:widowControl/>
              <w:spacing w:lineRule="exact" w:line="220" w:before="0" w:after="0"/>
              <w:jc w:val="left"/>
              <w:rPr>
                <w:kern w:val="0"/>
                <w:szCs w:val="24"/>
                <w:lang w:val="en-US" w:eastAsia="en-US" w:bidi="ar-SA"/>
                <w:ins w:id="6848" w:author="Changes 24 to 25 Oct" w:date="2026-10-25T16:02:42Z"/>
              </w:rPr>
            </w:pPr>
            <w:ins w:id="6847" w:author="Changes 24 to 25 Oct" w:date="2026-10-25T16:02:42Z">
              <w:r>
                <w:rPr>
                  <w:kern w:val="0"/>
                  <w:sz w:val="18"/>
                  <w:szCs w:val="24"/>
                  <w:lang w:val="en-US" w:eastAsia="en-US" w:bidi="ar-SA"/>
                </w:rPr>
                <w:t>Natural logarithm of the ecosystem ratio</w:t>
              </w:r>
            </w:ins>
          </w:p>
        </w:tc>
        <w:tc>
          <w:tcPr>
            <w:tcW w:w="1343" w:type="dxa"/>
            <w:tcBorders/>
          </w:tcPr>
          <w:p>
            <w:pPr>
              <w:pStyle w:val="Compact"/>
              <w:keepNext w:val="true"/>
              <w:widowControl/>
              <w:spacing w:lineRule="exact" w:line="220" w:before="0" w:after="0"/>
              <w:jc w:val="left"/>
              <w:rPr>
                <w:kern w:val="0"/>
                <w:szCs w:val="24"/>
                <w:lang w:val="en-US" w:eastAsia="en-US" w:bidi="ar-SA"/>
                <w:ins w:id="6850" w:author="Changes 24 to 25 Oct" w:date="2026-10-25T16:02:42Z"/>
              </w:rPr>
            </w:pPr>
            <w:ins w:id="6849" w:author="Changes 24 to 25 Oct" w:date="2026-10-25T16:02:42Z">
              <w:r>
                <w:rPr>
                  <w:kern w:val="0"/>
                  <w:sz w:val="18"/>
                  <w:szCs w:val="24"/>
                  <w:lang w:val="en-US" w:eastAsia="en-US" w:bidi="ar-SA"/>
                </w:rPr>
                <w:t>ln(Ecosystem ratio)</w:t>
              </w:r>
            </w:ins>
          </w:p>
        </w:tc>
        <w:tc>
          <w:tcPr>
            <w:tcW w:w="1606" w:type="dxa"/>
            <w:tcBorders/>
          </w:tcPr>
          <w:p>
            <w:pPr>
              <w:pStyle w:val="Compact"/>
              <w:keepNext w:val="true"/>
              <w:widowControl/>
              <w:spacing w:lineRule="exact" w:line="220" w:before="0" w:after="0"/>
              <w:jc w:val="left"/>
              <w:rPr>
                <w:kern w:val="0"/>
                <w:szCs w:val="24"/>
                <w:lang w:val="en-US" w:eastAsia="en-US" w:bidi="ar-SA"/>
                <w:ins w:id="6852" w:author="Changes 24 to 25 Oct" w:date="2026-10-25T16:02:42Z"/>
              </w:rPr>
            </w:pPr>
            <w:ins w:id="6851" w:author="Changes 24 to 25 Oct" w:date="2026-10-25T16:02:42Z">
              <w:r>
                <w:rPr>
                  <w:kern w:val="0"/>
                  <w:sz w:val="18"/>
                  <w:szCs w:val="24"/>
                  <w:lang w:val="en-US" w:eastAsia="en-US" w:bidi="ar-SA"/>
                </w:rPr>
                <w:t>1.677</w:t>
              </w:r>
            </w:ins>
          </w:p>
        </w:tc>
        <w:tc>
          <w:tcPr>
            <w:tcW w:w="750" w:type="dxa"/>
            <w:tcBorders/>
          </w:tcPr>
          <w:p>
            <w:pPr>
              <w:pStyle w:val="Compact"/>
              <w:keepNext w:val="true"/>
              <w:widowControl/>
              <w:spacing w:lineRule="exact" w:line="220" w:before="0" w:after="0"/>
              <w:jc w:val="left"/>
              <w:rPr>
                <w:kern w:val="0"/>
                <w:szCs w:val="24"/>
                <w:lang w:val="en-US" w:eastAsia="en-US" w:bidi="ar-SA"/>
                <w:ins w:id="6854" w:author="Changes 24 to 25 Oct" w:date="2026-10-25T16:02:42Z"/>
              </w:rPr>
            </w:pPr>
            <w:ins w:id="6853" w:author="Changes 24 to 25 Oct" w:date="2026-10-25T16:02:42Z">
              <w:r>
                <w:rPr>
                  <w:kern w:val="0"/>
                  <w:sz w:val="18"/>
                  <w:szCs w:val="24"/>
                  <w:lang w:val="en-US" w:eastAsia="en-US" w:bidi="ar-SA"/>
                </w:rPr>
                <w:t>&lt;0.001</w:t>
              </w:r>
            </w:ins>
          </w:p>
        </w:tc>
        <w:tc>
          <w:tcPr>
            <w:tcW w:w="1511" w:type="dxa"/>
            <w:tcBorders/>
          </w:tcPr>
          <w:p>
            <w:pPr>
              <w:pStyle w:val="Compact"/>
              <w:keepNext w:val="true"/>
              <w:widowControl/>
              <w:spacing w:lineRule="exact" w:line="220" w:before="0" w:after="0"/>
              <w:jc w:val="left"/>
              <w:rPr>
                <w:kern w:val="0"/>
                <w:szCs w:val="24"/>
                <w:lang w:val="en-US" w:eastAsia="en-US" w:bidi="ar-SA"/>
                <w:ins w:id="6856" w:author="Changes 24 to 25 Oct" w:date="2026-10-25T16:02:42Z"/>
              </w:rPr>
            </w:pPr>
            <w:ins w:id="6855" w:author="Changes 24 to 25 Oct" w:date="2026-10-25T16:02:42Z">
              <w:r>
                <w:rPr>
                  <w:kern w:val="0"/>
                  <w:sz w:val="18"/>
                  <w:szCs w:val="24"/>
                  <w:lang w:val="en-US" w:eastAsia="en-US" w:bidi="ar-SA"/>
                </w:rPr>
                <w:t>0.006</w:t>
              </w:r>
            </w:ins>
          </w:p>
        </w:tc>
        <w:tc>
          <w:tcPr>
            <w:tcW w:w="1320" w:type="dxa"/>
            <w:tcBorders/>
          </w:tcPr>
          <w:p>
            <w:pPr>
              <w:pStyle w:val="Compact"/>
              <w:keepNext w:val="true"/>
              <w:widowControl/>
              <w:spacing w:lineRule="exact" w:line="220" w:before="0" w:after="0"/>
              <w:jc w:val="left"/>
              <w:rPr>
                <w:kern w:val="0"/>
                <w:szCs w:val="24"/>
                <w:lang w:val="en-US" w:eastAsia="en-US" w:bidi="ar-SA"/>
                <w:ins w:id="6858" w:author="Changes 24 to 25 Oct" w:date="2026-10-25T16:02:42Z"/>
              </w:rPr>
            </w:pPr>
            <w:ins w:id="6857" w:author="Changes 24 to 25 Oct" w:date="2026-10-25T16:02:42Z">
              <w:r>
                <w:rPr>
                  <w:kern w:val="0"/>
                  <w:szCs w:val="24"/>
                  <w:lang w:val="en-US" w:eastAsia="en-US" w:bidi="ar-SA"/>
                </w:rPr>
              </w:r>
            </w:ins>
          </w:p>
        </w:tc>
      </w:tr>
      <w:tr>
        <w:trPr>
          <w:ins w:id="6859" w:author="Changes 24 to 25 Oct" w:date="2026-10-25T16:02:42Z"/>
          <w:cantSplit w:val="true"/>
        </w:trPr>
        <w:tc>
          <w:tcPr>
            <w:tcW w:w="1974" w:type="dxa"/>
            <w:tcBorders>
              <w:bottom w:val="single" w:sz="8" w:space="0" w:color="000000"/>
            </w:tcBorders>
          </w:tcPr>
          <w:p>
            <w:pPr>
              <w:pStyle w:val="Compact"/>
              <w:widowControl/>
              <w:spacing w:lineRule="exact" w:line="220" w:before="0" w:after="0"/>
              <w:jc w:val="left"/>
              <w:rPr>
                <w:kern w:val="0"/>
                <w:szCs w:val="24"/>
                <w:lang w:val="en-US" w:eastAsia="en-US" w:bidi="ar-SA"/>
                <w:ins w:id="6861" w:author="Changes 24 to 25 Oct" w:date="2026-10-25T16:02:42Z"/>
              </w:rPr>
            </w:pPr>
            <w:ins w:id="6860" w:author="Changes 24 to 25 Oct" w:date="2026-10-25T16:02:42Z">
              <w:r>
                <w:rPr>
                  <w:kern w:val="0"/>
                  <w:sz w:val="18"/>
                  <w:szCs w:val="24"/>
                  <w:lang w:val="en-US" w:eastAsia="en-US" w:bidi="ar-SA"/>
                </w:rPr>
                <w:t>Ecosystem ratio not capped</w:t>
              </w:r>
            </w:ins>
          </w:p>
        </w:tc>
        <w:tc>
          <w:tcPr>
            <w:tcW w:w="1343" w:type="dxa"/>
            <w:tcBorders>
              <w:bottom w:val="single" w:sz="8" w:space="0" w:color="000000"/>
            </w:tcBorders>
          </w:tcPr>
          <w:p>
            <w:pPr>
              <w:pStyle w:val="Compact"/>
              <w:widowControl/>
              <w:spacing w:lineRule="exact" w:line="220" w:before="0" w:after="0"/>
              <w:jc w:val="left"/>
              <w:rPr>
                <w:kern w:val="0"/>
                <w:szCs w:val="24"/>
                <w:lang w:val="en-US" w:eastAsia="en-US" w:bidi="ar-SA"/>
                <w:ins w:id="6863" w:author="Changes 24 to 25 Oct" w:date="2026-10-25T16:02:42Z"/>
              </w:rPr>
            </w:pPr>
            <w:ins w:id="6862" w:author="Changes 24 to 25 Oct" w:date="2026-10-25T16:02:42Z">
              <w:r>
                <w:rPr>
                  <w:kern w:val="0"/>
                  <w:sz w:val="18"/>
                  <w:szCs w:val="24"/>
                  <w:lang w:val="en-US" w:eastAsia="en-US" w:bidi="ar-SA"/>
                </w:rPr>
                <w:t>Ecosystem ratio</w:t>
              </w:r>
            </w:ins>
          </w:p>
        </w:tc>
        <w:tc>
          <w:tcPr>
            <w:tcW w:w="1606" w:type="dxa"/>
            <w:tcBorders>
              <w:bottom w:val="single" w:sz="8" w:space="0" w:color="000000"/>
            </w:tcBorders>
          </w:tcPr>
          <w:p>
            <w:pPr>
              <w:pStyle w:val="Compact"/>
              <w:widowControl/>
              <w:spacing w:lineRule="exact" w:line="220" w:before="0" w:after="0"/>
              <w:jc w:val="left"/>
              <w:rPr>
                <w:kern w:val="0"/>
                <w:szCs w:val="24"/>
                <w:lang w:val="en-US" w:eastAsia="en-US" w:bidi="ar-SA"/>
                <w:ins w:id="6865" w:author="Changes 24 to 25 Oct" w:date="2026-10-25T16:02:42Z"/>
              </w:rPr>
            </w:pPr>
            <w:ins w:id="6864" w:author="Changes 24 to 25 Oct" w:date="2026-10-25T16:02:42Z">
              <w:r>
                <w:rPr>
                  <w:kern w:val="0"/>
                  <w:sz w:val="18"/>
                  <w:szCs w:val="24"/>
                  <w:lang w:val="en-US" w:eastAsia="en-US" w:bidi="ar-SA"/>
                </w:rPr>
                <w:t>28.550</w:t>
              </w:r>
            </w:ins>
          </w:p>
        </w:tc>
        <w:tc>
          <w:tcPr>
            <w:tcW w:w="750" w:type="dxa"/>
            <w:tcBorders>
              <w:bottom w:val="single" w:sz="8" w:space="0" w:color="000000"/>
            </w:tcBorders>
          </w:tcPr>
          <w:p>
            <w:pPr>
              <w:pStyle w:val="Compact"/>
              <w:widowControl/>
              <w:spacing w:lineRule="exact" w:line="220" w:before="0" w:after="0"/>
              <w:jc w:val="left"/>
              <w:rPr>
                <w:kern w:val="0"/>
                <w:szCs w:val="24"/>
                <w:lang w:val="en-US" w:eastAsia="en-US" w:bidi="ar-SA"/>
                <w:ins w:id="6867" w:author="Changes 24 to 25 Oct" w:date="2026-10-25T16:02:42Z"/>
              </w:rPr>
            </w:pPr>
            <w:ins w:id="6866" w:author="Changes 24 to 25 Oct" w:date="2026-10-25T16:02:42Z">
              <w:r>
                <w:rPr>
                  <w:kern w:val="0"/>
                  <w:sz w:val="18"/>
                  <w:szCs w:val="24"/>
                  <w:lang w:val="en-US" w:eastAsia="en-US" w:bidi="ar-SA"/>
                </w:rPr>
                <w:t>0.008</w:t>
              </w:r>
            </w:ins>
          </w:p>
        </w:tc>
        <w:tc>
          <w:tcPr>
            <w:tcW w:w="1511" w:type="dxa"/>
            <w:tcBorders>
              <w:bottom w:val="single" w:sz="8" w:space="0" w:color="000000"/>
            </w:tcBorders>
          </w:tcPr>
          <w:p>
            <w:pPr>
              <w:pStyle w:val="Compact"/>
              <w:widowControl/>
              <w:spacing w:lineRule="exact" w:line="220" w:before="0" w:after="0"/>
              <w:jc w:val="left"/>
              <w:rPr>
                <w:kern w:val="0"/>
                <w:szCs w:val="24"/>
                <w:lang w:val="en-US" w:eastAsia="en-US" w:bidi="ar-SA"/>
                <w:ins w:id="6869" w:author="Changes 24 to 25 Oct" w:date="2026-10-25T16:02:42Z"/>
              </w:rPr>
            </w:pPr>
            <w:ins w:id="6868" w:author="Changes 24 to 25 Oct" w:date="2026-10-25T16:02:42Z">
              <w:r>
                <w:rPr>
                  <w:kern w:val="0"/>
                  <w:szCs w:val="24"/>
                  <w:lang w:val="en-US" w:eastAsia="en-US" w:bidi="ar-SA"/>
                </w:rPr>
              </w:r>
            </w:ins>
          </w:p>
        </w:tc>
        <w:tc>
          <w:tcPr>
            <w:tcW w:w="1320" w:type="dxa"/>
            <w:tcBorders>
              <w:bottom w:val="single" w:sz="8" w:space="0" w:color="000000"/>
            </w:tcBorders>
          </w:tcPr>
          <w:p>
            <w:pPr>
              <w:pStyle w:val="Compact"/>
              <w:widowControl/>
              <w:spacing w:lineRule="exact" w:line="220" w:before="0" w:after="0"/>
              <w:jc w:val="left"/>
              <w:rPr>
                <w:kern w:val="0"/>
                <w:szCs w:val="24"/>
                <w:lang w:val="en-US" w:eastAsia="en-US" w:bidi="ar-SA"/>
                <w:ins w:id="6871" w:author="Changes 24 to 25 Oct" w:date="2026-10-25T16:02:42Z"/>
              </w:rPr>
            </w:pPr>
            <w:ins w:id="6870" w:author="Changes 24 to 25 Oct" w:date="2026-10-25T16:02:42Z">
              <w:r>
                <w:rPr>
                  <w:kern w:val="0"/>
                  <w:szCs w:val="24"/>
                  <w:lang w:val="en-US" w:eastAsia="en-US" w:bidi="ar-SA"/>
                </w:rPr>
              </w:r>
            </w:ins>
            <w:bookmarkStart w:id="111" w:name="Xdccb276a307a64fb68cdad97e588739fa6cabc6"/>
            <w:bookmarkStart w:id="112" w:name="Xdccb276a307a64fb68cdad97e588739fa6cabc6"/>
            <w:bookmarkEnd w:id="112"/>
          </w:p>
        </w:tc>
      </w:tr>
    </w:tbl>
    <w:p>
      <w:pPr>
        <w:pStyle w:val="Heading2"/>
        <w:rPr>
          <w:ins w:id="6873" w:author="Changes 24 to 25 Oct" w:date="2026-10-25T16:02:42Z"/>
        </w:rPr>
      </w:pPr>
      <w:ins w:id="6872" w:author="Changes 24 to 25 Oct" w:date="2026-10-25T16:02:42Z">
        <w:r>
          <w:rPr/>
          <w:t>Appendix D. Registered tests and their outcomes</w:t>
        </w:r>
      </w:ins>
    </w:p>
    <w:p>
      <w:pPr>
        <w:pStyle w:val="FirstParagraph"/>
        <w:jc w:val="left"/>
        <w:rPr>
          <w:ins w:id="6877" w:author="Changes 24 to 25 Oct" w:date="2026-10-25T16:02:42Z"/>
        </w:rPr>
      </w:pPr>
      <w:ins w:id="6874" w:author="Changes 24 to 25 Oct" w:date="2026-10-25T16:02:42Z">
        <w:r>
          <w:rPr/>
          <w:t xml:space="preserve">A registered test was written down, dated and stored in the repository before the data it concerns were opened. The dates are those of the commits in </w:t>
        </w:r>
      </w:ins>
      <w:ins w:id="6875" w:author="Changes 24 to 25 Oct" w:date="2026-10-25T16:02:42Z">
        <w:r>
          <w:rPr>
            <w:rStyle w:val="VerbatimChar"/>
          </w:rPr>
          <w:t>research/option_space_2026-10-01/PREREGISTRATION.md</w:t>
        </w:r>
      </w:ins>
      <w:ins w:id="6876" w:author="Changes 24 to 25 Oct" w:date="2026-10-25T16:02:42Z">
        <w:r>
          <w:rPr/>
          <w:t>. Exact wording and thresholds are in that file.</w:t>
        </w:r>
      </w:ins>
    </w:p>
    <w:tbl>
      <w:tblPr>
        <w:tblStyle w:val="Table"/>
        <w:tblW w:w="8505" w:type="dxa"/>
        <w:jc w:val="left"/>
        <w:tblInd w:w="0" w:type="dxa"/>
        <w:tblLayout w:type="fixed"/>
        <w:tblCellMar>
          <w:top w:w="30" w:type="dxa"/>
          <w:left w:w="0" w:type="dxa"/>
          <w:bottom w:w="30" w:type="dxa"/>
          <w:right w:w="100" w:type="dxa"/>
        </w:tblCellMar>
        <w:tblLook w:val="0020" w:noHBand="0" w:noVBand="0" w:firstColumn="0" w:lastRow="0" w:lastColumn="0" w:firstRow="1"/>
      </w:tblPr>
      <w:tblGrid>
        <w:gridCol w:w="1224"/>
        <w:gridCol w:w="2184"/>
        <w:gridCol w:w="2548"/>
        <w:gridCol w:w="2548"/>
      </w:tblGrid>
      <w:tr>
        <w:trPr>
          <w:tblHeader w:val="true"/>
          <w:ins w:id="6878" w:author="Changes 24 to 25 Oct" w:date="2026-10-25T16:02:42Z"/>
          <w:cantSplit w:val="true"/>
        </w:trPr>
        <w:tc>
          <w:tcPr>
            <w:tcW w:w="122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880" w:author="Changes 24 to 25 Oct" w:date="2026-10-25T16:02:42Z"/>
              </w:rPr>
            </w:pPr>
            <w:ins w:id="6879" w:author="Changes 24 to 25 Oct" w:date="2026-10-25T16:02:42Z">
              <w:r>
                <w:rPr>
                  <w:b/>
                  <w:kern w:val="0"/>
                  <w:sz w:val="18"/>
                  <w:szCs w:val="24"/>
                  <w:lang w:val="en-US" w:eastAsia="en-US" w:bidi="ar-SA"/>
                </w:rPr>
                <w:t>Test</w:t>
              </w:r>
            </w:ins>
          </w:p>
        </w:tc>
        <w:tc>
          <w:tcPr>
            <w:tcW w:w="2184"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882" w:author="Changes 24 to 25 Oct" w:date="2026-10-25T16:02:42Z"/>
              </w:rPr>
            </w:pPr>
            <w:ins w:id="6881" w:author="Changes 24 to 25 Oct" w:date="2026-10-25T16:02:42Z">
              <w:r>
                <w:rPr>
                  <w:b/>
                  <w:kern w:val="0"/>
                  <w:sz w:val="18"/>
                  <w:szCs w:val="24"/>
                  <w:lang w:val="en-US" w:eastAsia="en-US" w:bidi="ar-SA"/>
                </w:rPr>
                <w:t>What it predicted</w:t>
              </w:r>
            </w:ins>
          </w:p>
        </w:tc>
        <w:tc>
          <w:tcPr>
            <w:tcW w:w="254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884" w:author="Changes 24 to 25 Oct" w:date="2026-10-25T16:02:42Z"/>
              </w:rPr>
            </w:pPr>
            <w:ins w:id="6883" w:author="Changes 24 to 25 Oct" w:date="2026-10-25T16:02:42Z">
              <w:r>
                <w:rPr>
                  <w:b/>
                  <w:kern w:val="0"/>
                  <w:sz w:val="18"/>
                  <w:szCs w:val="24"/>
                  <w:lang w:val="en-US" w:eastAsia="en-US" w:bidi="ar-SA"/>
                </w:rPr>
                <w:t>Registered</w:t>
              </w:r>
            </w:ins>
          </w:p>
        </w:tc>
        <w:tc>
          <w:tcPr>
            <w:tcW w:w="2548" w:type="dxa"/>
            <w:tcBorders>
              <w:top w:val="single" w:sz="8" w:space="0" w:color="000000"/>
              <w:bottom w:val="single" w:sz="4" w:space="0" w:color="000000"/>
            </w:tcBorders>
            <w:vAlign w:val="bottom"/>
          </w:tcPr>
          <w:p>
            <w:pPr>
              <w:pStyle w:val="Compact"/>
              <w:keepNext w:val="true"/>
              <w:widowControl/>
              <w:spacing w:lineRule="exact" w:line="220" w:before="0" w:after="0"/>
              <w:jc w:val="left"/>
              <w:rPr>
                <w:kern w:val="0"/>
                <w:szCs w:val="24"/>
                <w:lang w:val="en-US" w:eastAsia="en-US" w:bidi="ar-SA"/>
                <w:ins w:id="6886" w:author="Changes 24 to 25 Oct" w:date="2026-10-25T16:02:42Z"/>
              </w:rPr>
            </w:pPr>
            <w:ins w:id="6885" w:author="Changes 24 to 25 Oct" w:date="2026-10-25T16:02:42Z">
              <w:r>
                <w:rPr>
                  <w:b/>
                  <w:kern w:val="0"/>
                  <w:sz w:val="18"/>
                  <w:szCs w:val="24"/>
                  <w:lang w:val="en-US" w:eastAsia="en-US" w:bidi="ar-SA"/>
                </w:rPr>
                <w:t>Outcome</w:t>
              </w:r>
            </w:ins>
          </w:p>
        </w:tc>
      </w:tr>
      <w:tr>
        <w:trPr>
          <w:ins w:id="6887"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6889" w:author="Changes 24 to 25 Oct" w:date="2026-10-25T16:02:42Z"/>
              </w:rPr>
            </w:pPr>
            <w:ins w:id="6888" w:author="Changes 24 to 25 Oct" w:date="2026-10-25T16:02:42Z">
              <w:r>
                <w:rPr>
                  <w:kern w:val="0"/>
                  <w:sz w:val="18"/>
                  <w:szCs w:val="24"/>
                  <w:lang w:val="en-US" w:eastAsia="en-US" w:bidi="ar-SA"/>
                </w:rPr>
                <w:t>E1</w:t>
              </w:r>
            </w:ins>
          </w:p>
        </w:tc>
        <w:tc>
          <w:tcPr>
            <w:tcW w:w="2184" w:type="dxa"/>
            <w:tcBorders/>
          </w:tcPr>
          <w:p>
            <w:pPr>
              <w:pStyle w:val="Compact"/>
              <w:keepNext w:val="true"/>
              <w:widowControl/>
              <w:spacing w:lineRule="exact" w:line="220" w:before="0" w:after="0"/>
              <w:jc w:val="left"/>
              <w:rPr>
                <w:kern w:val="0"/>
                <w:szCs w:val="24"/>
                <w:lang w:val="en-US" w:eastAsia="en-US" w:bidi="ar-SA"/>
                <w:ins w:id="6891" w:author="Changes 24 to 25 Oct" w:date="2026-10-25T16:02:42Z"/>
              </w:rPr>
            </w:pPr>
            <w:ins w:id="6890" w:author="Changes 24 to 25 Oct" w:date="2026-10-25T16:02:42Z">
              <w:r>
                <w:rPr>
                  <w:kern w:val="0"/>
                  <w:sz w:val="18"/>
                  <w:szCs w:val="24"/>
                  <w:lang w:val="en-US" w:eastAsia="en-US" w:bidi="ar-SA"/>
                </w:rPr>
                <w:t>Sellers without financial statements hold a smaller share of online value than of the count</w:t>
              </w:r>
            </w:ins>
          </w:p>
        </w:tc>
        <w:tc>
          <w:tcPr>
            <w:tcW w:w="2548" w:type="dxa"/>
            <w:tcBorders/>
          </w:tcPr>
          <w:p>
            <w:pPr>
              <w:pStyle w:val="Compact"/>
              <w:keepNext w:val="true"/>
              <w:widowControl/>
              <w:spacing w:lineRule="exact" w:line="220" w:before="0" w:after="0"/>
              <w:jc w:val="left"/>
              <w:rPr>
                <w:kern w:val="0"/>
                <w:szCs w:val="24"/>
                <w:lang w:val="en-US" w:eastAsia="en-US" w:bidi="ar-SA"/>
                <w:ins w:id="6893" w:author="Changes 24 to 25 Oct" w:date="2026-10-25T16:02:42Z"/>
              </w:rPr>
            </w:pPr>
            <w:ins w:id="6892" w:author="Changes 24 to 25 Oct" w:date="2026-10-25T16:02:42Z">
              <w:r>
                <w:rPr>
                  <w:kern w:val="0"/>
                  <w:sz w:val="18"/>
                  <w:szCs w:val="24"/>
                  <w:lang w:val="en-US" w:eastAsia="en-US" w:bidi="ar-SA"/>
                </w:rPr>
                <w:t>2 Oct 2026</w:t>
              </w:r>
            </w:ins>
          </w:p>
        </w:tc>
        <w:tc>
          <w:tcPr>
            <w:tcW w:w="2548" w:type="dxa"/>
            <w:tcBorders/>
          </w:tcPr>
          <w:p>
            <w:pPr>
              <w:pStyle w:val="Compact"/>
              <w:keepNext w:val="true"/>
              <w:widowControl/>
              <w:spacing w:lineRule="exact" w:line="220" w:before="0" w:after="0"/>
              <w:jc w:val="left"/>
              <w:rPr>
                <w:kern w:val="0"/>
                <w:szCs w:val="24"/>
                <w:lang w:val="en-US" w:eastAsia="en-US" w:bidi="ar-SA"/>
                <w:ins w:id="6895" w:author="Changes 24 to 25 Oct" w:date="2026-10-25T16:02:42Z"/>
              </w:rPr>
            </w:pPr>
            <w:ins w:id="6894" w:author="Changes 24 to 25 Oct" w:date="2026-10-25T16:02:42Z">
              <w:r>
                <w:rPr>
                  <w:kern w:val="0"/>
                  <w:sz w:val="18"/>
                  <w:szCs w:val="24"/>
                  <w:lang w:val="en-US" w:eastAsia="en-US" w:bidi="ar-SA"/>
                </w:rPr>
                <w:t>Holds, as a range (25.7 to 40.4 percent of value against 79.3 percent of the count)</w:t>
              </w:r>
            </w:ins>
          </w:p>
        </w:tc>
      </w:tr>
      <w:tr>
        <w:trPr>
          <w:ins w:id="6896"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6898" w:author="Changes 24 to 25 Oct" w:date="2026-10-25T16:02:42Z"/>
              </w:rPr>
            </w:pPr>
            <w:ins w:id="6897" w:author="Changes 24 to 25 Oct" w:date="2026-10-25T16:02:42Z">
              <w:r>
                <w:rPr>
                  <w:kern w:val="0"/>
                  <w:sz w:val="18"/>
                  <w:szCs w:val="24"/>
                  <w:lang w:val="en-US" w:eastAsia="en-US" w:bidi="ar-SA"/>
                </w:rPr>
                <w:t>E2</w:t>
              </w:r>
            </w:ins>
          </w:p>
        </w:tc>
        <w:tc>
          <w:tcPr>
            <w:tcW w:w="2184" w:type="dxa"/>
            <w:tcBorders/>
          </w:tcPr>
          <w:p>
            <w:pPr>
              <w:pStyle w:val="Compact"/>
              <w:keepNext w:val="true"/>
              <w:widowControl/>
              <w:spacing w:lineRule="exact" w:line="220" w:before="0" w:after="0"/>
              <w:jc w:val="left"/>
              <w:rPr>
                <w:kern w:val="0"/>
                <w:szCs w:val="24"/>
                <w:lang w:val="en-US" w:eastAsia="en-US" w:bidi="ar-SA"/>
                <w:ins w:id="6900" w:author="Changes 24 to 25 Oct" w:date="2026-10-25T16:02:42Z"/>
              </w:rPr>
            </w:pPr>
            <w:ins w:id="6899" w:author="Changes 24 to 25 Oct" w:date="2026-10-25T16:02:42Z">
              <w:r>
                <w:rPr>
                  <w:kern w:val="0"/>
                  <w:sz w:val="18"/>
                  <w:szCs w:val="24"/>
                  <w:lang w:val="en-US" w:eastAsia="en-US" w:bidi="ar-SA"/>
                </w:rPr>
                <w:t>The marketplace share of online value in 2022 is above the published 2023 figure</w:t>
              </w:r>
            </w:ins>
          </w:p>
        </w:tc>
        <w:tc>
          <w:tcPr>
            <w:tcW w:w="2548" w:type="dxa"/>
            <w:tcBorders/>
          </w:tcPr>
          <w:p>
            <w:pPr>
              <w:pStyle w:val="Compact"/>
              <w:keepNext w:val="true"/>
              <w:widowControl/>
              <w:spacing w:lineRule="exact" w:line="220" w:before="0" w:after="0"/>
              <w:jc w:val="left"/>
              <w:rPr>
                <w:kern w:val="0"/>
                <w:szCs w:val="24"/>
                <w:lang w:val="en-US" w:eastAsia="en-US" w:bidi="ar-SA"/>
                <w:ins w:id="6902" w:author="Changes 24 to 25 Oct" w:date="2026-10-25T16:02:42Z"/>
              </w:rPr>
            </w:pPr>
            <w:ins w:id="6901" w:author="Changes 24 to 25 Oct" w:date="2026-10-25T16:02:42Z">
              <w:r>
                <w:rPr>
                  <w:kern w:val="0"/>
                  <w:sz w:val="18"/>
                  <w:szCs w:val="24"/>
                  <w:lang w:val="en-US" w:eastAsia="en-US" w:bidi="ar-SA"/>
                </w:rPr>
                <w:t>2 Oct 2026</w:t>
              </w:r>
            </w:ins>
          </w:p>
        </w:tc>
        <w:tc>
          <w:tcPr>
            <w:tcW w:w="2548" w:type="dxa"/>
            <w:tcBorders/>
          </w:tcPr>
          <w:p>
            <w:pPr>
              <w:pStyle w:val="Compact"/>
              <w:keepNext w:val="true"/>
              <w:widowControl/>
              <w:spacing w:lineRule="exact" w:line="220" w:before="0" w:after="0"/>
              <w:jc w:val="left"/>
              <w:rPr>
                <w:kern w:val="0"/>
                <w:szCs w:val="24"/>
                <w:lang w:val="en-US" w:eastAsia="en-US" w:bidi="ar-SA"/>
                <w:ins w:id="6904" w:author="Changes 24 to 25 Oct" w:date="2026-10-25T16:02:42Z"/>
              </w:rPr>
            </w:pPr>
            <w:ins w:id="6903" w:author="Changes 24 to 25 Oct" w:date="2026-10-25T16:02:42Z">
              <w:r>
                <w:rPr>
                  <w:kern w:val="0"/>
                  <w:sz w:val="18"/>
                  <w:szCs w:val="24"/>
                  <w:lang w:val="en-US" w:eastAsia="en-US" w:bidi="ar-SA"/>
                </w:rPr>
                <w:t>Holds, as a range (22.6 to 25.6 percent)</w:t>
              </w:r>
            </w:ins>
          </w:p>
        </w:tc>
      </w:tr>
      <w:tr>
        <w:trPr>
          <w:ins w:id="6905"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07" w:author="Changes 24 to 25 Oct" w:date="2026-10-25T16:02:42Z"/>
              </w:rPr>
            </w:pPr>
            <w:ins w:id="6906" w:author="Changes 24 to 25 Oct" w:date="2026-10-25T16:02:42Z">
              <w:r>
                <w:rPr>
                  <w:kern w:val="0"/>
                  <w:sz w:val="18"/>
                  <w:szCs w:val="24"/>
                  <w:lang w:val="en-US" w:eastAsia="en-US" w:bidi="ar-SA"/>
                </w:rPr>
                <w:t>E2b, E2c</w:t>
              </w:r>
            </w:ins>
          </w:p>
        </w:tc>
        <w:tc>
          <w:tcPr>
            <w:tcW w:w="2184" w:type="dxa"/>
            <w:tcBorders/>
          </w:tcPr>
          <w:p>
            <w:pPr>
              <w:pStyle w:val="Compact"/>
              <w:widowControl/>
              <w:spacing w:lineRule="exact" w:line="220" w:before="0" w:after="0"/>
              <w:jc w:val="left"/>
              <w:rPr>
                <w:kern w:val="0"/>
                <w:szCs w:val="24"/>
                <w:lang w:val="en-US" w:eastAsia="en-US" w:bidi="ar-SA"/>
                <w:ins w:id="6909" w:author="Changes 24 to 25 Oct" w:date="2026-10-25T16:02:42Z"/>
              </w:rPr>
            </w:pPr>
            <w:ins w:id="6908" w:author="Changes 24 to 25 Oct" w:date="2026-10-25T16:02:42Z">
              <w:r>
                <w:rPr>
                  <w:kern w:val="0"/>
                  <w:sz w:val="18"/>
                  <w:szCs w:val="24"/>
                  <w:lang w:val="en-US" w:eastAsia="en-US" w:bidi="ar-SA"/>
                </w:rPr>
                <w:t>Marketplace use did not rise between 2020 and 2024</w:t>
              </w:r>
            </w:ins>
          </w:p>
        </w:tc>
        <w:tc>
          <w:tcPr>
            <w:tcW w:w="2548" w:type="dxa"/>
            <w:tcBorders/>
          </w:tcPr>
          <w:p>
            <w:pPr>
              <w:pStyle w:val="Compact"/>
              <w:widowControl/>
              <w:spacing w:lineRule="exact" w:line="220" w:before="0" w:after="0"/>
              <w:jc w:val="left"/>
              <w:rPr>
                <w:kern w:val="0"/>
                <w:szCs w:val="24"/>
                <w:lang w:val="en-US" w:eastAsia="en-US" w:bidi="ar-SA"/>
                <w:ins w:id="6911" w:author="Changes 24 to 25 Oct" w:date="2026-10-25T16:02:42Z"/>
              </w:rPr>
            </w:pPr>
            <w:ins w:id="6910" w:author="Changes 24 to 25 Oct" w:date="2026-10-25T16:02:42Z">
              <w:r>
                <w:rPr>
                  <w:kern w:val="0"/>
                  <w:sz w:val="18"/>
                  <w:szCs w:val="24"/>
                  <w:lang w:val="en-US" w:eastAsia="en-US" w:bidi="ar-SA"/>
                </w:rPr>
                <w:t>2 Oct and 3 Oct 2026</w:t>
              </w:r>
            </w:ins>
          </w:p>
        </w:tc>
        <w:tc>
          <w:tcPr>
            <w:tcW w:w="2548" w:type="dxa"/>
            <w:tcBorders/>
          </w:tcPr>
          <w:p>
            <w:pPr>
              <w:pStyle w:val="Compact"/>
              <w:widowControl/>
              <w:spacing w:lineRule="exact" w:line="220" w:before="0" w:after="0"/>
              <w:jc w:val="left"/>
              <w:rPr>
                <w:kern w:val="0"/>
                <w:szCs w:val="24"/>
                <w:lang w:val="en-US" w:eastAsia="en-US" w:bidi="ar-SA"/>
                <w:ins w:id="6913" w:author="Changes 24 to 25 Oct" w:date="2026-10-25T16:02:42Z"/>
              </w:rPr>
            </w:pPr>
            <w:ins w:id="6912" w:author="Changes 24 to 25 Oct" w:date="2026-10-25T16:02:42Z">
              <w:r>
                <w:rPr>
                  <w:kern w:val="0"/>
                  <w:sz w:val="18"/>
                  <w:szCs w:val="24"/>
                  <w:lang w:val="en-US" w:eastAsia="en-US" w:bidi="ar-SA"/>
                </w:rPr>
                <w:t>Hold (21.6, 19.8, 17.8 and 17.2 percent)</w:t>
              </w:r>
            </w:ins>
          </w:p>
        </w:tc>
      </w:tr>
      <w:tr>
        <w:trPr>
          <w:ins w:id="6914"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16" w:author="Changes 24 to 25 Oct" w:date="2026-10-25T16:02:42Z"/>
              </w:rPr>
            </w:pPr>
            <w:ins w:id="6915" w:author="Changes 24 to 25 Oct" w:date="2026-10-25T16:02:42Z">
              <w:r>
                <w:rPr>
                  <w:kern w:val="0"/>
                  <w:sz w:val="18"/>
                  <w:szCs w:val="24"/>
                  <w:lang w:val="en-US" w:eastAsia="en-US" w:bidi="ar-SA"/>
                </w:rPr>
                <w:t>E3</w:t>
              </w:r>
            </w:ins>
          </w:p>
        </w:tc>
        <w:tc>
          <w:tcPr>
            <w:tcW w:w="2184" w:type="dxa"/>
            <w:tcBorders/>
          </w:tcPr>
          <w:p>
            <w:pPr>
              <w:pStyle w:val="Compact"/>
              <w:widowControl/>
              <w:spacing w:lineRule="exact" w:line="220" w:before="0" w:after="0"/>
              <w:jc w:val="left"/>
              <w:rPr>
                <w:kern w:val="0"/>
                <w:szCs w:val="24"/>
                <w:lang w:val="en-US" w:eastAsia="en-US" w:bidi="ar-SA"/>
                <w:ins w:id="6918" w:author="Changes 24 to 25 Oct" w:date="2026-10-25T16:02:42Z"/>
              </w:rPr>
            </w:pPr>
            <w:ins w:id="6917" w:author="Changes 24 to 25 Oct" w:date="2026-10-25T16:02:42Z">
              <w:r>
                <w:rPr>
                  <w:kern w:val="0"/>
                  <w:sz w:val="18"/>
                  <w:szCs w:val="24"/>
                  <w:lang w:val="en-US" w:eastAsia="en-US" w:bidi="ar-SA"/>
                </w:rPr>
                <w:t>Shopee reaches at least as many sellers as Tokopedia</w:t>
              </w:r>
            </w:ins>
          </w:p>
        </w:tc>
        <w:tc>
          <w:tcPr>
            <w:tcW w:w="2548" w:type="dxa"/>
            <w:tcBorders/>
          </w:tcPr>
          <w:p>
            <w:pPr>
              <w:pStyle w:val="Compact"/>
              <w:widowControl/>
              <w:spacing w:lineRule="exact" w:line="220" w:before="0" w:after="0"/>
              <w:jc w:val="left"/>
              <w:rPr>
                <w:kern w:val="0"/>
                <w:szCs w:val="24"/>
                <w:lang w:val="en-US" w:eastAsia="en-US" w:bidi="ar-SA"/>
                <w:ins w:id="6920" w:author="Changes 24 to 25 Oct" w:date="2026-10-25T16:02:42Z"/>
              </w:rPr>
            </w:pPr>
            <w:ins w:id="6919" w:author="Changes 24 to 25 Oct" w:date="2026-10-25T16:02:42Z">
              <w:r>
                <w:rPr>
                  <w:kern w:val="0"/>
                  <w:sz w:val="18"/>
                  <w:szCs w:val="24"/>
                  <w:lang w:val="en-US" w:eastAsia="en-US" w:bidi="ar-SA"/>
                </w:rPr>
                <w:t>2 Oct 2026</w:t>
              </w:r>
            </w:ins>
          </w:p>
        </w:tc>
        <w:tc>
          <w:tcPr>
            <w:tcW w:w="2548" w:type="dxa"/>
            <w:tcBorders/>
          </w:tcPr>
          <w:p>
            <w:pPr>
              <w:pStyle w:val="Compact"/>
              <w:widowControl/>
              <w:spacing w:lineRule="exact" w:line="220" w:before="0" w:after="0"/>
              <w:jc w:val="left"/>
              <w:rPr>
                <w:kern w:val="0"/>
                <w:szCs w:val="24"/>
                <w:lang w:val="en-US" w:eastAsia="en-US" w:bidi="ar-SA"/>
                <w:ins w:id="6922" w:author="Changes 24 to 25 Oct" w:date="2026-10-25T16:02:42Z"/>
              </w:rPr>
            </w:pPr>
            <w:ins w:id="6921" w:author="Changes 24 to 25 Oct" w:date="2026-10-25T16:02:42Z">
              <w:r>
                <w:rPr>
                  <w:kern w:val="0"/>
                  <w:sz w:val="18"/>
                  <w:szCs w:val="24"/>
                  <w:lang w:val="en-US" w:eastAsia="en-US" w:bidi="ar-SA"/>
                </w:rPr>
                <w:t>Holds (7.5 against 2.2 percent of all sellers)</w:t>
              </w:r>
            </w:ins>
          </w:p>
        </w:tc>
      </w:tr>
      <w:tr>
        <w:trPr>
          <w:ins w:id="6923"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25" w:author="Changes 24 to 25 Oct" w:date="2026-10-25T16:02:42Z"/>
              </w:rPr>
            </w:pPr>
            <w:ins w:id="6924" w:author="Changes 24 to 25 Oct" w:date="2026-10-25T16:02:42Z">
              <w:r>
                <w:rPr>
                  <w:kern w:val="0"/>
                  <w:sz w:val="18"/>
                  <w:szCs w:val="24"/>
                  <w:lang w:val="en-US" w:eastAsia="en-US" w:bidi="ar-SA"/>
                </w:rPr>
                <w:t>E4</w:t>
              </w:r>
            </w:ins>
          </w:p>
        </w:tc>
        <w:tc>
          <w:tcPr>
            <w:tcW w:w="2184" w:type="dxa"/>
            <w:tcBorders/>
          </w:tcPr>
          <w:p>
            <w:pPr>
              <w:pStyle w:val="Compact"/>
              <w:widowControl/>
              <w:spacing w:lineRule="exact" w:line="220" w:before="0" w:after="0"/>
              <w:jc w:val="left"/>
              <w:rPr>
                <w:kern w:val="0"/>
                <w:szCs w:val="24"/>
                <w:lang w:val="en-US" w:eastAsia="en-US" w:bidi="ar-SA"/>
                <w:ins w:id="6927" w:author="Changes 24 to 25 Oct" w:date="2026-10-25T16:02:42Z"/>
              </w:rPr>
            </w:pPr>
            <w:ins w:id="6926" w:author="Changes 24 to 25 Oct" w:date="2026-10-25T16:02:42Z">
              <w:r>
                <w:rPr>
                  <w:kern w:val="0"/>
                  <w:sz w:val="18"/>
                  <w:szCs w:val="24"/>
                  <w:lang w:val="en-US" w:eastAsia="en-US" w:bidi="ar-SA"/>
                </w:rPr>
                <w:t>Entrants use chat or social media at least as often as earlier sellers</w:t>
              </w:r>
            </w:ins>
          </w:p>
        </w:tc>
        <w:tc>
          <w:tcPr>
            <w:tcW w:w="2548" w:type="dxa"/>
            <w:tcBorders/>
          </w:tcPr>
          <w:p>
            <w:pPr>
              <w:pStyle w:val="Compact"/>
              <w:widowControl/>
              <w:spacing w:lineRule="exact" w:line="220" w:before="0" w:after="0"/>
              <w:jc w:val="left"/>
              <w:rPr>
                <w:kern w:val="0"/>
                <w:szCs w:val="24"/>
                <w:lang w:val="en-US" w:eastAsia="en-US" w:bidi="ar-SA"/>
                <w:ins w:id="6929" w:author="Changes 24 to 25 Oct" w:date="2026-10-25T16:02:42Z"/>
              </w:rPr>
            </w:pPr>
            <w:ins w:id="6928" w:author="Changes 24 to 25 Oct" w:date="2026-10-25T16:02:42Z">
              <w:r>
                <w:rPr>
                  <w:kern w:val="0"/>
                  <w:sz w:val="18"/>
                  <w:szCs w:val="24"/>
                  <w:lang w:val="en-US" w:eastAsia="en-US" w:bidi="ar-SA"/>
                </w:rPr>
                <w:t>2 Oct 2026</w:t>
              </w:r>
            </w:ins>
          </w:p>
        </w:tc>
        <w:tc>
          <w:tcPr>
            <w:tcW w:w="2548" w:type="dxa"/>
            <w:tcBorders/>
          </w:tcPr>
          <w:p>
            <w:pPr>
              <w:pStyle w:val="Compact"/>
              <w:widowControl/>
              <w:spacing w:lineRule="exact" w:line="220" w:before="0" w:after="0"/>
              <w:jc w:val="left"/>
              <w:rPr>
                <w:kern w:val="0"/>
                <w:szCs w:val="24"/>
                <w:lang w:val="en-US" w:eastAsia="en-US" w:bidi="ar-SA"/>
                <w:ins w:id="6931" w:author="Changes 24 to 25 Oct" w:date="2026-10-25T16:02:42Z"/>
              </w:rPr>
            </w:pPr>
            <w:ins w:id="6930" w:author="Changes 24 to 25 Oct" w:date="2026-10-25T16:02:42Z">
              <w:r>
                <w:rPr>
                  <w:kern w:val="0"/>
                  <w:sz w:val="18"/>
                  <w:szCs w:val="24"/>
                  <w:lang w:val="en-US" w:eastAsia="en-US" w:bidi="ar-SA"/>
                </w:rPr>
                <w:t>Holds, with no power (nearly everyone uses them)</w:t>
              </w:r>
            </w:ins>
          </w:p>
        </w:tc>
      </w:tr>
      <w:tr>
        <w:trPr>
          <w:ins w:id="6932"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34" w:author="Changes 24 to 25 Oct" w:date="2026-10-25T16:02:42Z"/>
              </w:rPr>
            </w:pPr>
            <w:ins w:id="6933" w:author="Changes 24 to 25 Oct" w:date="2026-10-25T16:02:42Z">
              <w:r>
                <w:rPr>
                  <w:kern w:val="0"/>
                  <w:sz w:val="18"/>
                  <w:szCs w:val="24"/>
                  <w:lang w:val="en-US" w:eastAsia="en-US" w:bidi="ar-SA"/>
                </w:rPr>
                <w:t>E5</w:t>
              </w:r>
            </w:ins>
          </w:p>
        </w:tc>
        <w:tc>
          <w:tcPr>
            <w:tcW w:w="2184" w:type="dxa"/>
            <w:tcBorders/>
          </w:tcPr>
          <w:p>
            <w:pPr>
              <w:pStyle w:val="Compact"/>
              <w:widowControl/>
              <w:spacing w:lineRule="exact" w:line="220" w:before="0" w:after="0"/>
              <w:jc w:val="left"/>
              <w:rPr>
                <w:kern w:val="0"/>
                <w:szCs w:val="24"/>
                <w:lang w:val="en-US" w:eastAsia="en-US" w:bidi="ar-SA"/>
                <w:ins w:id="6936" w:author="Changes 24 to 25 Oct" w:date="2026-10-25T16:02:42Z"/>
              </w:rPr>
            </w:pPr>
            <w:ins w:id="6935" w:author="Changes 24 to 25 Oct" w:date="2026-10-25T16:02:42Z">
              <w:r>
                <w:rPr>
                  <w:kern w:val="0"/>
                  <w:sz w:val="18"/>
                  <w:szCs w:val="24"/>
                  <w:lang w:val="en-US" w:eastAsia="en-US" w:bidi="ar-SA"/>
                </w:rPr>
                <w:t>At least 21.5 percent of 2023 sellers began in 2023 (the entry test)</w:t>
              </w:r>
            </w:ins>
          </w:p>
        </w:tc>
        <w:tc>
          <w:tcPr>
            <w:tcW w:w="2548" w:type="dxa"/>
            <w:tcBorders/>
          </w:tcPr>
          <w:p>
            <w:pPr>
              <w:pStyle w:val="Compact"/>
              <w:widowControl/>
              <w:spacing w:lineRule="exact" w:line="220" w:before="0" w:after="0"/>
              <w:jc w:val="left"/>
              <w:rPr>
                <w:kern w:val="0"/>
                <w:szCs w:val="24"/>
                <w:lang w:val="en-US" w:eastAsia="en-US" w:bidi="ar-SA"/>
                <w:ins w:id="6938" w:author="Changes 24 to 25 Oct" w:date="2026-10-25T16:02:42Z"/>
              </w:rPr>
            </w:pPr>
            <w:ins w:id="6937" w:author="Changes 24 to 25 Oct" w:date="2026-10-25T16:02:42Z">
              <w:r>
                <w:rPr>
                  <w:kern w:val="0"/>
                  <w:sz w:val="18"/>
                  <w:szCs w:val="24"/>
                  <w:lang w:val="en-US" w:eastAsia="en-US" w:bidi="ar-SA"/>
                </w:rPr>
                <w:t>2 Oct 2026</w:t>
              </w:r>
            </w:ins>
          </w:p>
        </w:tc>
        <w:tc>
          <w:tcPr>
            <w:tcW w:w="2548" w:type="dxa"/>
            <w:tcBorders/>
          </w:tcPr>
          <w:p>
            <w:pPr>
              <w:pStyle w:val="Compact"/>
              <w:widowControl/>
              <w:spacing w:lineRule="exact" w:line="220" w:before="0" w:after="0"/>
              <w:jc w:val="left"/>
              <w:rPr>
                <w:kern w:val="0"/>
                <w:szCs w:val="24"/>
                <w:lang w:val="en-US" w:eastAsia="en-US" w:bidi="ar-SA"/>
                <w:ins w:id="6940" w:author="Changes 24 to 25 Oct" w:date="2026-10-25T16:02:42Z"/>
              </w:rPr>
            </w:pPr>
            <w:ins w:id="6939" w:author="Changes 24 to 25 Oct" w:date="2026-10-25T16:02:42Z">
              <w:r>
                <w:rPr>
                  <w:kern w:val="0"/>
                  <w:sz w:val="18"/>
                  <w:szCs w:val="24"/>
                  <w:lang w:val="en-US" w:eastAsia="en-US" w:bidi="ar-SA"/>
                </w:rPr>
                <w:t>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ins>
          </w:p>
        </w:tc>
      </w:tr>
      <w:tr>
        <w:trPr>
          <w:ins w:id="6941"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43" w:author="Changes 24 to 25 Oct" w:date="2026-10-25T16:02:42Z"/>
              </w:rPr>
            </w:pPr>
            <w:ins w:id="6942" w:author="Changes 24 to 25 Oct" w:date="2026-10-25T16:02:42Z">
              <w:r>
                <w:rPr>
                  <w:kern w:val="0"/>
                  <w:sz w:val="18"/>
                  <w:szCs w:val="24"/>
                  <w:lang w:val="en-US" w:eastAsia="en-US" w:bidi="ar-SA"/>
                </w:rPr>
                <w:t>E6</w:t>
              </w:r>
            </w:ins>
          </w:p>
        </w:tc>
        <w:tc>
          <w:tcPr>
            <w:tcW w:w="2184" w:type="dxa"/>
            <w:tcBorders/>
          </w:tcPr>
          <w:p>
            <w:pPr>
              <w:pStyle w:val="Compact"/>
              <w:widowControl/>
              <w:spacing w:lineRule="exact" w:line="220" w:before="0" w:after="0"/>
              <w:jc w:val="left"/>
              <w:rPr>
                <w:kern w:val="0"/>
                <w:szCs w:val="24"/>
                <w:lang w:val="en-US" w:eastAsia="en-US" w:bidi="ar-SA"/>
                <w:ins w:id="6945" w:author="Changes 24 to 25 Oct" w:date="2026-10-25T16:02:42Z"/>
              </w:rPr>
            </w:pPr>
            <w:ins w:id="6944" w:author="Changes 24 to 25 Oct" w:date="2026-10-25T16:02:42Z">
              <w:r>
                <w:rPr>
                  <w:kern w:val="0"/>
                  <w:sz w:val="18"/>
                  <w:szCs w:val="24"/>
                  <w:lang w:val="en-US" w:eastAsia="en-US" w:bidi="ar-SA"/>
                </w:rPr>
                <w:t>The median change in sales of sellers already online is at most 10.36 percent</w:t>
              </w:r>
            </w:ins>
          </w:p>
        </w:tc>
        <w:tc>
          <w:tcPr>
            <w:tcW w:w="2548" w:type="dxa"/>
            <w:tcBorders/>
          </w:tcPr>
          <w:p>
            <w:pPr>
              <w:pStyle w:val="Compact"/>
              <w:widowControl/>
              <w:spacing w:lineRule="exact" w:line="220" w:before="0" w:after="0"/>
              <w:jc w:val="left"/>
              <w:rPr>
                <w:kern w:val="0"/>
                <w:szCs w:val="24"/>
                <w:lang w:val="en-US" w:eastAsia="en-US" w:bidi="ar-SA"/>
                <w:ins w:id="6947" w:author="Changes 24 to 25 Oct" w:date="2026-10-25T16:02:42Z"/>
              </w:rPr>
            </w:pPr>
            <w:ins w:id="6946" w:author="Changes 24 to 25 Oct" w:date="2026-10-25T16:02:42Z">
              <w:r>
                <w:rPr>
                  <w:kern w:val="0"/>
                  <w:sz w:val="18"/>
                  <w:szCs w:val="24"/>
                  <w:lang w:val="en-US" w:eastAsia="en-US" w:bidi="ar-SA"/>
                </w:rPr>
                <w:t>2 Oct 2026</w:t>
              </w:r>
            </w:ins>
          </w:p>
        </w:tc>
        <w:tc>
          <w:tcPr>
            <w:tcW w:w="2548" w:type="dxa"/>
            <w:tcBorders/>
          </w:tcPr>
          <w:p>
            <w:pPr>
              <w:pStyle w:val="Compact"/>
              <w:widowControl/>
              <w:spacing w:lineRule="exact" w:line="220" w:before="0" w:after="0"/>
              <w:jc w:val="left"/>
              <w:rPr>
                <w:kern w:val="0"/>
                <w:szCs w:val="24"/>
                <w:lang w:val="en-US" w:eastAsia="en-US" w:bidi="ar-SA"/>
                <w:ins w:id="6949" w:author="Changes 24 to 25 Oct" w:date="2026-10-25T16:02:42Z"/>
              </w:rPr>
            </w:pPr>
            <w:ins w:id="6948" w:author="Changes 24 to 25 Oct" w:date="2026-10-25T16:02:42Z">
              <w:r>
                <w:rPr>
                  <w:kern w:val="0"/>
                  <w:sz w:val="18"/>
                  <w:szCs w:val="24"/>
                  <w:lang w:val="en-US" w:eastAsia="en-US" w:bidi="ar-SA"/>
                </w:rPr>
                <w:t>Holds (median 0 percent)</w:t>
              </w:r>
            </w:ins>
          </w:p>
        </w:tc>
      </w:tr>
      <w:tr>
        <w:trPr>
          <w:ins w:id="6950"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52" w:author="Changes 24 to 25 Oct" w:date="2026-10-25T16:02:42Z"/>
              </w:rPr>
            </w:pPr>
            <w:ins w:id="6951" w:author="Changes 24 to 25 Oct" w:date="2026-10-25T16:02:42Z">
              <w:r>
                <w:rPr>
                  <w:kern w:val="0"/>
                  <w:sz w:val="18"/>
                  <w:szCs w:val="24"/>
                  <w:lang w:val="en-US" w:eastAsia="en-US" w:bidi="ar-SA"/>
                </w:rPr>
                <w:t>E7</w:t>
              </w:r>
            </w:ins>
          </w:p>
        </w:tc>
        <w:tc>
          <w:tcPr>
            <w:tcW w:w="2184" w:type="dxa"/>
            <w:tcBorders/>
          </w:tcPr>
          <w:p>
            <w:pPr>
              <w:pStyle w:val="Compact"/>
              <w:widowControl/>
              <w:spacing w:lineRule="exact" w:line="220" w:before="0" w:after="0"/>
              <w:jc w:val="left"/>
              <w:rPr>
                <w:kern w:val="0"/>
                <w:szCs w:val="24"/>
                <w:lang w:val="en-US" w:eastAsia="en-US" w:bidi="ar-SA"/>
                <w:ins w:id="6954" w:author="Changes 24 to 25 Oct" w:date="2026-10-25T16:02:42Z"/>
              </w:rPr>
            </w:pPr>
            <w:ins w:id="6953" w:author="Changes 24 to 25 Oct" w:date="2026-10-25T16:02:42Z">
              <w:r>
                <w:rPr>
                  <w:kern w:val="0"/>
                  <w:sz w:val="18"/>
                  <w:szCs w:val="24"/>
                  <w:lang w:val="en-US" w:eastAsia="en-US" w:bidi="ar-SA"/>
                </w:rPr>
                <w:t>The share of value held by sellers without statements fell by at most 5 points from 2020 to 2022</w:t>
              </w:r>
            </w:ins>
          </w:p>
        </w:tc>
        <w:tc>
          <w:tcPr>
            <w:tcW w:w="2548" w:type="dxa"/>
            <w:tcBorders/>
          </w:tcPr>
          <w:p>
            <w:pPr>
              <w:pStyle w:val="Compact"/>
              <w:widowControl/>
              <w:spacing w:lineRule="exact" w:line="220" w:before="0" w:after="0"/>
              <w:jc w:val="left"/>
              <w:rPr>
                <w:kern w:val="0"/>
                <w:szCs w:val="24"/>
                <w:lang w:val="en-US" w:eastAsia="en-US" w:bidi="ar-SA"/>
                <w:ins w:id="6956" w:author="Changes 24 to 25 Oct" w:date="2026-10-25T16:02:42Z"/>
              </w:rPr>
            </w:pPr>
            <w:ins w:id="6955"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6958" w:author="Changes 24 to 25 Oct" w:date="2026-10-25T16:02:42Z"/>
              </w:rPr>
            </w:pPr>
            <w:ins w:id="6957" w:author="Changes 24 to 25 Oct" w:date="2026-10-25T16:02:42Z">
              <w:r>
                <w:rPr>
                  <w:kern w:val="0"/>
                  <w:sz w:val="18"/>
                  <w:szCs w:val="24"/>
                  <w:lang w:val="en-US" w:eastAsia="en-US" w:bidi="ar-SA"/>
                </w:rPr>
                <w:t>Falsified, narrowly (5.8 points; 3.3 on the second version)</w:t>
              </w:r>
            </w:ins>
          </w:p>
        </w:tc>
      </w:tr>
      <w:tr>
        <w:trPr>
          <w:ins w:id="6959"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61" w:author="Changes 24 to 25 Oct" w:date="2026-10-25T16:02:42Z"/>
              </w:rPr>
            </w:pPr>
            <w:ins w:id="6960" w:author="Changes 24 to 25 Oct" w:date="2026-10-25T16:02:42Z">
              <w:r>
                <w:rPr>
                  <w:kern w:val="0"/>
                  <w:sz w:val="18"/>
                  <w:szCs w:val="24"/>
                  <w:lang w:val="en-US" w:eastAsia="en-US" w:bidi="ar-SA"/>
                </w:rPr>
                <w:t>E8</w:t>
              </w:r>
            </w:ins>
          </w:p>
        </w:tc>
        <w:tc>
          <w:tcPr>
            <w:tcW w:w="2184" w:type="dxa"/>
            <w:tcBorders/>
          </w:tcPr>
          <w:p>
            <w:pPr>
              <w:pStyle w:val="Compact"/>
              <w:widowControl/>
              <w:spacing w:lineRule="exact" w:line="220" w:before="0" w:after="0"/>
              <w:jc w:val="left"/>
              <w:rPr>
                <w:kern w:val="0"/>
                <w:szCs w:val="24"/>
                <w:lang w:val="en-US" w:eastAsia="en-US" w:bidi="ar-SA"/>
                <w:ins w:id="6963" w:author="Changes 24 to 25 Oct" w:date="2026-10-25T16:02:42Z"/>
              </w:rPr>
            </w:pPr>
            <w:ins w:id="6962" w:author="Changes 24 to 25 Oct" w:date="2026-10-25T16:02:42Z">
              <w:r>
                <w:rPr>
                  <w:kern w:val="0"/>
                  <w:sz w:val="18"/>
                  <w:szCs w:val="24"/>
                  <w:lang w:val="en-US" w:eastAsia="en-US" w:bidi="ar-SA"/>
                </w:rPr>
                <w:t>Sellers with revenue of Rp300 million a year or more hold over half of marketplace value</w:t>
              </w:r>
            </w:ins>
          </w:p>
        </w:tc>
        <w:tc>
          <w:tcPr>
            <w:tcW w:w="2548" w:type="dxa"/>
            <w:tcBorders/>
          </w:tcPr>
          <w:p>
            <w:pPr>
              <w:pStyle w:val="Compact"/>
              <w:widowControl/>
              <w:spacing w:lineRule="exact" w:line="220" w:before="0" w:after="0"/>
              <w:jc w:val="left"/>
              <w:rPr>
                <w:kern w:val="0"/>
                <w:szCs w:val="24"/>
                <w:lang w:val="en-US" w:eastAsia="en-US" w:bidi="ar-SA"/>
                <w:ins w:id="6965" w:author="Changes 24 to 25 Oct" w:date="2026-10-25T16:02:42Z"/>
              </w:rPr>
            </w:pPr>
            <w:ins w:id="6964"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6967" w:author="Changes 24 to 25 Oct" w:date="2026-10-25T16:02:42Z"/>
              </w:rPr>
            </w:pPr>
            <w:ins w:id="6966" w:author="Changes 24 to 25 Oct" w:date="2026-10-25T16:02:42Z">
              <w:r>
                <w:rPr>
                  <w:kern w:val="0"/>
                  <w:sz w:val="18"/>
                  <w:szCs w:val="24"/>
                  <w:lang w:val="en-US" w:eastAsia="en-US" w:bidi="ar-SA"/>
                </w:rPr>
                <w:t>Holds (92.2 percent, middle scenario, an upper bound)</w:t>
              </w:r>
            </w:ins>
          </w:p>
        </w:tc>
      </w:tr>
      <w:tr>
        <w:trPr>
          <w:ins w:id="6968"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70" w:author="Changes 24 to 25 Oct" w:date="2026-10-25T16:02:42Z"/>
              </w:rPr>
            </w:pPr>
            <w:ins w:id="6969" w:author="Changes 24 to 25 Oct" w:date="2026-10-25T16:02:42Z">
              <w:r>
                <w:rPr>
                  <w:kern w:val="0"/>
                  <w:sz w:val="18"/>
                  <w:szCs w:val="24"/>
                  <w:lang w:val="en-US" w:eastAsia="en-US" w:bidi="ar-SA"/>
                </w:rPr>
                <w:t>RBI</w:t>
              </w:r>
            </w:ins>
          </w:p>
        </w:tc>
        <w:tc>
          <w:tcPr>
            <w:tcW w:w="2184" w:type="dxa"/>
            <w:tcBorders/>
          </w:tcPr>
          <w:p>
            <w:pPr>
              <w:pStyle w:val="Compact"/>
              <w:widowControl/>
              <w:spacing w:lineRule="exact" w:line="220" w:before="0" w:after="0"/>
              <w:jc w:val="left"/>
              <w:rPr>
                <w:kern w:val="0"/>
                <w:szCs w:val="24"/>
                <w:lang w:val="en-US" w:eastAsia="en-US" w:bidi="ar-SA"/>
                <w:ins w:id="6972" w:author="Changes 24 to 25 Oct" w:date="2026-10-25T16:02:42Z"/>
              </w:rPr>
            </w:pPr>
            <w:ins w:id="6971" w:author="Changes 24 to 25 Oct" w:date="2026-10-25T16:02:42Z">
              <w:r>
                <w:rPr>
                  <w:kern w:val="0"/>
                  <w:sz w:val="18"/>
                  <w:szCs w:val="24"/>
                  <w:lang w:val="en-US" w:eastAsia="en-US" w:bidi="ar-SA"/>
                </w:rPr>
                <w:t>The marketplace part sold to final consumers is below Bank Indonesia’s 2022 figure</w:t>
              </w:r>
            </w:ins>
          </w:p>
        </w:tc>
        <w:tc>
          <w:tcPr>
            <w:tcW w:w="2548" w:type="dxa"/>
            <w:tcBorders/>
          </w:tcPr>
          <w:p>
            <w:pPr>
              <w:pStyle w:val="Compact"/>
              <w:widowControl/>
              <w:spacing w:lineRule="exact" w:line="220" w:before="0" w:after="0"/>
              <w:jc w:val="left"/>
              <w:rPr>
                <w:kern w:val="0"/>
                <w:szCs w:val="24"/>
                <w:lang w:val="en-US" w:eastAsia="en-US" w:bidi="ar-SA"/>
                <w:ins w:id="6974" w:author="Changes 24 to 25 Oct" w:date="2026-10-25T16:02:42Z"/>
              </w:rPr>
            </w:pPr>
            <w:ins w:id="6973"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6976" w:author="Changes 24 to 25 Oct" w:date="2026-10-25T16:02:42Z"/>
              </w:rPr>
            </w:pPr>
            <w:ins w:id="6975" w:author="Changes 24 to 25 Oct" w:date="2026-10-25T16:02:42Z">
              <w:r>
                <w:rPr>
                  <w:kern w:val="0"/>
                  <w:sz w:val="18"/>
                  <w:szCs w:val="24"/>
                  <w:lang w:val="en-US" w:eastAsia="en-US" w:bidi="ar-SA"/>
                </w:rPr>
                <w:t>Holds in the low (0.16) and middle (0.68) scenarios; fails in the high one (1.62)</w:t>
              </w:r>
            </w:ins>
          </w:p>
        </w:tc>
      </w:tr>
      <w:tr>
        <w:trPr>
          <w:ins w:id="6977"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79" w:author="Changes 24 to 25 Oct" w:date="2026-10-25T16:02:42Z"/>
              </w:rPr>
            </w:pPr>
            <w:ins w:id="6978" w:author="Changes 24 to 25 Oct" w:date="2026-10-25T16:02:42Z">
              <w:r>
                <w:rPr>
                  <w:kern w:val="0"/>
                  <w:sz w:val="18"/>
                  <w:szCs w:val="24"/>
                  <w:lang w:val="en-US" w:eastAsia="en-US" w:bidi="ar-SA"/>
                </w:rPr>
                <w:t>W1, W2</w:t>
              </w:r>
            </w:ins>
          </w:p>
        </w:tc>
        <w:tc>
          <w:tcPr>
            <w:tcW w:w="2184" w:type="dxa"/>
            <w:tcBorders/>
          </w:tcPr>
          <w:p>
            <w:pPr>
              <w:pStyle w:val="Compact"/>
              <w:widowControl/>
              <w:spacing w:lineRule="exact" w:line="220" w:before="0" w:after="0"/>
              <w:jc w:val="left"/>
              <w:rPr>
                <w:kern w:val="0"/>
                <w:szCs w:val="24"/>
                <w:lang w:val="en-US" w:eastAsia="en-US" w:bidi="ar-SA"/>
                <w:ins w:id="6981" w:author="Changes 24 to 25 Oct" w:date="2026-10-25T16:02:42Z"/>
              </w:rPr>
            </w:pPr>
            <w:ins w:id="6980" w:author="Changes 24 to 25 Oct" w:date="2026-10-25T16:02:42Z">
              <w:r>
                <w:rPr>
                  <w:kern w:val="0"/>
                  <w:sz w:val="18"/>
                  <w:szCs w:val="24"/>
                  <w:lang w:val="en-US" w:eastAsia="en-US" w:bidi="ar-SA"/>
                </w:rPr>
                <w:t>Unregistered firms using social media keep written records and take digital payments more often</w:t>
              </w:r>
            </w:ins>
          </w:p>
        </w:tc>
        <w:tc>
          <w:tcPr>
            <w:tcW w:w="2548" w:type="dxa"/>
            <w:tcBorders/>
          </w:tcPr>
          <w:p>
            <w:pPr>
              <w:pStyle w:val="Compact"/>
              <w:widowControl/>
              <w:spacing w:lineRule="exact" w:line="220" w:before="0" w:after="0"/>
              <w:jc w:val="left"/>
              <w:rPr>
                <w:kern w:val="0"/>
                <w:szCs w:val="24"/>
                <w:lang w:val="en-US" w:eastAsia="en-US" w:bidi="ar-SA"/>
                <w:ins w:id="6983" w:author="Changes 24 to 25 Oct" w:date="2026-10-25T16:02:42Z"/>
              </w:rPr>
            </w:pPr>
            <w:ins w:id="6982"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6985" w:author="Changes 24 to 25 Oct" w:date="2026-10-25T16:02:42Z"/>
              </w:rPr>
            </w:pPr>
            <w:ins w:id="6984" w:author="Changes 24 to 25 Oct" w:date="2026-10-25T16:02:42Z">
              <w:r>
                <w:rPr>
                  <w:kern w:val="0"/>
                  <w:sz w:val="18"/>
                  <w:szCs w:val="24"/>
                  <w:lang w:val="en-US" w:eastAsia="en-US" w:bidi="ar-SA"/>
                </w:rPr>
                <w:t>Hold (29.9 against 12.3 percent; 11.5 against 2.7 percent)</w:t>
              </w:r>
            </w:ins>
          </w:p>
        </w:tc>
      </w:tr>
      <w:tr>
        <w:trPr>
          <w:ins w:id="6986"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88" w:author="Changes 24 to 25 Oct" w:date="2026-10-25T16:02:42Z"/>
              </w:rPr>
            </w:pPr>
            <w:ins w:id="6987" w:author="Changes 24 to 25 Oct" w:date="2026-10-25T16:02:42Z">
              <w:r>
                <w:rPr>
                  <w:kern w:val="0"/>
                  <w:sz w:val="18"/>
                  <w:szCs w:val="24"/>
                  <w:lang w:val="en-US" w:eastAsia="en-US" w:bidi="ar-SA"/>
                </w:rPr>
                <w:t>W3</w:t>
              </w:r>
            </w:ins>
          </w:p>
        </w:tc>
        <w:tc>
          <w:tcPr>
            <w:tcW w:w="2184" w:type="dxa"/>
            <w:tcBorders/>
          </w:tcPr>
          <w:p>
            <w:pPr>
              <w:pStyle w:val="Compact"/>
              <w:widowControl/>
              <w:spacing w:lineRule="exact" w:line="220" w:before="0" w:after="0"/>
              <w:jc w:val="left"/>
              <w:rPr>
                <w:kern w:val="0"/>
                <w:szCs w:val="24"/>
                <w:lang w:val="en-US" w:eastAsia="en-US" w:bidi="ar-SA"/>
                <w:ins w:id="6990" w:author="Changes 24 to 25 Oct" w:date="2026-10-25T16:02:42Z"/>
              </w:rPr>
            </w:pPr>
            <w:ins w:id="6989" w:author="Changes 24 to 25 Oct" w:date="2026-10-25T16:02:42Z">
              <w:r>
                <w:rPr>
                  <w:kern w:val="0"/>
                  <w:sz w:val="18"/>
                  <w:szCs w:val="24"/>
                  <w:lang w:val="en-US" w:eastAsia="en-US" w:bidi="ar-SA"/>
                </w:rPr>
                <w:t>Their mean annual sales are below Rp100 million (about US$6,600)</w:t>
              </w:r>
            </w:ins>
          </w:p>
        </w:tc>
        <w:tc>
          <w:tcPr>
            <w:tcW w:w="2548" w:type="dxa"/>
            <w:tcBorders/>
          </w:tcPr>
          <w:p>
            <w:pPr>
              <w:pStyle w:val="Compact"/>
              <w:widowControl/>
              <w:spacing w:lineRule="exact" w:line="220" w:before="0" w:after="0"/>
              <w:jc w:val="left"/>
              <w:rPr>
                <w:kern w:val="0"/>
                <w:szCs w:val="24"/>
                <w:lang w:val="en-US" w:eastAsia="en-US" w:bidi="ar-SA"/>
                <w:ins w:id="6992" w:author="Changes 24 to 25 Oct" w:date="2026-10-25T16:02:42Z"/>
              </w:rPr>
            </w:pPr>
            <w:ins w:id="6991"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6994" w:author="Changes 24 to 25 Oct" w:date="2026-10-25T16:02:42Z"/>
              </w:rPr>
            </w:pPr>
            <w:ins w:id="6993" w:author="Changes 24 to 25 Oct" w:date="2026-10-25T16:02:42Z">
              <w:r>
                <w:rPr>
                  <w:kern w:val="0"/>
                  <w:sz w:val="18"/>
                  <w:szCs w:val="24"/>
                  <w:lang w:val="en-US" w:eastAsia="en-US" w:bidi="ar-SA"/>
                </w:rPr>
                <w:t>Falsified (mean Rp111 million; median Rp60 million)</w:t>
              </w:r>
            </w:ins>
          </w:p>
        </w:tc>
      </w:tr>
      <w:tr>
        <w:trPr>
          <w:ins w:id="6995"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6997" w:author="Changes 24 to 25 Oct" w:date="2026-10-25T16:02:42Z"/>
              </w:rPr>
            </w:pPr>
            <w:ins w:id="6996" w:author="Changes 24 to 25 Oct" w:date="2026-10-25T16:02:42Z">
              <w:r>
                <w:rPr>
                  <w:kern w:val="0"/>
                  <w:sz w:val="18"/>
                  <w:szCs w:val="24"/>
                  <w:lang w:val="en-US" w:eastAsia="en-US" w:bidi="ar-SA"/>
                </w:rPr>
                <w:t>F1, F2</w:t>
              </w:r>
            </w:ins>
          </w:p>
        </w:tc>
        <w:tc>
          <w:tcPr>
            <w:tcW w:w="2184" w:type="dxa"/>
            <w:tcBorders/>
          </w:tcPr>
          <w:p>
            <w:pPr>
              <w:pStyle w:val="Compact"/>
              <w:widowControl/>
              <w:spacing w:lineRule="exact" w:line="220" w:before="0" w:after="0"/>
              <w:jc w:val="left"/>
              <w:rPr>
                <w:kern w:val="0"/>
                <w:szCs w:val="24"/>
                <w:lang w:val="en-US" w:eastAsia="en-US" w:bidi="ar-SA"/>
                <w:ins w:id="6999" w:author="Changes 24 to 25 Oct" w:date="2026-10-25T16:02:42Z"/>
              </w:rPr>
            </w:pPr>
            <w:ins w:id="6998" w:author="Changes 24 to 25 Oct" w:date="2026-10-25T16:02:42Z">
              <w:r>
                <w:rPr>
                  <w:kern w:val="0"/>
                  <w:sz w:val="18"/>
                  <w:szCs w:val="24"/>
                  <w:lang w:val="en-US" w:eastAsia="en-US" w:bidi="ar-SA"/>
                </w:rPr>
                <w:t>Formal firms with a website take more e-payments and file taxes online more often</w:t>
              </w:r>
            </w:ins>
          </w:p>
        </w:tc>
        <w:tc>
          <w:tcPr>
            <w:tcW w:w="2548" w:type="dxa"/>
            <w:tcBorders/>
          </w:tcPr>
          <w:p>
            <w:pPr>
              <w:pStyle w:val="Compact"/>
              <w:widowControl/>
              <w:spacing w:lineRule="exact" w:line="220" w:before="0" w:after="0"/>
              <w:jc w:val="left"/>
              <w:rPr>
                <w:kern w:val="0"/>
                <w:szCs w:val="24"/>
                <w:lang w:val="en-US" w:eastAsia="en-US" w:bidi="ar-SA"/>
                <w:ins w:id="7001" w:author="Changes 24 to 25 Oct" w:date="2026-10-25T16:02:42Z"/>
              </w:rPr>
            </w:pPr>
            <w:ins w:id="7000"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7003" w:author="Changes 24 to 25 Oct" w:date="2026-10-25T16:02:42Z"/>
              </w:rPr>
            </w:pPr>
            <w:ins w:id="7002" w:author="Changes 24 to 25 Oct" w:date="2026-10-25T16:02:42Z">
              <w:r>
                <w:rPr>
                  <w:kern w:val="0"/>
                  <w:sz w:val="18"/>
                  <w:szCs w:val="24"/>
                  <w:lang w:val="en-US" w:eastAsia="en-US" w:bidi="ar-SA"/>
                </w:rPr>
                <w:t>Hold</w:t>
              </w:r>
            </w:ins>
          </w:p>
        </w:tc>
      </w:tr>
      <w:tr>
        <w:trPr>
          <w:ins w:id="7004"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06" w:author="Changes 24 to 25 Oct" w:date="2026-10-25T16:02:42Z"/>
              </w:rPr>
            </w:pPr>
            <w:ins w:id="7005" w:author="Changes 24 to 25 Oct" w:date="2026-10-25T16:02:42Z">
              <w:r>
                <w:rPr>
                  <w:kern w:val="0"/>
                  <w:sz w:val="18"/>
                  <w:szCs w:val="24"/>
                  <w:lang w:val="en-US" w:eastAsia="en-US" w:bidi="ar-SA"/>
                </w:rPr>
                <w:t>F3</w:t>
              </w:r>
            </w:ins>
          </w:p>
        </w:tc>
        <w:tc>
          <w:tcPr>
            <w:tcW w:w="2184" w:type="dxa"/>
            <w:tcBorders/>
          </w:tcPr>
          <w:p>
            <w:pPr>
              <w:pStyle w:val="Compact"/>
              <w:widowControl/>
              <w:spacing w:lineRule="exact" w:line="220" w:before="0" w:after="0"/>
              <w:jc w:val="left"/>
              <w:rPr>
                <w:kern w:val="0"/>
                <w:szCs w:val="24"/>
                <w:lang w:val="en-US" w:eastAsia="en-US" w:bidi="ar-SA"/>
                <w:ins w:id="7008" w:author="Changes 24 to 25 Oct" w:date="2026-10-25T16:02:42Z"/>
              </w:rPr>
            </w:pPr>
            <w:ins w:id="7007" w:author="Changes 24 to 25 Oct" w:date="2026-10-25T16:02:42Z">
              <w:r>
                <w:rPr>
                  <w:kern w:val="0"/>
                  <w:sz w:val="18"/>
                  <w:szCs w:val="24"/>
                  <w:lang w:val="en-US" w:eastAsia="en-US" w:bidi="ar-SA"/>
                </w:rPr>
                <w:t>More than one third of formal firms have neither a website nor online tax filing</w:t>
              </w:r>
            </w:ins>
          </w:p>
        </w:tc>
        <w:tc>
          <w:tcPr>
            <w:tcW w:w="2548" w:type="dxa"/>
            <w:tcBorders/>
          </w:tcPr>
          <w:p>
            <w:pPr>
              <w:pStyle w:val="Compact"/>
              <w:widowControl/>
              <w:spacing w:lineRule="exact" w:line="220" w:before="0" w:after="0"/>
              <w:jc w:val="left"/>
              <w:rPr>
                <w:kern w:val="0"/>
                <w:szCs w:val="24"/>
                <w:lang w:val="en-US" w:eastAsia="en-US" w:bidi="ar-SA"/>
                <w:ins w:id="7010" w:author="Changes 24 to 25 Oct" w:date="2026-10-25T16:02:42Z"/>
              </w:rPr>
            </w:pPr>
            <w:ins w:id="7009"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7012" w:author="Changes 24 to 25 Oct" w:date="2026-10-25T16:02:42Z"/>
              </w:rPr>
            </w:pPr>
            <w:ins w:id="7011" w:author="Changes 24 to 25 Oct" w:date="2026-10-25T16:02:42Z">
              <w:r>
                <w:rPr>
                  <w:kern w:val="0"/>
                  <w:sz w:val="18"/>
                  <w:szCs w:val="24"/>
                  <w:lang w:val="en-US" w:eastAsia="en-US" w:bidi="ar-SA"/>
                </w:rPr>
                <w:t>Holds (39.9 percent), after a disclosed coding fix: the first run read “yes, partially” as no for online filing and gave 13.0 percent; the questionnaire counts it as yes</w:t>
              </w:r>
            </w:ins>
          </w:p>
        </w:tc>
      </w:tr>
      <w:tr>
        <w:trPr>
          <w:ins w:id="7013"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15" w:author="Changes 24 to 25 Oct" w:date="2026-10-25T16:02:42Z"/>
              </w:rPr>
            </w:pPr>
            <w:ins w:id="7014" w:author="Changes 24 to 25 Oct" w:date="2026-10-25T16:02:42Z">
              <w:r>
                <w:rPr>
                  <w:kern w:val="0"/>
                  <w:sz w:val="18"/>
                  <w:szCs w:val="24"/>
                  <w:lang w:val="en-US" w:eastAsia="en-US" w:bidi="ar-SA"/>
                </w:rPr>
                <w:t>X3</w:t>
              </w:r>
            </w:ins>
          </w:p>
        </w:tc>
        <w:tc>
          <w:tcPr>
            <w:tcW w:w="2184" w:type="dxa"/>
            <w:tcBorders/>
          </w:tcPr>
          <w:p>
            <w:pPr>
              <w:pStyle w:val="Compact"/>
              <w:widowControl/>
              <w:spacing w:lineRule="exact" w:line="220" w:before="0" w:after="0"/>
              <w:jc w:val="left"/>
              <w:rPr>
                <w:kern w:val="0"/>
                <w:szCs w:val="24"/>
                <w:lang w:val="en-US" w:eastAsia="en-US" w:bidi="ar-SA"/>
                <w:ins w:id="7017" w:author="Changes 24 to 25 Oct" w:date="2026-10-25T16:02:42Z"/>
              </w:rPr>
            </w:pPr>
            <w:ins w:id="7016" w:author="Changes 24 to 25 Oct" w:date="2026-10-25T16:02:42Z">
              <w:r>
                <w:rPr>
                  <w:kern w:val="0"/>
                  <w:sz w:val="18"/>
                  <w:szCs w:val="24"/>
                  <w:lang w:val="en-US" w:eastAsia="en-US" w:bidi="ar-SA"/>
                </w:rPr>
                <w:t>Indonesia’s share of firms with neither is the highest of the countries compared</w:t>
              </w:r>
            </w:ins>
          </w:p>
        </w:tc>
        <w:tc>
          <w:tcPr>
            <w:tcW w:w="2548" w:type="dxa"/>
            <w:tcBorders/>
          </w:tcPr>
          <w:p>
            <w:pPr>
              <w:pStyle w:val="Compact"/>
              <w:widowControl/>
              <w:spacing w:lineRule="exact" w:line="220" w:before="0" w:after="0"/>
              <w:jc w:val="left"/>
              <w:rPr>
                <w:kern w:val="0"/>
                <w:szCs w:val="24"/>
                <w:lang w:val="en-US" w:eastAsia="en-US" w:bidi="ar-SA"/>
                <w:ins w:id="7019" w:author="Changes 24 to 25 Oct" w:date="2026-10-25T16:02:42Z"/>
              </w:rPr>
            </w:pPr>
            <w:ins w:id="7018"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7021" w:author="Changes 24 to 25 Oct" w:date="2026-10-25T16:02:42Z"/>
              </w:rPr>
            </w:pPr>
            <w:ins w:id="7020" w:author="Changes 24 to 25 Oct" w:date="2026-10-25T16:02:42Z">
              <w:r>
                <w:rPr>
                  <w:kern w:val="0"/>
                  <w:sz w:val="18"/>
                  <w:szCs w:val="24"/>
                  <w:lang w:val="en-US" w:eastAsia="en-US" w:bidi="ar-SA"/>
                </w:rPr>
                <w:t>Withdrawn as a test (addendum of 16 Oct 2026): published e-filing shares seen at registration already capped every other country below Indonesia. Reported as descriptive (Malaysia 9.1, Thailand 8.7)</w:t>
              </w:r>
            </w:ins>
          </w:p>
        </w:tc>
      </w:tr>
      <w:tr>
        <w:trPr>
          <w:ins w:id="7022"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24" w:author="Changes 24 to 25 Oct" w:date="2026-10-25T16:02:42Z"/>
              </w:rPr>
            </w:pPr>
            <w:ins w:id="7023" w:author="Changes 24 to 25 Oct" w:date="2026-10-25T16:02:42Z">
              <w:r>
                <w:rPr>
                  <w:kern w:val="0"/>
                  <w:sz w:val="18"/>
                  <w:szCs w:val="24"/>
                  <w:lang w:val="en-US" w:eastAsia="en-US" w:bidi="ar-SA"/>
                </w:rPr>
                <w:t>X2</w:t>
              </w:r>
            </w:ins>
          </w:p>
        </w:tc>
        <w:tc>
          <w:tcPr>
            <w:tcW w:w="2184" w:type="dxa"/>
            <w:tcBorders/>
          </w:tcPr>
          <w:p>
            <w:pPr>
              <w:pStyle w:val="Compact"/>
              <w:widowControl/>
              <w:spacing w:lineRule="exact" w:line="220" w:before="0" w:after="0"/>
              <w:jc w:val="left"/>
              <w:rPr>
                <w:kern w:val="0"/>
                <w:szCs w:val="24"/>
                <w:lang w:val="en-US" w:eastAsia="en-US" w:bidi="ar-SA"/>
                <w:ins w:id="7026" w:author="Changes 24 to 25 Oct" w:date="2026-10-25T16:02:42Z"/>
              </w:rPr>
            </w:pPr>
            <w:ins w:id="7025" w:author="Changes 24 to 25 Oct" w:date="2026-10-25T16:02:42Z">
              <w:r>
                <w:rPr>
                  <w:kern w:val="0"/>
                  <w:sz w:val="18"/>
                  <w:szCs w:val="24"/>
                  <w:lang w:val="en-US" w:eastAsia="en-US" w:bidi="ar-SA"/>
                </w:rPr>
                <w:t>Firms with a website file taxes online more often, in at least 3 of 4 countries</w:t>
              </w:r>
            </w:ins>
          </w:p>
        </w:tc>
        <w:tc>
          <w:tcPr>
            <w:tcW w:w="2548" w:type="dxa"/>
            <w:tcBorders/>
          </w:tcPr>
          <w:p>
            <w:pPr>
              <w:pStyle w:val="Compact"/>
              <w:widowControl/>
              <w:spacing w:lineRule="exact" w:line="220" w:before="0" w:after="0"/>
              <w:jc w:val="left"/>
              <w:rPr>
                <w:kern w:val="0"/>
                <w:szCs w:val="24"/>
                <w:lang w:val="en-US" w:eastAsia="en-US" w:bidi="ar-SA"/>
                <w:ins w:id="7028" w:author="Changes 24 to 25 Oct" w:date="2026-10-25T16:02:42Z"/>
              </w:rPr>
            </w:pPr>
            <w:ins w:id="7027" w:author="Changes 24 to 25 Oct" w:date="2026-10-25T16:02:42Z">
              <w:r>
                <w:rPr>
                  <w:kern w:val="0"/>
                  <w:sz w:val="18"/>
                  <w:szCs w:val="24"/>
                  <w:lang w:val="en-US" w:eastAsia="en-US" w:bidi="ar-SA"/>
                </w:rPr>
                <w:t>3 Oct 2026</w:t>
              </w:r>
            </w:ins>
          </w:p>
        </w:tc>
        <w:tc>
          <w:tcPr>
            <w:tcW w:w="2548" w:type="dxa"/>
            <w:tcBorders/>
          </w:tcPr>
          <w:p>
            <w:pPr>
              <w:pStyle w:val="Compact"/>
              <w:widowControl/>
              <w:spacing w:lineRule="exact" w:line="220" w:before="0" w:after="0"/>
              <w:jc w:val="left"/>
              <w:rPr>
                <w:kern w:val="0"/>
                <w:szCs w:val="24"/>
                <w:lang w:val="en-US" w:eastAsia="en-US" w:bidi="ar-SA"/>
                <w:ins w:id="7030" w:author="Changes 24 to 25 Oct" w:date="2026-10-25T16:02:42Z"/>
              </w:rPr>
            </w:pPr>
            <w:ins w:id="7029" w:author="Changes 24 to 25 Oct" w:date="2026-10-25T16:02:42Z">
              <w:r>
                <w:rPr>
                  <w:kern w:val="0"/>
                  <w:sz w:val="18"/>
                  <w:szCs w:val="24"/>
                  <w:lang w:val="en-US" w:eastAsia="en-US" w:bidi="ar-SA"/>
                </w:rPr>
                <w:t>Holds in 4 of 4</w:t>
              </w:r>
            </w:ins>
          </w:p>
        </w:tc>
      </w:tr>
      <w:tr>
        <w:trPr>
          <w:ins w:id="7031"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33" w:author="Changes 24 to 25 Oct" w:date="2026-10-25T16:02:42Z"/>
              </w:rPr>
            </w:pPr>
            <w:ins w:id="7032" w:author="Changes 24 to 25 Oct" w:date="2026-10-25T16:02:42Z">
              <w:r>
                <w:rPr>
                  <w:kern w:val="0"/>
                  <w:sz w:val="18"/>
                  <w:szCs w:val="24"/>
                  <w:lang w:val="en-US" w:eastAsia="en-US" w:bidi="ar-SA"/>
                </w:rPr>
                <w:t>Q1</w:t>
              </w:r>
            </w:ins>
          </w:p>
        </w:tc>
        <w:tc>
          <w:tcPr>
            <w:tcW w:w="2184" w:type="dxa"/>
            <w:tcBorders/>
          </w:tcPr>
          <w:p>
            <w:pPr>
              <w:pStyle w:val="Compact"/>
              <w:widowControl/>
              <w:spacing w:lineRule="exact" w:line="220" w:before="0" w:after="0"/>
              <w:jc w:val="left"/>
              <w:rPr>
                <w:kern w:val="0"/>
                <w:szCs w:val="24"/>
                <w:lang w:val="en-US" w:eastAsia="en-US" w:bidi="ar-SA"/>
                <w:ins w:id="7035" w:author="Changes 24 to 25 Oct" w:date="2026-10-25T16:02:42Z"/>
              </w:rPr>
            </w:pPr>
            <w:ins w:id="7034" w:author="Changes 24 to 25 Oct" w:date="2026-10-25T16:02:42Z">
              <w:r>
                <w:rPr>
                  <w:kern w:val="0"/>
                  <w:sz w:val="18"/>
                  <w:szCs w:val="24"/>
                  <w:lang w:val="en-US" w:eastAsia="en-US" w:bidi="ar-SA"/>
                </w:rPr>
                <w:t>The test of H1 with quarterly pairs rejects H1</w:t>
              </w:r>
            </w:ins>
          </w:p>
        </w:tc>
        <w:tc>
          <w:tcPr>
            <w:tcW w:w="2548" w:type="dxa"/>
            <w:tcBorders/>
          </w:tcPr>
          <w:p>
            <w:pPr>
              <w:pStyle w:val="Compact"/>
              <w:widowControl/>
              <w:spacing w:lineRule="exact" w:line="220" w:before="0" w:after="0"/>
              <w:jc w:val="left"/>
              <w:rPr>
                <w:kern w:val="0"/>
                <w:szCs w:val="24"/>
                <w:lang w:val="en-US" w:eastAsia="en-US" w:bidi="ar-SA"/>
                <w:ins w:id="7037" w:author="Changes 24 to 25 Oct" w:date="2026-10-25T16:02:42Z"/>
              </w:rPr>
            </w:pPr>
            <w:ins w:id="7036" w:author="Changes 24 to 25 Oct" w:date="2026-10-25T16:02:42Z">
              <w:r>
                <w:rPr>
                  <w:kern w:val="0"/>
                  <w:sz w:val="18"/>
                  <w:szCs w:val="24"/>
                  <w:lang w:val="en-US" w:eastAsia="en-US" w:bidi="ar-SA"/>
                </w:rPr>
                <w:t>7 Oct 2026, before it was run, but after the quarterly series had been built and the annual result was known, so it is a robustness check</w:t>
              </w:r>
            </w:ins>
          </w:p>
        </w:tc>
        <w:tc>
          <w:tcPr>
            <w:tcW w:w="2548" w:type="dxa"/>
            <w:tcBorders/>
          </w:tcPr>
          <w:p>
            <w:pPr>
              <w:pStyle w:val="Compact"/>
              <w:widowControl/>
              <w:spacing w:lineRule="exact" w:line="220" w:before="0" w:after="0"/>
              <w:jc w:val="left"/>
              <w:rPr>
                <w:kern w:val="0"/>
                <w:szCs w:val="24"/>
                <w:lang w:val="en-US" w:eastAsia="en-US" w:bidi="ar-SA"/>
                <w:ins w:id="7039" w:author="Changes 24 to 25 Oct" w:date="2026-10-25T16:02:42Z"/>
              </w:rPr>
            </w:pPr>
            <w:ins w:id="7038" w:author="Changes 24 to 25 Oct" w:date="2026-10-25T16:02:42Z">
              <w:r>
                <w:rPr>
                  <w:kern w:val="0"/>
                  <w:sz w:val="18"/>
                  <w:szCs w:val="24"/>
                  <w:lang w:val="en-US" w:eastAsia="en-US" w:bidi="ar-SA"/>
                </w:rPr>
                <w:t>Falsified (p = 0.19)</w:t>
              </w:r>
            </w:ins>
          </w:p>
        </w:tc>
      </w:tr>
      <w:tr>
        <w:trPr>
          <w:ins w:id="7040"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42" w:author="Changes 24 to 25 Oct" w:date="2026-10-25T16:02:42Z"/>
              </w:rPr>
            </w:pPr>
            <w:ins w:id="7041" w:author="Changes 24 to 25 Oct" w:date="2026-10-25T16:02:42Z">
              <w:r>
                <w:rPr>
                  <w:kern w:val="0"/>
                  <w:sz w:val="18"/>
                  <w:szCs w:val="24"/>
                  <w:lang w:val="en-US" w:eastAsia="en-US" w:bidi="ar-SA"/>
                </w:rPr>
                <w:t>M1</w:t>
              </w:r>
            </w:ins>
          </w:p>
        </w:tc>
        <w:tc>
          <w:tcPr>
            <w:tcW w:w="2184" w:type="dxa"/>
            <w:tcBorders/>
          </w:tcPr>
          <w:p>
            <w:pPr>
              <w:pStyle w:val="Compact"/>
              <w:widowControl/>
              <w:spacing w:lineRule="exact" w:line="220" w:before="0" w:after="0"/>
              <w:jc w:val="left"/>
              <w:rPr>
                <w:kern w:val="0"/>
                <w:szCs w:val="24"/>
                <w:lang w:val="en-US" w:eastAsia="en-US" w:bidi="ar-SA"/>
                <w:ins w:id="7044" w:author="Changes 24 to 25 Oct" w:date="2026-10-25T16:02:42Z"/>
              </w:rPr>
            </w:pPr>
            <w:ins w:id="7043" w:author="Changes 24 to 25 Oct" w:date="2026-10-25T16:02:42Z">
              <w:r>
                <w:rPr>
                  <w:kern w:val="0"/>
                  <w:sz w:val="18"/>
                  <w:szCs w:val="24"/>
                  <w:lang w:val="en-US" w:eastAsia="en-US" w:bidi="ar-SA"/>
                </w:rPr>
                <w:t>Markets value growth from more transactions more than growth from a higher take rate</w:t>
              </w:r>
            </w:ins>
          </w:p>
        </w:tc>
        <w:tc>
          <w:tcPr>
            <w:tcW w:w="2548" w:type="dxa"/>
            <w:tcBorders/>
          </w:tcPr>
          <w:p>
            <w:pPr>
              <w:pStyle w:val="Compact"/>
              <w:widowControl/>
              <w:spacing w:lineRule="exact" w:line="220" w:before="0" w:after="0"/>
              <w:jc w:val="left"/>
              <w:rPr>
                <w:kern w:val="0"/>
                <w:szCs w:val="24"/>
                <w:lang w:val="en-US" w:eastAsia="en-US" w:bidi="ar-SA"/>
                <w:ins w:id="7046" w:author="Changes 24 to 25 Oct" w:date="2026-10-25T16:02:42Z"/>
              </w:rPr>
            </w:pPr>
            <w:ins w:id="7045" w:author="Changes 24 to 25 Oct" w:date="2026-10-25T16:02:42Z">
              <w:r>
                <w:rPr>
                  <w:kern w:val="0"/>
                  <w:sz w:val="18"/>
                  <w:szCs w:val="24"/>
                  <w:lang w:val="en-US" w:eastAsia="en-US" w:bidi="ar-SA"/>
                </w:rPr>
                <w:t>8 Oct 2026, before the market values were pulled</w:t>
              </w:r>
            </w:ins>
          </w:p>
        </w:tc>
        <w:tc>
          <w:tcPr>
            <w:tcW w:w="2548" w:type="dxa"/>
            <w:tcBorders/>
          </w:tcPr>
          <w:p>
            <w:pPr>
              <w:pStyle w:val="Compact"/>
              <w:widowControl/>
              <w:spacing w:lineRule="exact" w:line="220" w:before="0" w:after="0"/>
              <w:jc w:val="left"/>
              <w:rPr>
                <w:kern w:val="0"/>
                <w:szCs w:val="24"/>
                <w:lang w:val="en-US" w:eastAsia="en-US" w:bidi="ar-SA"/>
                <w:ins w:id="7048" w:author="Changes 24 to 25 Oct" w:date="2026-10-25T16:02:42Z"/>
              </w:rPr>
            </w:pPr>
            <w:ins w:id="7047" w:author="Changes 24 to 25 Oct" w:date="2026-10-25T16:02:42Z">
              <w:r>
                <w:rPr>
                  <w:kern w:val="0"/>
                  <w:sz w:val="18"/>
                  <w:szCs w:val="24"/>
                  <w:lang w:val="en-US" w:eastAsia="en-US" w:bidi="ar-SA"/>
                </w:rPr>
                <w:t>Falsified in the main sample (p = 0.20) and with extreme values capped (p = 0.16); holds in the second run of 34 platforms (p = 0.004), which mixes segment figures with whole-company values</w:t>
              </w:r>
            </w:ins>
          </w:p>
        </w:tc>
      </w:tr>
      <w:tr>
        <w:trPr>
          <w:ins w:id="7049"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51" w:author="Changes 24 to 25 Oct" w:date="2026-10-25T16:02:42Z"/>
              </w:rPr>
            </w:pPr>
            <w:ins w:id="7050" w:author="Changes 24 to 25 Oct" w:date="2026-10-25T16:02:42Z">
              <w:r>
                <w:rPr>
                  <w:kern w:val="0"/>
                  <w:sz w:val="18"/>
                  <w:szCs w:val="24"/>
                  <w:lang w:val="en-US" w:eastAsia="en-US" w:bidi="ar-SA"/>
                </w:rPr>
                <w:t>M2</w:t>
              </w:r>
            </w:ins>
          </w:p>
        </w:tc>
        <w:tc>
          <w:tcPr>
            <w:tcW w:w="2184" w:type="dxa"/>
            <w:tcBorders/>
          </w:tcPr>
          <w:p>
            <w:pPr>
              <w:pStyle w:val="Compact"/>
              <w:widowControl/>
              <w:spacing w:lineRule="exact" w:line="220" w:before="0" w:after="0"/>
              <w:jc w:val="left"/>
              <w:rPr>
                <w:kern w:val="0"/>
                <w:szCs w:val="24"/>
                <w:lang w:val="en-US" w:eastAsia="en-US" w:bidi="ar-SA"/>
                <w:ins w:id="7053" w:author="Changes 24 to 25 Oct" w:date="2026-10-25T16:02:42Z"/>
              </w:rPr>
            </w:pPr>
            <w:ins w:id="7052" w:author="Changes 24 to 25 Oct" w:date="2026-10-25T16:02:42Z">
              <w:r>
                <w:rPr>
                  <w:kern w:val="0"/>
                  <w:sz w:val="18"/>
                  <w:szCs w:val="24"/>
                  <w:lang w:val="en-US" w:eastAsia="en-US" w:bidi="ar-SA"/>
                </w:rPr>
                <w:t>Market value moves with transaction value</w:t>
              </w:r>
            </w:ins>
          </w:p>
        </w:tc>
        <w:tc>
          <w:tcPr>
            <w:tcW w:w="2548" w:type="dxa"/>
            <w:tcBorders/>
          </w:tcPr>
          <w:p>
            <w:pPr>
              <w:pStyle w:val="Compact"/>
              <w:widowControl/>
              <w:spacing w:lineRule="exact" w:line="220" w:before="0" w:after="0"/>
              <w:jc w:val="left"/>
              <w:rPr>
                <w:kern w:val="0"/>
                <w:szCs w:val="24"/>
                <w:lang w:val="en-US" w:eastAsia="en-US" w:bidi="ar-SA"/>
                <w:ins w:id="7055" w:author="Changes 24 to 25 Oct" w:date="2026-10-25T16:02:42Z"/>
              </w:rPr>
            </w:pPr>
            <w:ins w:id="7054" w:author="Changes 24 to 25 Oct" w:date="2026-10-25T16:02:42Z">
              <w:r>
                <w:rPr>
                  <w:kern w:val="0"/>
                  <w:sz w:val="18"/>
                  <w:szCs w:val="24"/>
                  <w:lang w:val="en-US" w:eastAsia="en-US" w:bidi="ar-SA"/>
                </w:rPr>
                <w:t>8 Oct 2026</w:t>
              </w:r>
            </w:ins>
          </w:p>
        </w:tc>
        <w:tc>
          <w:tcPr>
            <w:tcW w:w="2548" w:type="dxa"/>
            <w:tcBorders/>
          </w:tcPr>
          <w:p>
            <w:pPr>
              <w:pStyle w:val="Compact"/>
              <w:widowControl/>
              <w:spacing w:lineRule="exact" w:line="220" w:before="0" w:after="0"/>
              <w:jc w:val="left"/>
              <w:rPr>
                <w:kern w:val="0"/>
                <w:szCs w:val="24"/>
                <w:lang w:val="en-US" w:eastAsia="en-US" w:bidi="ar-SA"/>
                <w:ins w:id="7057" w:author="Changes 24 to 25 Oct" w:date="2026-10-25T16:02:42Z"/>
              </w:rPr>
            </w:pPr>
            <w:ins w:id="7056" w:author="Changes 24 to 25 Oct" w:date="2026-10-25T16:02:42Z">
              <w:r>
                <w:rPr>
                  <w:kern w:val="0"/>
                  <w:sz w:val="18"/>
                  <w:szCs w:val="24"/>
                  <w:lang w:val="en-US" w:eastAsia="en-US" w:bidi="ar-SA"/>
                </w:rPr>
                <w:t>Holds (p = 0.002)</w:t>
              </w:r>
            </w:ins>
          </w:p>
        </w:tc>
      </w:tr>
      <w:tr>
        <w:trPr>
          <w:ins w:id="7058"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60" w:author="Changes 24 to 25 Oct" w:date="2026-10-25T16:02:42Z"/>
              </w:rPr>
            </w:pPr>
            <w:ins w:id="7059" w:author="Changes 24 to 25 Oct" w:date="2026-10-25T16:02:42Z">
              <w:r>
                <w:rPr>
                  <w:kern w:val="0"/>
                  <w:sz w:val="18"/>
                  <w:szCs w:val="24"/>
                  <w:lang w:val="en-US" w:eastAsia="en-US" w:bidi="ar-SA"/>
                </w:rPr>
                <w:t>L (P1 to P3)</w:t>
              </w:r>
            </w:ins>
          </w:p>
        </w:tc>
        <w:tc>
          <w:tcPr>
            <w:tcW w:w="2184" w:type="dxa"/>
            <w:tcBorders/>
          </w:tcPr>
          <w:p>
            <w:pPr>
              <w:pStyle w:val="Compact"/>
              <w:widowControl/>
              <w:spacing w:lineRule="exact" w:line="220" w:before="0" w:after="0"/>
              <w:jc w:val="left"/>
              <w:rPr>
                <w:kern w:val="0"/>
                <w:szCs w:val="24"/>
                <w:lang w:val="en-US" w:eastAsia="en-US" w:bidi="ar-SA"/>
                <w:ins w:id="7062" w:author="Changes 24 to 25 Oct" w:date="2026-10-25T16:02:42Z"/>
              </w:rPr>
            </w:pPr>
            <w:ins w:id="7061" w:author="Changes 24 to 25 Oct" w:date="2026-10-25T16:02:42Z">
              <w:r>
                <w:rPr>
                  <w:kern w:val="0"/>
                  <w:sz w:val="18"/>
                  <w:szCs w:val="24"/>
                  <w:lang w:val="en-US" w:eastAsia="en-US" w:bidi="ar-SA"/>
                </w:rPr>
                <w:t>Large take-rate moves driven by discounts occur only where incentives are at least as large as revenue (L of 1 or more)</w:t>
              </w:r>
            </w:ins>
          </w:p>
        </w:tc>
        <w:tc>
          <w:tcPr>
            <w:tcW w:w="2548" w:type="dxa"/>
            <w:tcBorders/>
          </w:tcPr>
          <w:p>
            <w:pPr>
              <w:pStyle w:val="Compact"/>
              <w:widowControl/>
              <w:spacing w:lineRule="exact" w:line="220" w:before="0" w:after="0"/>
              <w:jc w:val="left"/>
              <w:rPr>
                <w:kern w:val="0"/>
                <w:szCs w:val="24"/>
                <w:lang w:val="en-US" w:eastAsia="en-US" w:bidi="ar-SA"/>
                <w:ins w:id="7064" w:author="Changes 24 to 25 Oct" w:date="2026-10-25T16:02:42Z"/>
              </w:rPr>
            </w:pPr>
            <w:ins w:id="7063" w:author="Changes 24 to 25 Oct" w:date="2026-10-25T16:02:42Z">
              <w:r>
                <w:rPr>
                  <w:kern w:val="0"/>
                  <w:sz w:val="18"/>
                  <w:szCs w:val="24"/>
                  <w:lang w:val="en-US" w:eastAsia="en-US" w:bidi="ar-SA"/>
                </w:rPr>
                <w:t>2 Oct 2026</w:t>
              </w:r>
            </w:ins>
          </w:p>
        </w:tc>
        <w:tc>
          <w:tcPr>
            <w:tcW w:w="2548" w:type="dxa"/>
            <w:tcBorders/>
          </w:tcPr>
          <w:p>
            <w:pPr>
              <w:pStyle w:val="Compact"/>
              <w:widowControl/>
              <w:spacing w:lineRule="exact" w:line="220" w:before="0" w:after="0"/>
              <w:jc w:val="left"/>
              <w:rPr>
                <w:kern w:val="0"/>
                <w:szCs w:val="24"/>
                <w:lang w:val="en-US" w:eastAsia="en-US" w:bidi="ar-SA"/>
                <w:ins w:id="7066" w:author="Changes 24 to 25 Oct" w:date="2026-10-25T16:02:42Z"/>
              </w:rPr>
            </w:pPr>
            <w:ins w:id="7065" w:author="Changes 24 to 25 Oct" w:date="2026-10-25T16:02:42Z">
              <w:r>
                <w:rPr>
                  <w:kern w:val="0"/>
                  <w:sz w:val="18"/>
                  <w:szCs w:val="24"/>
                  <w:lang w:val="en-US" w:eastAsia="en-US" w:bidi="ar-SA"/>
                </w:rPr>
                <w:t>Thin support out of sample: P1 holds on 2 of 2 cases; P3 fails at the main threshold (median move 0.117 against 0.10); rank correlation 0.20 (p = 0.43)</w:t>
              </w:r>
            </w:ins>
          </w:p>
        </w:tc>
      </w:tr>
      <w:tr>
        <w:trPr>
          <w:ins w:id="7067" w:author="Changes 24 to 25 Oct" w:date="2026-10-25T16:02:42Z"/>
          <w:cantSplit w:val="true"/>
        </w:trPr>
        <w:tc>
          <w:tcPr>
            <w:tcW w:w="1224" w:type="dxa"/>
            <w:tcBorders/>
          </w:tcPr>
          <w:p>
            <w:pPr>
              <w:pStyle w:val="Compact"/>
              <w:widowControl/>
              <w:spacing w:lineRule="exact" w:line="220" w:before="0" w:after="0"/>
              <w:jc w:val="left"/>
              <w:rPr>
                <w:kern w:val="0"/>
                <w:szCs w:val="24"/>
                <w:lang w:val="en-US" w:eastAsia="en-US" w:bidi="ar-SA"/>
                <w:ins w:id="7069" w:author="Changes 24 to 25 Oct" w:date="2026-10-25T16:02:42Z"/>
              </w:rPr>
            </w:pPr>
            <w:ins w:id="7068" w:author="Changes 24 to 25 Oct" w:date="2026-10-25T16:02:42Z">
              <w:r>
                <w:rPr>
                  <w:kern w:val="0"/>
                  <w:sz w:val="18"/>
                  <w:szCs w:val="24"/>
                  <w:lang w:val="en-US" w:eastAsia="en-US" w:bidi="ar-SA"/>
                </w:rPr>
                <w:t>P1 to P5, R1 to R3</w:t>
              </w:r>
            </w:ins>
          </w:p>
        </w:tc>
        <w:tc>
          <w:tcPr>
            <w:tcW w:w="2184" w:type="dxa"/>
            <w:tcBorders/>
          </w:tcPr>
          <w:p>
            <w:pPr>
              <w:pStyle w:val="Compact"/>
              <w:widowControl/>
              <w:spacing w:lineRule="exact" w:line="220" w:before="0" w:after="0"/>
              <w:jc w:val="left"/>
              <w:rPr>
                <w:kern w:val="0"/>
                <w:szCs w:val="24"/>
                <w:lang w:val="en-US" w:eastAsia="en-US" w:bidi="ar-SA"/>
                <w:ins w:id="7071" w:author="Changes 24 to 25 Oct" w:date="2026-10-25T16:02:42Z"/>
              </w:rPr>
            </w:pPr>
            <w:ins w:id="7070" w:author="Changes 24 to 25 Oct" w:date="2026-10-25T16:02:42Z">
              <w:r>
                <w:rPr>
                  <w:kern w:val="0"/>
                  <w:sz w:val="18"/>
                  <w:szCs w:val="24"/>
                  <w:lang w:val="en-US" w:eastAsia="en-US" w:bidi="ar-SA"/>
                </w:rPr>
                <w:t>Predictions on the third-quarter 2026 results of GoTo, Grab and Sea</w:t>
              </w:r>
            </w:ins>
          </w:p>
        </w:tc>
        <w:tc>
          <w:tcPr>
            <w:tcW w:w="2548" w:type="dxa"/>
            <w:tcBorders/>
          </w:tcPr>
          <w:p>
            <w:pPr>
              <w:pStyle w:val="Compact"/>
              <w:widowControl/>
              <w:spacing w:lineRule="exact" w:line="220" w:before="0" w:after="0"/>
              <w:jc w:val="left"/>
              <w:rPr>
                <w:kern w:val="0"/>
                <w:szCs w:val="24"/>
                <w:lang w:val="en-US" w:eastAsia="en-US" w:bidi="ar-SA"/>
                <w:ins w:id="7073" w:author="Changes 24 to 25 Oct" w:date="2026-10-25T16:02:42Z"/>
              </w:rPr>
            </w:pPr>
            <w:ins w:id="7072" w:author="Changes 24 to 25 Oct" w:date="2026-10-25T16:02:42Z">
              <w:r>
                <w:rPr>
                  <w:kern w:val="0"/>
                  <w:sz w:val="18"/>
                  <w:szCs w:val="24"/>
                  <w:lang w:val="en-US" w:eastAsia="en-US" w:bidi="ar-SA"/>
                </w:rPr>
                <w:t>2 and 3 Oct 2026</w:t>
              </w:r>
            </w:ins>
          </w:p>
        </w:tc>
        <w:tc>
          <w:tcPr>
            <w:tcW w:w="2548" w:type="dxa"/>
            <w:tcBorders/>
          </w:tcPr>
          <w:p>
            <w:pPr>
              <w:pStyle w:val="Compact"/>
              <w:widowControl/>
              <w:spacing w:lineRule="exact" w:line="220" w:before="0" w:after="0"/>
              <w:jc w:val="left"/>
              <w:rPr>
                <w:kern w:val="0"/>
                <w:szCs w:val="24"/>
                <w:lang w:val="en-US" w:eastAsia="en-US" w:bidi="ar-SA"/>
                <w:ins w:id="7075" w:author="Changes 24 to 25 Oct" w:date="2026-10-25T16:02:42Z"/>
              </w:rPr>
            </w:pPr>
            <w:ins w:id="7074" w:author="Changes 24 to 25 Oct" w:date="2026-10-25T16:02:42Z">
              <w:r>
                <w:rPr>
                  <w:kern w:val="0"/>
                  <w:sz w:val="18"/>
                  <w:szCs w:val="24"/>
                  <w:lang w:val="en-US" w:eastAsia="en-US" w:bidi="ar-SA"/>
                </w:rPr>
                <w:t>Not yet scored; first results are due on 27 Oct 2026</w:t>
              </w:r>
            </w:ins>
          </w:p>
        </w:tc>
      </w:tr>
      <w:tr>
        <w:trPr>
          <w:ins w:id="7076" w:author="Changes 24 to 25 Oct" w:date="2026-10-25T16:02:42Z"/>
          <w:cantSplit w:val="true"/>
        </w:trPr>
        <w:tc>
          <w:tcPr>
            <w:tcW w:w="1224" w:type="dxa"/>
            <w:tcBorders/>
          </w:tcPr>
          <w:p>
            <w:pPr>
              <w:pStyle w:val="Compact"/>
              <w:keepNext w:val="true"/>
              <w:widowControl/>
              <w:spacing w:lineRule="exact" w:line="220" w:before="0" w:after="0"/>
              <w:jc w:val="left"/>
              <w:rPr>
                <w:kern w:val="0"/>
                <w:szCs w:val="24"/>
                <w:lang w:val="en-US" w:eastAsia="en-US" w:bidi="ar-SA"/>
                <w:ins w:id="7078" w:author="Changes 24 to 25 Oct" w:date="2026-10-25T16:02:42Z"/>
              </w:rPr>
            </w:pPr>
            <w:ins w:id="7077" w:author="Changes 24 to 25 Oct" w:date="2026-10-25T16:02:42Z">
              <w:r>
                <w:rPr>
                  <w:kern w:val="0"/>
                  <w:sz w:val="18"/>
                  <w:szCs w:val="24"/>
                  <w:lang w:val="en-US" w:eastAsia="en-US" w:bidi="ar-SA"/>
                </w:rPr>
                <w:t>Marketplace tax start</w:t>
              </w:r>
            </w:ins>
          </w:p>
        </w:tc>
        <w:tc>
          <w:tcPr>
            <w:tcW w:w="2184" w:type="dxa"/>
            <w:tcBorders/>
          </w:tcPr>
          <w:p>
            <w:pPr>
              <w:pStyle w:val="Compact"/>
              <w:keepNext w:val="true"/>
              <w:widowControl/>
              <w:spacing w:lineRule="exact" w:line="220" w:before="0" w:after="0"/>
              <w:jc w:val="left"/>
              <w:rPr>
                <w:kern w:val="0"/>
                <w:szCs w:val="24"/>
                <w:lang w:val="en-US" w:eastAsia="en-US" w:bidi="ar-SA"/>
                <w:ins w:id="7080" w:author="Changes 24 to 25 Oct" w:date="2026-10-25T16:02:42Z"/>
              </w:rPr>
            </w:pPr>
            <w:ins w:id="7079" w:author="Changes 24 to 25 Oct" w:date="2026-10-25T16:02:42Z">
              <w:r>
                <w:rPr>
                  <w:kern w:val="0"/>
                  <w:sz w:val="18"/>
                  <w:szCs w:val="24"/>
                  <w:lang w:val="en-US" w:eastAsia="en-US" w:bidi="ar-SA"/>
                </w:rPr>
                <w:t>The tax start slips again</w:t>
              </w:r>
            </w:ins>
          </w:p>
        </w:tc>
        <w:tc>
          <w:tcPr>
            <w:tcW w:w="2548" w:type="dxa"/>
            <w:tcBorders/>
          </w:tcPr>
          <w:p>
            <w:pPr>
              <w:pStyle w:val="Compact"/>
              <w:keepNext w:val="true"/>
              <w:widowControl/>
              <w:spacing w:lineRule="exact" w:line="220" w:before="0" w:after="0"/>
              <w:jc w:val="left"/>
              <w:rPr>
                <w:kern w:val="0"/>
                <w:szCs w:val="24"/>
                <w:lang w:val="en-US" w:eastAsia="en-US" w:bidi="ar-SA"/>
                <w:ins w:id="7082" w:author="Changes 24 to 25 Oct" w:date="2026-10-25T16:02:42Z"/>
              </w:rPr>
            </w:pPr>
            <w:ins w:id="7081" w:author="Changes 24 to 25 Oct" w:date="2026-10-25T16:02:42Z">
              <w:r>
                <w:rPr>
                  <w:kern w:val="0"/>
                  <w:sz w:val="18"/>
                  <w:szCs w:val="24"/>
                  <w:lang w:val="en-US" w:eastAsia="en-US" w:bidi="ar-SA"/>
                </w:rPr>
                <w:t>2 Oct 2026</w:t>
              </w:r>
            </w:ins>
          </w:p>
        </w:tc>
        <w:tc>
          <w:tcPr>
            <w:tcW w:w="2548" w:type="dxa"/>
            <w:tcBorders/>
          </w:tcPr>
          <w:p>
            <w:pPr>
              <w:pStyle w:val="Compact"/>
              <w:keepNext w:val="true"/>
              <w:widowControl/>
              <w:spacing w:lineRule="exact" w:line="220" w:before="0" w:after="0"/>
              <w:jc w:val="left"/>
              <w:rPr>
                <w:kern w:val="0"/>
                <w:szCs w:val="24"/>
                <w:lang w:val="en-US" w:eastAsia="en-US" w:bidi="ar-SA"/>
                <w:ins w:id="7084" w:author="Changes 24 to 25 Oct" w:date="2026-10-25T16:02:42Z"/>
              </w:rPr>
            </w:pPr>
            <w:ins w:id="7083" w:author="Changes 24 to 25 Oct" w:date="2026-10-25T16:02:42Z">
              <w:r>
                <w:rPr>
                  <w:kern w:val="0"/>
                  <w:sz w:val="18"/>
                  <w:szCs w:val="24"/>
                  <w:lang w:val="en-US" w:eastAsia="en-US" w:bidi="ar-SA"/>
                </w:rPr>
                <w:t>Withdrawn: collection began on 1 Oct 2026, before the prediction was registered (addendum of 15 Oct 2026)</w:t>
              </w:r>
            </w:ins>
          </w:p>
        </w:tc>
      </w:tr>
      <w:tr>
        <w:trPr>
          <w:ins w:id="7085" w:author="Changes 24 to 25 Oct" w:date="2026-10-25T16:02:42Z"/>
          <w:cantSplit w:val="true"/>
        </w:trPr>
        <w:tc>
          <w:tcPr>
            <w:tcW w:w="1224" w:type="dxa"/>
            <w:tcBorders>
              <w:bottom w:val="single" w:sz="8" w:space="0" w:color="000000"/>
            </w:tcBorders>
          </w:tcPr>
          <w:p>
            <w:pPr>
              <w:pStyle w:val="Compact"/>
              <w:widowControl/>
              <w:spacing w:lineRule="exact" w:line="220" w:before="0" w:after="0"/>
              <w:jc w:val="left"/>
              <w:rPr>
                <w:kern w:val="0"/>
                <w:szCs w:val="24"/>
                <w:lang w:val="en-US" w:eastAsia="en-US" w:bidi="ar-SA"/>
                <w:ins w:id="7087" w:author="Changes 24 to 25 Oct" w:date="2026-10-25T16:02:42Z"/>
              </w:rPr>
            </w:pPr>
            <w:ins w:id="7086" w:author="Changes 24 to 25 Oct" w:date="2026-10-25T16:02:42Z">
              <w:r>
                <w:rPr>
                  <w:kern w:val="0"/>
                  <w:sz w:val="18"/>
                  <w:szCs w:val="24"/>
                  <w:lang w:val="en-US" w:eastAsia="en-US" w:bidi="ar-SA"/>
                </w:rPr>
                <w:t>BPS marketplace share</w:t>
              </w:r>
            </w:ins>
          </w:p>
        </w:tc>
        <w:tc>
          <w:tcPr>
            <w:tcW w:w="2184" w:type="dxa"/>
            <w:tcBorders>
              <w:bottom w:val="single" w:sz="8" w:space="0" w:color="000000"/>
            </w:tcBorders>
          </w:tcPr>
          <w:p>
            <w:pPr>
              <w:pStyle w:val="Compact"/>
              <w:widowControl/>
              <w:spacing w:lineRule="exact" w:line="220" w:before="0" w:after="0"/>
              <w:jc w:val="left"/>
              <w:rPr>
                <w:kern w:val="0"/>
                <w:szCs w:val="24"/>
                <w:lang w:val="en-US" w:eastAsia="en-US" w:bidi="ar-SA"/>
                <w:ins w:id="7089" w:author="Changes 24 to 25 Oct" w:date="2026-10-25T16:02:42Z"/>
              </w:rPr>
            </w:pPr>
            <w:ins w:id="7088" w:author="Changes 24 to 25 Oct" w:date="2026-10-25T16:02:42Z">
              <w:r>
                <w:rPr>
                  <w:kern w:val="0"/>
                  <w:sz w:val="18"/>
                  <w:szCs w:val="24"/>
                  <w:lang w:val="en-US" w:eastAsia="en-US" w:bidi="ar-SA"/>
                </w:rPr>
                <w:t>The next published marketplace share is at most 15.79 percent</w:t>
              </w:r>
            </w:ins>
          </w:p>
        </w:tc>
        <w:tc>
          <w:tcPr>
            <w:tcW w:w="2548" w:type="dxa"/>
            <w:tcBorders>
              <w:bottom w:val="single" w:sz="8" w:space="0" w:color="000000"/>
            </w:tcBorders>
          </w:tcPr>
          <w:p>
            <w:pPr>
              <w:pStyle w:val="Compact"/>
              <w:widowControl/>
              <w:spacing w:lineRule="exact" w:line="220" w:before="0" w:after="0"/>
              <w:jc w:val="left"/>
              <w:rPr>
                <w:kern w:val="0"/>
                <w:szCs w:val="24"/>
                <w:lang w:val="en-US" w:eastAsia="en-US" w:bidi="ar-SA"/>
                <w:ins w:id="7091" w:author="Changes 24 to 25 Oct" w:date="2026-10-25T16:02:42Z"/>
              </w:rPr>
            </w:pPr>
            <w:ins w:id="7090" w:author="Changes 24 to 25 Oct" w:date="2026-10-25T16:02:42Z">
              <w:r>
                <w:rPr>
                  <w:kern w:val="0"/>
                  <w:sz w:val="18"/>
                  <w:szCs w:val="24"/>
                  <w:lang w:val="en-US" w:eastAsia="en-US" w:bidi="ar-SA"/>
                </w:rPr>
                <w:t>2 Oct 2026</w:t>
              </w:r>
            </w:ins>
          </w:p>
        </w:tc>
        <w:tc>
          <w:tcPr>
            <w:tcW w:w="2548" w:type="dxa"/>
            <w:tcBorders>
              <w:bottom w:val="single" w:sz="8" w:space="0" w:color="000000"/>
            </w:tcBorders>
          </w:tcPr>
          <w:p>
            <w:pPr>
              <w:pStyle w:val="Compact"/>
              <w:widowControl/>
              <w:spacing w:lineRule="exact" w:line="220" w:before="0" w:after="0"/>
              <w:jc w:val="left"/>
              <w:rPr>
                <w:kern w:val="0"/>
                <w:szCs w:val="24"/>
                <w:lang w:val="en-US" w:eastAsia="en-US" w:bidi="ar-SA"/>
                <w:ins w:id="7093" w:author="Changes 24 to 25 Oct" w:date="2026-10-25T16:02:42Z"/>
              </w:rPr>
            </w:pPr>
            <w:ins w:id="7092" w:author="Changes 24 to 25 Oct" w:date="2026-10-25T16:02:42Z">
              <w:r>
                <w:rPr>
                  <w:kern w:val="0"/>
                  <w:sz w:val="18"/>
                  <w:szCs w:val="24"/>
                  <w:lang w:val="en-US" w:eastAsia="en-US" w:bidi="ar-SA"/>
                </w:rPr>
                <w:t>Not yet scored</w:t>
              </w:r>
            </w:ins>
          </w:p>
        </w:tc>
      </w:tr>
    </w:tbl>
    <w:p>
      <w:pPr>
        <w:pStyle w:val="Heading2"/>
        <w:rPr>
          <w:ins w:id="7095" w:author="Changes 24 to 25 Oct" w:date="2026-10-25T16:02:42Z"/>
        </w:rPr>
      </w:pPr>
      <w:ins w:id="7094" w:author="Changes 24 to 25 Oct" w:date="2026-10-25T16:02:42Z">
        <w:r>
          <w:rPr/>
          <w:t>Appendix E. The values behind Figures 4 to 6</w:t>
        </w:r>
      </w:ins>
    </w:p>
    <w:p>
      <w:pPr>
        <w:pStyle w:val="FirstParagraph"/>
        <w:jc w:val="left"/>
        <w:rPr>
          <w:ins w:id="7106" w:author="Changes 24 to 25 Oct" w:date="2026-10-25T16:02:42Z"/>
        </w:rPr>
      </w:pPr>
      <w:ins w:id="7096" w:author="Changes 24 to 25 Oct" w:date="2026-10-25T16:02:42Z">
        <w:r>
          <w:rPr>
            <w:b/>
            <w:bCs/>
          </w:rPr>
          <w:t>Growth in 2023, percent (Figure 4).</w:t>
        </w:r>
      </w:ins>
      <w:ins w:id="7097" w:author="Changes 24 to 25 Oct" w:date="2026-10-25T16:02:42Z">
        <w:r>
          <w:rPr/>
          <w:t xml:space="preserve"> 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 </w:t>
        </w:r>
      </w:ins>
      <w:ins w:id="7098" w:author="Changes 24 to 25 Oct" w:date="2026-10-25T16:02:42Z">
        <w:r>
          <w:rPr>
            <w:rStyle w:val="VerbatimChar"/>
          </w:rPr>
          <w:t>tables/consistency_grid_growth.csv</w:t>
        </w:r>
      </w:ins>
      <w:ins w:id="7099" w:author="Changes 24 to 25 Oct" w:date="2026-10-25T16:02:42Z">
        <w:r>
          <w:rPr/>
          <w:t xml:space="preserve">, </w:t>
        </w:r>
      </w:ins>
      <w:ins w:id="7100" w:author="Changes 24 to 25 Oct" w:date="2026-10-25T16:02:42Z">
        <w:r>
          <w:rPr>
            <w:rStyle w:val="VerbatimChar"/>
          </w:rPr>
          <w:t>tables/yardsticks_bi_bps.csv</w:t>
        </w:r>
      </w:ins>
      <w:ins w:id="7101" w:author="Changes 24 to 25 Oct" w:date="2026-10-25T16:02:42Z">
        <w:r>
          <w:rPr/>
          <w:t xml:space="preserve">, </w:t>
        </w:r>
      </w:ins>
      <w:ins w:id="7102" w:author="Changes 24 to 25 Oct" w:date="2026-10-25T16:02:42Z">
        <w:r>
          <w:rPr>
            <w:rStyle w:val="VerbatimChar"/>
          </w:rPr>
          <w:t>tables/wedge_over_time.csv</w:t>
        </w:r>
      </w:ins>
      <w:ins w:id="7103" w:author="Changes 24 to 25 Oct" w:date="2026-10-25T16:02:42Z">
        <w:r>
          <w:rPr/>
          <w:t xml:space="preserve">, </w:t>
        </w:r>
      </w:ins>
      <w:ins w:id="7104" w:author="Changes 24 to 25 Oct" w:date="2026-10-25T16:02:42Z">
        <w:r>
          <w:rPr>
            <w:rStyle w:val="VerbatimChar"/>
          </w:rPr>
          <w:t>tables/h1_groundwork.json</w:t>
        </w:r>
      </w:ins>
      <w:ins w:id="7105" w:author="Changes 24 to 25 Oct" w:date="2026-10-25T16:02:42Z">
        <w:r>
          <w:rPr/>
          <w:t>, company filings.</w:t>
        </w:r>
      </w:ins>
    </w:p>
    <w:p>
      <w:pPr>
        <w:pStyle w:val="BodyText"/>
        <w:jc w:val="left"/>
        <w:rPr>
          <w:ins w:id="7111" w:author="Changes 24 to 25 Oct" w:date="2026-10-25T16:02:42Z"/>
        </w:rPr>
      </w:pPr>
      <w:ins w:id="7107" w:author="Changes 24 to 25 Oct" w:date="2026-10-25T16:02:42Z">
        <w:r>
          <w:rPr>
            <w:b/>
            <w:bCs/>
          </w:rPr>
          <w:t>Who the extra sellers were, percent (Figure 5).</w:t>
        </w:r>
      </w:ins>
      <w:ins w:id="7108" w:author="Changes 24 to 25 Oct" w:date="2026-10-25T16:02:42Z">
        <w:r>
          <w:rPr/>
          <w:t xml:space="preserve"> Share of the 2022 count and share of the extra count: business opened before 2010, 18.3 and 40.5; owner aged 50 or over, 28.9 and 41.2; outside Java, 23.6 and 36.3; food and lodging or making goods, 38.5 and 53.0. Source: </w:t>
        </w:r>
      </w:ins>
      <w:ins w:id="7109" w:author="Changes 24 to 25 Oct" w:date="2026-10-25T16:02:42Z">
        <w:r>
          <w:rPr>
            <w:rStyle w:val="VerbatimChar"/>
          </w:rPr>
          <w:t>tables/bps_newly_counted_profile.json</w:t>
        </w:r>
      </w:ins>
      <w:ins w:id="7110" w:author="Changes 24 to 25 Oct" w:date="2026-10-25T16:02:42Z">
        <w:r>
          <w:rPr/>
          <w:t>.</w:t>
        </w:r>
      </w:ins>
    </w:p>
    <w:p>
      <w:pPr>
        <w:pStyle w:val="BodyText"/>
        <w:jc w:val="left"/>
        <w:rPr>
          <w:ins w:id="7116" w:author="Changes 24 to 25 Oct" w:date="2026-10-25T16:02:42Z"/>
        </w:rPr>
      </w:pPr>
      <w:ins w:id="7112" w:author="Changes 24 to 25 Oct" w:date="2026-10-25T16:02:42Z">
        <w:r>
          <w:rPr>
            <w:b/>
            <w:bCs/>
          </w:rPr>
          <w:t>Marketplace use and financial statements, percent of sellers (Figure 6).</w:t>
        </w:r>
      </w:ins>
      <w:ins w:id="7113" w:author="Changes 24 to 25 Oct" w:date="2026-10-25T16:02:42Z">
        <w:r>
          <w:rPr/>
          <w:t xml:space="preserve"> Marketplace use: 21.6 (2020), 19.8 (2022), 17.8 (2023), 17.2 (2024, published). Complete financial statements: 23.5 (2020), 20.7 (2022), 15.2 (2023). Source: </w:t>
        </w:r>
      </w:ins>
      <w:ins w:id="7114" w:author="Changes 24 to 25 Oct" w:date="2026-10-25T16:02:42Z">
        <w:r>
          <w:rPr>
            <w:rStyle w:val="VerbatimChar"/>
          </w:rPr>
          <w:t>tables/bps_descriptives.json</w:t>
        </w:r>
      </w:ins>
      <w:ins w:id="7115" w:author="Changes 24 to 25 Oct" w:date="2026-10-25T16:02:42Z">
        <w:r>
          <w:rPr/>
          <w:t>.</w:t>
        </w:r>
      </w:ins>
    </w:p>
    <w:p>
      <w:pPr>
        <w:pStyle w:val="BodyText"/>
        <w:spacing w:before="0" w:after="120"/>
        <w:jc w:val="left"/>
        <w:rPr/>
      </w:pPr>
      <w:ins w:id="7117" w:author="Changes 24 to 25 Oct" w:date="2026-10-25T16:02:42Z">
        <w:r>
          <w:rPr/>
          <w:t>The figures are drawn from the tables named above (</w:t>
        </w:r>
      </w:ins>
      <w:ins w:id="7118" w:author="Changes 24 to 25 Oct" w:date="2026-10-25T16:02:42Z">
        <w:r>
          <w:rPr>
            <w:rStyle w:val="VerbatimChar"/>
          </w:rPr>
          <w:t>papers/thesis_2026-10/figures/make_figures.py</w:t>
        </w:r>
      </w:ins>
      <w:ins w:id="7119" w:author="Changes 24 to 25 Oct" w:date="2026-10-25T16:02:42Z">
        <w:r>
          <w:rPr/>
          <w:t>). In each figure, a legend or label names every colour.</w:t>
        </w:r>
      </w:ins>
      <w:bookmarkEnd w:id="102"/>
    </w:p>
    <w:sectPr>
      <w:footerReference w:type="even" r:id="rId16"/>
      <w:footerReference w:type="default" r:id="rId17"/>
      <w:footerReference w:type="first" r:id="rId18"/>
      <w:footnotePr>
        <w:numFmt w:val="decimal"/>
      </w:footnotePr>
      <w:type w:val="nextPage"/>
      <w:pgSz w:w="11906" w:h="16838"/>
      <w:pgMar w:left="2268" w:right="1134" w:gutter="0" w:header="0" w:top="1984" w:footer="567"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vii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115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240" w:before="0" w:after="40"/>
        <w:jc w:val="left"/>
        <w:rPr/>
      </w:pPr>
      <w:r>
        <w:rPr>
          <w:rStyle w:val="FootnoteCharacters"/>
        </w:rPr>
        <w:footnoteRef/>
      </w:r>
      <w:r>
        <w:rPr/>
        <w:t xml:space="preserve"> </w:t>
      </w:r>
      <w:r>
        <w:rPr/>
        <w:t>The files hold 11,848, 31,724 and 39,736 rows. Each weighted total is within 0.1 percent of the BPS count: 2,361,423; 2,995,879, implied by the 2023 count and its growth of 27.4 percent; and 3,816,750.</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both"/>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pageBreakBefore/>
      <w:spacing w:lineRule="auto" w:line="312" w:before="0" w:after="480"/>
      <w:jc w:val="center"/>
      <w:outlineLvl w:val="0"/>
    </w:pPr>
    <w:rPr>
      <w:rFonts w:ascii="Times New Roman" w:hAnsi="Times New Roman" w:eastAsia="Times New Roman" w:cs="Times New Roman"/>
      <w:b/>
      <w:bCs/>
      <w:i w:val="false"/>
      <w:color w:val="000000"/>
      <w:sz w:val="32"/>
      <w:szCs w:val="32"/>
    </w:rPr>
  </w:style>
  <w:style w:type="paragraph" w:styleId="Heading2">
    <w:name w:val="Heading 2"/>
    <w:basedOn w:val="Normal"/>
    <w:next w:val="BodyText"/>
    <w:uiPriority w:val="9"/>
    <w:unhideWhenUsed/>
    <w:qFormat/>
    <w:pPr>
      <w:keepNext w:val="true"/>
      <w:keepLines/>
      <w:spacing w:lineRule="auto" w:line="312" w:before="280" w:after="120"/>
      <w:jc w:val="left"/>
      <w:outlineLvl w:val="1"/>
    </w:pPr>
    <w:rPr>
      <w:rFonts w:ascii="Times New Roman" w:hAnsi="Times New Roman" w:eastAsia="Times New Roman" w:cs="Times New Roman"/>
      <w:b/>
      <w:bCs/>
      <w:i w:val="false"/>
      <w:color w:val="000000"/>
      <w:sz w:val="26"/>
      <w:szCs w:val="28"/>
    </w:rPr>
  </w:style>
  <w:style w:type="paragraph" w:styleId="Heading3">
    <w:name w:val="Heading 3"/>
    <w:basedOn w:val="Normal"/>
    <w:next w:val="BodyText"/>
    <w:uiPriority w:val="9"/>
    <w:unhideWhenUsed/>
    <w:qFormat/>
    <w:pPr>
      <w:keepNext w:val="true"/>
      <w:keepLines/>
      <w:spacing w:lineRule="auto" w:line="312" w:before="200" w:after="80"/>
      <w:jc w:val="left"/>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lineRule="auto" w:line="312" w:before="160" w:after="60"/>
      <w:jc w:val="left"/>
      <w:outlineLvl w:val="3"/>
    </w:pPr>
    <w:rPr>
      <w:rFonts w:ascii="Times New Roman" w:hAnsi="Times New Roman" w:eastAsia="Times New Roman" w:cs="Times New Roman"/>
      <w:b/>
      <w:bCs/>
      <w:i w:val="false"/>
      <w:color w:val="000000"/>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eastAsia="Courier New" w:cs="Courier New"/>
      <w:sz w:val="20"/>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jc w:val="both"/>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jc w:val="both"/>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276" w:before="0" w:after="60"/>
      <w:jc w:val="left"/>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lineRule="auto" w:line="312" w:before="1800" w:after="360"/>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val="true"/>
      <w:keepLines/>
      <w:spacing w:lineRule="auto" w:line="312" w:before="0" w:after="800"/>
      <w:jc w:val="center"/>
    </w:pPr>
    <w:rPr>
      <w:rFonts w:ascii="Times New Roman" w:hAnsi="Times New Roman" w:eastAsia="Times New Roman" w:cs="Times New Roman"/>
      <w:b w:val="false"/>
      <w:i/>
      <w:color w:val="000000"/>
      <w:sz w:val="24"/>
      <w:szCs w:val="30"/>
    </w:rPr>
  </w:style>
  <w:style w:type="paragraph" w:styleId="Author" w:customStyle="1">
    <w:name w:val="Author"/>
    <w:next w:val="BodyText"/>
    <w:qFormat/>
    <w:pPr>
      <w:keepNext w:val="true"/>
      <w:keepLines/>
      <w:widowControl/>
      <w:bidi w:val="0"/>
      <w:spacing w:lineRule="auto" w:line="312" w:before="0" w:after="80"/>
      <w:jc w:val="center"/>
    </w:pPr>
    <w:rPr>
      <w:rFonts w:ascii="Times New Roman" w:hAnsi="Times New Roman" w:eastAsia="Times New Roman" w:cs="Times New Roman"/>
      <w:color w:val="000000"/>
      <w:kern w:val="0"/>
      <w:sz w:val="24"/>
      <w:szCs w:val="24"/>
      <w:lang w:val="en-US" w:eastAsia="en-US" w:bidi="ar-SA"/>
    </w:rPr>
  </w:style>
  <w:style w:type="paragraph" w:styleId="Date">
    <w:name w:val="Date"/>
    <w:next w:val="BodyText"/>
    <w:qFormat/>
    <w:pPr>
      <w:keepNext w:val="true"/>
      <w:keepLines/>
      <w:widowControl/>
      <w:bidi w:val="0"/>
      <w:spacing w:lineRule="auto" w:line="312" w:before="0" w:after="80"/>
      <w:jc w:val="center"/>
    </w:pPr>
    <w:rPr>
      <w:rFonts w:ascii="Times New Roman" w:hAnsi="Times New Roman" w:eastAsia="Times New Roman" w:cs="Times New Roman"/>
      <w:color w:val="000000"/>
      <w:kern w:val="0"/>
      <w:sz w:val="24"/>
      <w:szCs w:val="24"/>
      <w:lang w:val="en-US" w:eastAsia="en-US" w:bidi="ar-SA"/>
    </w:rPr>
  </w:style>
  <w:style w:type="paragraph" w:styleId="AbstractTitle" w:customStyle="1">
    <w:name w:val="Abstract Title"/>
    <w:basedOn w:val="Normal"/>
    <w:next w:val="Abstract"/>
    <w:qFormat/>
    <w:pPr>
      <w:keepNext w:val="true"/>
      <w:keepLines/>
      <w:pageBreakBefore/>
      <w:spacing w:lineRule="auto" w:line="312" w:before="0" w:after="280"/>
      <w:jc w:val="center"/>
    </w:pPr>
    <w:rPr>
      <w:rFonts w:ascii="Times New Roman" w:hAnsi="Times New Roman" w:eastAsia="DFKai-SB" w:cs="Times New Roman"/>
      <w:b/>
      <w:i w:val="false"/>
      <w:color w:val="000000"/>
      <w:sz w:val="28"/>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60" w:after="120"/>
      <w:ind w:hanging="0" w:left="567" w:right="567"/>
      <w:jc w:val="left"/>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spacing w:lineRule="auto" w:line="240" w:before="0" w:after="40"/>
      <w:jc w:val="left"/>
    </w:pPr>
    <w:rPr>
      <w:rFonts w:ascii="Times New Roman" w:hAnsi="Times New Roman" w:eastAsia="Times New Roman" w:cs="Times New Roman"/>
      <w:color w:val="000000"/>
      <w:sz w:val="20"/>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lineRule="auto" w:line="276" w:before="240" w:after="80"/>
      <w:jc w:val="left"/>
    </w:pPr>
    <w:rPr>
      <w:rFonts w:ascii="Times New Roman" w:hAnsi="Times New Roman" w:eastAsia="Times New Roman" w:cs="Times New Roman"/>
      <w:b w:val="false"/>
      <w:i w:val="false"/>
      <w:color w:val="000000"/>
      <w:sz w:val="22"/>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48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FrontHeading" w:customStyle="1">
    <w:name w:val="Front Heading"/>
    <w:basedOn w:val="Normal"/>
    <w:qFormat/>
    <w:pPr>
      <w:keepNext w:val="true"/>
      <w:pageBreakBefore/>
      <w:spacing w:lineRule="auto" w:line="312" w:before="0" w:after="480"/>
      <w:jc w:val="center"/>
    </w:pPr>
    <w:rPr>
      <w:rFonts w:ascii="Times New Roman" w:hAnsi="Times New Roman" w:eastAsia="Times New Roman" w:cs="Times New Roman"/>
      <w:b/>
      <w:i w:val="false"/>
      <w:color w:val="000000"/>
      <w:sz w:val="32"/>
    </w:rPr>
  </w:style>
  <w:style w:type="paragraph" w:styleId="FieldSlot" w:customStyle="1">
    <w:name w:val="Field Slot"/>
    <w:basedOn w:val="Normal"/>
    <w:qFormat/>
    <w:pPr>
      <w:spacing w:lineRule="auto" w:line="240" w:before="0" w:after="0"/>
      <w:jc w:val="left"/>
    </w:pPr>
    <w:rPr>
      <w:rFonts w:ascii="Times New Roman" w:hAnsi="Times New Roman" w:eastAsia="Times New Roman" w:cs="Times New Roman"/>
      <w:color w:val="000000"/>
      <w:sz w:val="24"/>
    </w:rPr>
  </w:style>
  <w:style w:type="paragraph" w:styleId="FigureCaption" w:customStyle="1">
    <w:name w:val="Figure Caption"/>
    <w:basedOn w:val="Normal"/>
    <w:qFormat/>
    <w:pPr>
      <w:spacing w:lineRule="auto" w:line="276" w:before="80" w:after="60"/>
      <w:jc w:val="left"/>
    </w:pPr>
    <w:rPr>
      <w:rFonts w:ascii="Times New Roman" w:hAnsi="Times New Roman" w:eastAsia="Times New Roman" w:cs="Times New Roman"/>
      <w:b w:val="false"/>
      <w:i w:val="false"/>
      <w:color w:val="000000"/>
      <w:sz w:val="22"/>
    </w:rPr>
  </w:style>
  <w:style w:type="paragraph" w:styleId="TableNote" w:customStyle="1">
    <w:name w:val="Table Note"/>
    <w:basedOn w:val="Normal"/>
    <w:qFormat/>
    <w:pPr>
      <w:spacing w:lineRule="auto" w:line="264" w:before="40" w:after="240"/>
      <w:jc w:val="left"/>
    </w:pPr>
    <w:rPr>
      <w:rFonts w:ascii="Times New Roman" w:hAnsi="Times New Roman" w:eastAsia="Times New Roman" w:cs="Times New Roman"/>
      <w:b w:val="false"/>
      <w:i w:val="false"/>
      <w:color w:val="000000"/>
      <w:sz w:val="19"/>
    </w:rPr>
  </w:style>
  <w:style w:type="paragraph" w:styleId="CoverUniversity" w:customStyle="1">
    <w:name w:val="Cover University"/>
    <w:basedOn w:val="Normal"/>
    <w:qFormat/>
    <w:pPr>
      <w:spacing w:lineRule="auto" w:line="240" w:before="800" w:after="0"/>
      <w:jc w:val="center"/>
    </w:pPr>
    <w:rPr>
      <w:rFonts w:ascii="Times New Roman" w:hAnsi="Times New Roman" w:eastAsia="DFKai-SB" w:cs="Times New Roman"/>
      <w:b w:val="false"/>
      <w:i w:val="false"/>
      <w:color w:val="000000"/>
      <w:sz w:val="48"/>
    </w:rPr>
  </w:style>
  <w:style w:type="paragraph" w:styleId="CoverDept" w:customStyle="1">
    <w:name w:val="Cover Dept"/>
    <w:basedOn w:val="Normal"/>
    <w:qFormat/>
    <w:pPr>
      <w:spacing w:lineRule="auto" w:line="240" w:before="840" w:after="120"/>
      <w:jc w:val="center"/>
    </w:pPr>
    <w:rPr>
      <w:rFonts w:ascii="Times New Roman" w:hAnsi="Times New Roman" w:eastAsia="DFKai-SB" w:cs="Times New Roman"/>
      <w:b w:val="false"/>
      <w:i w:val="false"/>
      <w:color w:val="000000"/>
      <w:sz w:val="56"/>
    </w:rPr>
  </w:style>
  <w:style w:type="paragraph" w:styleId="CoverTrack" w:customStyle="1">
    <w:name w:val="Cover Track"/>
    <w:basedOn w:val="Normal"/>
    <w:qFormat/>
    <w:pPr>
      <w:spacing w:lineRule="auto" w:line="240" w:before="0" w:after="0"/>
      <w:jc w:val="center"/>
    </w:pPr>
    <w:rPr>
      <w:rFonts w:ascii="Times New Roman" w:hAnsi="Times New Roman" w:eastAsia="DFKai-SB" w:cs="Times New Roman"/>
      <w:b w:val="false"/>
      <w:i w:val="false"/>
      <w:color w:val="000000"/>
      <w:sz w:val="36"/>
    </w:rPr>
  </w:style>
  <w:style w:type="paragraph" w:styleId="CoverDegree" w:customStyle="1">
    <w:name w:val="Cover Degree"/>
    <w:basedOn w:val="Normal"/>
    <w:qFormat/>
    <w:pPr>
      <w:spacing w:lineRule="auto" w:line="240" w:before="880" w:after="0"/>
      <w:jc w:val="center"/>
    </w:pPr>
    <w:rPr>
      <w:rFonts w:ascii="Times New Roman" w:hAnsi="Times New Roman" w:eastAsia="DFKai-SB" w:cs="Times New Roman"/>
      <w:b w:val="false"/>
      <w:i w:val="false"/>
      <w:color w:val="000000"/>
      <w:sz w:val="48"/>
    </w:rPr>
  </w:style>
  <w:style w:type="paragraph" w:styleId="CoverTitle" w:customStyle="1">
    <w:name w:val="Cover Title"/>
    <w:basedOn w:val="Normal"/>
    <w:qFormat/>
    <w:pPr>
      <w:spacing w:lineRule="auto" w:line="312" w:before="800" w:after="0"/>
      <w:jc w:val="center"/>
    </w:pPr>
    <w:rPr>
      <w:rFonts w:ascii="Times New Roman" w:hAnsi="Times New Roman" w:eastAsia="DFKai-SB" w:cs="Times New Roman"/>
      <w:b w:val="false"/>
      <w:i w:val="false"/>
      <w:color w:val="000000"/>
      <w:sz w:val="28"/>
    </w:rPr>
  </w:style>
  <w:style w:type="paragraph" w:styleId="CoverPerson" w:customStyle="1">
    <w:name w:val="Cover Person"/>
    <w:basedOn w:val="Normal"/>
    <w:qFormat/>
    <w:pPr>
      <w:spacing w:lineRule="auto" w:line="312" w:before="1200" w:after="0"/>
      <w:ind w:left="1701"/>
      <w:jc w:val="left"/>
    </w:pPr>
    <w:rPr>
      <w:rFonts w:ascii="Times New Roman" w:hAnsi="Times New Roman" w:eastAsia="DFKai-SB" w:cs="Times New Roman"/>
      <w:b w:val="false"/>
      <w:i w:val="false"/>
      <w:color w:val="000000"/>
      <w:sz w:val="36"/>
    </w:rPr>
  </w:style>
  <w:style w:type="paragraph" w:styleId="CoverPersonNext" w:customStyle="1">
    <w:name w:val="Cover Person Next"/>
    <w:basedOn w:val="Normal"/>
    <w:qFormat/>
    <w:pPr>
      <w:spacing w:lineRule="auto" w:line="312" w:before="280" w:after="0"/>
      <w:ind w:left="1701"/>
      <w:jc w:val="left"/>
    </w:pPr>
    <w:rPr>
      <w:rFonts w:ascii="Times New Roman" w:hAnsi="Times New Roman" w:eastAsia="DFKai-SB" w:cs="Times New Roman"/>
      <w:b w:val="false"/>
      <w:i w:val="false"/>
      <w:color w:val="000000"/>
      <w:sz w:val="36"/>
    </w:rPr>
  </w:style>
  <w:style w:type="paragraph" w:styleId="CoverDate" w:customStyle="1">
    <w:name w:val="Cover Date"/>
    <w:basedOn w:val="Normal"/>
    <w:qFormat/>
    <w:pPr>
      <w:spacing w:lineRule="auto" w:line="312" w:before="1200" w:after="0"/>
      <w:jc w:val="center"/>
    </w:pPr>
    <w:rPr>
      <w:rFonts w:ascii="Times New Roman" w:hAnsi="Times New Roman" w:eastAsia="DFKai-SB" w:cs="Times New Roman"/>
      <w:b w:val="false"/>
      <w:i w:val="false"/>
      <w:color w:val="000000"/>
      <w:sz w:val="36"/>
    </w:rPr>
  </w:style>
  <w:style w:type="paragraph" w:styleId="TPTitle" w:customStyle="1">
    <w:name w:val="TP Title"/>
    <w:basedOn w:val="Normal"/>
    <w:qFormat/>
    <w:pPr>
      <w:spacing w:lineRule="auto" w:line="312" w:before="200" w:after="0"/>
      <w:jc w:val="center"/>
    </w:pPr>
    <w:rPr>
      <w:rFonts w:ascii="Times New Roman" w:hAnsi="Times New Roman" w:eastAsia="DFKai-SB" w:cs="Times New Roman"/>
      <w:b w:val="false"/>
      <w:i w:val="false"/>
      <w:color w:val="000000"/>
      <w:sz w:val="28"/>
    </w:rPr>
  </w:style>
  <w:style w:type="paragraph" w:styleId="TPLine" w:customStyle="1">
    <w:name w:val="TP Line"/>
    <w:basedOn w:val="Normal"/>
    <w:qFormat/>
    <w:pPr>
      <w:spacing w:lineRule="auto" w:line="336" w:before="0" w:after="0"/>
      <w:jc w:val="center"/>
    </w:pPr>
    <w:rPr>
      <w:rFonts w:ascii="Times New Roman" w:hAnsi="Times New Roman" w:eastAsia="DFKai-SB" w:cs="Times New Roman"/>
      <w:b w:val="false"/>
      <w:i w:val="false"/>
      <w:color w:val="000000"/>
      <w:sz w:val="28"/>
    </w:rPr>
  </w:style>
  <w:style w:type="paragraph" w:styleId="TPPeople" w:customStyle="1">
    <w:name w:val="TP People"/>
    <w:basedOn w:val="Normal"/>
    <w:qFormat/>
    <w:pPr>
      <w:spacing w:lineRule="auto" w:line="336" w:before="280" w:after="0"/>
      <w:jc w:val="center"/>
    </w:pPr>
    <w:rPr>
      <w:rFonts w:ascii="Times New Roman" w:hAnsi="Times New Roman" w:eastAsia="DFKai-SB" w:cs="Times New Roman"/>
      <w:b w:val="false"/>
      <w:i w:val="false"/>
      <w:color w:val="000000"/>
      <w:sz w:val="28"/>
    </w:rPr>
  </w:style>
  <w:style w:type="paragraph" w:styleId="TPBlock" w:customStyle="1">
    <w:name w:val="TP Block"/>
    <w:basedOn w:val="Normal"/>
    <w:qFormat/>
    <w:pPr>
      <w:spacing w:lineRule="auto" w:line="336" w:before="0" w:after="0"/>
      <w:jc w:val="center"/>
    </w:pPr>
    <w:rPr>
      <w:rFonts w:ascii="Times New Roman" w:hAnsi="Times New Roman" w:eastAsia="DFKai-SB" w:cs="Times New Roman"/>
      <w:b w:val="false"/>
      <w:i w:val="false"/>
      <w:color w:val="000000"/>
      <w:sz w:val="28"/>
    </w:rPr>
  </w:style>
  <w:style w:type="paragraph" w:styleId="TPGap" w:customStyle="1">
    <w:name w:val="TP Gap"/>
    <w:basedOn w:val="Normal"/>
    <w:qFormat/>
    <w:pPr>
      <w:spacing w:lineRule="auto" w:line="336" w:before="400" w:after="0"/>
      <w:jc w:val="center"/>
    </w:pPr>
    <w:rPr>
      <w:rFonts w:ascii="Times New Roman" w:hAnsi="Times New Roman" w:eastAsia="DFKai-SB" w:cs="Times New Roman"/>
      <w:b w:val="false"/>
      <w:i w:val="false"/>
      <w:color w:val="000000"/>
      <w:sz w:val="28"/>
    </w:rPr>
  </w:style>
  <w:style w:type="paragraph" w:styleId="AbstractHead" w:customStyle="1">
    <w:name w:val="Abstract Head"/>
    <w:basedOn w:val="Normal"/>
    <w:qFormat/>
    <w:pPr>
      <w:spacing w:lineRule="auto" w:line="360" w:before="0" w:after="0"/>
      <w:jc w:val="center"/>
    </w:pPr>
    <w:rPr>
      <w:rFonts w:ascii="Times New Roman" w:hAnsi="Times New Roman" w:eastAsia="DFKai-SB" w:cs="Times New Roman"/>
      <w:b w:val="false"/>
      <w:i w:val="false"/>
      <w:color w:val="000000"/>
      <w:sz w:val="24"/>
    </w:rPr>
  </w:style>
  <w:style w:type="paragraph" w:styleId="AbstractLabel" w:customStyle="1">
    <w:name w:val="Abstract Label"/>
    <w:basedOn w:val="Normal"/>
    <w:qFormat/>
    <w:pPr>
      <w:spacing w:lineRule="auto" w:line="312" w:before="360" w:after="280"/>
      <w:jc w:val="center"/>
    </w:pPr>
    <w:rPr>
      <w:rFonts w:ascii="Times New Roman" w:hAnsi="Times New Roman" w:eastAsia="DFKai-SB" w:cs="Times New Roman"/>
      <w:b/>
      <w:i w:val="false"/>
      <w:color w:val="000000"/>
      <w:sz w:val="24"/>
    </w:rPr>
  </w:style>
  <w:style w:type="paragraph" w:styleId="Equation" w:customStyle="1">
    <w:name w:val="Equation"/>
    <w:basedOn w:val="Normal"/>
    <w:qFormat/>
    <w:pPr>
      <w:keepLines/>
      <w:tabs>
        <w:tab w:val="clear" w:pos="720"/>
        <w:tab w:val="center" w:pos="4252" w:leader="none"/>
        <w:tab w:val="right" w:pos="8504" w:leader="none"/>
      </w:tabs>
      <w:spacing w:lineRule="auto" w:line="312" w:before="120" w:after="160"/>
      <w:jc w:val="left"/>
    </w:pPr>
    <w:rPr>
      <w:rFonts w:ascii="Times New Roman" w:hAnsi="Times New Roman" w:eastAsia="Times New Roman" w:cs="Times New Roman"/>
      <w:color w:val="000000"/>
      <w:sz w:val="24"/>
    </w:rPr>
  </w:style>
  <w:style w:type="paragraph" w:styleId="TOC1" w:customStyle="1">
    <w:name w:val="TOC 1"/>
    <w:basedOn w:val="Normal"/>
    <w:pPr>
      <w:tabs>
        <w:tab w:val="clear" w:pos="720"/>
        <w:tab w:val="right" w:pos="8504" w:leader="dot"/>
      </w:tabs>
      <w:spacing w:lineRule="auto" w:line="276" w:before="80" w:after="40"/>
      <w:ind w:left="0"/>
      <w:jc w:val="left"/>
    </w:pPr>
    <w:rPr>
      <w:rFonts w:ascii="Times New Roman" w:hAnsi="Times New Roman" w:eastAsia="Times New Roman" w:cs="Times New Roman"/>
      <w:b/>
      <w:color w:val="000000"/>
      <w:sz w:val="24"/>
    </w:rPr>
  </w:style>
  <w:style w:type="paragraph" w:styleId="TOC2" w:customStyle="1">
    <w:name w:val="TOC 2"/>
    <w:basedOn w:val="Normal"/>
    <w:pPr>
      <w:tabs>
        <w:tab w:val="clear" w:pos="720"/>
        <w:tab w:val="right" w:pos="8504" w:leader="dot"/>
      </w:tabs>
      <w:spacing w:lineRule="auto" w:line="276" w:before="0" w:after="40"/>
      <w:ind w:left="397"/>
      <w:jc w:val="left"/>
    </w:pPr>
    <w:rPr>
      <w:rFonts w:ascii="Times New Roman" w:hAnsi="Times New Roman" w:eastAsia="Times New Roman" w:cs="Times New Roman"/>
      <w:b w:val="false"/>
      <w:color w:val="000000"/>
      <w:sz w:val="24"/>
    </w:rPr>
  </w:style>
  <w:style w:type="paragraph" w:styleId="TableofFigures" w:customStyle="1">
    <w:name w:val="Table of Figures"/>
    <w:basedOn w:val="Normal"/>
    <w:pPr>
      <w:tabs>
        <w:tab w:val="clear" w:pos="720"/>
        <w:tab w:val="right" w:pos="8504" w:leader="dot"/>
      </w:tabs>
      <w:spacing w:lineRule="auto" w:line="276" w:before="0" w:after="40"/>
      <w:ind w:left="0"/>
      <w:jc w:val="left"/>
    </w:pPr>
    <w:rPr>
      <w:rFonts w:ascii="Times New Roman" w:hAnsi="Times New Roman" w:eastAsia="Times New Roman" w:cs="Times New Roman"/>
      <w:b w:val="false"/>
      <w:color w:val="000000"/>
      <w:sz w:val="24"/>
    </w:rPr>
  </w:style>
  <w:style w:type="paragraph" w:styleId="InsertMarker" w:customStyle="1">
    <w:name w:val="Insert Marker"/>
    <w:basedOn w:val="BodyText"/>
    <w:qFormat/>
    <w:pPr/>
    <w:rPr/>
  </w:style>
  <w:style w:type="paragraph" w:styleId="PageStart" w:customStyle="1">
    <w:name w:val="Page Start"/>
    <w:basedOn w:val="BodyText"/>
    <w:qFormat/>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125</Pages>
  <Words>30381</Words>
  <Characters>157273</Characters>
  <CharactersWithSpaces>185290</CharactersWithSpaces>
  <Paragraphs>3365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2026-10-25T15:49:42Z</dcterms:created>
  <dc:creator/>
  <dc:description/>
  <dc:language>en</dc:language>
  <cp:lastModifiedBy/>
  <dcterms:modified xsi:type="dcterms:W3CDTF">2026-10-25T16:02:45Z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